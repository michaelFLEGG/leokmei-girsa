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34D9" w14:textId="77777777" w:rsidR="002A125E" w:rsidRPr="006F178A" w:rsidRDefault="002A125E" w:rsidP="001377B9">
      <w:pPr>
        <w:pStyle w:val="af7"/>
        <w:framePr w:h="86" w:hRule="exact" w:wrap="around" w:x="2609" w:y="7164"/>
        <w:spacing w:line="220" w:lineRule="exact"/>
        <w:rPr>
          <w:rtl/>
        </w:rPr>
      </w:pPr>
      <w:r w:rsidRPr="006F178A">
        <w:rPr>
          <w:rFonts w:hint="cs"/>
          <w:rtl/>
        </w:rPr>
        <w:t xml:space="preserve">מגילה </w:t>
      </w:r>
    </w:p>
    <w:p w14:paraId="704E35A2" w14:textId="77777777" w:rsidR="002A125E" w:rsidRPr="006F178A" w:rsidRDefault="002A125E" w:rsidP="00AC43C6">
      <w:pPr>
        <w:pStyle w:val="af9"/>
        <w:framePr w:w="330" w:h="75" w:hRule="exact" w:wrap="around" w:hAnchor="page" w:x="1107" w:y="6725"/>
        <w:spacing w:line="220" w:lineRule="exact"/>
        <w:rPr>
          <w:del w:id="41010" w:author="Claude" w:date="2026-10-07T09:24:57Z"/>
          <w:b/>
          <w:bCs w:val="0"/>
          <w:sz w:val="20"/>
          <w:rtl/>
        </w:rPr>
      </w:pPr>
      <w:del w:id="41009" w:author="Claude" w:date="2026-10-07T09:24:57Z">
        <w:r w:rsidRPr="006F178A">
          <w:rPr>
            <w:rFonts w:hint="cs"/>
            <w:sz w:val="20"/>
            <w:rtl/>
          </w:rPr>
          <w:delText xml:space="preserve">מגילה נקראת</w:delText>
        </w:r>
      </w:del>
    </w:p>
    <w:p w14:paraId="55B2A226" w14:textId="77777777" w:rsidR="00E833BB" w:rsidRDefault="00E833BB" w:rsidP="00AC43C6">
      <w:pPr>
        <w:pStyle w:val="afa"/>
        <w:framePr w:w="204" w:h="75" w:hRule="exact" w:wrap="around" w:x="3071" w:y="6725"/>
        <w:rPr>
          <w:rtl/>
        </w:rPr>
      </w:pPr>
      <w:r>
        <w:rPr>
          <w:rFonts w:hint="cs"/>
          <w:rtl/>
        </w:rPr>
        <w:t xml:space="preserve">(ב.- יז.) </w:t>
      </w:r>
    </w:p>
    <w:p w14:paraId="0583EB7D" w14:textId="77777777" w:rsidR="00C86183" w:rsidRDefault="00C86183" w:rsidP="00C86183">
      <w:pPr>
        <w:pStyle w:val="af5"/>
        <w:framePr w:wrap="around"/>
        <w:rPr>
          <w:rtl/>
        </w:rPr>
      </w:pPr>
      <w:r>
        <w:rPr>
          <w:rFonts w:hint="cs"/>
          <w:rtl/>
        </w:rPr>
        <w:t xml:space="preserve">ב. </w:t>
      </w:r>
    </w:p>
    <w:p w14:paraId="71B065AD" w14:textId="2C7E54B2" w:rsidR="002A125E" w:rsidRPr="00C47DA7" w:rsidRDefault="002A125E" w:rsidP="00C47DA7">
      <w:pPr>
        <w:pStyle w:val="affffff2"/>
      </w:pPr>
      <w:r w:rsidRPr="00C47DA7">
        <w:rPr>
          <w:rtl/>
        </w:rPr>
        <w:t>מגילה נקראת בי"א, בי"ב, בי"ג, בי"ד, בט"ו:</w:t>
      </w:r>
    </w:p>
    <w:p>
      <w:pPr>
        <w:pStyle w:val="PetichatPerek"/>
        <w:rPr>
          <w:ins w:id="41006" w:author="Claude" w:date="2026-10-07T09:24:57Z"/>
        </w:rPr>
      </w:pPr>
      <w:ins w:id="41005" w:author="Claude" w:date="2026-10-07T09:24:57Z">
        <w:r>
          <w:rPr>
            <w:rFonts w:hint="cs"/>
            <w:sz w:val="20"/>
            <w:rtl/>
          </w:rPr>
          <w:t xml:space="preserve">פרק ראשון</w:t>
        </w:r>
        <w:r>
          <w:rPr>
            <w:rFonts w:hint="cs"/>
            <w:sz w:val="20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מגילה נקראת</w:t>
        </w:r>
      </w:ins>
    </w:p>
    <w:p>
      <w:pPr>
        <w:pStyle w:val="MishnaBatzad"/>
        <w:rPr>
          <w:ins w:id="20039" w:author="קלוד" w:date="2026-10-06T10:09:25Z"/>
        </w:rPr>
      </w:pPr>
      <w:ins w:id="20038" w:author="קלוד" w:date="2026-10-06T10:09:25Z">
        <w:r>
          <w:t xml:space="preserve">משנה א</w:t>
        </w:r>
      </w:ins>
    </w:p>
    <w:p w14:paraId="17398F11" w14:textId="77777777" w:rsidR="002A125E" w:rsidRPr="000E203E" w:rsidRDefault="002A125E" w:rsidP="002A125E">
      <w:pPr>
        <w:pStyle w:val="afb"/>
        <w:rPr>
          <w:rtl/>
        </w:rPr>
      </w:pPr>
      <w:r w:rsidRPr="000E203E">
        <w:rPr>
          <w:rtl/>
        </w:rPr>
        <w:t>כרכין המוקפין חומה מימות יהושע בן נון</w:t>
      </w:r>
      <w:r w:rsidRPr="000E203E">
        <w:rPr>
          <w:rFonts w:hint="cs"/>
          <w:rtl/>
        </w:rPr>
        <w:t>-</w:t>
      </w:r>
      <w:r w:rsidRPr="000E203E">
        <w:rPr>
          <w:rtl/>
        </w:rPr>
        <w:t xml:space="preserve"> קורין בט"ו.</w:t>
      </w:r>
    </w:p>
    <w:p w14:paraId="16324456" w14:textId="02573F7C" w:rsidR="002A125E" w:rsidRPr="000E203E" w:rsidRDefault="00CD62FF" w:rsidP="002A125E">
      <w:pPr>
        <w:pStyle w:val="afb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2A125E" w:rsidRPr="000E203E">
        <w:rPr>
          <w:rtl/>
        </w:rPr>
        <w:t xml:space="preserve">כפרים ועיירות גדולות </w:t>
      </w:r>
      <w:r w:rsidR="002A125E" w:rsidRPr="000E203E">
        <w:rPr>
          <w:rFonts w:hint="cs"/>
          <w:rtl/>
        </w:rPr>
        <w:t>-</w:t>
      </w:r>
      <w:r w:rsidR="00145EE3">
        <w:rPr>
          <w:rFonts w:hint="cs"/>
          <w:rtl/>
        </w:rPr>
        <w:t xml:space="preserve"> </w:t>
      </w:r>
      <w:r w:rsidR="002A125E" w:rsidRPr="000E203E">
        <w:rPr>
          <w:rtl/>
        </w:rPr>
        <w:t xml:space="preserve">קורין בי"ד, </w:t>
      </w:r>
    </w:p>
    <w:p w14:paraId="217463D2" w14:textId="246CCFA8" w:rsidR="002A125E" w:rsidRPr="000E203E" w:rsidRDefault="00145EE3" w:rsidP="00CD62FF">
      <w:pPr>
        <w:pStyle w:val="afb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2A125E" w:rsidRPr="000E203E">
        <w:rPr>
          <w:rtl/>
        </w:rPr>
        <w:t xml:space="preserve">אלא </w:t>
      </w:r>
      <w:r w:rsidR="00CD62FF">
        <w:rPr>
          <w:rFonts w:hint="cs"/>
          <w:rtl/>
        </w:rPr>
        <w:t>ש</w:t>
      </w:r>
      <w:r>
        <w:rPr>
          <w:rFonts w:hint="cs"/>
          <w:rtl/>
        </w:rPr>
        <w:t xml:space="preserve">הכפרים </w:t>
      </w:r>
      <w:r w:rsidR="002A125E" w:rsidRPr="000E203E">
        <w:rPr>
          <w:rtl/>
        </w:rPr>
        <w:t>מקדימין ליום הכניסה.</w:t>
      </w:r>
    </w:p>
    <w:p w14:paraId="79043CDE" w14:textId="77777777" w:rsidR="00ED706A" w:rsidRPr="000E203E" w:rsidRDefault="002A125E" w:rsidP="002A125E">
      <w:pPr>
        <w:pStyle w:val="afb"/>
        <w:jc w:val="center"/>
        <w:rPr>
          <w:rtl/>
        </w:rPr>
      </w:pPr>
      <w:r w:rsidRPr="000E203E">
        <w:rPr>
          <w:rtl/>
        </w:rPr>
        <w:t xml:space="preserve">כיצד? </w:t>
      </w:r>
    </w:p>
    <w:p w14:paraId="1AB9A0B8" w14:textId="0BFC8E2C" w:rsidR="002A125E" w:rsidRPr="000E203E" w:rsidRDefault="002A125E" w:rsidP="00ED706A">
      <w:pPr>
        <w:pStyle w:val="afb"/>
        <w:rPr>
          <w:rtl/>
        </w:rPr>
      </w:pPr>
      <w:r w:rsidRPr="000E203E">
        <w:rPr>
          <w:rtl/>
        </w:rPr>
        <w:t>חל י"ד בשני</w:t>
      </w:r>
      <w:r w:rsidR="002C6989">
        <w:rPr>
          <w:rtl/>
        </w:rPr>
        <w:tab/>
      </w:r>
      <w:r w:rsidR="002C6989">
        <w:rPr>
          <w:rtl/>
        </w:rPr>
        <w:tab/>
      </w:r>
      <w:r w:rsidR="00ED706A" w:rsidRPr="000E203E">
        <w:rPr>
          <w:rFonts w:hint="cs"/>
          <w:rtl/>
        </w:rPr>
        <w:t xml:space="preserve">- </w:t>
      </w:r>
      <w:r w:rsidRPr="000E203E">
        <w:rPr>
          <w:rtl/>
        </w:rPr>
        <w:t>כפרים ועיירות קורין בו ביום, ומוקפות למחר.</w:t>
      </w:r>
    </w:p>
    <w:p w14:paraId="59CF2B87" w14:textId="69C29DB5" w:rsidR="002A125E" w:rsidRPr="002C6989" w:rsidRDefault="002A125E" w:rsidP="00ED706A">
      <w:pPr>
        <w:pStyle w:val="afb"/>
        <w:rPr>
          <w:spacing w:val="0"/>
          <w:rtl/>
        </w:rPr>
      </w:pPr>
      <w:r w:rsidRPr="00DA4092">
        <w:rPr>
          <w:spacing w:val="2"/>
          <w:rtl/>
        </w:rPr>
        <w:t>חל ב</w:t>
      </w:r>
      <w:r w:rsidR="00ED706A" w:rsidRPr="00DA4092">
        <w:rPr>
          <w:rFonts w:hint="cs"/>
          <w:spacing w:val="2"/>
          <w:rtl/>
        </w:rPr>
        <w:t xml:space="preserve">ג' או ד' </w:t>
      </w:r>
      <w:r w:rsidR="002C6989">
        <w:rPr>
          <w:rFonts w:hint="cs"/>
          <w:spacing w:val="2"/>
          <w:rtl/>
        </w:rPr>
        <w:t xml:space="preserve"> </w:t>
      </w:r>
      <w:r w:rsidR="002C6989">
        <w:rPr>
          <w:rFonts w:hint="cs"/>
          <w:spacing w:val="0"/>
          <w:rtl/>
        </w:rPr>
        <w:t xml:space="preserve">   </w:t>
      </w:r>
      <w:r w:rsidRPr="002C6989">
        <w:rPr>
          <w:spacing w:val="0"/>
          <w:rtl/>
        </w:rPr>
        <w:t xml:space="preserve">כפרים ליום הכניסה, עיירות </w:t>
      </w:r>
      <w:r w:rsidR="00ED706A" w:rsidRPr="002C6989">
        <w:rPr>
          <w:rFonts w:hint="cs"/>
          <w:spacing w:val="0"/>
          <w:rtl/>
        </w:rPr>
        <w:t xml:space="preserve"> </w:t>
      </w:r>
      <w:r w:rsidRPr="002C6989">
        <w:rPr>
          <w:spacing w:val="0"/>
          <w:rtl/>
        </w:rPr>
        <w:t>בו ביום, ומוקפות למחר.</w:t>
      </w:r>
    </w:p>
    <w:p w14:paraId="6EA347F4" w14:textId="409B8C78" w:rsidR="002A125E" w:rsidRPr="000E203E" w:rsidRDefault="002A125E" w:rsidP="00AB2BDE">
      <w:pPr>
        <w:pStyle w:val="afb"/>
        <w:rPr>
          <w:rtl/>
        </w:rPr>
      </w:pPr>
      <w:r w:rsidRPr="000E203E">
        <w:rPr>
          <w:rtl/>
        </w:rPr>
        <w:t>חל בחמישי</w:t>
      </w:r>
      <w:r w:rsidR="004D03E2">
        <w:rPr>
          <w:rFonts w:hint="cs"/>
          <w:rtl/>
        </w:rPr>
        <w:t xml:space="preserve"> </w:t>
      </w:r>
      <w:r w:rsidR="004D03E2">
        <w:rPr>
          <w:rtl/>
        </w:rPr>
        <w:tab/>
      </w:r>
      <w:r w:rsidR="004D03E2">
        <w:rPr>
          <w:rtl/>
        </w:rPr>
        <w:tab/>
      </w:r>
      <w:r w:rsidRPr="000E203E">
        <w:rPr>
          <w:rtl/>
        </w:rPr>
        <w:t>- כפרים ועיירות קורין בו ביום. ומוקפות למחר.</w:t>
      </w:r>
    </w:p>
    <w:p w14:paraId="3AC1B87E" w14:textId="679110B9" w:rsidR="002A125E" w:rsidRPr="00DA4092" w:rsidRDefault="002A125E" w:rsidP="00AB2BDE">
      <w:pPr>
        <w:pStyle w:val="afb"/>
        <w:rPr>
          <w:spacing w:val="2"/>
          <w:rtl/>
        </w:rPr>
      </w:pPr>
      <w:r w:rsidRPr="00DA4092">
        <w:rPr>
          <w:spacing w:val="2"/>
          <w:rtl/>
        </w:rPr>
        <w:t>חל בער"ש</w:t>
      </w:r>
      <w:r w:rsidR="00AB2BDE" w:rsidRPr="00DA4092">
        <w:rPr>
          <w:rFonts w:hint="cs"/>
          <w:spacing w:val="2"/>
          <w:rtl/>
        </w:rPr>
        <w:t xml:space="preserve">- </w:t>
      </w:r>
      <w:r w:rsidR="004D03E2">
        <w:rPr>
          <w:spacing w:val="2"/>
          <w:rtl/>
        </w:rPr>
        <w:tab/>
      </w:r>
      <w:r w:rsidRPr="00DA4092">
        <w:rPr>
          <w:spacing w:val="2"/>
          <w:rtl/>
        </w:rPr>
        <w:t>כפרים ליום הכניסה, ועיירות ומוקפות קורין בו ביום.</w:t>
      </w:r>
    </w:p>
    <w:p w14:paraId="51760A7A" w14:textId="54676949" w:rsidR="002A125E" w:rsidRPr="000E203E" w:rsidRDefault="002A125E" w:rsidP="00C72C52">
      <w:pPr>
        <w:pStyle w:val="afb"/>
        <w:spacing w:after="60"/>
        <w:rPr>
          <w:rtl/>
        </w:rPr>
      </w:pPr>
      <w:r w:rsidRPr="000E203E">
        <w:rPr>
          <w:rtl/>
        </w:rPr>
        <w:t>חל בשבת</w:t>
      </w:r>
      <w:r w:rsidR="00AB2BDE" w:rsidRPr="000E203E">
        <w:rPr>
          <w:rFonts w:hint="cs"/>
          <w:rtl/>
        </w:rPr>
        <w:t>-</w:t>
      </w:r>
      <w:r w:rsidRPr="000E203E">
        <w:rPr>
          <w:rtl/>
        </w:rPr>
        <w:t xml:space="preserve"> כפרים ועיירות ליום הכניסה, ומוקפות למחר.</w:t>
      </w:r>
      <w:r w:rsidR="00ED706A" w:rsidRPr="000E203E">
        <w:rPr>
          <w:rtl/>
        </w:rPr>
        <w:br/>
      </w:r>
      <w:r w:rsidRPr="00DA4092">
        <w:rPr>
          <w:spacing w:val="0"/>
          <w:rtl/>
        </w:rPr>
        <w:t xml:space="preserve">חל </w:t>
      </w:r>
      <w:r w:rsidR="00AB2BDE" w:rsidRPr="00DA4092">
        <w:rPr>
          <w:rFonts w:hint="cs"/>
          <w:spacing w:val="0"/>
          <w:rtl/>
        </w:rPr>
        <w:t>ב</w:t>
      </w:r>
      <w:r w:rsidRPr="00DA4092">
        <w:rPr>
          <w:spacing w:val="0"/>
          <w:rtl/>
        </w:rPr>
        <w:t>א' כפרים ליום הכניסה, ועיירות קורין בו ביום, ומוקפות למחר.</w:t>
      </w:r>
    </w:p>
    <w:p w14:paraId="387CCB5A" w14:textId="606389D0" w:rsidR="002A125E" w:rsidRDefault="002A125E" w:rsidP="00E7367D">
      <w:pPr>
        <w:pStyle w:val="afff4"/>
        <w:rPr>
          <w:rtl/>
        </w:rPr>
      </w:pPr>
      <w:r>
        <w:rPr>
          <w:rFonts w:hint="cs"/>
          <w:rtl/>
        </w:rPr>
        <w:t>מגילה נקראת בי"א י"ב [י"ג].</w:t>
      </w:r>
    </w:p>
    <w:p w14:paraId="4A799B91" w14:textId="33B5C034" w:rsidR="00AD003E" w:rsidRDefault="00AD003E" w:rsidP="00AD003E">
      <w:pPr>
        <w:pStyle w:val="36"/>
        <w:framePr w:wrap="notBeside"/>
        <w:rPr>
          <w:rtl/>
        </w:rPr>
      </w:pPr>
      <w:r>
        <w:rPr>
          <w:rFonts w:hint="cs"/>
          <w:rtl/>
        </w:rPr>
        <w:t>ראבדר''א:</w:t>
      </w:r>
    </w:p>
    <w:p w14:paraId="26921E27" w14:textId="6FCA2D19" w:rsidR="002A125E" w:rsidRDefault="002A125E" w:rsidP="00C72C52">
      <w:pPr>
        <w:rPr>
          <w:rtl/>
        </w:rPr>
      </w:pPr>
      <w:r>
        <w:rPr>
          <w:rtl/>
        </w:rPr>
        <w:t xml:space="preserve">ומנלן, דודאי אנשי כנה"ג תיקנום </w:t>
      </w:r>
      <w:r>
        <w:rPr>
          <w:rStyle w:val="afff7"/>
          <w:rtl/>
        </w:rPr>
        <w:t xml:space="preserve">[דאין ב"ד יכול לבטל ב"ד חבירו] </w:t>
      </w:r>
      <w:r>
        <w:rPr>
          <w:rtl/>
        </w:rPr>
        <w:t xml:space="preserve"> </w:t>
      </w:r>
    </w:p>
    <w:p w14:paraId="01A64CA1" w14:textId="64B2AEA3" w:rsidR="0094084F" w:rsidRDefault="00BD04C4" w:rsidP="00FD26DE">
      <w:pPr>
        <w:pStyle w:val="36"/>
        <w:framePr w:wrap="notBeside"/>
        <w:rPr>
          <w:rtl/>
        </w:rPr>
      </w:pPr>
      <w:r w:rsidRPr="00FD26DE">
        <w:rPr>
          <w:rFonts w:ascii="Times New Roman" w:hAnsi="Times New Roman" w:cs="Times New Roman" w:hint="cs"/>
          <w:rtl/>
        </w:rPr>
        <w:t>◦</w:t>
      </w:r>
      <w:r w:rsidRPr="00FD26DE">
        <w:rPr>
          <w:rtl/>
        </w:rPr>
        <w:t xml:space="preserve"> </w:t>
      </w:r>
      <w:r w:rsidR="002A125E" w:rsidRPr="00FD26DE">
        <w:rPr>
          <w:rFonts w:hint="cs"/>
          <w:rtl/>
        </w:rPr>
        <w:t>רשב"א</w:t>
      </w:r>
      <w:r w:rsidR="0094084F">
        <w:rPr>
          <w:rFonts w:hint="cs"/>
          <w:rtl/>
        </w:rPr>
        <w:t>:</w:t>
      </w:r>
    </w:p>
    <w:p w14:paraId="4E9B8B91" w14:textId="4A9B69A5" w:rsidR="002A125E" w:rsidRDefault="00FD26DE" w:rsidP="002A125E">
      <w:pPr>
        <w:rPr>
          <w:rtl/>
        </w:rPr>
      </w:pPr>
      <w:r>
        <w:rPr>
          <w:rStyle w:val="a4"/>
          <w:rFonts w:hint="cs"/>
          <w:rtl/>
        </w:rPr>
        <w:t>י</w:t>
      </w:r>
      <w:r w:rsidR="002A125E">
        <w:rPr>
          <w:rStyle w:val="a4"/>
          <w:rtl/>
        </w:rPr>
        <w:t>מי הפורים.. בזמניהם</w:t>
      </w:r>
      <w:r w:rsidR="00AD003E">
        <w:rPr>
          <w:rFonts w:hint="cs"/>
          <w:rtl/>
        </w:rPr>
        <w:t>-</w:t>
      </w:r>
      <w:r w:rsidR="002A125E">
        <w:rPr>
          <w:rtl/>
        </w:rPr>
        <w:t xml:space="preserve"> זמנים הרבה תקנו, </w:t>
      </w:r>
      <w:r w:rsidR="002A125E">
        <w:rPr>
          <w:rStyle w:val="afff7"/>
          <w:rtl/>
        </w:rPr>
        <w:t xml:space="preserve">[דומיא דזמנם </w:t>
      </w:r>
      <w:r w:rsidR="002A125E">
        <w:rPr>
          <w:rStyle w:val="afff7"/>
          <w:b/>
          <w:bCs/>
          <w:rtl/>
        </w:rPr>
        <w:t>תרי</w:t>
      </w:r>
      <w:r w:rsidR="002A125E">
        <w:rPr>
          <w:rStyle w:val="afff7"/>
          <w:rtl/>
        </w:rPr>
        <w:t>],</w:t>
      </w:r>
    </w:p>
    <w:p w14:paraId="63BCFA37" w14:textId="51C0FBC2" w:rsidR="0094084F" w:rsidRDefault="00BD04C4" w:rsidP="003E45A8">
      <w:pPr>
        <w:pStyle w:val="36"/>
        <w:framePr w:wrap="notBeside"/>
        <w:rPr>
          <w:rtl/>
        </w:rPr>
      </w:pPr>
      <w:r w:rsidRPr="003E45A8">
        <w:rPr>
          <w:rFonts w:ascii="Times New Roman" w:hAnsi="Times New Roman" w:cs="Times New Roman" w:hint="cs"/>
          <w:rtl/>
        </w:rPr>
        <w:t>◦</w:t>
      </w:r>
      <w:r w:rsidRPr="003E45A8">
        <w:rPr>
          <w:rtl/>
        </w:rPr>
        <w:t xml:space="preserve"> </w:t>
      </w:r>
      <w:r w:rsidR="002A125E" w:rsidRPr="003E45A8">
        <w:rPr>
          <w:rtl/>
        </w:rPr>
        <w:t>רשב"נ</w:t>
      </w:r>
      <w:r w:rsidR="0094084F">
        <w:rPr>
          <w:rtl/>
        </w:rPr>
        <w:t>:</w:t>
      </w:r>
    </w:p>
    <w:p w14:paraId="3B0A18C7" w14:textId="5BC04AC8" w:rsidR="003E45A8" w:rsidRDefault="002A125E" w:rsidP="003E45A8">
      <w:pPr>
        <w:rPr>
          <w:rtl/>
        </w:rPr>
      </w:pPr>
      <w:r>
        <w:rPr>
          <w:rStyle w:val="a4"/>
          <w:rtl/>
        </w:rPr>
        <w:t>כימים אשר נחו</w:t>
      </w:r>
      <w:r>
        <w:rPr>
          <w:rtl/>
        </w:rPr>
        <w:t xml:space="preserve"> </w:t>
      </w:r>
      <w:r w:rsidR="00AD003E">
        <w:rPr>
          <w:rFonts w:hint="cs"/>
          <w:rtl/>
        </w:rPr>
        <w:t xml:space="preserve">- </w:t>
      </w:r>
      <w:r>
        <w:rPr>
          <w:rtl/>
        </w:rPr>
        <w:t>ימים נוספים כימים,</w:t>
      </w:r>
      <w:r w:rsidR="00B0681F">
        <w:rPr>
          <w:rFonts w:hint="cs"/>
          <w:rtl/>
        </w:rPr>
        <w:t xml:space="preserve"> </w:t>
      </w:r>
      <w:r w:rsidR="00B0681F" w:rsidRPr="00904121">
        <w:rPr>
          <w:rStyle w:val="afffb"/>
          <w:rFonts w:hint="cs"/>
          <w:rtl/>
        </w:rPr>
        <w:t xml:space="preserve">[דלא </w:t>
      </w:r>
      <w:r w:rsidR="00904121">
        <w:rPr>
          <w:rStyle w:val="afffb"/>
          <w:rFonts w:hint="cs"/>
          <w:rtl/>
        </w:rPr>
        <w:t xml:space="preserve">חילק </w:t>
      </w:r>
      <w:r w:rsidR="00B0681F" w:rsidRPr="00904121">
        <w:rPr>
          <w:rStyle w:val="afffb"/>
          <w:rFonts w:hint="cs"/>
          <w:rtl/>
        </w:rPr>
        <w:t>לדרוש מ</w:t>
      </w:r>
      <w:r w:rsidR="00904121" w:rsidRPr="00904121">
        <w:rPr>
          <w:rStyle w:val="afffb"/>
          <w:rFonts w:hint="cs"/>
          <w:rtl/>
        </w:rPr>
        <w:t>זמן זמניהם</w:t>
      </w:r>
      <w:r w:rsidR="00904121">
        <w:rPr>
          <w:rStyle w:val="afffb"/>
          <w:rFonts w:hint="cs"/>
          <w:rtl/>
        </w:rPr>
        <w:t>]</w:t>
      </w:r>
    </w:p>
    <w:p w14:paraId="198E6C35" w14:textId="77777777" w:rsidR="0094084F" w:rsidRDefault="002A125E" w:rsidP="003E45A8">
      <w:pPr>
        <w:pStyle w:val="36"/>
        <w:framePr w:wrap="notBeside"/>
        <w:rPr>
          <w:rtl/>
        </w:rPr>
      </w:pPr>
      <w:r w:rsidRPr="003E45A8">
        <w:rPr>
          <w:rFonts w:hint="cs"/>
          <w:rtl/>
        </w:rPr>
        <w:t>ולא</w:t>
      </w:r>
      <w:r w:rsidR="0094084F">
        <w:rPr>
          <w:rtl/>
        </w:rPr>
        <w:t>:</w:t>
      </w:r>
    </w:p>
    <w:p w14:paraId="5F0DB698" w14:textId="7E0DEF64" w:rsidR="002A125E" w:rsidRDefault="002A125E" w:rsidP="004A4300">
      <w:pPr>
        <w:rPr>
          <w:rtl/>
        </w:rPr>
      </w:pPr>
      <w:r>
        <w:rPr>
          <w:rtl/>
        </w:rPr>
        <w:t>י"ג</w:t>
      </w:r>
      <w:r w:rsidR="003E45A8">
        <w:rPr>
          <w:rFonts w:hint="cs"/>
          <w:rtl/>
        </w:rPr>
        <w:t>,</w:t>
      </w:r>
      <w:r>
        <w:rPr>
          <w:rtl/>
        </w:rPr>
        <w:t xml:space="preserve"> </w:t>
      </w:r>
      <w:r w:rsidR="003E45A8">
        <w:rPr>
          <w:rFonts w:hint="cs"/>
          <w:rtl/>
        </w:rPr>
        <w:t>-</w:t>
      </w:r>
      <w:r>
        <w:rPr>
          <w:rtl/>
        </w:rPr>
        <w:t xml:space="preserve">דזמן קהילה לכל </w:t>
      </w:r>
      <w:r w:rsidR="00A24066" w:rsidRPr="00A24066">
        <w:rPr>
          <w:rStyle w:val="afffb"/>
          <w:rFonts w:hint="cs"/>
          <w:rtl/>
        </w:rPr>
        <w:t>עיקר הנס נעשה בו</w:t>
      </w:r>
      <w:r w:rsidR="00A24066">
        <w:rPr>
          <w:rFonts w:hint="cs"/>
          <w:rtl/>
        </w:rPr>
        <w:t xml:space="preserve"> </w:t>
      </w:r>
      <w:r>
        <w:rPr>
          <w:rtl/>
        </w:rPr>
        <w:t>וא"צ ריבוי.</w:t>
      </w:r>
    </w:p>
    <w:p w14:paraId="50A5506A" w14:textId="77777777" w:rsidR="0094084F" w:rsidRDefault="002A125E" w:rsidP="003E45A8">
      <w:pPr>
        <w:pStyle w:val="36"/>
        <w:framePr w:wrap="notBeside"/>
        <w:rPr>
          <w:rtl/>
        </w:rPr>
      </w:pPr>
      <w:r w:rsidRPr="003E45A8">
        <w:rPr>
          <w:rFonts w:hint="cs"/>
          <w:rtl/>
        </w:rPr>
        <w:t>ולא</w:t>
      </w:r>
      <w:r w:rsidR="0094084F">
        <w:rPr>
          <w:rtl/>
        </w:rPr>
        <w:t>:</w:t>
      </w:r>
    </w:p>
    <w:p w14:paraId="4C788F14" w14:textId="597135BE" w:rsidR="002A125E" w:rsidRPr="004A4300" w:rsidRDefault="002A125E" w:rsidP="004A4300">
      <w:pPr>
        <w:rPr>
          <w:sz w:val="14"/>
          <w:szCs w:val="14"/>
          <w:rtl/>
        </w:rPr>
      </w:pPr>
      <w:r>
        <w:rPr>
          <w:rtl/>
        </w:rPr>
        <w:t xml:space="preserve">ט"ז וי"ז </w:t>
      </w:r>
      <w:r w:rsidR="003E45A8">
        <w:rPr>
          <w:rFonts w:hint="cs"/>
          <w:rtl/>
        </w:rPr>
        <w:t xml:space="preserve">- </w:t>
      </w:r>
      <w:r>
        <w:rPr>
          <w:rStyle w:val="a4"/>
          <w:rtl/>
        </w:rPr>
        <w:t>ד'ולא יעבר'.</w:t>
      </w:r>
      <w:r>
        <w:rPr>
          <w:rtl/>
        </w:rPr>
        <w:t xml:space="preserve"> </w:t>
      </w:r>
    </w:p>
    <w:p w14:paraId="5FB8FDB0" w14:textId="165E0D54" w:rsidR="0094084F" w:rsidRDefault="002A125E" w:rsidP="00F9021F">
      <w:pPr>
        <w:pStyle w:val="36"/>
        <w:framePr w:wrap="notBeside"/>
        <w:rPr>
          <w:rtl/>
        </w:rPr>
      </w:pPr>
      <w:r w:rsidRPr="00F9021F">
        <w:rPr>
          <w:rFonts w:hint="cs"/>
          <w:rtl/>
        </w:rPr>
        <w:t>רשב"א</w:t>
      </w:r>
      <w:r w:rsidR="0094084F">
        <w:rPr>
          <w:rFonts w:hint="cs"/>
          <w:rtl/>
        </w:rPr>
        <w:t>:</w:t>
      </w:r>
    </w:p>
    <w:p w14:paraId="4815C463" w14:textId="1DB26427" w:rsidR="002A125E" w:rsidRDefault="002A125E" w:rsidP="002A125E">
      <w:pPr>
        <w:rPr>
          <w:rtl/>
        </w:rPr>
      </w:pPr>
      <w:r>
        <w:rPr>
          <w:rtl/>
        </w:rPr>
        <w:t xml:space="preserve">לא אמר </w:t>
      </w:r>
      <w:r>
        <w:rPr>
          <w:rStyle w:val="a4"/>
          <w:rtl/>
        </w:rPr>
        <w:t xml:space="preserve">מ'כימים' </w:t>
      </w:r>
      <w:r>
        <w:rPr>
          <w:rtl/>
        </w:rPr>
        <w:t>ד</w:t>
      </w:r>
      <w:r w:rsidRPr="00C777C0">
        <w:rPr>
          <w:rStyle w:val="a4"/>
          <w:rtl/>
        </w:rPr>
        <w:t>לדורות</w:t>
      </w:r>
      <w:r>
        <w:rPr>
          <w:rtl/>
        </w:rPr>
        <w:t xml:space="preserve"> כתיב.</w:t>
      </w:r>
    </w:p>
    <w:p w14:paraId="32C0DC73" w14:textId="77777777" w:rsidR="00E833BB" w:rsidRPr="006F178A" w:rsidRDefault="00E833BB" w:rsidP="001377B9">
      <w:pPr>
        <w:pStyle w:val="af8"/>
        <w:framePr w:h="75" w:hRule="exact" w:wrap="around" w:hAnchor="page" w:x="3669" w:y="7219"/>
        <w:spacing w:line="220" w:lineRule="exact"/>
        <w:rPr>
          <w:del w:id="41008" w:author="Claude" w:date="2026-10-07T09:24:57Z"/>
          <w:sz w:val="20"/>
          <w:rtl/>
        </w:rPr>
      </w:pPr>
      <w:del w:id="41007" w:author="Claude" w:date="2026-10-07T09:24:57Z">
        <w:r w:rsidRPr="006F178A">
          <w:rPr>
            <w:rFonts w:hint="cs"/>
            <w:sz w:val="20"/>
            <w:rtl/>
          </w:rPr>
          <w:delText xml:space="preserve">פרק ראשון</w:delText>
        </w:r>
      </w:del>
    </w:p>
    <w:p w14:paraId="061BE6CE" w14:textId="200929E8" w:rsidR="002A125E" w:rsidRDefault="00456B41" w:rsidP="00E7367D">
      <w:pPr>
        <w:pStyle w:val="afff4"/>
        <w:rPr>
          <w:rtl/>
        </w:rPr>
      </w:pPr>
      <w:r>
        <w:rPr>
          <w:rFonts w:hint="cs"/>
          <w:rtl/>
        </w:rPr>
        <w:t>מחלוקת ר''ע ורבנן בזמן הזה</w:t>
      </w:r>
    </w:p>
    <w:p w14:paraId="494FA25F" w14:textId="76BDF11A" w:rsidR="0094084F" w:rsidRDefault="002A125E" w:rsidP="00F9021F">
      <w:pPr>
        <w:pStyle w:val="36"/>
        <w:framePr w:wrap="notBeside"/>
        <w:rPr>
          <w:rtl/>
        </w:rPr>
      </w:pPr>
      <w:r w:rsidRPr="00F9021F">
        <w:rPr>
          <w:rFonts w:hint="cs"/>
          <w:rtl/>
        </w:rPr>
        <w:t>מרי"ו</w:t>
      </w:r>
      <w:r w:rsidR="0094084F">
        <w:rPr>
          <w:rFonts w:hint="cs"/>
          <w:rtl/>
        </w:rPr>
        <w:t>:</w:t>
      </w:r>
      <w:r w:rsidR="00FC6E07">
        <w:rPr>
          <w:rFonts w:hint="cs"/>
          <w:rtl/>
        </w:rPr>
        <w:t xml:space="preserve"> זו דברי ר''ע</w:t>
      </w:r>
      <w:r w:rsidR="00CA6479">
        <w:rPr>
          <w:rFonts w:hint="cs"/>
          <w:rtl/>
        </w:rPr>
        <w:t>:</w:t>
      </w:r>
    </w:p>
    <w:p w14:paraId="709C0B3D" w14:textId="31B047BD" w:rsidR="002A125E" w:rsidRDefault="002A125E" w:rsidP="00FC6E07">
      <w:pPr>
        <w:rPr>
          <w:rFonts w:cs="Guttman Vilna"/>
          <w:b/>
          <w:bCs/>
          <w:rtl/>
        </w:rPr>
      </w:pPr>
      <w:r>
        <w:rPr>
          <w:rFonts w:ascii="Fb Fontext" w:hAnsi="Fb Fontext"/>
          <w:rtl/>
        </w:rPr>
        <w:t>שדרש זמן זמנם זמניהם</w:t>
      </w:r>
      <w:r>
        <w:rPr>
          <w:rtl/>
        </w:rPr>
        <w:t>,</w:t>
      </w:r>
      <w:r w:rsidR="00FC6E07">
        <w:rPr>
          <w:rStyle w:val="afff"/>
          <w:rFonts w:hint="cs"/>
          <w:rtl/>
        </w:rPr>
        <w:t xml:space="preserve"> </w:t>
      </w:r>
      <w:r w:rsidR="00CA7403">
        <w:rPr>
          <w:rStyle w:val="afff"/>
          <w:rFonts w:hint="cs"/>
          <w:rtl/>
        </w:rPr>
        <w:t xml:space="preserve"> </w:t>
      </w:r>
      <w:r w:rsidRPr="00254969">
        <w:rPr>
          <w:rStyle w:val="afff"/>
          <w:rtl/>
        </w:rPr>
        <w:t>אבל חכ"א:</w:t>
      </w:r>
      <w:r>
        <w:rPr>
          <w:rtl/>
        </w:rPr>
        <w:t xml:space="preserve"> קורין אותה </w:t>
      </w:r>
      <w:r w:rsidR="00CA6479">
        <w:rPr>
          <w:rFonts w:hint="cs"/>
          <w:rtl/>
        </w:rPr>
        <w:t>רק</w:t>
      </w:r>
      <w:r>
        <w:rPr>
          <w:rtl/>
        </w:rPr>
        <w:t xml:space="preserve"> בזמנה.</w:t>
      </w:r>
      <w:r>
        <w:rPr>
          <w:rFonts w:cs="Guttman Vilna" w:hint="cs"/>
          <w:b/>
          <w:bCs/>
          <w:rtl/>
        </w:rPr>
        <w:t xml:space="preserve"> </w:t>
      </w:r>
    </w:p>
    <w:p w14:paraId="2D6826D0" w14:textId="0C14898A" w:rsidR="002A125E" w:rsidRPr="00411327" w:rsidRDefault="00CA6479" w:rsidP="00CA6479">
      <w:pPr>
        <w:ind w:left="1020" w:firstLine="170"/>
        <w:rPr>
          <w:rStyle w:val="afff"/>
          <w:b/>
          <w:rtl/>
        </w:rPr>
      </w:pPr>
      <w:r w:rsidRPr="00CA6479">
        <w:rPr>
          <w:rStyle w:val="afff"/>
          <w:rFonts w:hint="cs"/>
          <w:rtl/>
        </w:rPr>
        <w:t>א"ד</w:t>
      </w:r>
      <w:r>
        <w:rPr>
          <w:rStyle w:val="afff"/>
          <w:rFonts w:hint="cs"/>
          <w:rtl/>
        </w:rPr>
        <w:t>:</w:t>
      </w:r>
      <w:r w:rsidRPr="00CA6479">
        <w:rPr>
          <w:rStyle w:val="afff"/>
          <w:rFonts w:hint="cs"/>
          <w:rtl/>
        </w:rPr>
        <w:t xml:space="preserve"> אבל חכ''א:</w:t>
      </w:r>
      <w:r w:rsidRPr="00CA6479">
        <w:rPr>
          <w:rStyle w:val="afff"/>
        </w:rPr>
        <w:t xml:space="preserve"> </w:t>
      </w:r>
      <w:r w:rsidR="002A125E" w:rsidRPr="00D65D31">
        <w:rPr>
          <w:rFonts w:cs="PFT_Frank"/>
          <w:b/>
          <w:bCs/>
          <w:sz w:val="14"/>
          <w:szCs w:val="14"/>
          <w:rtl/>
        </w:rPr>
        <w:t>בזמן הזה</w:t>
      </w:r>
      <w:r w:rsidR="002A125E">
        <w:rPr>
          <w:rtl/>
        </w:rPr>
        <w:t xml:space="preserve"> קורין </w:t>
      </w:r>
      <w:r>
        <w:rPr>
          <w:rFonts w:hint="cs"/>
          <w:rtl/>
        </w:rPr>
        <w:t xml:space="preserve">רק </w:t>
      </w:r>
      <w:r w:rsidR="002A125E">
        <w:rPr>
          <w:rtl/>
        </w:rPr>
        <w:t>בזמנה.</w:t>
      </w:r>
    </w:p>
    <w:p w14:paraId="5B5E2CCE" w14:textId="563C87AC" w:rsidR="0094084F" w:rsidRDefault="002A125E" w:rsidP="00F9021F">
      <w:pPr>
        <w:pStyle w:val="36"/>
        <w:framePr w:wrap="notBeside"/>
        <w:rPr>
          <w:rtl/>
        </w:rPr>
      </w:pPr>
      <w:r w:rsidRPr="00F9021F">
        <w:rPr>
          <w:rFonts w:hint="cs"/>
          <w:rtl/>
        </w:rPr>
        <w:t>והך דר"י</w:t>
      </w:r>
      <w:r w:rsidR="0094084F">
        <w:rPr>
          <w:rFonts w:hint="cs"/>
          <w:rtl/>
        </w:rPr>
        <w:t>:</w:t>
      </w:r>
    </w:p>
    <w:p w14:paraId="2C23D084" w14:textId="359CCC80" w:rsidR="00F9021F" w:rsidRDefault="002A125E" w:rsidP="00BD04C4">
      <w:pPr>
        <w:rPr>
          <w:rtl/>
        </w:rPr>
      </w:pPr>
      <w:r>
        <w:rPr>
          <w:rtl/>
        </w:rPr>
        <w:t>אימתי - בזמן שהשנים כתיקנן, וישראל על אדמתן,</w:t>
      </w:r>
    </w:p>
    <w:p w14:paraId="62C0E0BC" w14:textId="577862CF" w:rsidR="002A125E" w:rsidRDefault="002A125E" w:rsidP="00BD04C4">
      <w:pPr>
        <w:rPr>
          <w:rtl/>
        </w:rPr>
      </w:pPr>
      <w:r>
        <w:rPr>
          <w:rtl/>
        </w:rPr>
        <w:t>אבל בזמן הזה, הואיל ומסתכלין בה - קורין רק בזמנה.</w:t>
      </w:r>
    </w:p>
    <w:p w14:paraId="3C0CE5F6" w14:textId="64EE3FA6" w:rsidR="001377B9" w:rsidRDefault="001E1328" w:rsidP="002A125E">
      <w:pPr>
        <w:rPr>
          <w:rFonts w:cs="Guttman Vilna"/>
          <w:b/>
          <w:bCs/>
          <w:rtl/>
        </w:rPr>
      </w:pPr>
      <w:r>
        <w:rPr>
          <w:rFonts w:hint="cs"/>
          <w:rtl/>
        </w:rPr>
        <w:t>וכ</w:t>
      </w:r>
      <w:r w:rsidR="002A125E">
        <w:rPr>
          <w:rtl/>
        </w:rPr>
        <w:t>רבנן</w:t>
      </w:r>
      <w:r w:rsidR="001377B9">
        <w:rPr>
          <w:rFonts w:hint="cs"/>
          <w:rtl/>
        </w:rPr>
        <w:t xml:space="preserve"> </w:t>
      </w:r>
      <w:r>
        <w:rPr>
          <w:rStyle w:val="afff7"/>
          <w:rtl/>
        </w:rPr>
        <w:t xml:space="preserve">[</w:t>
      </w:r>
      <w:r>
        <w:rPr>
          <w:rStyle w:val="afff"/>
          <w:rtl/>
          <w:rPrChange w:id="9001" w:author="מנוע אמוראים" w:date="2026-10-05T16:41:43Z">
            <w:rPr>
              <w:rStyle w:val="afff7"/>
              <w:rtl/>
            </w:rPr>
          </w:rPrChange>
        </w:rPr>
        <w:t xml:space="preserve">דלר"ע</w:t>
      </w:r>
      <w:r>
        <w:rPr>
          <w:rStyle w:val="afff7"/>
          <w:rtl/>
        </w:rPr>
        <w:t xml:space="preserve"> אפי' בזמן הזה]</w:t>
      </w:r>
      <w:r w:rsidR="002A125E">
        <w:rPr>
          <w:rtl/>
        </w:rPr>
        <w:t xml:space="preserve"> ובשנים כתיקנן מיהא קרינן.</w:t>
      </w:r>
      <w:r w:rsidR="002A125E">
        <w:rPr>
          <w:rFonts w:cs="Guttman Vilna" w:hint="cs"/>
          <w:b/>
          <w:bCs/>
          <w:rtl/>
        </w:rPr>
        <w:t xml:space="preserve"> </w:t>
      </w:r>
    </w:p>
    <w:p w14:paraId="1C7A67A3" w14:textId="2193D4D0" w:rsidR="002A125E" w:rsidRDefault="002A125E" w:rsidP="002A125E">
      <w:pPr>
        <w:rPr>
          <w:rtl/>
        </w:rPr>
      </w:pPr>
      <w:r>
        <w:rPr>
          <w:rStyle w:val="afe"/>
          <w:sz w:val="20"/>
          <w:rtl/>
        </w:rPr>
        <w:t>תיובתא</w:t>
      </w:r>
      <w:r>
        <w:rPr>
          <w:rFonts w:ascii="Fb Fontext" w:hAnsi="Fb Fontext"/>
          <w:sz w:val="20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דרי"ו קמא</w:t>
      </w:r>
      <w:r>
        <w:rPr>
          <w:rFonts w:ascii="Fb Fontext" w:hAnsi="Fb Fontext"/>
          <w:sz w:val="20"/>
          <w:rtl/>
        </w:rPr>
        <w:t>,</w:t>
      </w:r>
      <w:r>
        <w:rPr>
          <w:rtl/>
        </w:rPr>
        <w:t xml:space="preserve"> </w:t>
      </w:r>
      <w:r w:rsidR="004E5849">
        <w:rPr>
          <w:rFonts w:hint="cs"/>
          <w:rtl/>
        </w:rPr>
        <w:t xml:space="preserve"> </w:t>
      </w:r>
      <w:r w:rsidRPr="00185B55">
        <w:rPr>
          <w:rStyle w:val="afff"/>
          <w:rFonts w:hint="cs"/>
          <w:rtl/>
        </w:rPr>
        <w:t>ותנ"ה</w:t>
      </w:r>
      <w:r>
        <w:rPr>
          <w:rtl/>
        </w:rPr>
        <w:t xml:space="preserve"> </w:t>
      </w:r>
      <w:r w:rsidR="004E5849">
        <w:rPr>
          <w:rStyle w:val="afff"/>
          <w:rFonts w:hint="cs"/>
          <w:b/>
          <w:rtl/>
        </w:rPr>
        <w:t>כ</w:t>
      </w:r>
      <w:r w:rsidRPr="00411327">
        <w:rPr>
          <w:rStyle w:val="afff"/>
          <w:rFonts w:hint="cs"/>
          <w:b/>
          <w:rtl/>
        </w:rPr>
        <w:t>א"ד</w:t>
      </w:r>
      <w:r>
        <w:rPr>
          <w:rtl/>
        </w:rPr>
        <w:t>.</w:t>
      </w:r>
    </w:p>
    <w:p w14:paraId="642E0B6B" w14:textId="55D8355F" w:rsidR="0094084F" w:rsidRDefault="00BD04C4" w:rsidP="004E5849">
      <w:pPr>
        <w:pStyle w:val="36"/>
        <w:framePr w:wrap="notBeside"/>
        <w:rPr>
          <w:rtl/>
        </w:rPr>
      </w:pPr>
      <w:r w:rsidRPr="004E5849">
        <w:rPr>
          <w:rFonts w:ascii="Times New Roman" w:hAnsi="Times New Roman" w:cs="Times New Roman" w:hint="cs"/>
          <w:rtl/>
        </w:rPr>
        <w:t>◦</w:t>
      </w:r>
      <w:r w:rsidRPr="004E5849">
        <w:rPr>
          <w:rtl/>
        </w:rPr>
        <w:t xml:space="preserve"> </w:t>
      </w:r>
      <w:r w:rsidR="002A125E" w:rsidRPr="004E5849">
        <w:rPr>
          <w:rFonts w:hint="cs"/>
          <w:rtl/>
        </w:rPr>
        <w:t>רב אשי</w:t>
      </w:r>
      <w:r w:rsidR="0094084F">
        <w:rPr>
          <w:rFonts w:hint="cs"/>
          <w:rtl/>
        </w:rPr>
        <w:t>:</w:t>
      </w:r>
    </w:p>
    <w:p w14:paraId="1EE69BCD" w14:textId="20DD45AF" w:rsidR="002A125E" w:rsidRDefault="004A345A" w:rsidP="00292E90">
      <w:pPr>
        <w:rPr>
          <w:rtl/>
        </w:rPr>
      </w:pPr>
      <w:r>
        <w:rPr>
          <w:rStyle w:val="afff"/>
          <w:rFonts w:hint="cs"/>
          <w:b/>
          <w:rtl/>
        </w:rPr>
        <w:t>ה</w:t>
      </w:r>
      <w:r w:rsidR="002A125E" w:rsidRPr="00411327">
        <w:rPr>
          <w:rStyle w:val="afff"/>
          <w:rFonts w:hint="cs"/>
          <w:b/>
          <w:rtl/>
        </w:rPr>
        <w:t>קשה ר"י אדר"י</w:t>
      </w:r>
      <w:r w:rsidR="002A125E">
        <w:rPr>
          <w:rtl/>
        </w:rPr>
        <w:t xml:space="preserve"> דמקום שנכנסין בשני ובחמישי מקדימין אפילו בזמן הזה</w:t>
      </w:r>
      <w:r w:rsidR="007A60D9">
        <w:rPr>
          <w:rFonts w:hint="cs"/>
          <w:rtl/>
        </w:rPr>
        <w:t>,</w:t>
      </w:r>
      <w:r w:rsidR="002A125E">
        <w:rPr>
          <w:rFonts w:hint="cs"/>
          <w:rtl/>
        </w:rPr>
        <w:t xml:space="preserve"> </w:t>
      </w:r>
      <w:r w:rsidR="002A125E">
        <w:rPr>
          <w:rtl/>
        </w:rPr>
        <w:t>ו</w:t>
      </w:r>
      <w:r w:rsidR="002A125E">
        <w:rPr>
          <w:rFonts w:hint="cs"/>
          <w:rtl/>
        </w:rPr>
        <w:t>מעמיד ה</w:t>
      </w:r>
      <w:r w:rsidR="002A125E">
        <w:rPr>
          <w:rtl/>
        </w:rPr>
        <w:t xml:space="preserve">ברייתא </w:t>
      </w:r>
      <w:r w:rsidR="002A125E" w:rsidRPr="00411327">
        <w:rPr>
          <w:rStyle w:val="afff"/>
          <w:rFonts w:hint="cs"/>
          <w:b/>
          <w:rtl/>
        </w:rPr>
        <w:t>כריב"י</w:t>
      </w:r>
      <w:r w:rsidR="002A125E">
        <w:rPr>
          <w:rtl/>
        </w:rPr>
        <w:t xml:space="preserve">. </w:t>
      </w:r>
      <w:r w:rsidR="00292E90" w:rsidRPr="00292E90">
        <w:rPr>
          <w:rStyle w:val="afff7"/>
          <w:rFonts w:hint="cs"/>
          <w:spacing w:val="-6"/>
          <w:rtl/>
        </w:rPr>
        <w:t>דיש</w:t>
      </w:r>
      <w:r>
        <w:rPr>
          <w:rStyle w:val="afff7"/>
          <w:spacing w:val="-6"/>
          <w:rtl/>
        </w:rPr>
        <w:t xml:space="preserve"> דתני בברייתא </w:t>
      </w:r>
      <w:r>
        <w:rPr>
          <w:rStyle w:val="afff"/>
          <w:spacing w:val="-6"/>
          <w:rtl/>
          <w:rPrChange w:id="9002" w:author="מנוע אמוראים" w:date="2026-10-05T16:41:43Z">
            <w:rPr>
              <w:rStyle w:val="afff7"/>
              <w:spacing w:val="-6"/>
              <w:rtl/>
            </w:rPr>
          </w:rPrChange>
        </w:rPr>
        <w:t xml:space="preserve">ר"י</w:t>
      </w:r>
      <w:r>
        <w:rPr>
          <w:rStyle w:val="afff7"/>
          <w:spacing w:val="-6"/>
          <w:rtl/>
        </w:rPr>
        <w:t xml:space="preserve"> ו</w:t>
      </w:r>
      <w:r w:rsidR="00292E90" w:rsidRPr="00292E90">
        <w:rPr>
          <w:rStyle w:val="afff7"/>
          <w:rFonts w:hint="cs"/>
          <w:spacing w:val="-6"/>
          <w:rtl/>
        </w:rPr>
        <w:t>יש דתני</w:t>
      </w:r>
      <w:r>
        <w:rPr>
          <w:rStyle w:val="afff7"/>
          <w:spacing w:val="-6"/>
          <w:rtl/>
        </w:rPr>
        <w:t xml:space="preserve"> </w:t>
      </w:r>
      <w:r>
        <w:rPr>
          <w:rStyle w:val="afff"/>
          <w:spacing w:val="-6"/>
          <w:rtl/>
          <w:rPrChange w:id="9003" w:author="מנוע אמוראים" w:date="2026-10-05T16:41:43Z">
            <w:rPr>
              <w:rStyle w:val="afff7"/>
              <w:spacing w:val="-6"/>
              <w:rtl/>
            </w:rPr>
          </w:rPrChange>
        </w:rPr>
        <w:t xml:space="preserve">ריב"י</w:t>
      </w:r>
      <w:r>
        <w:rPr>
          <w:rStyle w:val="afff7"/>
          <w:spacing w:val="-6"/>
          <w:rtl/>
        </w:rPr>
        <w:t xml:space="preserve">.</w:t>
      </w:r>
    </w:p>
    <w:p w14:paraId="192BD657" w14:textId="77777777" w:rsidR="002A125E" w:rsidRDefault="002A125E" w:rsidP="006242E0">
      <w:pPr>
        <w:pStyle w:val="af5"/>
        <w:framePr w:wrap="around"/>
        <w:rPr>
          <w:rtl/>
        </w:rPr>
      </w:pPr>
      <w:r>
        <w:rPr>
          <w:rFonts w:hint="cs"/>
          <w:rtl/>
        </w:rPr>
        <w:t>ב:</w:t>
      </w:r>
    </w:p>
    <w:p w14:paraId="41CA99A7" w14:textId="58174033" w:rsidR="002A125E" w:rsidRDefault="002A125E" w:rsidP="002A125E">
      <w:pPr>
        <w:pStyle w:val="aff1"/>
        <w:rPr>
          <w:rtl/>
        </w:rPr>
      </w:pPr>
      <w:ins w:id="9802" w:author="מספור קטעי משנה" w:date="2026-10-06T06:45:35Z">
        <w:r>
          <w:rPr>
            <w:rStyle w:val="MisparKeta"/>
          </w:rPr>
          <w:t xml:space="preserve">א. </w:t>
        </w:r>
      </w:ins>
      <w:r>
        <w:rPr>
          <w:rtl/>
        </w:rPr>
        <w:lastRenderedPageBreak/>
        <w:t>כרכים המוקפים קורין בט"ו</w:t>
      </w:r>
      <w:r w:rsidR="00746367">
        <w:rPr>
          <w:rFonts w:hint="cs"/>
          <w:rtl/>
        </w:rPr>
        <w:t>,</w:t>
      </w:r>
      <w:r>
        <w:rPr>
          <w:rtl/>
        </w:rPr>
        <w:t xml:space="preserve"> וכפרים ועיירות בי"ד.</w:t>
      </w:r>
    </w:p>
    <w:p w14:paraId="3F29764B" w14:textId="0BABC4C9" w:rsidR="0094084F" w:rsidRDefault="0094084F" w:rsidP="003809E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475718A" w14:textId="224B55DB" w:rsidR="002A125E" w:rsidRDefault="002A125E" w:rsidP="002A125E">
      <w:pPr>
        <w:rPr>
          <w:rtl/>
        </w:rPr>
      </w:pPr>
      <w:r>
        <w:rPr>
          <w:rStyle w:val="a4"/>
          <w:rtl/>
        </w:rPr>
        <w:t xml:space="preserve">ד'על כן היהודים הפרזים' וגו' </w:t>
      </w:r>
      <w:r>
        <w:rPr>
          <w:rFonts w:ascii="Fb Fontext" w:hAnsi="Fb Fontext"/>
          <w:rtl/>
        </w:rPr>
        <w:t>מדפרזים בי"ד - מוקפין בט"ו.</w:t>
      </w:r>
    </w:p>
    <w:p w14:paraId="1524CA1F" w14:textId="0A6B07D0" w:rsidR="0094084F" w:rsidRDefault="0094084F" w:rsidP="003809E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89174C0" w14:textId="1793D7C8" w:rsidR="002A125E" w:rsidRDefault="002A125E" w:rsidP="002A125E">
      <w:pPr>
        <w:rPr>
          <w:rtl/>
        </w:rPr>
      </w:pPr>
      <w:r>
        <w:rPr>
          <w:rStyle w:val="a4"/>
          <w:rtl/>
        </w:rPr>
        <w:t xml:space="preserve">'את יום י"ד ואת יום ט"ו' </w:t>
      </w:r>
      <w:r w:rsidRPr="003809EA">
        <w:rPr>
          <w:rStyle w:val="a4"/>
          <w:rtl/>
        </w:rPr>
        <w:t>את</w:t>
      </w:r>
      <w:r>
        <w:rPr>
          <w:rtl/>
        </w:rPr>
        <w:t xml:space="preserve"> הפסיק</w:t>
      </w:r>
      <w:r w:rsidR="00D37C2B">
        <w:rPr>
          <w:rFonts w:hint="cs"/>
          <w:rtl/>
        </w:rPr>
        <w:t>,</w:t>
      </w:r>
      <w:r>
        <w:rPr>
          <w:rtl/>
        </w:rPr>
        <w:t xml:space="preserve"> הני בי"ד</w:t>
      </w:r>
      <w:r w:rsidR="00A231CF">
        <w:rPr>
          <w:rFonts w:hint="cs"/>
          <w:rtl/>
        </w:rPr>
        <w:t>,</w:t>
      </w:r>
      <w:r>
        <w:rPr>
          <w:rtl/>
        </w:rPr>
        <w:t xml:space="preserve"> והני בט"ו.</w:t>
      </w:r>
    </w:p>
    <w:p w14:paraId="4C0B524A" w14:textId="683A9414" w:rsidR="0094084F" w:rsidRDefault="0094084F" w:rsidP="003809E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439F7C65" w14:textId="649BE775" w:rsidR="002A125E" w:rsidRDefault="002A125E" w:rsidP="00BD04C4">
      <w:pPr>
        <w:rPr>
          <w:rStyle w:val="afe"/>
          <w:rtl/>
        </w:rPr>
      </w:pPr>
      <w:r>
        <w:rPr>
          <w:rStyle w:val="a4"/>
          <w:rtl/>
        </w:rPr>
        <w:t xml:space="preserve">'בזמניהם' </w:t>
      </w:r>
      <w:r>
        <w:rPr>
          <w:rtl/>
        </w:rPr>
        <w:t>זמנו של זה לא זמנו של זה.</w:t>
      </w:r>
      <w:r w:rsidR="00BD04C4">
        <w:rPr>
          <w:rFonts w:hint="cs"/>
          <w:rtl/>
        </w:rPr>
        <w:t xml:space="preserve"> </w:t>
      </w:r>
      <w:r w:rsidRPr="002055A1">
        <w:rPr>
          <w:rStyle w:val="afff"/>
          <w:rtl/>
        </w:rPr>
        <w:t>כשושן-</w:t>
      </w:r>
      <w:r>
        <w:rPr>
          <w:rtl/>
        </w:rPr>
        <w:t xml:space="preserve"> ולא בי"ג</w:t>
      </w:r>
      <w:r>
        <w:rPr>
          <w:rStyle w:val="afe"/>
          <w:rtl/>
        </w:rPr>
        <w:t>.</w:t>
      </w:r>
    </w:p>
    <w:p w14:paraId="0E2461E6" w14:textId="4EEE3C94" w:rsidR="0094084F" w:rsidRDefault="0094084F" w:rsidP="003809E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873F559" w14:textId="60072BB3" w:rsidR="002A125E" w:rsidRDefault="002A125E" w:rsidP="002A125E">
      <w:pPr>
        <w:rPr>
          <w:rtl/>
        </w:rPr>
      </w:pPr>
      <w:r>
        <w:rPr>
          <w:rStyle w:val="a4"/>
          <w:rtl/>
        </w:rPr>
        <w:t xml:space="preserve">נזכרים ונעשים </w:t>
      </w:r>
      <w:r>
        <w:rPr>
          <w:rtl/>
        </w:rPr>
        <w:t>איתקש זכירה לעשייה.</w:t>
      </w:r>
    </w:p>
    <w:p w14:paraId="73983C2F" w14:textId="548B32D2" w:rsidR="002A125E" w:rsidRDefault="003809EA" w:rsidP="002A125E">
      <w:pPr>
        <w:pStyle w:val="af3"/>
        <w:rPr>
          <w:rtl/>
        </w:rPr>
      </w:pPr>
      <w:r>
        <w:rPr>
          <w:rFonts w:ascii="MS Mincho" w:hAnsi="MS Mincho"/>
          <w:rtl/>
        </w:rPr>
        <w:t>****</w:t>
      </w:r>
    </w:p>
    <w:p w14:paraId="4D7E765B" w14:textId="4A4EE6D3" w:rsidR="0094084F" w:rsidRDefault="0094084F" w:rsidP="003809E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3249C3A5" w14:textId="1C323741" w:rsidR="002A125E" w:rsidRDefault="002A125E" w:rsidP="002A125E">
      <w:pPr>
        <w:rPr>
          <w:rtl/>
        </w:rPr>
      </w:pPr>
      <w:r>
        <w:rPr>
          <w:rFonts w:ascii="Fb Fontext" w:hAnsi="Fb Fontext"/>
          <w:rtl/>
        </w:rPr>
        <w:t xml:space="preserve">מתני' דלא </w:t>
      </w:r>
      <w:r w:rsidRPr="00411327">
        <w:rPr>
          <w:rStyle w:val="afff"/>
          <w:rFonts w:hint="cs"/>
          <w:b/>
          <w:rtl/>
        </w:rPr>
        <w:t xml:space="preserve">כריב"ק </w:t>
      </w:r>
      <w:r>
        <w:rPr>
          <w:rFonts w:ascii="Fb Fontext" w:hAnsi="Fb Fontext"/>
          <w:rtl/>
        </w:rPr>
        <w:t xml:space="preserve">דמוקפין </w:t>
      </w:r>
      <w:r>
        <w:rPr>
          <w:rStyle w:val="afff5"/>
          <w:rFonts w:hint="cs"/>
          <w:rtl/>
        </w:rPr>
        <w:t>מימות אחשורוש</w:t>
      </w:r>
      <w:r>
        <w:rPr>
          <w:rFonts w:ascii="Fb Fontext" w:hAnsi="Fb Fontext"/>
          <w:rtl/>
        </w:rPr>
        <w:t xml:space="preserve"> -כשושן</w:t>
      </w:r>
      <w:r>
        <w:rPr>
          <w:rtl/>
        </w:rPr>
        <w:t>,</w:t>
      </w:r>
    </w:p>
    <w:p w14:paraId="047B1008" w14:textId="6D921FFA" w:rsidR="0094084F" w:rsidRDefault="002A125E" w:rsidP="003809EA">
      <w:pPr>
        <w:pStyle w:val="36"/>
        <w:framePr w:wrap="notBeside"/>
        <w:rPr>
          <w:rtl/>
        </w:rPr>
      </w:pPr>
      <w:r w:rsidRPr="003809EA">
        <w:rPr>
          <w:rtl/>
        </w:rPr>
        <w:t>אלא</w:t>
      </w:r>
      <w:r w:rsidR="00A671FE">
        <w:rPr>
          <w:rFonts w:hint="cs"/>
          <w:rtl/>
        </w:rPr>
        <w:t xml:space="preserve"> למד</w:t>
      </w:r>
      <w:r w:rsidR="0094084F">
        <w:rPr>
          <w:rtl/>
        </w:rPr>
        <w:t>:</w:t>
      </w:r>
    </w:p>
    <w:p w14:paraId="52E3726C" w14:textId="02829311" w:rsidR="002A125E" w:rsidRPr="00A671FE" w:rsidRDefault="002A125E" w:rsidP="002A125E">
      <w:pPr>
        <w:rPr>
          <w:rtl/>
        </w:rPr>
      </w:pPr>
      <w:r>
        <w:rPr>
          <w:rStyle w:val="a4"/>
          <w:rtl/>
        </w:rPr>
        <w:t xml:space="preserve">פרזי פרזי </w:t>
      </w:r>
      <w:r w:rsidR="00596C4F">
        <w:rPr>
          <w:rFonts w:ascii="Fb Fontext" w:hAnsi="Fb Fontext" w:hint="cs"/>
          <w:sz w:val="20"/>
          <w:rtl/>
        </w:rPr>
        <w:t>ד</w:t>
      </w:r>
      <w:r>
        <w:rPr>
          <w:rFonts w:ascii="Fb Fontext" w:hAnsi="Fb Fontext"/>
          <w:sz w:val="20"/>
          <w:rtl/>
        </w:rPr>
        <w:t>מוקפ</w:t>
      </w:r>
      <w:r w:rsidR="00805805">
        <w:rPr>
          <w:rFonts w:ascii="Fb Fontext" w:hAnsi="Fb Fontext" w:hint="cs"/>
          <w:sz w:val="20"/>
          <w:rtl/>
        </w:rPr>
        <w:t>ו</w:t>
      </w:r>
      <w:r>
        <w:rPr>
          <w:rFonts w:ascii="Fb Fontext" w:hAnsi="Fb Fontext"/>
          <w:sz w:val="20"/>
          <w:rtl/>
        </w:rPr>
        <w:t xml:space="preserve">ת </w:t>
      </w:r>
      <w:r>
        <w:rPr>
          <w:rStyle w:val="afff5"/>
          <w:rFonts w:hint="cs"/>
          <w:rtl/>
        </w:rPr>
        <w:t>מימות יהושע,</w:t>
      </w:r>
      <w:r w:rsidR="00596C4F">
        <w:rPr>
          <w:rStyle w:val="afff5"/>
          <w:rFonts w:hint="cs"/>
          <w:rtl/>
        </w:rPr>
        <w:t xml:space="preserve"> </w:t>
      </w:r>
      <w:r w:rsidR="00596C4F" w:rsidRPr="00596C4F">
        <w:rPr>
          <w:rStyle w:val="afff"/>
          <w:rFonts w:hint="cs"/>
          <w:rtl/>
        </w:rPr>
        <w:t>ושאני</w:t>
      </w:r>
      <w:r w:rsidR="00596C4F">
        <w:rPr>
          <w:rFonts w:hint="cs"/>
          <w:rtl/>
        </w:rPr>
        <w:t xml:space="preserve"> </w:t>
      </w:r>
      <w:r w:rsidR="00596C4F" w:rsidRPr="00A671FE">
        <w:rPr>
          <w:rFonts w:hint="cs"/>
          <w:rtl/>
        </w:rPr>
        <w:t>שושן שנעשה בה נס</w:t>
      </w:r>
    </w:p>
    <w:p w14:paraId="4FADFC1E" w14:textId="77777777" w:rsidR="00671E2C" w:rsidRPr="00671E2C" w:rsidRDefault="00671E2C" w:rsidP="00671E2C">
      <w:pPr>
        <w:pStyle w:val="36"/>
        <w:framePr w:wrap="notBeside"/>
        <w:rPr>
          <w:rtl/>
        </w:rPr>
      </w:pPr>
      <w:r w:rsidRPr="00671E2C">
        <w:rPr>
          <w:rFonts w:hint="cs"/>
          <w:rtl/>
        </w:rPr>
        <w:t>ולתרוויהו</w:t>
      </w:r>
    </w:p>
    <w:p w14:paraId="534A8643" w14:textId="6CBEF0A3" w:rsidR="002A125E" w:rsidRPr="00FE79AC" w:rsidRDefault="002A125E" w:rsidP="00671E2C">
      <w:pPr>
        <w:rPr>
          <w:rFonts w:cs="PFT_Frank"/>
          <w:b/>
          <w:bCs/>
          <w:spacing w:val="-2"/>
          <w:szCs w:val="14"/>
          <w:rtl/>
        </w:rPr>
      </w:pPr>
      <w:r w:rsidRPr="00FE79AC">
        <w:rPr>
          <w:rStyle w:val="a4"/>
          <w:spacing w:val="-2"/>
          <w:rtl/>
        </w:rPr>
        <w:t xml:space="preserve">'מדינה ומדינה ועיר ועיר' </w:t>
      </w:r>
      <w:r w:rsidR="00671E2C" w:rsidRPr="00FE79AC">
        <w:rPr>
          <w:rFonts w:hint="cs"/>
          <w:spacing w:val="-2"/>
          <w:rtl/>
        </w:rPr>
        <w:t>דכ</w:t>
      </w:r>
      <w:r w:rsidRPr="00FE79AC">
        <w:rPr>
          <w:spacing w:val="-2"/>
          <w:rtl/>
        </w:rPr>
        <w:t xml:space="preserve">רך וכל </w:t>
      </w:r>
      <w:r w:rsidRPr="00C364BD">
        <w:rPr>
          <w:rStyle w:val="afe"/>
          <w:rtl/>
        </w:rPr>
        <w:t xml:space="preserve">הסמוך </w:t>
      </w:r>
      <w:r w:rsidR="00671E2C" w:rsidRPr="00A671FE">
        <w:rPr>
          <w:rStyle w:val="afe"/>
          <w:rFonts w:hint="cs"/>
          <w:rtl/>
        </w:rPr>
        <w:t>ו</w:t>
      </w:r>
      <w:r w:rsidRPr="00A671FE">
        <w:rPr>
          <w:rStyle w:val="afe"/>
          <w:rtl/>
        </w:rPr>
        <w:t>הנראה</w:t>
      </w:r>
      <w:r w:rsidRPr="00C364BD">
        <w:rPr>
          <w:rStyle w:val="afe"/>
          <w:rtl/>
        </w:rPr>
        <w:t xml:space="preserve"> עמו נידון ככרך</w:t>
      </w:r>
      <w:r w:rsidRPr="00FE79AC">
        <w:rPr>
          <w:spacing w:val="-2"/>
          <w:rtl/>
        </w:rPr>
        <w:t>.</w:t>
      </w:r>
    </w:p>
    <w:p w14:paraId="3D4F6B1A" w14:textId="32AEF5D1" w:rsidR="0094084F" w:rsidRDefault="002A125E" w:rsidP="003809EA">
      <w:pPr>
        <w:pStyle w:val="36"/>
        <w:framePr w:wrap="notBeside"/>
        <w:rPr>
          <w:rtl/>
        </w:rPr>
      </w:pPr>
      <w:r w:rsidRPr="003809EA">
        <w:rPr>
          <w:rFonts w:hint="cs"/>
          <w:rtl/>
        </w:rPr>
        <w:t>א. רי"ר ורחב"א</w:t>
      </w:r>
      <w:r w:rsidR="0094084F">
        <w:rPr>
          <w:rFonts w:hint="cs"/>
          <w:rtl/>
        </w:rPr>
        <w:t>:</w:t>
      </w:r>
    </w:p>
    <w:p w14:paraId="6D0DA37C" w14:textId="2DA4C45A" w:rsidR="002A125E" w:rsidRPr="009A4CE4" w:rsidRDefault="002A125E" w:rsidP="00974D16">
      <w:pPr>
        <w:spacing w:after="60"/>
        <w:rPr>
          <w:rFonts w:cs="PFT_Frank"/>
          <w:b/>
          <w:bCs/>
          <w:szCs w:val="14"/>
          <w:rtl/>
        </w:rPr>
      </w:pPr>
      <w:r w:rsidRPr="00C364BD">
        <w:rPr>
          <w:rStyle w:val="afe"/>
          <w:rtl/>
        </w:rPr>
        <w:t>סמוך</w:t>
      </w:r>
      <w:r w:rsidR="00B97F70" w:rsidRPr="00C364BD">
        <w:rPr>
          <w:rStyle w:val="afe"/>
          <w:rFonts w:hint="cs"/>
          <w:rtl/>
        </w:rPr>
        <w:t>-</w:t>
      </w:r>
      <w:r>
        <w:rPr>
          <w:rtl/>
        </w:rPr>
        <w:t xml:space="preserve"> </w:t>
      </w:r>
      <w:r>
        <w:rPr>
          <w:rStyle w:val="afff5"/>
          <w:rFonts w:hint="cs"/>
          <w:rtl/>
        </w:rPr>
        <w:t>מיל</w:t>
      </w:r>
      <w:r w:rsidR="00974D16">
        <w:rPr>
          <w:rStyle w:val="afff5"/>
          <w:rFonts w:hint="cs"/>
          <w:rtl/>
        </w:rPr>
        <w:t>,</w:t>
      </w:r>
      <w:r>
        <w:rPr>
          <w:rtl/>
        </w:rPr>
        <w:t xml:space="preserve"> כמחמתן לטבריא.</w:t>
      </w:r>
    </w:p>
    <w:p w14:paraId="223CE723" w14:textId="72CAD19A" w:rsidR="0094084F" w:rsidRDefault="002A125E" w:rsidP="003809EA">
      <w:pPr>
        <w:pStyle w:val="36"/>
        <w:framePr w:wrap="notBeside"/>
        <w:rPr>
          <w:rtl/>
        </w:rPr>
      </w:pPr>
      <w:r w:rsidRPr="003809EA">
        <w:rPr>
          <w:rFonts w:hint="cs"/>
          <w:rtl/>
        </w:rPr>
        <w:t xml:space="preserve">ב. </w:t>
      </w:r>
      <w:r w:rsidR="00974D16">
        <w:rPr>
          <w:rFonts w:hint="cs"/>
          <w:rtl/>
        </w:rPr>
        <w:t xml:space="preserve">רי''ר </w:t>
      </w:r>
      <w:r w:rsidRPr="003809EA">
        <w:rPr>
          <w:rFonts w:hint="cs"/>
          <w:rtl/>
        </w:rPr>
        <w:t>רחב</w:t>
      </w:r>
      <w:r w:rsidRPr="003809EA">
        <w:rPr>
          <w:rtl/>
        </w:rPr>
        <w:t>"</w:t>
      </w:r>
      <w:r w:rsidRPr="003809EA">
        <w:rPr>
          <w:rFonts w:hint="cs"/>
          <w:rtl/>
        </w:rPr>
        <w:t>א</w:t>
      </w:r>
      <w:r w:rsidR="0094084F">
        <w:rPr>
          <w:rtl/>
        </w:rPr>
        <w:t>:</w:t>
      </w:r>
    </w:p>
    <w:p w14:paraId="3F45C282" w14:textId="4820828B" w:rsidR="002A125E" w:rsidRPr="0097350F" w:rsidRDefault="002A125E" w:rsidP="007A60D9">
      <w:pPr>
        <w:rPr>
          <w:rStyle w:val="afff7"/>
          <w:rtl/>
        </w:rPr>
      </w:pPr>
      <w:r w:rsidRPr="006F178A">
        <w:rPr>
          <w:rFonts w:ascii="Fb Fontext" w:hAnsi="Fb Fontext"/>
          <w:rtl/>
        </w:rPr>
        <w:t>מנצפ"ך צופים אמרום.</w:t>
      </w:r>
      <w:r>
        <w:rPr>
          <w:rFonts w:hint="cs"/>
          <w:rtl/>
        </w:rPr>
        <w:t xml:space="preserve"> </w:t>
      </w:r>
      <w:r w:rsidR="007A60D9">
        <w:rPr>
          <w:rStyle w:val="afff7"/>
          <w:rFonts w:hint="cs"/>
          <w:rtl/>
        </w:rPr>
        <w:t>(</w:t>
      </w:r>
      <w:r w:rsidRPr="0097350F">
        <w:rPr>
          <w:rStyle w:val="afff7"/>
          <w:rFonts w:hint="cs"/>
          <w:rtl/>
        </w:rPr>
        <w:t>וזהו דמ' וס' בנס היו עומדין</w:t>
      </w:r>
      <w:r w:rsidR="007A60D9">
        <w:rPr>
          <w:rStyle w:val="afff7"/>
          <w:rFonts w:hint="cs"/>
          <w:rtl/>
        </w:rPr>
        <w:t>)</w:t>
      </w:r>
    </w:p>
    <w:p w14:paraId="713B2101" w14:textId="77777777" w:rsidR="0094084F" w:rsidRDefault="002A125E" w:rsidP="003809EA">
      <w:pPr>
        <w:pStyle w:val="36"/>
        <w:framePr w:wrap="notBeside"/>
        <w:rPr>
          <w:rtl/>
        </w:rPr>
      </w:pPr>
      <w:r w:rsidRPr="003809EA">
        <w:rPr>
          <w:rFonts w:hint="cs"/>
          <w:rtl/>
        </w:rPr>
        <w:t>והך</w:t>
      </w:r>
      <w:r w:rsidR="0094084F">
        <w:rPr>
          <w:rtl/>
        </w:rPr>
        <w:t>:</w:t>
      </w:r>
    </w:p>
    <w:p w14:paraId="7243D5CE" w14:textId="5CA11EE1" w:rsidR="002A125E" w:rsidRPr="009A4CE4" w:rsidRDefault="002A125E" w:rsidP="00C71D92">
      <w:pPr>
        <w:spacing w:after="60"/>
        <w:rPr>
          <w:rFonts w:cs="PFT_Frank"/>
          <w:b/>
          <w:bCs/>
          <w:spacing w:val="-2"/>
          <w:szCs w:val="14"/>
          <w:rtl/>
        </w:rPr>
      </w:pPr>
      <w:r w:rsidRPr="000C0C8B">
        <w:rPr>
          <w:rStyle w:val="a4"/>
          <w:rFonts w:hint="cs"/>
          <w:spacing w:val="-2"/>
          <w:rtl/>
        </w:rPr>
        <w:t>ד'</w:t>
      </w:r>
      <w:r w:rsidRPr="000C0C8B">
        <w:rPr>
          <w:rStyle w:val="a4"/>
          <w:spacing w:val="-2"/>
          <w:rtl/>
        </w:rPr>
        <w:t>אלה המצות</w:t>
      </w:r>
      <w:r w:rsidRPr="000C0C8B">
        <w:rPr>
          <w:rStyle w:val="a4"/>
          <w:rFonts w:hint="cs"/>
          <w:spacing w:val="-2"/>
          <w:rtl/>
        </w:rPr>
        <w:t>'</w:t>
      </w:r>
      <w:r w:rsidRPr="000C0C8B">
        <w:rPr>
          <w:rStyle w:val="a4"/>
          <w:spacing w:val="-2"/>
          <w:rtl/>
        </w:rPr>
        <w:t xml:space="preserve"> </w:t>
      </w:r>
      <w:r w:rsidRPr="000C0C8B">
        <w:rPr>
          <w:spacing w:val="-2"/>
          <w:rtl/>
        </w:rPr>
        <w:t xml:space="preserve">שאין נביא </w:t>
      </w:r>
      <w:r w:rsidRPr="000C0C8B">
        <w:rPr>
          <w:rFonts w:hint="cs"/>
          <w:spacing w:val="-2"/>
          <w:rtl/>
        </w:rPr>
        <w:t>רשאי</w:t>
      </w:r>
      <w:r w:rsidRPr="000C0C8B">
        <w:rPr>
          <w:spacing w:val="-2"/>
          <w:rtl/>
        </w:rPr>
        <w:t xml:space="preserve"> לחדש</w:t>
      </w:r>
      <w:r w:rsidR="00596B2F">
        <w:rPr>
          <w:rFonts w:hint="cs"/>
          <w:spacing w:val="-2"/>
          <w:rtl/>
        </w:rPr>
        <w:t xml:space="preserve"> </w:t>
      </w:r>
      <w:r w:rsidRPr="000C0C8B">
        <w:rPr>
          <w:rFonts w:hint="cs"/>
          <w:spacing w:val="-2"/>
          <w:rtl/>
        </w:rPr>
        <w:t xml:space="preserve">- </w:t>
      </w:r>
      <w:r w:rsidRPr="000C0C8B">
        <w:rPr>
          <w:spacing w:val="-2"/>
          <w:rtl/>
        </w:rPr>
        <w:t>שכחום וחזרו ויסדום.</w:t>
      </w:r>
    </w:p>
    <w:p w14:paraId="2F6E4536" w14:textId="77777777" w:rsidR="002A125E" w:rsidRPr="00F53094" w:rsidRDefault="002A125E" w:rsidP="006242E0">
      <w:pPr>
        <w:pStyle w:val="af5"/>
        <w:framePr w:wrap="around"/>
        <w:rPr>
          <w:rtl/>
        </w:rPr>
      </w:pPr>
      <w:r w:rsidRPr="00F53094">
        <w:rPr>
          <w:rFonts w:hint="cs"/>
          <w:rtl/>
        </w:rPr>
        <w:t>ג.</w:t>
      </w:r>
    </w:p>
    <w:p w14:paraId="6105E986" w14:textId="1D96BD88" w:rsidR="0094084F" w:rsidRDefault="002A125E" w:rsidP="003809EA">
      <w:pPr>
        <w:pStyle w:val="36"/>
        <w:framePr w:wrap="notBeside"/>
        <w:rPr>
          <w:rtl/>
        </w:rPr>
      </w:pPr>
      <w:r w:rsidRPr="003809EA">
        <w:rPr>
          <w:rFonts w:hint="cs"/>
          <w:rtl/>
        </w:rPr>
        <w:t>ג. רי</w:t>
      </w:r>
      <w:r w:rsidRPr="003809EA">
        <w:rPr>
          <w:rtl/>
        </w:rPr>
        <w:t>"</w:t>
      </w:r>
      <w:r w:rsidRPr="003809EA">
        <w:rPr>
          <w:rFonts w:hint="cs"/>
          <w:rtl/>
        </w:rPr>
        <w:t>ר ורחב</w:t>
      </w:r>
      <w:r w:rsidRPr="003809EA">
        <w:rPr>
          <w:rtl/>
        </w:rPr>
        <w:t>"</w:t>
      </w:r>
      <w:r w:rsidRPr="003809EA">
        <w:rPr>
          <w:rFonts w:hint="cs"/>
          <w:rtl/>
        </w:rPr>
        <w:t>א</w:t>
      </w:r>
      <w:r w:rsidR="0094084F">
        <w:rPr>
          <w:rtl/>
        </w:rPr>
        <w:t>:</w:t>
      </w:r>
    </w:p>
    <w:p w14:paraId="3461E862" w14:textId="34ACB76F" w:rsidR="002A125E" w:rsidRPr="006F178A" w:rsidRDefault="003809EA" w:rsidP="00C71D92">
      <w:pPr>
        <w:rPr>
          <w:rtl/>
        </w:rPr>
      </w:pPr>
      <w:r>
        <w:rPr>
          <w:rFonts w:cs="PFT_Frank" w:hint="cs"/>
          <w:b/>
          <w:bCs/>
          <w:szCs w:val="14"/>
          <w:rtl/>
        </w:rPr>
        <w:t>ת</w:t>
      </w:r>
      <w:r w:rsidR="002A125E" w:rsidRPr="009A4CE4">
        <w:rPr>
          <w:rFonts w:cs="PFT_Frank"/>
          <w:b/>
          <w:bCs/>
          <w:szCs w:val="14"/>
          <w:rtl/>
        </w:rPr>
        <w:t>רגום תורה</w:t>
      </w:r>
      <w:r w:rsidR="002A125E" w:rsidRPr="006F178A">
        <w:rPr>
          <w:rFonts w:ascii="Fb Fontext" w:hAnsi="Fb Fontext"/>
          <w:rtl/>
        </w:rPr>
        <w:t xml:space="preserve"> </w:t>
      </w:r>
      <w:r w:rsidR="002A125E" w:rsidRPr="00411327">
        <w:rPr>
          <w:rStyle w:val="afff"/>
          <w:b/>
          <w:rtl/>
        </w:rPr>
        <w:t>אונקלוס הגר</w:t>
      </w:r>
      <w:r w:rsidR="002A125E" w:rsidRPr="006F178A">
        <w:rPr>
          <w:rFonts w:ascii="Fb Fontext" w:hAnsi="Fb Fontext"/>
          <w:rtl/>
        </w:rPr>
        <w:t xml:space="preserve"> אמרו מפי </w:t>
      </w:r>
      <w:r w:rsidR="002A125E" w:rsidRPr="00411327">
        <w:rPr>
          <w:rStyle w:val="afff"/>
          <w:b/>
          <w:rtl/>
        </w:rPr>
        <w:t>ר</w:t>
      </w:r>
      <w:r w:rsidR="002A125E" w:rsidRPr="00411327">
        <w:rPr>
          <w:rStyle w:val="afff"/>
          <w:rFonts w:hint="cs"/>
          <w:b/>
          <w:rtl/>
        </w:rPr>
        <w:t>"</w:t>
      </w:r>
      <w:r w:rsidR="002A125E" w:rsidRPr="00411327">
        <w:rPr>
          <w:rStyle w:val="afff"/>
          <w:b/>
          <w:rtl/>
        </w:rPr>
        <w:t>א ור</w:t>
      </w:r>
      <w:r w:rsidR="002A125E" w:rsidRPr="00411327">
        <w:rPr>
          <w:rStyle w:val="afff"/>
          <w:rFonts w:hint="cs"/>
          <w:b/>
          <w:rtl/>
        </w:rPr>
        <w:t>'</w:t>
      </w:r>
      <w:r w:rsidR="002A125E" w:rsidRPr="00411327">
        <w:rPr>
          <w:rStyle w:val="afff"/>
          <w:b/>
          <w:rtl/>
        </w:rPr>
        <w:t xml:space="preserve"> יהושע.</w:t>
      </w:r>
    </w:p>
    <w:p w14:paraId="2B1CC12F" w14:textId="58FCB877" w:rsidR="002A125E" w:rsidRDefault="002A125E" w:rsidP="003809EA">
      <w:pPr>
        <w:rPr>
          <w:rtl/>
        </w:rPr>
      </w:pPr>
      <w:r w:rsidRPr="009A4CE4">
        <w:rPr>
          <w:rFonts w:cs="PFT_Frank"/>
          <w:b/>
          <w:bCs/>
          <w:szCs w:val="14"/>
          <w:rtl/>
        </w:rPr>
        <w:t>תרגום נביאים</w:t>
      </w:r>
      <w:r w:rsidRPr="006F178A">
        <w:rPr>
          <w:rtl/>
        </w:rPr>
        <w:t xml:space="preserve"> </w:t>
      </w:r>
      <w:r w:rsidRPr="00411327">
        <w:rPr>
          <w:rStyle w:val="afff"/>
          <w:b/>
          <w:rtl/>
        </w:rPr>
        <w:t>יונתן בן עוזיאל</w:t>
      </w:r>
      <w:r w:rsidRPr="006F178A">
        <w:rPr>
          <w:rtl/>
        </w:rPr>
        <w:t xml:space="preserve"> מפי </w:t>
      </w:r>
      <w:r w:rsidRPr="00411327">
        <w:rPr>
          <w:rStyle w:val="afff"/>
          <w:b/>
          <w:rtl/>
        </w:rPr>
        <w:t>חגי זכריה ומלאכי</w:t>
      </w:r>
      <w:r w:rsidRPr="006F178A">
        <w:rPr>
          <w:rtl/>
        </w:rPr>
        <w:t>,</w:t>
      </w:r>
    </w:p>
    <w:p w14:paraId="092BE9CA" w14:textId="34A454CC" w:rsidR="002A125E" w:rsidRPr="003809EA" w:rsidRDefault="002A125E" w:rsidP="007B2CE6">
      <w:pPr>
        <w:rPr>
          <w:rtl/>
        </w:rPr>
      </w:pPr>
      <w:r w:rsidRPr="003809EA">
        <w:rPr>
          <w:rtl/>
        </w:rPr>
        <w:t xml:space="preserve">ונזדעזעה ארץ ישראל </w:t>
      </w:r>
      <w:r w:rsidR="007B2CE6" w:rsidRPr="003809EA">
        <w:rPr>
          <w:rFonts w:hint="cs"/>
          <w:rtl/>
        </w:rPr>
        <w:t>ת'</w:t>
      </w:r>
      <w:r w:rsidRPr="003809EA">
        <w:rPr>
          <w:rFonts w:hint="cs"/>
          <w:rtl/>
        </w:rPr>
        <w:t xml:space="preserve"> על </w:t>
      </w:r>
      <w:r w:rsidR="007B2CE6" w:rsidRPr="003809EA">
        <w:rPr>
          <w:rFonts w:hint="cs"/>
          <w:rtl/>
        </w:rPr>
        <w:t xml:space="preserve">ת' </w:t>
      </w:r>
      <w:r w:rsidRPr="003809EA">
        <w:rPr>
          <w:rFonts w:hint="cs"/>
          <w:rtl/>
        </w:rPr>
        <w:t>פרסה, על שגילה סתרי תורה,</w:t>
      </w:r>
    </w:p>
    <w:p w14:paraId="74B4A952" w14:textId="77777777" w:rsidR="002A125E" w:rsidRPr="000C0C8B" w:rsidRDefault="002A125E" w:rsidP="00874416">
      <w:pPr>
        <w:rPr>
          <w:spacing w:val="-2"/>
          <w:rtl/>
        </w:rPr>
      </w:pPr>
      <w:r w:rsidRPr="003809EA">
        <w:rPr>
          <w:rtl/>
        </w:rPr>
        <w:t>ו</w:t>
      </w:r>
      <w:r w:rsidRPr="003809EA">
        <w:rPr>
          <w:rFonts w:hint="cs"/>
          <w:rtl/>
        </w:rPr>
        <w:t>כש</w:t>
      </w:r>
      <w:r w:rsidRPr="003809EA">
        <w:rPr>
          <w:rtl/>
        </w:rPr>
        <w:t>ביקש לגלות תרגום כתובים</w:t>
      </w:r>
      <w:r w:rsidRPr="000C0C8B">
        <w:rPr>
          <w:spacing w:val="-2"/>
          <w:rtl/>
        </w:rPr>
        <w:t>,</w:t>
      </w:r>
      <w:r w:rsidRPr="000C0C8B">
        <w:rPr>
          <w:rFonts w:hint="cs"/>
          <w:spacing w:val="-2"/>
          <w:rtl/>
        </w:rPr>
        <w:t xml:space="preserve"> </w:t>
      </w:r>
      <w:r w:rsidRPr="00505FA7">
        <w:rPr>
          <w:rStyle w:val="afff"/>
          <w:rFonts w:hint="cs"/>
          <w:rtl/>
        </w:rPr>
        <w:t>עצרתו</w:t>
      </w:r>
      <w:r w:rsidRPr="00505FA7">
        <w:rPr>
          <w:rStyle w:val="afff"/>
          <w:rtl/>
        </w:rPr>
        <w:t xml:space="preserve"> ב"</w:t>
      </w:r>
      <w:r w:rsidRPr="00505FA7">
        <w:rPr>
          <w:rStyle w:val="afff"/>
          <w:rFonts w:hint="cs"/>
          <w:rtl/>
        </w:rPr>
        <w:t>ק</w:t>
      </w:r>
      <w:r w:rsidRPr="00411327">
        <w:rPr>
          <w:rStyle w:val="afff"/>
          <w:b/>
          <w:spacing w:val="-2"/>
          <w:rtl/>
        </w:rPr>
        <w:t xml:space="preserve"> </w:t>
      </w:r>
      <w:r w:rsidRPr="000C0C8B">
        <w:rPr>
          <w:rFonts w:hint="cs"/>
          <w:spacing w:val="-2"/>
          <w:rtl/>
        </w:rPr>
        <w:t>שיש בהם</w:t>
      </w:r>
      <w:r w:rsidRPr="000C0C8B">
        <w:rPr>
          <w:spacing w:val="-2"/>
          <w:rtl/>
        </w:rPr>
        <w:t xml:space="preserve"> קץ משיח.</w:t>
      </w:r>
    </w:p>
    <w:p w14:paraId="708BE0D4" w14:textId="77777777" w:rsidR="0094084F" w:rsidRDefault="002A125E" w:rsidP="003809EA">
      <w:pPr>
        <w:pStyle w:val="36"/>
        <w:framePr w:wrap="notBeside"/>
        <w:rPr>
          <w:rtl/>
        </w:rPr>
      </w:pPr>
      <w:r w:rsidRPr="003809EA">
        <w:rPr>
          <w:rFonts w:hint="cs"/>
          <w:rtl/>
        </w:rPr>
        <w:t>והך</w:t>
      </w:r>
      <w:r w:rsidR="0094084F">
        <w:rPr>
          <w:rtl/>
        </w:rPr>
        <w:t>:</w:t>
      </w:r>
    </w:p>
    <w:p w14:paraId="333EB955" w14:textId="3BC0DA84" w:rsidR="00ED706A" w:rsidRPr="006F178A" w:rsidRDefault="002A125E" w:rsidP="008516AD">
      <w:pPr>
        <w:rPr>
          <w:rtl/>
        </w:rPr>
      </w:pPr>
      <w:r w:rsidRPr="00411327">
        <w:rPr>
          <w:rStyle w:val="afff"/>
          <w:rFonts w:hint="cs"/>
          <w:b/>
          <w:rtl/>
        </w:rPr>
        <w:t>ד</w:t>
      </w:r>
      <w:r w:rsidRPr="00411327">
        <w:rPr>
          <w:rStyle w:val="afff"/>
          <w:b/>
          <w:rtl/>
        </w:rPr>
        <w:t>אונקלוס</w:t>
      </w:r>
      <w:r w:rsidRPr="006F178A">
        <w:rPr>
          <w:rtl/>
        </w:rPr>
        <w:t xml:space="preserve"> אמרו</w:t>
      </w:r>
      <w:r>
        <w:rPr>
          <w:rFonts w:hint="cs"/>
          <w:rtl/>
        </w:rPr>
        <w:t>,</w:t>
      </w:r>
      <w:r w:rsidR="00ED706A">
        <w:rPr>
          <w:rFonts w:hint="cs"/>
          <w:rtl/>
        </w:rPr>
        <w:t>-</w:t>
      </w:r>
      <w:r>
        <w:rPr>
          <w:rFonts w:hint="cs"/>
          <w:rtl/>
        </w:rPr>
        <w:t xml:space="preserve"> כבר היה קודם,</w:t>
      </w:r>
      <w:r w:rsidRPr="006F178A">
        <w:rPr>
          <w:rFonts w:hint="cs"/>
          <w:rtl/>
        </w:rPr>
        <w:t xml:space="preserve"> </w:t>
      </w:r>
    </w:p>
    <w:p w14:paraId="4B6933F4" w14:textId="20859AC9" w:rsidR="002A125E" w:rsidRPr="000C0C8B" w:rsidRDefault="002A125E" w:rsidP="00BD04C4">
      <w:pPr>
        <w:rPr>
          <w:rFonts w:cs="Guttman Vilna"/>
          <w:b/>
          <w:bCs/>
          <w:spacing w:val="-2"/>
          <w:rtl/>
        </w:rPr>
      </w:pPr>
      <w:r w:rsidRPr="00254969">
        <w:rPr>
          <w:rFonts w:hint="cs"/>
          <w:rtl/>
        </w:rPr>
        <w:t>ד</w:t>
      </w:r>
      <w:r w:rsidRPr="000C0C8B">
        <w:rPr>
          <w:rStyle w:val="a4"/>
          <w:spacing w:val="-2"/>
          <w:rtl/>
        </w:rPr>
        <w:t xml:space="preserve">ויקראו בספר תורת האלהים </w:t>
      </w:r>
      <w:r w:rsidRPr="000C0C8B">
        <w:rPr>
          <w:spacing w:val="-2"/>
          <w:rtl/>
        </w:rPr>
        <w:t>מקרא</w:t>
      </w:r>
      <w:r w:rsidRPr="000C0C8B">
        <w:rPr>
          <w:rStyle w:val="a4"/>
          <w:rFonts w:hint="cs"/>
          <w:spacing w:val="-2"/>
          <w:rtl/>
        </w:rPr>
        <w:t xml:space="preserve">, </w:t>
      </w:r>
      <w:r w:rsidRPr="000C0C8B">
        <w:rPr>
          <w:rStyle w:val="a4"/>
          <w:spacing w:val="-2"/>
          <w:rtl/>
        </w:rPr>
        <w:t xml:space="preserve">מפרש </w:t>
      </w:r>
      <w:r w:rsidRPr="000C0C8B">
        <w:rPr>
          <w:spacing w:val="-2"/>
          <w:rtl/>
        </w:rPr>
        <w:t>תרגום</w:t>
      </w:r>
      <w:r w:rsidRPr="000C0C8B">
        <w:rPr>
          <w:rFonts w:cs="Guttman Vilna" w:hint="cs"/>
          <w:b/>
          <w:bCs/>
          <w:spacing w:val="-2"/>
          <w:rtl/>
        </w:rPr>
        <w:t xml:space="preserve">, </w:t>
      </w:r>
      <w:r w:rsidRPr="000C0C8B">
        <w:rPr>
          <w:rStyle w:val="a4"/>
          <w:spacing w:val="-2"/>
          <w:rtl/>
        </w:rPr>
        <w:t xml:space="preserve">ושום שכל </w:t>
      </w:r>
      <w:r w:rsidRPr="000C0C8B">
        <w:rPr>
          <w:spacing w:val="-2"/>
          <w:rtl/>
        </w:rPr>
        <w:t>פסוקין.</w:t>
      </w:r>
    </w:p>
    <w:p w14:paraId="1DFAFFCB" w14:textId="34629F88" w:rsidR="002A125E" w:rsidRPr="006F178A" w:rsidRDefault="002A125E" w:rsidP="002A125E">
      <w:pPr>
        <w:rPr>
          <w:rFonts w:cs="Guttman Vilna"/>
          <w:b/>
          <w:bCs/>
          <w:rtl/>
        </w:rPr>
      </w:pPr>
      <w:r w:rsidRPr="0097350F">
        <w:rPr>
          <w:rStyle w:val="a4"/>
          <w:rtl/>
        </w:rPr>
        <w:t>ויבינו במקרא -</w:t>
      </w:r>
      <w:r w:rsidRPr="006F178A">
        <w:rPr>
          <w:rtl/>
        </w:rPr>
        <w:t xml:space="preserve"> אלו פיסקי טעמים, </w:t>
      </w:r>
      <w:r w:rsidRPr="00411327">
        <w:rPr>
          <w:rStyle w:val="afff"/>
          <w:rFonts w:hint="cs"/>
          <w:b/>
          <w:rtl/>
        </w:rPr>
        <w:t>וי"א</w:t>
      </w:r>
      <w:r w:rsidRPr="00411327">
        <w:rPr>
          <w:rStyle w:val="afff"/>
          <w:b/>
          <w:rtl/>
        </w:rPr>
        <w:t>:</w:t>
      </w:r>
      <w:r w:rsidRPr="006F178A">
        <w:rPr>
          <w:rtl/>
        </w:rPr>
        <w:t xml:space="preserve"> אלו המסורת.</w:t>
      </w:r>
    </w:p>
    <w:p w14:paraId="2CE546A3" w14:textId="599F6285" w:rsidR="0094084F" w:rsidRDefault="0094084F" w:rsidP="00040DA5">
      <w:pPr>
        <w:pStyle w:val="36"/>
        <w:framePr w:wrap="notBeside"/>
        <w:rPr>
          <w:rtl/>
        </w:rPr>
      </w:pPr>
      <w:r>
        <w:rPr>
          <w:rtl/>
        </w:rPr>
        <w:t>-</w:t>
      </w:r>
    </w:p>
    <w:p w14:paraId="4133D4A8" w14:textId="188E79D9" w:rsidR="002A125E" w:rsidRPr="006F178A" w:rsidRDefault="002A125E" w:rsidP="002A125E">
      <w:pPr>
        <w:rPr>
          <w:rFonts w:cs="Guttman Vilna"/>
          <w:b/>
          <w:bCs/>
          <w:rtl/>
        </w:rPr>
      </w:pPr>
      <w:r w:rsidRPr="006F178A">
        <w:rPr>
          <w:rFonts w:hint="cs"/>
          <w:rtl/>
        </w:rPr>
        <w:t>אלא ד</w:t>
      </w:r>
      <w:r w:rsidRPr="006F178A">
        <w:rPr>
          <w:rtl/>
        </w:rPr>
        <w:t>שכחום וחזרו ויסדום.</w:t>
      </w:r>
    </w:p>
    <w:p w14:paraId="7C71F690" w14:textId="77777777" w:rsidR="002A125E" w:rsidRDefault="002A125E" w:rsidP="002A125E">
      <w:pPr>
        <w:rPr>
          <w:rFonts w:ascii="Fb Fontext" w:hAnsi="Fb Fontext"/>
          <w:sz w:val="20"/>
          <w:rtl/>
        </w:rPr>
      </w:pPr>
      <w:r>
        <w:rPr>
          <w:rFonts w:ascii="Fb Fontext" w:hAnsi="Fb Fontext" w:hint="cs"/>
          <w:sz w:val="20"/>
          <w:rtl/>
        </w:rPr>
        <w:t>ורק בשל נביאים נזדעזעה שיש בהם דברים סתומים,</w:t>
      </w:r>
    </w:p>
    <w:p w14:paraId="492D6F36" w14:textId="41A3E409" w:rsidR="00DD2868" w:rsidRPr="00356C3E" w:rsidRDefault="002A125E" w:rsidP="00DD2868">
      <w:pPr>
        <w:rPr>
          <w:spacing w:val="-2"/>
          <w:rtl/>
        </w:rPr>
      </w:pPr>
      <w:r w:rsidRPr="00356C3E">
        <w:rPr>
          <w:rStyle w:val="a4"/>
          <w:rtl/>
        </w:rPr>
        <w:t>ד</w:t>
      </w:r>
      <w:r w:rsidRPr="00356C3E">
        <w:rPr>
          <w:rStyle w:val="a4"/>
          <w:rFonts w:hint="cs"/>
          <w:rtl/>
        </w:rPr>
        <w:t>'</w:t>
      </w:r>
      <w:r w:rsidRPr="00356C3E">
        <w:rPr>
          <w:rStyle w:val="a4"/>
          <w:rtl/>
        </w:rPr>
        <w:t>ביום ההוא יגדל המספד בירושלם כמספד</w:t>
      </w:r>
      <w:r w:rsidR="00DD2868" w:rsidRPr="00356C3E">
        <w:rPr>
          <w:spacing w:val="-2"/>
          <w:rtl/>
        </w:rPr>
        <w:t xml:space="preserve"> אחאב</w:t>
      </w:r>
      <w:r w:rsidR="00356C3E" w:rsidRPr="00356C3E">
        <w:rPr>
          <w:rFonts w:hint="cs"/>
          <w:spacing w:val="-2"/>
          <w:rtl/>
        </w:rPr>
        <w:t xml:space="preserve"> </w:t>
      </w:r>
      <w:r w:rsidRPr="00356C3E">
        <w:rPr>
          <w:rFonts w:hint="cs"/>
          <w:spacing w:val="-2"/>
          <w:rtl/>
        </w:rPr>
        <w:t xml:space="preserve">שהרגו </w:t>
      </w:r>
      <w:r w:rsidRPr="00356C3E">
        <w:rPr>
          <w:rStyle w:val="a4"/>
          <w:spacing w:val="-2"/>
          <w:rtl/>
        </w:rPr>
        <w:t>הדדרימון,</w:t>
      </w:r>
      <w:r w:rsidRPr="00356C3E">
        <w:rPr>
          <w:spacing w:val="-2"/>
          <w:rtl/>
        </w:rPr>
        <w:t xml:space="preserve"> </w:t>
      </w:r>
    </w:p>
    <w:p w14:paraId="783CA0AA" w14:textId="472E6AA3" w:rsidR="002A125E" w:rsidRPr="009A4CE4" w:rsidRDefault="002A125E" w:rsidP="00C364BD">
      <w:pPr>
        <w:spacing w:after="60"/>
        <w:rPr>
          <w:rFonts w:cs="PFT_Frank"/>
          <w:b/>
          <w:bCs/>
          <w:szCs w:val="14"/>
          <w:rtl/>
        </w:rPr>
      </w:pPr>
      <w:r w:rsidRPr="00DD2868">
        <w:rPr>
          <w:rtl/>
        </w:rPr>
        <w:t xml:space="preserve">וכמספד יאשיה </w:t>
      </w:r>
      <w:r w:rsidRPr="00DD2868">
        <w:rPr>
          <w:rFonts w:hint="cs"/>
          <w:rtl/>
        </w:rPr>
        <w:t xml:space="preserve">שהרגו </w:t>
      </w:r>
      <w:r w:rsidRPr="00DD2868">
        <w:rPr>
          <w:rtl/>
        </w:rPr>
        <w:t xml:space="preserve">פרעה </w:t>
      </w:r>
      <w:r w:rsidR="00DD2868" w:rsidRPr="00DD2868">
        <w:rPr>
          <w:rStyle w:val="a4"/>
          <w:rFonts w:hint="cs"/>
          <w:rtl/>
        </w:rPr>
        <w:t>ב</w:t>
      </w:r>
      <w:r w:rsidRPr="00DD2868">
        <w:rPr>
          <w:rStyle w:val="a4"/>
          <w:rtl/>
        </w:rPr>
        <w:t>בקעת מגידו.</w:t>
      </w:r>
    </w:p>
    <w:p w14:paraId="76684FC8" w14:textId="68F1430B" w:rsidR="0094084F" w:rsidRDefault="002A125E" w:rsidP="00356C3E">
      <w:pPr>
        <w:pStyle w:val="36"/>
        <w:framePr w:wrap="notBeside"/>
        <w:rPr>
          <w:rtl/>
        </w:rPr>
      </w:pPr>
      <w:r w:rsidRPr="00356C3E">
        <w:rPr>
          <w:rFonts w:hint="cs"/>
          <w:rtl/>
        </w:rPr>
        <w:t>ד. רי</w:t>
      </w:r>
      <w:r w:rsidRPr="00356C3E">
        <w:rPr>
          <w:rtl/>
        </w:rPr>
        <w:t>"</w:t>
      </w:r>
      <w:r w:rsidRPr="00356C3E">
        <w:rPr>
          <w:rFonts w:hint="cs"/>
          <w:rtl/>
        </w:rPr>
        <w:t>ר ורחב</w:t>
      </w:r>
      <w:r w:rsidRPr="00356C3E">
        <w:rPr>
          <w:rtl/>
        </w:rPr>
        <w:t>"</w:t>
      </w:r>
      <w:r w:rsidRPr="00356C3E">
        <w:rPr>
          <w:rFonts w:hint="cs"/>
          <w:rtl/>
        </w:rPr>
        <w:t>א</w:t>
      </w:r>
      <w:r w:rsidR="0094084F">
        <w:rPr>
          <w:rtl/>
        </w:rPr>
        <w:t>:</w:t>
      </w:r>
    </w:p>
    <w:p w14:paraId="48ECA2E0" w14:textId="28EBBAC1" w:rsidR="002A125E" w:rsidRPr="00757D20" w:rsidRDefault="002A125E" w:rsidP="00356C3E">
      <w:pPr>
        <w:pStyle w:val="ae"/>
        <w:spacing w:before="0"/>
        <w:rPr>
          <w:rtl/>
        </w:rPr>
      </w:pPr>
      <w:r w:rsidRPr="00A31677">
        <w:rPr>
          <w:rStyle w:val="a4"/>
          <w:rFonts w:hint="cs"/>
          <w:rtl/>
        </w:rPr>
        <w:t>'</w:t>
      </w:r>
      <w:r w:rsidRPr="00A31677">
        <w:rPr>
          <w:rStyle w:val="a4"/>
          <w:rtl/>
        </w:rPr>
        <w:t>וראיתי אני דניאל המראה והאנשים אשר היו עמי לא ראו את המראה אבל חרדה גדלה נפלה עליהם ויברחו בהחבא</w:t>
      </w:r>
      <w:r w:rsidRPr="00A31677">
        <w:rPr>
          <w:rStyle w:val="a4"/>
          <w:rFonts w:hint="cs"/>
          <w:rtl/>
        </w:rPr>
        <w:t>'</w:t>
      </w:r>
      <w:r w:rsidRPr="00A31677">
        <w:rPr>
          <w:rStyle w:val="a4"/>
          <w:rtl/>
        </w:rPr>
        <w:t>.</w:t>
      </w:r>
    </w:p>
    <w:p w14:paraId="393154CD" w14:textId="20A53905" w:rsidR="002A125E" w:rsidRPr="006F178A" w:rsidRDefault="002A125E" w:rsidP="00BD04C4">
      <w:pPr>
        <w:rPr>
          <w:rFonts w:cs="Guttman Vilna"/>
          <w:b/>
          <w:bCs/>
          <w:rtl/>
        </w:rPr>
      </w:pPr>
      <w:r w:rsidRPr="0097350F">
        <w:rPr>
          <w:rStyle w:val="a4"/>
          <w:rtl/>
        </w:rPr>
        <w:t xml:space="preserve">אנשים  </w:t>
      </w:r>
      <w:r w:rsidRPr="006F178A">
        <w:rPr>
          <w:rFonts w:ascii="Fb Fontext" w:hAnsi="Fb Fontext"/>
          <w:rtl/>
        </w:rPr>
        <w:t>זה חגי זכריה ומלאכי</w:t>
      </w:r>
      <w:r>
        <w:rPr>
          <w:rFonts w:hint="cs"/>
          <w:rtl/>
        </w:rPr>
        <w:t xml:space="preserve">, </w:t>
      </w:r>
      <w:r w:rsidR="00BD04C4">
        <w:rPr>
          <w:rFonts w:hint="cs"/>
          <w:rtl/>
        </w:rPr>
        <w:t xml:space="preserve">  </w:t>
      </w:r>
      <w:r>
        <w:rPr>
          <w:rFonts w:hint="cs"/>
          <w:rtl/>
        </w:rPr>
        <w:t xml:space="preserve">ועדיפים ממנו </w:t>
      </w:r>
      <w:r>
        <w:rPr>
          <w:rtl/>
        </w:rPr>
        <w:t xml:space="preserve">– </w:t>
      </w:r>
      <w:r>
        <w:rPr>
          <w:rFonts w:hint="cs"/>
          <w:rtl/>
        </w:rPr>
        <w:t>שהם נביאים</w:t>
      </w:r>
      <w:r w:rsidR="00640B16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</w:p>
    <w:p w14:paraId="348F05C1" w14:textId="7DCC33D4" w:rsidR="002A125E" w:rsidRPr="006F178A" w:rsidRDefault="00BD04C4" w:rsidP="00BD04C4">
      <w:pPr>
        <w:ind w:left="170"/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     ו</w:t>
      </w:r>
      <w:r w:rsidR="002A125E">
        <w:rPr>
          <w:rFonts w:hint="cs"/>
          <w:rtl/>
        </w:rPr>
        <w:t>הוא</w:t>
      </w:r>
      <w:r w:rsidR="002A125E">
        <w:rPr>
          <w:rtl/>
        </w:rPr>
        <w:t xml:space="preserve"> עדיף מ</w:t>
      </w:r>
      <w:r w:rsidR="002A125E">
        <w:rPr>
          <w:rFonts w:hint="cs"/>
          <w:rtl/>
        </w:rPr>
        <w:t>הן</w:t>
      </w:r>
      <w:r w:rsidR="002A125E" w:rsidRPr="006F178A">
        <w:rPr>
          <w:rtl/>
        </w:rPr>
        <w:t xml:space="preserve"> </w:t>
      </w:r>
      <w:r w:rsidR="002A125E">
        <w:rPr>
          <w:rFonts w:hint="cs"/>
          <w:rtl/>
        </w:rPr>
        <w:t>דראה והם לא ראו</w:t>
      </w:r>
      <w:r w:rsidR="002A125E" w:rsidRPr="006F178A">
        <w:rPr>
          <w:rtl/>
        </w:rPr>
        <w:t>.</w:t>
      </w:r>
      <w:r w:rsidR="002A125E">
        <w:rPr>
          <w:rFonts w:hint="cs"/>
          <w:rtl/>
        </w:rPr>
        <w:t xml:space="preserve"> ונבהלו</w:t>
      </w:r>
      <w:r>
        <w:rPr>
          <w:rFonts w:hint="cs"/>
          <w:rtl/>
        </w:rPr>
        <w:t xml:space="preserve"> דמזלם</w:t>
      </w:r>
      <w:r w:rsidR="002A125E" w:rsidRPr="006F178A">
        <w:rPr>
          <w:rFonts w:hint="cs"/>
          <w:rtl/>
        </w:rPr>
        <w:t xml:space="preserve"> </w:t>
      </w:r>
      <w:r w:rsidR="002A125E">
        <w:rPr>
          <w:rFonts w:hint="cs"/>
          <w:rtl/>
        </w:rPr>
        <w:t>רא</w:t>
      </w:r>
      <w:r w:rsidR="002A125E" w:rsidRPr="006F178A">
        <w:rPr>
          <w:rFonts w:hint="cs"/>
          <w:rtl/>
        </w:rPr>
        <w:t>ו.</w:t>
      </w:r>
    </w:p>
    <w:p w14:paraId="3B31FF92" w14:textId="1C992315" w:rsidR="0094084F" w:rsidRDefault="002A125E" w:rsidP="00744631">
      <w:pPr>
        <w:pStyle w:val="36"/>
        <w:framePr w:wrap="notBeside"/>
        <w:rPr>
          <w:rtl/>
        </w:rPr>
      </w:pPr>
      <w:r w:rsidRPr="00744631">
        <w:rPr>
          <w:rFonts w:hint="cs"/>
          <w:rtl/>
        </w:rPr>
        <w:lastRenderedPageBreak/>
        <w:t>רבינא</w:t>
      </w:r>
      <w:r w:rsidR="0094084F">
        <w:rPr>
          <w:rFonts w:hint="cs"/>
          <w:rtl/>
        </w:rPr>
        <w:t>:</w:t>
      </w:r>
    </w:p>
    <w:p w14:paraId="6DDC8950" w14:textId="318E4D23" w:rsidR="002A125E" w:rsidRDefault="00744631" w:rsidP="002A125E">
      <w:pPr>
        <w:pStyle w:val="afffa"/>
        <w:rPr>
          <w:rtl/>
        </w:rPr>
      </w:pPr>
      <w:r>
        <w:rPr>
          <w:rFonts w:hint="cs"/>
          <w:rtl/>
        </w:rPr>
        <w:t>ש</w:t>
      </w:r>
      <w:r w:rsidR="002A125E" w:rsidRPr="006F178A">
        <w:rPr>
          <w:rtl/>
        </w:rPr>
        <w:t>"</w:t>
      </w:r>
      <w:r w:rsidR="002A125E" w:rsidRPr="006F178A">
        <w:rPr>
          <w:rFonts w:hint="cs"/>
          <w:rtl/>
        </w:rPr>
        <w:t>מ</w:t>
      </w:r>
      <w:r w:rsidR="00BD04C4">
        <w:rPr>
          <w:rFonts w:hint="cs"/>
          <w:rtl/>
        </w:rPr>
        <w:t>:</w:t>
      </w:r>
      <w:r w:rsidR="002A125E" w:rsidRPr="006F178A">
        <w:rPr>
          <w:rFonts w:hint="cs"/>
          <w:rtl/>
        </w:rPr>
        <w:t xml:space="preserve"> </w:t>
      </w:r>
      <w:r w:rsidR="002A125E">
        <w:rPr>
          <w:rFonts w:hint="cs"/>
          <w:rtl/>
        </w:rPr>
        <w:t>המפחד</w:t>
      </w:r>
      <w:r w:rsidR="00640B16">
        <w:rPr>
          <w:rFonts w:hint="cs"/>
          <w:rtl/>
        </w:rPr>
        <w:t>,</w:t>
      </w:r>
      <w:r w:rsidR="002A125E">
        <w:rPr>
          <w:rFonts w:hint="cs"/>
          <w:rtl/>
        </w:rPr>
        <w:t xml:space="preserve"> מזלו </w:t>
      </w:r>
      <w:r w:rsidR="00640B16">
        <w:rPr>
          <w:rFonts w:hint="cs"/>
          <w:rtl/>
        </w:rPr>
        <w:t>הוא ש</w:t>
      </w:r>
      <w:r w:rsidR="002A125E">
        <w:rPr>
          <w:rFonts w:hint="cs"/>
          <w:rtl/>
        </w:rPr>
        <w:t>רואה. ותקנתו שיקרא קר''ש,</w:t>
      </w:r>
    </w:p>
    <w:p w14:paraId="72DCE482" w14:textId="197EB033" w:rsidR="00ED15BF" w:rsidRDefault="002A125E" w:rsidP="001A0574">
      <w:pPr>
        <w:pStyle w:val="afffa"/>
        <w:rPr>
          <w:rtl/>
        </w:rPr>
      </w:pPr>
      <w:r>
        <w:rPr>
          <w:rFonts w:hint="cs"/>
          <w:rtl/>
        </w:rPr>
        <w:t>ו</w:t>
      </w:r>
      <w:r w:rsidRPr="006F178A">
        <w:rPr>
          <w:rtl/>
        </w:rPr>
        <w:t xml:space="preserve">במקום טנופת  </w:t>
      </w:r>
      <w:r>
        <w:rPr>
          <w:rFonts w:hint="cs"/>
          <w:rtl/>
        </w:rPr>
        <w:t>יקפוץ ד' אמות, וכשא"א יאמר</w:t>
      </w:r>
      <w:r>
        <w:rPr>
          <w:rtl/>
        </w:rPr>
        <w:t xml:space="preserve">: </w:t>
      </w:r>
      <w:r>
        <w:rPr>
          <w:rFonts w:hint="cs"/>
          <w:rtl/>
        </w:rPr>
        <w:t xml:space="preserve">עז דבית מטבחיים שמנה ממני. </w:t>
      </w:r>
    </w:p>
    <w:p w14:paraId="4BD60834" w14:textId="73D22328" w:rsidR="00442A75" w:rsidRPr="00744631" w:rsidRDefault="00ED15BF" w:rsidP="00E7367D">
      <w:pPr>
        <w:pStyle w:val="afff4"/>
        <w:rPr>
          <w:rtl/>
        </w:rPr>
      </w:pPr>
      <w:r>
        <w:rPr>
          <w:rFonts w:hint="cs"/>
          <w:rtl/>
        </w:rPr>
        <w:t>אלו מצוות נדחות מפני אלו</w:t>
      </w:r>
    </w:p>
    <w:p w14:paraId="2B3ADD12" w14:textId="4536E8B0" w:rsidR="0094084F" w:rsidRDefault="0094084F" w:rsidP="00FF7D7C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C6F1628" w14:textId="245D52B6" w:rsidR="00640B16" w:rsidRPr="00411327" w:rsidRDefault="002A125E" w:rsidP="00C364BD">
      <w:pPr>
        <w:pStyle w:val="ae"/>
        <w:spacing w:before="0"/>
        <w:rPr>
          <w:rStyle w:val="afff"/>
          <w:b/>
          <w:rtl/>
        </w:rPr>
      </w:pP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משפחה ומשפחה',</w:t>
      </w:r>
      <w:r w:rsidRPr="006F178A">
        <w:rPr>
          <w:rtl/>
        </w:rPr>
        <w:t xml:space="preserve"> </w:t>
      </w:r>
    </w:p>
    <w:p w14:paraId="5C9E2F40" w14:textId="6B529F83" w:rsidR="0094084F" w:rsidRDefault="002A125E" w:rsidP="00FF7D7C">
      <w:pPr>
        <w:pStyle w:val="36"/>
        <w:framePr w:wrap="notBeside"/>
        <w:rPr>
          <w:rtl/>
        </w:rPr>
      </w:pPr>
      <w:r w:rsidRPr="00FF7D7C">
        <w:rPr>
          <w:rFonts w:hint="cs"/>
          <w:rtl/>
        </w:rPr>
        <w:t>ריב</w:t>
      </w:r>
      <w:r w:rsidRPr="00FF7D7C">
        <w:rPr>
          <w:rtl/>
        </w:rPr>
        <w:t>"</w:t>
      </w:r>
      <w:r w:rsidRPr="00FF7D7C">
        <w:rPr>
          <w:rFonts w:hint="cs"/>
          <w:rtl/>
        </w:rPr>
        <w:t>ח</w:t>
      </w:r>
      <w:r w:rsidR="0094084F">
        <w:rPr>
          <w:rtl/>
        </w:rPr>
        <w:t>:</w:t>
      </w:r>
    </w:p>
    <w:p w14:paraId="7175EE59" w14:textId="4EC45282" w:rsidR="002A125E" w:rsidRPr="006F178A" w:rsidRDefault="002A125E" w:rsidP="00640B16">
      <w:pPr>
        <w:rPr>
          <w:rtl/>
        </w:rPr>
      </w:pPr>
      <w:r>
        <w:rPr>
          <w:rtl/>
        </w:rPr>
        <w:t xml:space="preserve">משפחות כהונה ולויה </w:t>
      </w:r>
      <w:r w:rsidRPr="006F178A">
        <w:rPr>
          <w:rtl/>
        </w:rPr>
        <w:t xml:space="preserve">מבטלין </w:t>
      </w:r>
      <w:r w:rsidRPr="00442A75">
        <w:rPr>
          <w:rtl/>
        </w:rPr>
        <w:t xml:space="preserve">עבודתן </w:t>
      </w:r>
      <w:r>
        <w:rPr>
          <w:rFonts w:hint="cs"/>
          <w:rtl/>
        </w:rPr>
        <w:t>ל</w:t>
      </w:r>
      <w:r w:rsidRPr="006F178A">
        <w:rPr>
          <w:rtl/>
        </w:rPr>
        <w:t>מקרא מגילה.</w:t>
      </w:r>
    </w:p>
    <w:p w14:paraId="5445C976" w14:textId="77777777" w:rsidR="002A125E" w:rsidRPr="006F178A" w:rsidRDefault="002A125E" w:rsidP="002A125E">
      <w:pPr>
        <w:rPr>
          <w:rtl/>
        </w:rPr>
      </w:pPr>
      <w:r w:rsidRPr="00411327">
        <w:rPr>
          <w:rStyle w:val="afff"/>
          <w:b/>
          <w:rtl/>
        </w:rPr>
        <w:t>של בית רבי</w:t>
      </w:r>
      <w:r w:rsidRPr="006F178A">
        <w:rPr>
          <w:rtl/>
        </w:rPr>
        <w:t xml:space="preserve"> מבטלין </w:t>
      </w:r>
      <w:r w:rsidRPr="008D4507">
        <w:rPr>
          <w:rFonts w:cs="PFT_Frank"/>
          <w:b/>
          <w:bCs/>
          <w:szCs w:val="14"/>
          <w:rtl/>
        </w:rPr>
        <w:t>ת"</w:t>
      </w:r>
      <w:r w:rsidRPr="008D4507">
        <w:rPr>
          <w:rFonts w:cs="PFT_Frank" w:hint="cs"/>
          <w:b/>
          <w:bCs/>
          <w:szCs w:val="14"/>
          <w:rtl/>
        </w:rPr>
        <w:t>ת</w:t>
      </w:r>
      <w:r w:rsidRPr="006F178A">
        <w:rPr>
          <w:rtl/>
        </w:rPr>
        <w:t xml:space="preserve"> </w:t>
      </w:r>
      <w:r>
        <w:rPr>
          <w:rFonts w:hint="cs"/>
          <w:rtl/>
        </w:rPr>
        <w:t>ל</w:t>
      </w:r>
      <w:r w:rsidRPr="006F178A">
        <w:rPr>
          <w:rtl/>
        </w:rPr>
        <w:t>מקרא מגילה,</w:t>
      </w:r>
      <w:r w:rsidRPr="006F178A">
        <w:rPr>
          <w:rFonts w:hint="cs"/>
          <w:rtl/>
        </w:rPr>
        <w:t xml:space="preserve"> ק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ו מעבודה </w:t>
      </w:r>
      <w:r>
        <w:rPr>
          <w:rFonts w:hint="cs"/>
          <w:rtl/>
        </w:rPr>
        <w:t>ה</w:t>
      </w:r>
      <w:r w:rsidRPr="006F178A">
        <w:rPr>
          <w:rFonts w:hint="cs"/>
          <w:rtl/>
        </w:rPr>
        <w:t>חמורה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76413A47" w14:textId="77777777" w:rsidR="0094084F" w:rsidRDefault="002A125E" w:rsidP="00FF7D7C">
      <w:pPr>
        <w:pStyle w:val="36"/>
        <w:framePr w:wrap="notBeside"/>
        <w:rPr>
          <w:rtl/>
        </w:rPr>
      </w:pPr>
      <w:r w:rsidRPr="00FF7D7C">
        <w:rPr>
          <w:rFonts w:hint="cs"/>
          <w:rtl/>
        </w:rPr>
        <w:t>והך</w:t>
      </w:r>
      <w:r w:rsidR="0094084F">
        <w:rPr>
          <w:rtl/>
        </w:rPr>
        <w:t>:</w:t>
      </w:r>
    </w:p>
    <w:p w14:paraId="144E9AE6" w14:textId="5CEFCABA" w:rsidR="002A125E" w:rsidRPr="00E658B9" w:rsidRDefault="002A125E" w:rsidP="002A125E">
      <w:pPr>
        <w:rPr>
          <w:spacing w:val="-4"/>
          <w:rtl/>
        </w:rPr>
      </w:pPr>
      <w:r w:rsidRPr="00442A75">
        <w:rPr>
          <w:rStyle w:val="a4"/>
          <w:rFonts w:hint="cs"/>
          <w:rtl/>
        </w:rPr>
        <w:t>ד'</w:t>
      </w:r>
      <w:r w:rsidRPr="00442A75">
        <w:rPr>
          <w:rStyle w:val="a4"/>
          <w:rtl/>
        </w:rPr>
        <w:t>ויהי בהיות יהושע ביריחו וישא עיניו וירא והנה איש עמד לנגדו וגו'</w:t>
      </w:r>
      <w:r w:rsidRPr="00442A75">
        <w:rPr>
          <w:rStyle w:val="a4"/>
          <w:rFonts w:hint="cs"/>
          <w:rtl/>
        </w:rPr>
        <w:t>,</w:t>
      </w:r>
    </w:p>
    <w:p w14:paraId="5E8A5E3A" w14:textId="2EA6FA1A" w:rsidR="0094084F" w:rsidRDefault="002A125E" w:rsidP="00FF7D7C">
      <w:pPr>
        <w:pStyle w:val="36"/>
        <w:framePr w:wrap="notBeside"/>
        <w:rPr>
          <w:rtl/>
        </w:rPr>
      </w:pPr>
      <w:r w:rsidRPr="00FF7D7C">
        <w:rPr>
          <w:rtl/>
        </w:rPr>
        <w:t>א"ל</w:t>
      </w:r>
      <w:r w:rsidR="0094084F">
        <w:rPr>
          <w:rtl/>
        </w:rPr>
        <w:t>:</w:t>
      </w:r>
    </w:p>
    <w:p w14:paraId="269913AB" w14:textId="553E9FEE" w:rsidR="002A125E" w:rsidRPr="006F178A" w:rsidRDefault="002A125E" w:rsidP="00FF7D7C">
      <w:pPr>
        <w:rPr>
          <w:rtl/>
        </w:rPr>
      </w:pPr>
      <w:r w:rsidRPr="006F178A">
        <w:rPr>
          <w:rtl/>
        </w:rPr>
        <w:t xml:space="preserve">אמש בטלתם </w:t>
      </w:r>
      <w:r w:rsidRPr="008D4507">
        <w:rPr>
          <w:rFonts w:cs="PFT_Frank"/>
          <w:b/>
          <w:bCs/>
          <w:szCs w:val="14"/>
          <w:rtl/>
        </w:rPr>
        <w:t>תמיד</w:t>
      </w:r>
      <w:r w:rsidRPr="006F178A">
        <w:rPr>
          <w:rtl/>
        </w:rPr>
        <w:t xml:space="preserve"> </w:t>
      </w:r>
      <w:r>
        <w:rPr>
          <w:rFonts w:hint="cs"/>
          <w:rtl/>
        </w:rPr>
        <w:t>ד</w:t>
      </w:r>
      <w:r w:rsidRPr="006F178A">
        <w:rPr>
          <w:rtl/>
        </w:rPr>
        <w:t xml:space="preserve">בין הערבים, ועכשיו </w:t>
      </w:r>
      <w:r w:rsidRPr="008D4507">
        <w:rPr>
          <w:rFonts w:cs="PFT_Frank"/>
          <w:b/>
          <w:bCs/>
          <w:szCs w:val="14"/>
          <w:rtl/>
        </w:rPr>
        <w:t>ת"</w:t>
      </w:r>
      <w:r w:rsidRPr="008D4507">
        <w:rPr>
          <w:rFonts w:cs="PFT_Frank" w:hint="cs"/>
          <w:b/>
          <w:bCs/>
          <w:szCs w:val="14"/>
          <w:rtl/>
        </w:rPr>
        <w:t>ת</w:t>
      </w:r>
      <w:r>
        <w:rPr>
          <w:rFonts w:hint="cs"/>
          <w:rtl/>
        </w:rPr>
        <w:t>,</w:t>
      </w:r>
    </w:p>
    <w:p w14:paraId="59943DBE" w14:textId="4B3144DB" w:rsidR="002A125E" w:rsidRPr="00F87DC2" w:rsidRDefault="00640B16" w:rsidP="00FF7D7C">
      <w:pPr>
        <w:rPr>
          <w:rtl/>
        </w:rPr>
      </w:pPr>
      <w:r>
        <w:rPr>
          <w:rFonts w:hint="cs"/>
          <w:rtl/>
        </w:rPr>
        <w:t xml:space="preserve"> </w:t>
      </w:r>
      <w:r w:rsidR="002A125E">
        <w:rPr>
          <w:rFonts w:hint="cs"/>
          <w:rtl/>
        </w:rPr>
        <w:t xml:space="preserve">ועל של </w:t>
      </w:r>
      <w:r w:rsidR="002A125E" w:rsidRPr="00E658B9">
        <w:rPr>
          <w:rStyle w:val="a4"/>
          <w:rtl/>
        </w:rPr>
        <w:t xml:space="preserve">עתה באתי </w:t>
      </w:r>
      <w:r w:rsidR="002A125E" w:rsidRPr="00F87DC2">
        <w:rPr>
          <w:rtl/>
        </w:rPr>
        <w:t xml:space="preserve">מיד </w:t>
      </w:r>
      <w:r w:rsidR="002A125E" w:rsidRPr="00416E14">
        <w:rPr>
          <w:rStyle w:val="a4"/>
          <w:rtl/>
        </w:rPr>
        <w:t>וילן בתוך העמק.</w:t>
      </w:r>
      <w:r w:rsidR="002A125E">
        <w:rPr>
          <w:rStyle w:val="a4"/>
          <w:rFonts w:hint="cs"/>
          <w:rtl/>
        </w:rPr>
        <w:t xml:space="preserve"> </w:t>
      </w:r>
      <w:r w:rsidR="002A125E">
        <w:rPr>
          <w:rFonts w:hint="cs"/>
          <w:rtl/>
        </w:rPr>
        <w:t>-</w:t>
      </w:r>
      <w:r w:rsidR="002A125E" w:rsidRPr="00F87DC2">
        <w:rPr>
          <w:rtl/>
        </w:rPr>
        <w:t>בעומקה של הלכה.</w:t>
      </w:r>
    </w:p>
    <w:p w14:paraId="27118BD3" w14:textId="77777777" w:rsidR="002A125E" w:rsidRPr="00FC46DD" w:rsidRDefault="002A125E" w:rsidP="006242E0">
      <w:pPr>
        <w:pStyle w:val="af5"/>
        <w:framePr w:wrap="around"/>
        <w:rPr>
          <w:rtl/>
        </w:rPr>
      </w:pPr>
      <w:r w:rsidRPr="00FC46DD">
        <w:rPr>
          <w:rFonts w:hint="cs"/>
          <w:rtl/>
        </w:rPr>
        <w:t>ג:</w:t>
      </w:r>
    </w:p>
    <w:p w14:paraId="264CCE59" w14:textId="7F0374D8" w:rsidR="0094084F" w:rsidRDefault="0094084F" w:rsidP="00E31892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672DE369" w14:textId="3181726B" w:rsidR="002A125E" w:rsidRPr="00640B16" w:rsidRDefault="002A125E" w:rsidP="00E31892">
      <w:pPr>
        <w:rPr>
          <w:rtl/>
        </w:rPr>
      </w:pPr>
      <w:r w:rsidRPr="00640B16">
        <w:rPr>
          <w:rFonts w:hint="cs"/>
          <w:rtl/>
        </w:rPr>
        <w:t xml:space="preserve">הא ת"ת </w:t>
      </w:r>
      <w:r w:rsidRPr="009A4CE4">
        <w:rPr>
          <w:rFonts w:cs="PFT_Frank" w:hint="cs"/>
          <w:b/>
          <w:bCs/>
          <w:szCs w:val="14"/>
          <w:rtl/>
        </w:rPr>
        <w:t>דרבים</w:t>
      </w:r>
      <w:r w:rsidRPr="00C364BD">
        <w:rPr>
          <w:rStyle w:val="afe"/>
          <w:rFonts w:hint="cs"/>
          <w:rtl/>
        </w:rPr>
        <w:t xml:space="preserve"> </w:t>
      </w:r>
      <w:r w:rsidR="003F4C2D" w:rsidRPr="00C364BD">
        <w:rPr>
          <w:rStyle w:val="afe"/>
          <w:rFonts w:hint="cs"/>
          <w:rtl/>
        </w:rPr>
        <w:t>שחמור</w:t>
      </w:r>
      <w:r w:rsidR="00640B16" w:rsidRPr="00C364BD">
        <w:rPr>
          <w:rStyle w:val="afe"/>
          <w:rFonts w:hint="cs"/>
          <w:rtl/>
        </w:rPr>
        <w:t>,</w:t>
      </w:r>
      <w:r w:rsidRPr="00640B16">
        <w:rPr>
          <w:rFonts w:hint="cs"/>
          <w:rtl/>
        </w:rPr>
        <w:t xml:space="preserve"> והא </w:t>
      </w:r>
      <w:r w:rsidRPr="009A4CE4">
        <w:rPr>
          <w:rFonts w:cs="PFT_Frank" w:hint="cs"/>
          <w:b/>
          <w:bCs/>
          <w:szCs w:val="14"/>
          <w:rtl/>
        </w:rPr>
        <w:t>דיחיד</w:t>
      </w:r>
      <w:r w:rsidRPr="00640B16">
        <w:rPr>
          <w:rFonts w:hint="cs"/>
          <w:rtl/>
        </w:rPr>
        <w:t xml:space="preserve"> </w:t>
      </w:r>
      <w:r w:rsidRPr="00C364BD">
        <w:rPr>
          <w:rStyle w:val="afe"/>
          <w:rFonts w:hint="cs"/>
          <w:rtl/>
        </w:rPr>
        <w:t>קל מעבודה,</w:t>
      </w:r>
    </w:p>
    <w:p w14:paraId="136084E5" w14:textId="59A0D5C9" w:rsidR="0094084F" w:rsidRDefault="002A125E" w:rsidP="00E31892">
      <w:pPr>
        <w:pStyle w:val="36"/>
        <w:framePr w:wrap="notBeside"/>
        <w:rPr>
          <w:rtl/>
        </w:rPr>
      </w:pPr>
      <w:r w:rsidRPr="00E31892">
        <w:rPr>
          <w:rFonts w:hint="cs"/>
          <w:rtl/>
        </w:rPr>
        <w:t>והך</w:t>
      </w:r>
      <w:r w:rsidR="0094084F">
        <w:rPr>
          <w:rFonts w:hint="cs"/>
          <w:rtl/>
        </w:rPr>
        <w:t>:</w:t>
      </w:r>
    </w:p>
    <w:p w14:paraId="667A111A" w14:textId="02265391" w:rsidR="002A125E" w:rsidRPr="006F178A" w:rsidRDefault="002A125E" w:rsidP="002A125E">
      <w:pPr>
        <w:rPr>
          <w:rtl/>
        </w:rPr>
      </w:pPr>
      <w:r w:rsidRPr="006F178A">
        <w:rPr>
          <w:rFonts w:hint="cs"/>
          <w:rtl/>
        </w:rPr>
        <w:t>ד</w:t>
      </w:r>
      <w:r w:rsidRPr="006F178A">
        <w:rPr>
          <w:rtl/>
        </w:rPr>
        <w:t>נשים במועד מענות, אבל לא מטפחות.</w:t>
      </w:r>
    </w:p>
    <w:p w14:paraId="4EAE11D8" w14:textId="64D11FAF" w:rsidR="0094084F" w:rsidRDefault="002A125E" w:rsidP="00E31892">
      <w:pPr>
        <w:pStyle w:val="36"/>
        <w:framePr w:wrap="notBeside"/>
        <w:rPr>
          <w:rtl/>
        </w:rPr>
      </w:pPr>
      <w:r w:rsidRPr="00E31892">
        <w:rPr>
          <w:rFonts w:hint="cs"/>
          <w:rtl/>
        </w:rPr>
        <w:t>וארבר</w:t>
      </w:r>
      <w:r w:rsidRPr="00E31892">
        <w:rPr>
          <w:rtl/>
        </w:rPr>
        <w:t>"</w:t>
      </w:r>
      <w:r w:rsidRPr="00E31892">
        <w:rPr>
          <w:rFonts w:hint="cs"/>
          <w:rtl/>
        </w:rPr>
        <w:t>ה</w:t>
      </w:r>
      <w:r w:rsidR="0094084F">
        <w:rPr>
          <w:rtl/>
        </w:rPr>
        <w:t>:</w:t>
      </w:r>
    </w:p>
    <w:p w14:paraId="73EF0A1A" w14:textId="267E19BC" w:rsidR="002A125E" w:rsidRPr="006F178A" w:rsidRDefault="002A125E" w:rsidP="00E31892">
      <w:pPr>
        <w:rPr>
          <w:rFonts w:cs="Guttman Vilna"/>
          <w:b/>
          <w:bCs/>
          <w:rtl/>
        </w:rPr>
      </w:pPr>
      <w:r w:rsidRPr="006F178A">
        <w:rPr>
          <w:rtl/>
        </w:rPr>
        <w:t>אין מועד בפני תלמיד חכם, כ</w:t>
      </w:r>
      <w:r w:rsidR="002532B5">
        <w:rPr>
          <w:rFonts w:hint="cs"/>
          <w:rtl/>
        </w:rPr>
        <w:t>"ש</w:t>
      </w:r>
      <w:r w:rsidRPr="006F178A">
        <w:rPr>
          <w:rtl/>
        </w:rPr>
        <w:t xml:space="preserve"> חנוכה </w:t>
      </w:r>
      <w:r w:rsidRPr="008D4507">
        <w:rPr>
          <w:rFonts w:cs="PFT_Frank"/>
          <w:b/>
          <w:bCs/>
          <w:szCs w:val="14"/>
          <w:rtl/>
        </w:rPr>
        <w:t>ופורים</w:t>
      </w:r>
      <w:r>
        <w:rPr>
          <w:rFonts w:cs="Guttman Vilna" w:hint="cs"/>
          <w:b/>
          <w:bCs/>
          <w:rtl/>
        </w:rPr>
        <w:t>,</w:t>
      </w:r>
    </w:p>
    <w:p w14:paraId="715B3984" w14:textId="0865D871" w:rsidR="0094084F" w:rsidRDefault="0094084F" w:rsidP="00E31892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34638AB9" w14:textId="4DA94224" w:rsidR="002A125E" w:rsidRPr="006F178A" w:rsidRDefault="002A125E" w:rsidP="00265E38">
      <w:pPr>
        <w:spacing w:after="60"/>
        <w:rPr>
          <w:rtl/>
        </w:rPr>
      </w:pPr>
      <w:r w:rsidRPr="003B4ECC">
        <w:rPr>
          <w:rFonts w:cs="PFT_Frank"/>
          <w:b/>
          <w:bCs/>
          <w:szCs w:val="14"/>
          <w:rtl/>
        </w:rPr>
        <w:t>כבוד תורה</w:t>
      </w:r>
      <w:r w:rsidRPr="00416E14">
        <w:rPr>
          <w:rStyle w:val="afff5"/>
          <w:rtl/>
        </w:rPr>
        <w:t xml:space="preserve"> </w:t>
      </w:r>
      <w:r w:rsidRPr="006F178A">
        <w:rPr>
          <w:rFonts w:hint="cs"/>
          <w:rtl/>
        </w:rPr>
        <w:t>אפי' דיחיד חמור</w:t>
      </w:r>
      <w:r>
        <w:rPr>
          <w:rFonts w:hint="cs"/>
          <w:rtl/>
        </w:rPr>
        <w:t xml:space="preserve"> </w:t>
      </w:r>
      <w:r w:rsidRPr="00D21101">
        <w:rPr>
          <w:rStyle w:val="afffb"/>
          <w:rtl/>
        </w:rPr>
        <w:t>[</w:t>
      </w:r>
      <w:r w:rsidRPr="00D21101">
        <w:rPr>
          <w:rStyle w:val="afffb"/>
          <w:rFonts w:hint="cs"/>
          <w:rtl/>
        </w:rPr>
        <w:t>מפורים</w:t>
      </w:r>
      <w:r w:rsidRPr="00D21101">
        <w:rPr>
          <w:rStyle w:val="afffb"/>
          <w:rtl/>
        </w:rPr>
        <w:t xml:space="preserve"> </w:t>
      </w:r>
      <w:r w:rsidRPr="00D21101">
        <w:rPr>
          <w:rStyle w:val="afffb"/>
          <w:rFonts w:hint="cs"/>
          <w:rtl/>
        </w:rPr>
        <w:t>ועבודה</w:t>
      </w:r>
      <w:r w:rsidRPr="00D21101">
        <w:rPr>
          <w:rStyle w:val="afffb"/>
          <w:rtl/>
        </w:rPr>
        <w:t>],</w:t>
      </w:r>
    </w:p>
    <w:p w14:paraId="0C27E24A" w14:textId="7403BD5B" w:rsidR="0094084F" w:rsidRDefault="00D355BE" w:rsidP="003D03CD">
      <w:pPr>
        <w:pStyle w:val="36"/>
        <w:framePr w:wrap="notBeside"/>
        <w:rPr>
          <w:rtl/>
        </w:rPr>
      </w:pPr>
      <w:r w:rsidRPr="003D03CD">
        <w:rPr>
          <w:rFonts w:ascii="Times New Roman" w:hAnsi="Times New Roman" w:cs="Times New Roman" w:hint="cs"/>
          <w:rtl/>
        </w:rPr>
        <w:t>◦</w:t>
      </w:r>
      <w:r w:rsidRPr="003D03CD">
        <w:rPr>
          <w:rtl/>
        </w:rPr>
        <w:t xml:space="preserve"> </w:t>
      </w:r>
      <w:r w:rsidR="002A125E" w:rsidRPr="003D03CD">
        <w:rPr>
          <w:rFonts w:hint="cs"/>
          <w:rtl/>
        </w:rPr>
        <w:t>פשיטא</w:t>
      </w:r>
      <w:r w:rsidR="002A125E" w:rsidRPr="003D03CD">
        <w:rPr>
          <w:rtl/>
        </w:rPr>
        <w:t xml:space="preserve"> </w:t>
      </w:r>
      <w:r w:rsidR="002A125E" w:rsidRPr="003D03CD">
        <w:rPr>
          <w:rFonts w:hint="cs"/>
          <w:rtl/>
        </w:rPr>
        <w:t>ל</w:t>
      </w:r>
      <w:r w:rsidR="002A125E" w:rsidRPr="003D03CD">
        <w:rPr>
          <w:rtl/>
        </w:rPr>
        <w:t>רבא</w:t>
      </w:r>
      <w:r w:rsidR="0094084F">
        <w:rPr>
          <w:rtl/>
        </w:rPr>
        <w:t>:</w:t>
      </w:r>
    </w:p>
    <w:p w14:paraId="0F4091BB" w14:textId="5986318D" w:rsidR="002A125E" w:rsidRPr="006F178A" w:rsidRDefault="002A125E" w:rsidP="002A125E">
      <w:pPr>
        <w:rPr>
          <w:rtl/>
        </w:rPr>
      </w:pPr>
      <w:r w:rsidRPr="008D4507">
        <w:rPr>
          <w:rFonts w:cs="PFT_Frank"/>
          <w:b/>
          <w:bCs/>
          <w:szCs w:val="14"/>
          <w:rtl/>
        </w:rPr>
        <w:t>מקרא מגילה</w:t>
      </w:r>
      <w:r w:rsidRPr="006F178A">
        <w:rPr>
          <w:rFonts w:ascii="Fb Fontext" w:hAnsi="Fb Fontext"/>
          <w:rtl/>
        </w:rPr>
        <w:t xml:space="preserve"> עדיף</w:t>
      </w:r>
      <w:r w:rsidRPr="006F178A">
        <w:rPr>
          <w:rFonts w:ascii="Fb Fontext" w:hAnsi="Fb Fontext" w:hint="cs"/>
          <w:rtl/>
        </w:rPr>
        <w:t xml:space="preserve"> מעבודה - </w:t>
      </w:r>
      <w:r w:rsidRPr="00411327">
        <w:rPr>
          <w:rStyle w:val="afff"/>
          <w:rFonts w:hint="cs"/>
          <w:b/>
          <w:rtl/>
        </w:rPr>
        <w:t>מדריב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ח.</w:t>
      </w:r>
    </w:p>
    <w:p w14:paraId="283666C8" w14:textId="444A40B5" w:rsidR="0094084F" w:rsidRDefault="0094084F" w:rsidP="003D03CD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3B236A28" w14:textId="4EC64AF5" w:rsidR="002A125E" w:rsidRPr="006F178A" w:rsidRDefault="002A125E" w:rsidP="002A125E">
      <w:pPr>
        <w:rPr>
          <w:rtl/>
        </w:rPr>
      </w:pPr>
      <w:r w:rsidRPr="008D4507">
        <w:rPr>
          <w:rFonts w:cs="PFT_Frank" w:hint="cs"/>
          <w:b/>
          <w:bCs/>
          <w:szCs w:val="14"/>
          <w:rtl/>
        </w:rPr>
        <w:t>מקרא</w:t>
      </w:r>
      <w:r w:rsidRPr="008D4507">
        <w:rPr>
          <w:rFonts w:cs="PFT_Frank"/>
          <w:b/>
          <w:bCs/>
          <w:szCs w:val="14"/>
          <w:rtl/>
        </w:rPr>
        <w:t xml:space="preserve"> </w:t>
      </w:r>
      <w:r w:rsidRPr="008D4507">
        <w:rPr>
          <w:rFonts w:cs="PFT_Frank" w:hint="cs"/>
          <w:b/>
          <w:bCs/>
          <w:szCs w:val="14"/>
          <w:rtl/>
        </w:rPr>
        <w:t>מגילה</w:t>
      </w:r>
      <w:r w:rsidRPr="006F178A">
        <w:rPr>
          <w:rFonts w:hint="cs"/>
          <w:rtl/>
        </w:rPr>
        <w:t xml:space="preserve"> עדיף מ</w:t>
      </w:r>
      <w:r w:rsidRPr="006F178A">
        <w:rPr>
          <w:rtl/>
        </w:rPr>
        <w:t xml:space="preserve">תלמוד תורה </w:t>
      </w:r>
      <w:r>
        <w:rPr>
          <w:rFonts w:hint="cs"/>
          <w:rtl/>
        </w:rPr>
        <w:t>-</w:t>
      </w:r>
      <w:r w:rsidRPr="00411327">
        <w:rPr>
          <w:rStyle w:val="afff"/>
          <w:b/>
          <w:rtl/>
        </w:rPr>
        <w:t xml:space="preserve"> </w:t>
      </w:r>
      <w:r w:rsidRPr="00411327">
        <w:rPr>
          <w:rStyle w:val="afff"/>
          <w:rFonts w:hint="cs"/>
          <w:b/>
          <w:rtl/>
        </w:rPr>
        <w:t>מד</w:t>
      </w:r>
      <w:r w:rsidRPr="00411327">
        <w:rPr>
          <w:rStyle w:val="afff"/>
          <w:b/>
          <w:rtl/>
        </w:rPr>
        <w:t>בית רבי.</w:t>
      </w:r>
    </w:p>
    <w:p w14:paraId="38D586A2" w14:textId="15DDDCE5" w:rsidR="0094084F" w:rsidRDefault="0094084F" w:rsidP="003D03CD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8AC5559" w14:textId="5DFFC92C" w:rsidR="002A125E" w:rsidRPr="006F178A" w:rsidRDefault="002A125E" w:rsidP="00E650F1">
      <w:pPr>
        <w:rPr>
          <w:rtl/>
        </w:rPr>
      </w:pPr>
      <w:r w:rsidRPr="008D4507">
        <w:rPr>
          <w:rFonts w:cs="PFT_Frank" w:hint="cs"/>
          <w:b/>
          <w:bCs/>
          <w:szCs w:val="14"/>
          <w:rtl/>
        </w:rPr>
        <w:t>מת</w:t>
      </w:r>
      <w:r w:rsidRPr="008D4507">
        <w:rPr>
          <w:rFonts w:cs="PFT_Frank"/>
          <w:b/>
          <w:bCs/>
          <w:szCs w:val="14"/>
          <w:rtl/>
        </w:rPr>
        <w:t xml:space="preserve"> מצווה </w:t>
      </w:r>
      <w:r w:rsidRPr="006F178A">
        <w:rPr>
          <w:rFonts w:hint="cs"/>
          <w:rtl/>
        </w:rPr>
        <w:t>עדיף מת</w:t>
      </w:r>
      <w:r w:rsidRPr="006F178A">
        <w:rPr>
          <w:rtl/>
        </w:rPr>
        <w:t>"</w:t>
      </w:r>
      <w:r>
        <w:rPr>
          <w:rFonts w:hint="cs"/>
          <w:rtl/>
        </w:rPr>
        <w:t>ת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מדמבטלין ת</w:t>
      </w:r>
      <w:r>
        <w:rPr>
          <w:rFonts w:hint="cs"/>
          <w:rtl/>
        </w:rPr>
        <w:t xml:space="preserve">"ת </w:t>
      </w:r>
      <w:r>
        <w:rPr>
          <w:rtl/>
        </w:rPr>
        <w:t xml:space="preserve">להוצאת מת </w:t>
      </w:r>
      <w:r>
        <w:rPr>
          <w:rFonts w:hint="cs"/>
          <w:rtl/>
        </w:rPr>
        <w:t>ו</w:t>
      </w:r>
      <w:r w:rsidRPr="006F178A">
        <w:rPr>
          <w:rtl/>
        </w:rPr>
        <w:t>כלה.</w:t>
      </w:r>
    </w:p>
    <w:p w14:paraId="6E0F6603" w14:textId="09D6A997" w:rsidR="002532B5" w:rsidRDefault="00500F19" w:rsidP="00E650F1">
      <w:pPr>
        <w:rPr>
          <w:spacing w:val="-2"/>
          <w:rtl/>
        </w:rPr>
      </w:pPr>
      <w:r>
        <w:rPr>
          <w:rFonts w:cs="PFT_Frank" w:hint="cs"/>
          <w:b/>
          <w:bCs/>
          <w:spacing w:val="-6"/>
          <w:szCs w:val="14"/>
          <w:rtl/>
        </w:rPr>
        <w:t xml:space="preserve"> </w:t>
      </w:r>
      <w:r w:rsidR="00E650F1">
        <w:rPr>
          <w:spacing w:val="-6"/>
          <w:rtl/>
        </w:rPr>
        <w:tab/>
      </w:r>
      <w:r w:rsidR="00E650F1">
        <w:rPr>
          <w:spacing w:val="-6"/>
          <w:rtl/>
        </w:rPr>
        <w:tab/>
      </w:r>
      <w:r w:rsidR="00E650F1">
        <w:rPr>
          <w:spacing w:val="-6"/>
          <w:rtl/>
        </w:rPr>
        <w:tab/>
      </w:r>
      <w:r w:rsidR="00E650F1">
        <w:rPr>
          <w:rFonts w:hint="cs"/>
          <w:spacing w:val="-6"/>
          <w:rtl/>
        </w:rPr>
        <w:t xml:space="preserve"> </w:t>
      </w:r>
      <w:r w:rsidR="002A125E" w:rsidRPr="00D8220F">
        <w:rPr>
          <w:rFonts w:hint="cs"/>
          <w:spacing w:val="-6"/>
          <w:rtl/>
        </w:rPr>
        <w:t>עדיף מ</w:t>
      </w:r>
      <w:r w:rsidR="002A125E" w:rsidRPr="00D8220F">
        <w:rPr>
          <w:spacing w:val="-6"/>
          <w:rtl/>
        </w:rPr>
        <w:t>עבודה</w:t>
      </w:r>
      <w:r w:rsidR="004D55DD" w:rsidRPr="00D8220F">
        <w:rPr>
          <w:rFonts w:hint="cs"/>
          <w:spacing w:val="-6"/>
          <w:rtl/>
        </w:rPr>
        <w:t xml:space="preserve"> </w:t>
      </w:r>
      <w:r w:rsidR="004D55DD" w:rsidRPr="00D8220F">
        <w:rPr>
          <w:rStyle w:val="afffb"/>
          <w:rFonts w:hint="cs"/>
          <w:spacing w:val="-6"/>
          <w:rtl/>
        </w:rPr>
        <w:t>קרבן פסח ומילה</w:t>
      </w:r>
      <w:r w:rsidR="002A125E" w:rsidRPr="00D8220F">
        <w:rPr>
          <w:spacing w:val="-6"/>
          <w:rtl/>
        </w:rPr>
        <w:t xml:space="preserve"> </w:t>
      </w:r>
      <w:r w:rsidR="002A125E" w:rsidRPr="0027072B">
        <w:rPr>
          <w:rStyle w:val="a4"/>
          <w:rFonts w:hint="cs"/>
          <w:rtl/>
        </w:rPr>
        <w:t>'</w:t>
      </w:r>
      <w:r w:rsidR="002A125E" w:rsidRPr="0027072B">
        <w:rPr>
          <w:rStyle w:val="a4"/>
          <w:rtl/>
        </w:rPr>
        <w:t>ולאחתו</w:t>
      </w:r>
      <w:r w:rsidR="002A125E" w:rsidRPr="0027072B">
        <w:rPr>
          <w:rStyle w:val="a4"/>
          <w:rFonts w:hint="cs"/>
          <w:rtl/>
        </w:rPr>
        <w:t>'</w:t>
      </w:r>
      <w:r w:rsidR="002A125E" w:rsidRPr="0027072B">
        <w:rPr>
          <w:rStyle w:val="a4"/>
          <w:rtl/>
        </w:rPr>
        <w:t xml:space="preserve"> </w:t>
      </w:r>
      <w:r w:rsidR="002A125E" w:rsidRPr="0027072B">
        <w:rPr>
          <w:rFonts w:hint="cs"/>
          <w:rtl/>
        </w:rPr>
        <w:t>דנ</w:t>
      </w:r>
      <w:r w:rsidR="002A125E" w:rsidRPr="0027072B">
        <w:rPr>
          <w:rtl/>
        </w:rPr>
        <w:t>טמא למת מצוה</w:t>
      </w:r>
    </w:p>
    <w:p w14:paraId="27BF585C" w14:textId="42AB2C77" w:rsidR="0094084F" w:rsidRDefault="002A125E" w:rsidP="0027072B">
      <w:pPr>
        <w:pStyle w:val="36"/>
        <w:framePr w:wrap="notBeside"/>
        <w:rPr>
          <w:rtl/>
        </w:rPr>
      </w:pPr>
      <w:r w:rsidRPr="0027072B">
        <w:rPr>
          <w:rFonts w:hint="cs"/>
          <w:rtl/>
        </w:rPr>
        <w:t>איבעיא ופשט רבא</w:t>
      </w:r>
      <w:r w:rsidR="0094084F">
        <w:rPr>
          <w:rFonts w:hint="cs"/>
          <w:rtl/>
        </w:rPr>
        <w:t>:</w:t>
      </w:r>
    </w:p>
    <w:p w14:paraId="2046B52E" w14:textId="758C705B" w:rsidR="00442A75" w:rsidRDefault="002A125E" w:rsidP="00442A75">
      <w:pPr>
        <w:rPr>
          <w:rStyle w:val="afff7"/>
          <w:rtl/>
        </w:rPr>
      </w:pPr>
      <w:r w:rsidRPr="008D4507">
        <w:rPr>
          <w:rFonts w:cs="PFT_Frank" w:hint="cs"/>
          <w:b/>
          <w:bCs/>
          <w:szCs w:val="14"/>
          <w:rtl/>
        </w:rPr>
        <w:t>מת</w:t>
      </w:r>
      <w:r w:rsidRPr="008D4507">
        <w:rPr>
          <w:rFonts w:cs="PFT_Frank"/>
          <w:b/>
          <w:bCs/>
          <w:szCs w:val="14"/>
          <w:rtl/>
        </w:rPr>
        <w:t xml:space="preserve"> </w:t>
      </w:r>
      <w:r w:rsidRPr="008D4507">
        <w:rPr>
          <w:rFonts w:cs="PFT_Frank" w:hint="cs"/>
          <w:b/>
          <w:bCs/>
          <w:szCs w:val="14"/>
          <w:rtl/>
        </w:rPr>
        <w:t>מצווה</w:t>
      </w:r>
      <w:r w:rsidRPr="00701689">
        <w:rPr>
          <w:rFonts w:hint="cs"/>
          <w:rtl/>
        </w:rPr>
        <w:t xml:space="preserve"> עדיף </w:t>
      </w:r>
      <w:r w:rsidRPr="008D4507">
        <w:rPr>
          <w:rFonts w:cs="PFT_Frank" w:hint="cs"/>
          <w:b/>
          <w:bCs/>
          <w:szCs w:val="14"/>
          <w:rtl/>
        </w:rPr>
        <w:t>ממקרא</w:t>
      </w:r>
      <w:r w:rsidRPr="008D4507">
        <w:rPr>
          <w:rFonts w:cs="PFT_Frank"/>
          <w:b/>
          <w:bCs/>
          <w:szCs w:val="14"/>
          <w:rtl/>
        </w:rPr>
        <w:t xml:space="preserve"> </w:t>
      </w:r>
      <w:r w:rsidRPr="008D4507">
        <w:rPr>
          <w:rFonts w:cs="PFT_Frank" w:hint="cs"/>
          <w:b/>
          <w:bCs/>
          <w:szCs w:val="14"/>
          <w:rtl/>
        </w:rPr>
        <w:t>מגילה</w:t>
      </w:r>
      <w:r w:rsidRPr="00701689">
        <w:rPr>
          <w:rFonts w:hint="cs"/>
          <w:rtl/>
        </w:rPr>
        <w:t xml:space="preserve"> </w:t>
      </w:r>
      <w:r w:rsidR="00442A75">
        <w:rPr>
          <w:rStyle w:val="afff7"/>
          <w:rFonts w:hint="cs"/>
          <w:rtl/>
        </w:rPr>
        <w:t>פרסום</w:t>
      </w:r>
      <w:r w:rsidRPr="00416E14">
        <w:rPr>
          <w:rStyle w:val="afff7"/>
          <w:rFonts w:hint="cs"/>
          <w:rtl/>
        </w:rPr>
        <w:t xml:space="preserve"> </w:t>
      </w:r>
      <w:r w:rsidR="00442A75">
        <w:rPr>
          <w:rStyle w:val="afff7"/>
          <w:rFonts w:hint="cs"/>
          <w:rtl/>
        </w:rPr>
        <w:t>הנס</w:t>
      </w:r>
      <w:r w:rsidRPr="00416E14">
        <w:rPr>
          <w:rStyle w:val="afff7"/>
          <w:rFonts w:hint="cs"/>
          <w:rtl/>
        </w:rPr>
        <w:t xml:space="preserve"> </w:t>
      </w:r>
    </w:p>
    <w:p w14:paraId="1F52EDCB" w14:textId="31378C98" w:rsidR="002A125E" w:rsidRPr="00701689" w:rsidRDefault="00442A75" w:rsidP="0027072B">
      <w:pPr>
        <w:rPr>
          <w:rtl/>
        </w:rPr>
      </w:pPr>
      <w:r>
        <w:rPr>
          <w:rFonts w:hint="cs"/>
          <w:rtl/>
        </w:rPr>
        <w:t>ש</w:t>
      </w:r>
      <w:r w:rsidR="002A125E" w:rsidRPr="00701689">
        <w:rPr>
          <w:rtl/>
        </w:rPr>
        <w:t xml:space="preserve">גדול כבוד הבריות שדוחה </w:t>
      </w:r>
      <w:r w:rsidR="002A125E" w:rsidRPr="00701689">
        <w:rPr>
          <w:rFonts w:hint="eastAsia"/>
          <w:rtl/>
        </w:rPr>
        <w:t>ל</w:t>
      </w:r>
      <w:r w:rsidR="002A125E" w:rsidRPr="00701689">
        <w:rPr>
          <w:rtl/>
        </w:rPr>
        <w:t>"</w:t>
      </w:r>
      <w:r w:rsidR="002A125E" w:rsidRPr="00701689">
        <w:rPr>
          <w:rFonts w:hint="eastAsia"/>
          <w:rtl/>
        </w:rPr>
        <w:t>ת</w:t>
      </w:r>
      <w:r w:rsidR="002A125E" w:rsidRPr="00701689">
        <w:rPr>
          <w:rtl/>
        </w:rPr>
        <w:t xml:space="preserve"> שבתורה.</w:t>
      </w:r>
    </w:p>
    <w:p w14:paraId="4B7939DF" w14:textId="4B498DE1" w:rsidR="002A125E" w:rsidRPr="006F178A" w:rsidRDefault="00F34126" w:rsidP="00E7367D">
      <w:pPr>
        <w:pStyle w:val="afff4"/>
        <w:rPr>
          <w:rtl/>
        </w:rPr>
      </w:pPr>
      <w:r>
        <w:rPr>
          <w:rFonts w:hint="cs"/>
          <w:rtl/>
        </w:rPr>
        <w:t>ח' מימרות מריב''ל</w:t>
      </w:r>
    </w:p>
    <w:p w14:paraId="488A1EB6" w14:textId="22A608B4" w:rsidR="007B2CE6" w:rsidRPr="007B2CE6" w:rsidRDefault="007B2CE6" w:rsidP="007B2CE6">
      <w:pPr>
        <w:pStyle w:val="af5"/>
        <w:framePr w:wrap="around"/>
        <w:rPr>
          <w:rtl/>
        </w:rPr>
      </w:pPr>
      <w:r w:rsidRPr="007B2CE6">
        <w:rPr>
          <w:rFonts w:hint="cs"/>
          <w:rtl/>
        </w:rPr>
        <w:t>ד.</w:t>
      </w:r>
    </w:p>
    <w:p w14:paraId="25F2826F" w14:textId="104FB4DC" w:rsidR="0094084F" w:rsidRDefault="002A125E" w:rsidP="00D8220F">
      <w:pPr>
        <w:pStyle w:val="36"/>
        <w:framePr w:wrap="notBeside"/>
        <w:rPr>
          <w:rtl/>
        </w:rPr>
      </w:pPr>
      <w:r w:rsidRPr="00D8220F">
        <w:rPr>
          <w:rFonts w:hint="cs"/>
          <w:rtl/>
        </w:rPr>
        <w:t>א. הא דריב</w:t>
      </w:r>
      <w:r w:rsidRPr="00D8220F">
        <w:rPr>
          <w:rtl/>
        </w:rPr>
        <w:t>"</w:t>
      </w:r>
      <w:r w:rsidRPr="00D8220F">
        <w:rPr>
          <w:rFonts w:hint="cs"/>
          <w:rtl/>
        </w:rPr>
        <w:t>ל</w:t>
      </w:r>
      <w:r w:rsidR="0094084F">
        <w:rPr>
          <w:rtl/>
        </w:rPr>
        <w:t>:</w:t>
      </w:r>
    </w:p>
    <w:p w14:paraId="2017E039" w14:textId="28BAEBBD" w:rsidR="002A125E" w:rsidRPr="007A0A22" w:rsidRDefault="00D8220F" w:rsidP="002A125E">
      <w:pPr>
        <w:pStyle w:val="afffffa"/>
        <w:rPr>
          <w:szCs w:val="18"/>
          <w:rtl/>
        </w:rPr>
      </w:pPr>
      <w:r>
        <w:rPr>
          <w:rFonts w:hint="cs"/>
          <w:szCs w:val="18"/>
          <w:rtl/>
        </w:rPr>
        <w:t>כ</w:t>
      </w:r>
      <w:r w:rsidR="002A125E" w:rsidRPr="007A0A22">
        <w:rPr>
          <w:szCs w:val="18"/>
          <w:rtl/>
        </w:rPr>
        <w:t xml:space="preserve">רך וכל הסמוך </w:t>
      </w:r>
      <w:r w:rsidR="002A125E" w:rsidRPr="009A4CE4">
        <w:rPr>
          <w:rFonts w:cs="PFT_Frank" w:hint="cs"/>
          <w:b/>
          <w:bCs/>
          <w:sz w:val="16"/>
          <w:szCs w:val="14"/>
          <w:rtl/>
        </w:rPr>
        <w:t>או</w:t>
      </w:r>
      <w:r w:rsidR="002A125E" w:rsidRPr="007A0A22">
        <w:rPr>
          <w:szCs w:val="18"/>
          <w:rtl/>
        </w:rPr>
        <w:t xml:space="preserve"> נראה עמו </w:t>
      </w:r>
      <w:r w:rsidR="002A125E" w:rsidRPr="009A4CE4">
        <w:rPr>
          <w:rFonts w:cs="PFT_Frank"/>
          <w:b/>
          <w:bCs/>
          <w:sz w:val="16"/>
          <w:szCs w:val="14"/>
          <w:rtl/>
        </w:rPr>
        <w:t>נדון ככרך</w:t>
      </w:r>
      <w:r w:rsidR="002A125E" w:rsidRPr="009A4CE4">
        <w:rPr>
          <w:rFonts w:hint="cs"/>
          <w:sz w:val="16"/>
          <w:szCs w:val="18"/>
          <w:rtl/>
        </w:rPr>
        <w:t xml:space="preserve"> </w:t>
      </w:r>
      <w:r w:rsidR="00442A75">
        <w:rPr>
          <w:rStyle w:val="afff7"/>
          <w:rFonts w:hint="cs"/>
          <w:rtl/>
        </w:rPr>
        <w:t>בט"ו</w:t>
      </w:r>
      <w:r w:rsidR="002A125E">
        <w:rPr>
          <w:rStyle w:val="afff7"/>
          <w:rFonts w:hint="cs"/>
          <w:rtl/>
        </w:rPr>
        <w:t>.</w:t>
      </w:r>
    </w:p>
    <w:p w14:paraId="115CA65B" w14:textId="08D413DE" w:rsidR="002A125E" w:rsidRPr="009A4CE4" w:rsidRDefault="002A125E" w:rsidP="00442A75">
      <w:pPr>
        <w:rPr>
          <w:rFonts w:cs="PFT_Frank"/>
          <w:b/>
          <w:bCs/>
          <w:spacing w:val="-2"/>
          <w:szCs w:val="14"/>
          <w:rtl/>
        </w:rPr>
      </w:pPr>
      <w:r w:rsidRPr="00D03FC6">
        <w:rPr>
          <w:rStyle w:val="afff5"/>
          <w:rtl/>
        </w:rPr>
        <w:t>נראה</w:t>
      </w:r>
      <w:r w:rsidRPr="000C0C8B">
        <w:rPr>
          <w:rStyle w:val="afff5"/>
          <w:spacing w:val="-2"/>
          <w:rtl/>
        </w:rPr>
        <w:t xml:space="preserve"> </w:t>
      </w:r>
      <w:r w:rsidRPr="000C0C8B">
        <w:rPr>
          <w:rStyle w:val="afff7"/>
          <w:rFonts w:hint="cs"/>
          <w:spacing w:val="-2"/>
          <w:rtl/>
        </w:rPr>
        <w:t>ולא</w:t>
      </w:r>
      <w:r w:rsidRPr="000C0C8B">
        <w:rPr>
          <w:rStyle w:val="afff7"/>
          <w:spacing w:val="-2"/>
          <w:rtl/>
        </w:rPr>
        <w:t xml:space="preserve"> סמוך</w:t>
      </w:r>
      <w:r w:rsidRPr="000C0C8B">
        <w:rPr>
          <w:rStyle w:val="afe"/>
          <w:spacing w:val="-2"/>
          <w:rtl/>
        </w:rPr>
        <w:t xml:space="preserve"> </w:t>
      </w:r>
      <w:r w:rsidRPr="000C0C8B">
        <w:rPr>
          <w:rFonts w:hint="cs"/>
          <w:spacing w:val="-2"/>
          <w:rtl/>
        </w:rPr>
        <w:t>יושבת</w:t>
      </w:r>
      <w:r w:rsidRPr="000C0C8B">
        <w:rPr>
          <w:spacing w:val="-2"/>
          <w:rtl/>
        </w:rPr>
        <w:t xml:space="preserve"> בראש ההר.</w:t>
      </w:r>
      <w:r w:rsidR="00442A75" w:rsidRPr="000C0C8B">
        <w:rPr>
          <w:rFonts w:hint="cs"/>
          <w:spacing w:val="-2"/>
          <w:rtl/>
        </w:rPr>
        <w:t xml:space="preserve"> </w:t>
      </w:r>
      <w:r w:rsidRPr="00D03FC6">
        <w:rPr>
          <w:rStyle w:val="afff5"/>
          <w:rtl/>
        </w:rPr>
        <w:t>סמוך</w:t>
      </w:r>
      <w:r w:rsidRPr="000C0C8B">
        <w:rPr>
          <w:rStyle w:val="afff5"/>
          <w:spacing w:val="-2"/>
          <w:rtl/>
        </w:rPr>
        <w:t xml:space="preserve"> </w:t>
      </w:r>
      <w:r w:rsidRPr="000C0C8B">
        <w:rPr>
          <w:rStyle w:val="afff7"/>
          <w:rFonts w:hint="cs"/>
          <w:spacing w:val="-2"/>
          <w:rtl/>
        </w:rPr>
        <w:t>ולא</w:t>
      </w:r>
      <w:r w:rsidRPr="000C0C8B">
        <w:rPr>
          <w:rStyle w:val="afff7"/>
          <w:spacing w:val="-2"/>
          <w:rtl/>
        </w:rPr>
        <w:t xml:space="preserve"> נראה</w:t>
      </w:r>
      <w:r w:rsidRPr="000C0C8B">
        <w:rPr>
          <w:rFonts w:hint="cs"/>
          <w:spacing w:val="-2"/>
          <w:rtl/>
        </w:rPr>
        <w:t xml:space="preserve"> </w:t>
      </w:r>
      <w:r w:rsidRPr="00C364BD">
        <w:rPr>
          <w:rtl/>
        </w:rPr>
        <w:t>יושבת</w:t>
      </w:r>
      <w:r w:rsidRPr="000C0C8B">
        <w:rPr>
          <w:spacing w:val="-2"/>
          <w:rtl/>
        </w:rPr>
        <w:t xml:space="preserve"> </w:t>
      </w:r>
      <w:r w:rsidRPr="00C364BD">
        <w:rPr>
          <w:rtl/>
        </w:rPr>
        <w:t>בנחל</w:t>
      </w:r>
      <w:r w:rsidRPr="000C0C8B">
        <w:rPr>
          <w:spacing w:val="-2"/>
          <w:rtl/>
        </w:rPr>
        <w:t>.</w:t>
      </w:r>
    </w:p>
    <w:p w14:paraId="3F72E68D" w14:textId="34EC6976" w:rsidR="0094084F" w:rsidRDefault="002A125E" w:rsidP="00523AC7">
      <w:pPr>
        <w:pStyle w:val="36"/>
        <w:framePr w:wrap="notBeside"/>
        <w:rPr>
          <w:rtl/>
        </w:rPr>
      </w:pPr>
      <w:r w:rsidRPr="00523AC7">
        <w:rPr>
          <w:rFonts w:hint="cs"/>
          <w:rtl/>
        </w:rPr>
        <w:t>ב. ריב</w:t>
      </w:r>
      <w:r w:rsidRPr="00523AC7">
        <w:rPr>
          <w:rtl/>
        </w:rPr>
        <w:t>"</w:t>
      </w:r>
      <w:r w:rsidRPr="00523AC7">
        <w:rPr>
          <w:rFonts w:hint="cs"/>
          <w:rtl/>
        </w:rPr>
        <w:t>ל</w:t>
      </w:r>
      <w:r w:rsidR="0094084F">
        <w:rPr>
          <w:rtl/>
        </w:rPr>
        <w:t>:</w:t>
      </w:r>
    </w:p>
    <w:p w14:paraId="2A669DB8" w14:textId="7C540C90" w:rsidR="002A125E" w:rsidRPr="009A4CE4" w:rsidRDefault="002A125E" w:rsidP="00442A75">
      <w:pPr>
        <w:rPr>
          <w:rFonts w:cs="PFT_Frank"/>
          <w:b/>
          <w:bCs/>
          <w:szCs w:val="14"/>
          <w:rtl/>
        </w:rPr>
      </w:pPr>
      <w:r>
        <w:rPr>
          <w:rtl/>
        </w:rPr>
        <w:t xml:space="preserve">כרך שישב </w:t>
      </w:r>
      <w:r>
        <w:rPr>
          <w:rFonts w:hint="cs"/>
          <w:rtl/>
        </w:rPr>
        <w:t>ואח"כ</w:t>
      </w:r>
      <w:r>
        <w:rPr>
          <w:rtl/>
        </w:rPr>
        <w:t xml:space="preserve"> הוקף</w:t>
      </w:r>
      <w:r w:rsidRPr="006F178A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נדון ככפר</w:t>
      </w:r>
      <w:r>
        <w:rPr>
          <w:rFonts w:hint="cs"/>
          <w:rtl/>
        </w:rPr>
        <w:t xml:space="preserve"> </w:t>
      </w:r>
      <w:r>
        <w:rPr>
          <w:rStyle w:val="afff7"/>
          <w:rFonts w:hint="cs"/>
          <w:rtl/>
        </w:rPr>
        <w:t>לענין בתי ערי חומה</w:t>
      </w:r>
      <w:r w:rsidRPr="00C1070B">
        <w:rPr>
          <w:rStyle w:val="afff7"/>
          <w:rFonts w:hint="cs"/>
          <w:rtl/>
        </w:rPr>
        <w:t>.</w:t>
      </w:r>
    </w:p>
    <w:p w14:paraId="737882CA" w14:textId="685F8F48" w:rsidR="0094084F" w:rsidRDefault="002A125E" w:rsidP="00523AC7">
      <w:pPr>
        <w:pStyle w:val="36"/>
        <w:framePr w:wrap="notBeside"/>
        <w:rPr>
          <w:rtl/>
        </w:rPr>
      </w:pPr>
      <w:r w:rsidRPr="00523AC7">
        <w:rPr>
          <w:rFonts w:hint="cs"/>
          <w:rtl/>
        </w:rPr>
        <w:t>ג. ריב</w:t>
      </w:r>
      <w:r w:rsidRPr="00523AC7">
        <w:rPr>
          <w:rtl/>
        </w:rPr>
        <w:t>"</w:t>
      </w:r>
      <w:r w:rsidRPr="00523AC7">
        <w:rPr>
          <w:rFonts w:hint="cs"/>
          <w:rtl/>
        </w:rPr>
        <w:t>ל</w:t>
      </w:r>
      <w:r w:rsidR="0094084F">
        <w:rPr>
          <w:rtl/>
        </w:rPr>
        <w:t>:</w:t>
      </w:r>
    </w:p>
    <w:p w14:paraId="3DBD5936" w14:textId="720636FD" w:rsidR="002A125E" w:rsidRPr="009A4CE4" w:rsidRDefault="002A125E" w:rsidP="00442A75">
      <w:pPr>
        <w:rPr>
          <w:rFonts w:cs="PFT_Frank"/>
          <w:b/>
          <w:bCs/>
          <w:szCs w:val="14"/>
          <w:rtl/>
        </w:rPr>
      </w:pPr>
      <w:r>
        <w:rPr>
          <w:rtl/>
        </w:rPr>
        <w:t>כרך שאין בו</w:t>
      </w:r>
      <w:r>
        <w:rPr>
          <w:rFonts w:hint="cs"/>
          <w:rtl/>
        </w:rPr>
        <w:t xml:space="preserve"> י'</w:t>
      </w:r>
      <w:r>
        <w:rPr>
          <w:rtl/>
        </w:rPr>
        <w:t xml:space="preserve"> בטלני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נדון ככפר</w:t>
      </w:r>
      <w:r>
        <w:rPr>
          <w:rFonts w:hint="cs"/>
          <w:rtl/>
        </w:rPr>
        <w:t xml:space="preserve"> </w:t>
      </w:r>
      <w:r w:rsidRPr="00B75FE5">
        <w:rPr>
          <w:rStyle w:val="afff7"/>
          <w:rFonts w:hint="cs"/>
          <w:rtl/>
        </w:rPr>
        <w:t>אף שמזדמנים מבחוץ</w:t>
      </w:r>
      <w:r w:rsidRPr="00B75FE5">
        <w:rPr>
          <w:rStyle w:val="afff7"/>
          <w:rtl/>
        </w:rPr>
        <w:t>.</w:t>
      </w:r>
    </w:p>
    <w:p w14:paraId="464CA7F0" w14:textId="29109E38" w:rsidR="0094084F" w:rsidRDefault="002A125E" w:rsidP="00523AC7">
      <w:pPr>
        <w:pStyle w:val="36"/>
        <w:framePr w:wrap="notBeside"/>
        <w:rPr>
          <w:rtl/>
        </w:rPr>
      </w:pPr>
      <w:r w:rsidRPr="00523AC7">
        <w:rPr>
          <w:rFonts w:hint="cs"/>
          <w:rtl/>
        </w:rPr>
        <w:t>ד. ריב</w:t>
      </w:r>
      <w:r w:rsidRPr="00523AC7">
        <w:rPr>
          <w:rtl/>
        </w:rPr>
        <w:t>"</w:t>
      </w:r>
      <w:r w:rsidRPr="00523AC7">
        <w:rPr>
          <w:rFonts w:hint="cs"/>
          <w:rtl/>
        </w:rPr>
        <w:t>ל</w:t>
      </w:r>
      <w:r w:rsidR="0094084F">
        <w:rPr>
          <w:rtl/>
        </w:rPr>
        <w:t>:</w:t>
      </w:r>
    </w:p>
    <w:p w14:paraId="24143D64" w14:textId="639E2DB7" w:rsidR="002A125E" w:rsidRPr="006F178A" w:rsidRDefault="002A125E" w:rsidP="00442A75">
      <w:pPr>
        <w:rPr>
          <w:rtl/>
        </w:rPr>
      </w:pPr>
      <w:r w:rsidRPr="00E40557">
        <w:rPr>
          <w:rtl/>
        </w:rPr>
        <w:t>כ</w:t>
      </w:r>
      <w:r>
        <w:rPr>
          <w:rtl/>
        </w:rPr>
        <w:t xml:space="preserve">רך שחרב </w:t>
      </w:r>
      <w:r>
        <w:rPr>
          <w:rFonts w:hint="cs"/>
          <w:rtl/>
        </w:rPr>
        <w:t>מי' בטלנים ושוב</w:t>
      </w:r>
      <w:r>
        <w:rPr>
          <w:rtl/>
        </w:rPr>
        <w:t xml:space="preserve"> ישב </w:t>
      </w:r>
      <w:r w:rsidRPr="00F05A14">
        <w:rPr>
          <w:rFonts w:cs="PFT_Frank"/>
          <w:b/>
          <w:bCs/>
          <w:szCs w:val="14"/>
          <w:rtl/>
        </w:rPr>
        <w:t>נדון ככרך</w:t>
      </w:r>
      <w:r w:rsidR="00442A75">
        <w:rPr>
          <w:rStyle w:val="afff7"/>
          <w:rFonts w:hint="cs"/>
          <w:rtl/>
        </w:rPr>
        <w:t xml:space="preserve"> </w:t>
      </w:r>
      <w:r w:rsidRPr="00DB7FB9">
        <w:rPr>
          <w:rStyle w:val="afff7"/>
          <w:rFonts w:hint="cs"/>
          <w:rtl/>
        </w:rPr>
        <w:t>בט"ו</w:t>
      </w:r>
      <w:r>
        <w:rPr>
          <w:rStyle w:val="afff7"/>
          <w:rFonts w:hint="cs"/>
          <w:rtl/>
        </w:rPr>
        <w:t>.</w:t>
      </w:r>
    </w:p>
    <w:p w14:paraId="3783F7D3" w14:textId="3507585E" w:rsidR="002A125E" w:rsidRPr="00F53094" w:rsidRDefault="002A125E" w:rsidP="002A125E">
      <w:pPr>
        <w:pStyle w:val="afff6"/>
        <w:rPr>
          <w:b/>
          <w:bCs/>
          <w:rtl/>
        </w:rPr>
      </w:pPr>
      <w:r>
        <w:rPr>
          <w:rFonts w:hint="cs"/>
          <w:rtl/>
        </w:rPr>
        <w:t xml:space="preserve">    </w:t>
      </w:r>
      <w:r w:rsidR="002532B5">
        <w:rPr>
          <w:rtl/>
        </w:rPr>
        <w:tab/>
      </w:r>
      <w:r w:rsidR="002532B5">
        <w:rPr>
          <w:rtl/>
        </w:rPr>
        <w:tab/>
      </w:r>
      <w:r w:rsidR="002532B5">
        <w:rPr>
          <w:rtl/>
        </w:rPr>
        <w:tab/>
      </w:r>
      <w:r>
        <w:rPr>
          <w:rFonts w:hint="cs"/>
          <w:rtl/>
        </w:rPr>
        <w:t>[אבל חרבה חומתה - אפי' לא נבנתה</w:t>
      </w:r>
      <w:r w:rsidRPr="006F178A">
        <w:rPr>
          <w:rFonts w:hint="cs"/>
          <w:rtl/>
        </w:rPr>
        <w:t xml:space="preserve"> </w:t>
      </w:r>
      <w:r w:rsidRPr="002532B5">
        <w:rPr>
          <w:rStyle w:val="a4"/>
          <w:rFonts w:hint="cs"/>
          <w:sz w:val="14"/>
          <w:szCs w:val="12"/>
          <w:rtl/>
        </w:rPr>
        <w:t>ד'אשר לוא חומה'</w:t>
      </w:r>
      <w:r w:rsidRPr="002532B5">
        <w:rPr>
          <w:rStyle w:val="afffb"/>
          <w:rFonts w:hint="cs"/>
          <w:rtl/>
        </w:rPr>
        <w:t>]</w:t>
      </w:r>
      <w:r w:rsidRPr="00DB7FB9">
        <w:rPr>
          <w:rStyle w:val="a4"/>
          <w:rFonts w:hint="cs"/>
          <w:rtl/>
        </w:rPr>
        <w:t>.</w:t>
      </w:r>
    </w:p>
    <w:p w14:paraId="167D1E15" w14:textId="7BE5856F" w:rsidR="0094084F" w:rsidRDefault="002A125E" w:rsidP="00276535">
      <w:pPr>
        <w:pStyle w:val="36"/>
        <w:framePr w:wrap="notBeside"/>
        <w:rPr>
          <w:rtl/>
        </w:rPr>
      </w:pPr>
      <w:r w:rsidRPr="00276535">
        <w:rPr>
          <w:rFonts w:hint="cs"/>
          <w:rtl/>
        </w:rPr>
        <w:t>ה. ריב</w:t>
      </w:r>
      <w:r w:rsidRPr="00276535">
        <w:rPr>
          <w:rtl/>
        </w:rPr>
        <w:t>"</w:t>
      </w:r>
      <w:r w:rsidRPr="00276535">
        <w:rPr>
          <w:rFonts w:hint="cs"/>
          <w:rtl/>
        </w:rPr>
        <w:t>ל</w:t>
      </w:r>
      <w:r w:rsidR="0094084F">
        <w:rPr>
          <w:rFonts w:hint="cs"/>
          <w:rtl/>
        </w:rPr>
        <w:t>:</w:t>
      </w:r>
    </w:p>
    <w:p w14:paraId="5CC732F7" w14:textId="36026F85" w:rsidR="002A125E" w:rsidRPr="006F178A" w:rsidRDefault="002A125E" w:rsidP="002A125E">
      <w:pPr>
        <w:rPr>
          <w:rtl/>
        </w:rPr>
      </w:pPr>
      <w:r>
        <w:rPr>
          <w:rtl/>
        </w:rPr>
        <w:t>לוד</w:t>
      </w:r>
      <w:r>
        <w:rPr>
          <w:rFonts w:hint="cs"/>
          <w:rtl/>
        </w:rPr>
        <w:t>,</w:t>
      </w:r>
      <w:r>
        <w:rPr>
          <w:rtl/>
        </w:rPr>
        <w:t xml:space="preserve"> </w:t>
      </w:r>
      <w:r w:rsidRPr="006F178A">
        <w:rPr>
          <w:rtl/>
        </w:rPr>
        <w:t>אונו וגיא החרשים מו</w:t>
      </w:r>
      <w:r>
        <w:rPr>
          <w:rtl/>
        </w:rPr>
        <w:t>קפות מימות יהושע</w:t>
      </w:r>
      <w:r w:rsidRPr="006F178A">
        <w:rPr>
          <w:rtl/>
        </w:rPr>
        <w:t>.</w:t>
      </w:r>
    </w:p>
    <w:p w14:paraId="60FB1B59" w14:textId="5D8F2B29" w:rsidR="002A125E" w:rsidRPr="00F53094" w:rsidRDefault="00442A75" w:rsidP="002A125E">
      <w:pPr>
        <w:pStyle w:val="afff6"/>
        <w:rPr>
          <w:b/>
          <w:bCs/>
          <w:rtl/>
        </w:rPr>
      </w:pPr>
      <w:r w:rsidRPr="00411327">
        <w:rPr>
          <w:rStyle w:val="afff"/>
          <w:rFonts w:hint="cs"/>
          <w:b/>
          <w:rtl/>
        </w:rPr>
        <w:lastRenderedPageBreak/>
        <w:t xml:space="preserve"> </w:t>
      </w:r>
      <w:r w:rsidR="002A125E" w:rsidRPr="00411327">
        <w:rPr>
          <w:rStyle w:val="afff"/>
          <w:rFonts w:hint="cs"/>
          <w:b/>
          <w:rtl/>
        </w:rPr>
        <w:t xml:space="preserve">דיהושע </w:t>
      </w:r>
      <w:r w:rsidR="002A125E" w:rsidRPr="006F178A">
        <w:rPr>
          <w:rFonts w:hint="cs"/>
          <w:rtl/>
        </w:rPr>
        <w:t>בנאם</w:t>
      </w:r>
      <w:r w:rsidR="002A125E" w:rsidRPr="006F178A">
        <w:rPr>
          <w:rtl/>
        </w:rPr>
        <w:t xml:space="preserve">, </w:t>
      </w:r>
      <w:r w:rsidR="002A125E" w:rsidRPr="00C1070B">
        <w:rPr>
          <w:rFonts w:hint="cs"/>
          <w:b/>
          <w:bCs/>
          <w:rtl/>
        </w:rPr>
        <w:t>ונחרבו</w:t>
      </w:r>
      <w:r w:rsidR="002A125E">
        <w:rPr>
          <w:rtl/>
        </w:rPr>
        <w:t xml:space="preserve"> בימי פילגש</w:t>
      </w:r>
      <w:r w:rsidR="002A125E">
        <w:rPr>
          <w:rFonts w:hint="cs"/>
          <w:rtl/>
        </w:rPr>
        <w:t>,</w:t>
      </w:r>
      <w:r w:rsidR="002A125E" w:rsidRPr="006F178A">
        <w:rPr>
          <w:rtl/>
        </w:rPr>
        <w:t xml:space="preserve"> </w:t>
      </w:r>
      <w:r w:rsidR="002A125E" w:rsidRPr="00411327">
        <w:rPr>
          <w:rStyle w:val="afff"/>
          <w:b/>
          <w:rtl/>
        </w:rPr>
        <w:t>ואלפעל</w:t>
      </w:r>
      <w:r w:rsidR="002A125E" w:rsidRPr="006F178A">
        <w:rPr>
          <w:rtl/>
        </w:rPr>
        <w:t xml:space="preserve"> </w:t>
      </w:r>
      <w:r w:rsidR="002A125E" w:rsidRPr="006F178A">
        <w:rPr>
          <w:rFonts w:hint="cs"/>
          <w:rtl/>
        </w:rPr>
        <w:t>בנאם</w:t>
      </w:r>
      <w:r w:rsidR="002A125E" w:rsidRPr="006F178A">
        <w:rPr>
          <w:rtl/>
        </w:rPr>
        <w:t xml:space="preserve">, </w:t>
      </w:r>
      <w:r w:rsidR="002A125E" w:rsidRPr="00C1070B">
        <w:rPr>
          <w:rFonts w:hint="cs"/>
          <w:b/>
          <w:bCs/>
          <w:rtl/>
        </w:rPr>
        <w:t>ונחלשו</w:t>
      </w:r>
      <w:r w:rsidR="002A125E" w:rsidRPr="006F178A">
        <w:rPr>
          <w:rFonts w:hint="cs"/>
          <w:rtl/>
        </w:rPr>
        <w:t xml:space="preserve"> </w:t>
      </w:r>
      <w:r w:rsidR="002A125E" w:rsidRPr="00411327">
        <w:rPr>
          <w:rStyle w:val="afff"/>
          <w:rFonts w:hint="cs"/>
          <w:b/>
          <w:rtl/>
        </w:rPr>
        <w:t>ואסא</w:t>
      </w:r>
      <w:r w:rsidR="002A125E" w:rsidRPr="006F178A">
        <w:rPr>
          <w:rFonts w:hint="cs"/>
          <w:rtl/>
        </w:rPr>
        <w:t xml:space="preserve"> שיפצם.</w:t>
      </w:r>
    </w:p>
    <w:p w14:paraId="0DE561C0" w14:textId="515FC7E4" w:rsidR="0094084F" w:rsidRDefault="002A125E" w:rsidP="00276535">
      <w:pPr>
        <w:pStyle w:val="36"/>
        <w:framePr w:wrap="notBeside"/>
        <w:rPr>
          <w:rtl/>
        </w:rPr>
      </w:pPr>
      <w:r w:rsidRPr="00276535">
        <w:rPr>
          <w:rFonts w:hint="cs"/>
          <w:rtl/>
        </w:rPr>
        <w:t xml:space="preserve">ו. </w:t>
      </w:r>
      <w:r w:rsidRPr="00276535">
        <w:rPr>
          <w:rtl/>
        </w:rPr>
        <w:t>ריב"ל</w:t>
      </w:r>
      <w:r w:rsidR="0094084F">
        <w:rPr>
          <w:rtl/>
        </w:rPr>
        <w:t>:</w:t>
      </w:r>
    </w:p>
    <w:p w14:paraId="1C551B92" w14:textId="466E3B4A" w:rsidR="002A125E" w:rsidRPr="009A4CE4" w:rsidRDefault="002A125E" w:rsidP="00442A75">
      <w:pPr>
        <w:rPr>
          <w:rFonts w:cs="PFT_Frank"/>
          <w:b/>
          <w:bCs/>
          <w:szCs w:val="14"/>
          <w:rtl/>
        </w:rPr>
      </w:pPr>
      <w:r>
        <w:rPr>
          <w:rtl/>
        </w:rPr>
        <w:t xml:space="preserve">נשים חייבות במקרא מגילה, שהיו באותו </w:t>
      </w:r>
      <w:r w:rsidR="002532B5">
        <w:rPr>
          <w:rFonts w:hint="cs"/>
          <w:rtl/>
        </w:rPr>
        <w:t>ה</w:t>
      </w:r>
      <w:r>
        <w:rPr>
          <w:rtl/>
        </w:rPr>
        <w:t>נס</w:t>
      </w:r>
      <w:r>
        <w:rPr>
          <w:rFonts w:hint="cs"/>
          <w:rtl/>
        </w:rPr>
        <w:t xml:space="preserve"> </w:t>
      </w:r>
      <w:r w:rsidRPr="00B75FE5">
        <w:rPr>
          <w:rStyle w:val="afff7"/>
          <w:rFonts w:hint="cs"/>
          <w:rtl/>
        </w:rPr>
        <w:t>הגזירה.</w:t>
      </w:r>
    </w:p>
    <w:p w14:paraId="20B19AB3" w14:textId="0A97B1C9" w:rsidR="0094084F" w:rsidRDefault="002A125E" w:rsidP="00276535">
      <w:pPr>
        <w:pStyle w:val="36"/>
        <w:framePr w:wrap="notBeside"/>
        <w:rPr>
          <w:rtl/>
        </w:rPr>
      </w:pPr>
      <w:r w:rsidRPr="00276535">
        <w:rPr>
          <w:rFonts w:hint="cs"/>
          <w:rtl/>
        </w:rPr>
        <w:t xml:space="preserve">ז. </w:t>
      </w:r>
      <w:r w:rsidRPr="00276535">
        <w:rPr>
          <w:rtl/>
        </w:rPr>
        <w:t>ריב"ל</w:t>
      </w:r>
      <w:r w:rsidR="0094084F">
        <w:rPr>
          <w:rtl/>
        </w:rPr>
        <w:t>:</w:t>
      </w:r>
    </w:p>
    <w:p w14:paraId="080F7BA5" w14:textId="38F817B0" w:rsidR="002A125E" w:rsidRPr="0005167D" w:rsidRDefault="002A125E" w:rsidP="0005167D">
      <w:pPr>
        <w:rPr>
          <w:spacing w:val="-4"/>
          <w:sz w:val="14"/>
          <w:szCs w:val="14"/>
          <w:rtl/>
        </w:rPr>
      </w:pPr>
      <w:r w:rsidRPr="0005167D">
        <w:rPr>
          <w:spacing w:val="-4"/>
          <w:rtl/>
        </w:rPr>
        <w:t>פורים שחל בשבת דורשין בעני</w:t>
      </w:r>
      <w:r w:rsidRPr="0005167D">
        <w:rPr>
          <w:rFonts w:hint="cs"/>
          <w:spacing w:val="-4"/>
          <w:rtl/>
        </w:rPr>
        <w:t>ן</w:t>
      </w:r>
      <w:r w:rsidRPr="0005167D">
        <w:rPr>
          <w:spacing w:val="-4"/>
          <w:rtl/>
        </w:rPr>
        <w:t xml:space="preserve"> </w:t>
      </w:r>
      <w:r w:rsidRPr="0005167D">
        <w:rPr>
          <w:rFonts w:hint="cs"/>
          <w:spacing w:val="-4"/>
          <w:rtl/>
        </w:rPr>
        <w:t>ה</w:t>
      </w:r>
      <w:r w:rsidRPr="0005167D">
        <w:rPr>
          <w:spacing w:val="-4"/>
          <w:rtl/>
        </w:rPr>
        <w:t>יום</w:t>
      </w:r>
      <w:r w:rsidRPr="0005167D">
        <w:rPr>
          <w:rFonts w:hint="cs"/>
          <w:spacing w:val="-4"/>
          <w:rtl/>
        </w:rPr>
        <w:t xml:space="preserve"> </w:t>
      </w:r>
      <w:r w:rsidRPr="0005167D">
        <w:rPr>
          <w:rStyle w:val="afff7"/>
          <w:spacing w:val="-4"/>
          <w:rtl/>
        </w:rPr>
        <w:t>ולא גזרי</w:t>
      </w:r>
      <w:r w:rsidRPr="0005167D">
        <w:rPr>
          <w:rStyle w:val="afff7"/>
          <w:rFonts w:hint="cs"/>
          <w:spacing w:val="-4"/>
          <w:rtl/>
        </w:rPr>
        <w:t>' שיקרא</w:t>
      </w:r>
      <w:r w:rsidRPr="0005167D">
        <w:rPr>
          <w:rStyle w:val="afff7"/>
          <w:spacing w:val="-4"/>
          <w:rtl/>
        </w:rPr>
        <w:t xml:space="preserve"> </w:t>
      </w:r>
      <w:r w:rsidR="00442A75" w:rsidRPr="0005167D">
        <w:rPr>
          <w:rStyle w:val="afff7"/>
          <w:rFonts w:hint="cs"/>
          <w:spacing w:val="-4"/>
          <w:rtl/>
        </w:rPr>
        <w:t>ויטלטל המגילה</w:t>
      </w:r>
      <w:r w:rsidR="0005167D">
        <w:rPr>
          <w:rStyle w:val="afff7"/>
          <w:rFonts w:hint="cs"/>
          <w:spacing w:val="-4"/>
          <w:rtl/>
        </w:rPr>
        <w:t>.</w:t>
      </w:r>
    </w:p>
    <w:p w14:paraId="742D4C4F" w14:textId="33C36FBF" w:rsidR="0094084F" w:rsidRDefault="002A125E" w:rsidP="0005167D">
      <w:pPr>
        <w:pStyle w:val="36"/>
        <w:framePr w:wrap="notBeside"/>
        <w:rPr>
          <w:rtl/>
        </w:rPr>
      </w:pPr>
      <w:r w:rsidRPr="0005167D">
        <w:rPr>
          <w:rFonts w:hint="cs"/>
          <w:rtl/>
        </w:rPr>
        <w:t xml:space="preserve">ח. </w:t>
      </w:r>
      <w:r w:rsidRPr="0005167D">
        <w:rPr>
          <w:rtl/>
        </w:rPr>
        <w:t>ריב"ל</w:t>
      </w:r>
      <w:r w:rsidR="0094084F">
        <w:rPr>
          <w:rtl/>
        </w:rPr>
        <w:t>:</w:t>
      </w:r>
    </w:p>
    <w:p w14:paraId="550726FB" w14:textId="2E725B82" w:rsidR="002A125E" w:rsidRDefault="002A125E" w:rsidP="002A125E">
      <w:pPr>
        <w:rPr>
          <w:rtl/>
        </w:rPr>
      </w:pPr>
      <w:r>
        <w:rPr>
          <w:rtl/>
        </w:rPr>
        <w:t xml:space="preserve">חייב </w:t>
      </w:r>
      <w:r w:rsidRPr="00F05A14">
        <w:rPr>
          <w:rFonts w:cs="PFT_Frank"/>
          <w:b/>
          <w:bCs/>
          <w:szCs w:val="14"/>
          <w:rtl/>
        </w:rPr>
        <w:t>לקרות</w:t>
      </w:r>
      <w:r w:rsidRPr="006F178A">
        <w:rPr>
          <w:rtl/>
        </w:rPr>
        <w:t xml:space="preserve"> המגילה בלילה</w:t>
      </w:r>
      <w:r w:rsidR="008439D8">
        <w:rPr>
          <w:rFonts w:hint="cs"/>
          <w:rtl/>
        </w:rPr>
        <w:t xml:space="preserve"> </w:t>
      </w:r>
      <w:r w:rsidR="008439D8" w:rsidRPr="008439D8">
        <w:rPr>
          <w:rStyle w:val="afffb"/>
          <w:rFonts w:hint="cs"/>
          <w:rtl/>
        </w:rPr>
        <w:t>דרבנן</w:t>
      </w:r>
      <w:r w:rsidR="008439D8">
        <w:rPr>
          <w:rStyle w:val="afffb"/>
          <w:rFonts w:hint="cs"/>
          <w:rtl/>
        </w:rPr>
        <w:t>.</w:t>
      </w:r>
      <w:r w:rsidR="008439D8">
        <w:rPr>
          <w:rFonts w:hint="cs"/>
          <w:rtl/>
        </w:rPr>
        <w:t xml:space="preserve"> </w:t>
      </w:r>
      <w:r w:rsidRPr="00F05A14">
        <w:rPr>
          <w:rFonts w:cs="PFT_Frank" w:hint="cs"/>
          <w:b/>
          <w:bCs/>
          <w:szCs w:val="14"/>
          <w:rtl/>
        </w:rPr>
        <w:t>ושוב</w:t>
      </w:r>
      <w:r w:rsidRPr="006F178A">
        <w:rPr>
          <w:rtl/>
        </w:rPr>
        <w:t xml:space="preserve"> ביום</w:t>
      </w:r>
      <w:r w:rsidR="008439D8">
        <w:rPr>
          <w:rFonts w:hint="cs"/>
          <w:rtl/>
        </w:rPr>
        <w:t xml:space="preserve"> </w:t>
      </w:r>
      <w:r w:rsidR="008439D8" w:rsidRPr="008439D8">
        <w:rPr>
          <w:rStyle w:val="afffb"/>
          <w:rFonts w:hint="cs"/>
          <w:rtl/>
        </w:rPr>
        <w:t>דברי קבלה</w:t>
      </w:r>
      <w:r w:rsidRPr="006F178A">
        <w:rPr>
          <w:rtl/>
        </w:rPr>
        <w:t>,</w:t>
      </w:r>
    </w:p>
    <w:p w14:paraId="0E6F5450" w14:textId="47B83CA7" w:rsidR="002A125E" w:rsidRPr="00F34126" w:rsidRDefault="002A125E" w:rsidP="002A125E">
      <w:pPr>
        <w:rPr>
          <w:spacing w:val="2"/>
          <w:rtl/>
        </w:rPr>
      </w:pPr>
      <w:r w:rsidRPr="00F34126">
        <w:rPr>
          <w:rStyle w:val="afff"/>
          <w:rFonts w:hint="cs"/>
          <w:spacing w:val="2"/>
          <w:rtl/>
        </w:rPr>
        <w:t>א.</w:t>
      </w:r>
      <w:r w:rsidRPr="00F34126">
        <w:rPr>
          <w:rStyle w:val="a4"/>
          <w:rFonts w:hint="cs"/>
          <w:spacing w:val="2"/>
          <w:rtl/>
        </w:rPr>
        <w:t xml:space="preserve"> '</w:t>
      </w:r>
      <w:r w:rsidRPr="00F34126">
        <w:rPr>
          <w:rStyle w:val="a4"/>
          <w:spacing w:val="2"/>
          <w:rtl/>
        </w:rPr>
        <w:t>אלהי אקרא יומם ולא תענה ולילה</w:t>
      </w:r>
      <w:r w:rsidRPr="00F34126">
        <w:rPr>
          <w:rStyle w:val="a4"/>
          <w:rFonts w:hint="cs"/>
          <w:spacing w:val="2"/>
          <w:rtl/>
        </w:rPr>
        <w:t>..</w:t>
      </w:r>
      <w:r w:rsidRPr="00F34126">
        <w:rPr>
          <w:rStyle w:val="a4"/>
          <w:rFonts w:hint="cs"/>
          <w:b/>
          <w:bCs/>
          <w:spacing w:val="2"/>
          <w:rtl/>
        </w:rPr>
        <w:t xml:space="preserve"> </w:t>
      </w:r>
      <w:r w:rsidRPr="00F34126">
        <w:rPr>
          <w:rStyle w:val="afff"/>
          <w:rFonts w:hint="cs"/>
          <w:spacing w:val="2"/>
          <w:rtl/>
        </w:rPr>
        <w:t>ב.</w:t>
      </w:r>
      <w:r w:rsidRPr="00F34126">
        <w:rPr>
          <w:rStyle w:val="a4"/>
          <w:rFonts w:hint="cs"/>
          <w:spacing w:val="2"/>
          <w:rtl/>
        </w:rPr>
        <w:t xml:space="preserve"> '</w:t>
      </w:r>
      <w:r w:rsidRPr="00F34126">
        <w:rPr>
          <w:rStyle w:val="a4"/>
          <w:spacing w:val="2"/>
          <w:rtl/>
        </w:rPr>
        <w:t>למען יזמרך כבוד ולא ידם</w:t>
      </w:r>
      <w:r w:rsidRPr="00F34126">
        <w:rPr>
          <w:rStyle w:val="a4"/>
          <w:rFonts w:hint="cs"/>
          <w:spacing w:val="2"/>
          <w:rtl/>
        </w:rPr>
        <w:t>..</w:t>
      </w:r>
    </w:p>
    <w:p w14:paraId="60022E78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ד:</w:t>
      </w:r>
    </w:p>
    <w:p w14:paraId="4EBD8E48" w14:textId="167F80CB" w:rsidR="002A125E" w:rsidRPr="00E40557" w:rsidRDefault="002A125E" w:rsidP="002A125E">
      <w:pPr>
        <w:pStyle w:val="aff1"/>
        <w:rPr>
          <w:rtl/>
        </w:rPr>
      </w:pPr>
      <w:ins w:id="9803" w:author="מספור קטעי משנה" w:date="2026-10-06T06:45:35Z">
        <w:r>
          <w:rPr>
            <w:rStyle w:val="MisparKeta"/>
          </w:rPr>
          <w:t xml:space="preserve">ב. </w:t>
        </w:r>
      </w:ins>
      <w:r w:rsidRPr="00E40557">
        <w:rPr>
          <w:rtl/>
        </w:rPr>
        <w:t>אלא שהכפרים מקדימין ליום הכניסה.</w:t>
      </w:r>
    </w:p>
    <w:p w14:paraId="18619180" w14:textId="6050956E" w:rsidR="0094084F" w:rsidRDefault="002A125E" w:rsidP="00A73421">
      <w:pPr>
        <w:pStyle w:val="36"/>
        <w:framePr w:wrap="notBeside"/>
        <w:rPr>
          <w:rtl/>
        </w:rPr>
      </w:pPr>
      <w:r w:rsidRPr="00A73421">
        <w:rPr>
          <w:rFonts w:hint="eastAsia"/>
          <w:rtl/>
        </w:rPr>
        <w:t>ר</w:t>
      </w:r>
      <w:r w:rsidRPr="00A73421">
        <w:rPr>
          <w:rtl/>
        </w:rPr>
        <w:t>"</w:t>
      </w:r>
      <w:r w:rsidRPr="00A73421">
        <w:rPr>
          <w:rFonts w:hint="eastAsia"/>
          <w:rtl/>
        </w:rPr>
        <w:t>ח</w:t>
      </w:r>
      <w:r w:rsidR="0094084F">
        <w:rPr>
          <w:rtl/>
        </w:rPr>
        <w:t>:</w:t>
      </w:r>
    </w:p>
    <w:p w14:paraId="59082E15" w14:textId="41C40787" w:rsidR="002A125E" w:rsidRPr="006F178A" w:rsidRDefault="002A125E" w:rsidP="00442A75">
      <w:pPr>
        <w:rPr>
          <w:rFonts w:cs="Guttman Vilna"/>
          <w:b/>
          <w:rtl/>
        </w:rPr>
      </w:pPr>
      <w:r w:rsidRPr="00F87DC2">
        <w:rPr>
          <w:rtl/>
        </w:rPr>
        <w:t xml:space="preserve">חכמים </w:t>
      </w:r>
      <w:r w:rsidRPr="00F05A14">
        <w:rPr>
          <w:rFonts w:cs="PFT_Frank"/>
          <w:b/>
          <w:bCs/>
          <w:szCs w:val="14"/>
          <w:rtl/>
        </w:rPr>
        <w:t>הקילו</w:t>
      </w:r>
      <w:r w:rsidRPr="00F87DC2">
        <w:rPr>
          <w:rtl/>
        </w:rPr>
        <w:t xml:space="preserve"> על הכפרים לה</w:t>
      </w:r>
      <w:r>
        <w:rPr>
          <w:rFonts w:hint="cs"/>
          <w:rtl/>
        </w:rPr>
        <w:t>קדים,</w:t>
      </w:r>
      <w:r w:rsidRPr="00F87DC2">
        <w:rPr>
          <w:rtl/>
        </w:rPr>
        <w:t xml:space="preserve"> </w:t>
      </w:r>
      <w:r>
        <w:rPr>
          <w:rFonts w:hint="cs"/>
          <w:rtl/>
        </w:rPr>
        <w:t>כיון שמספקים</w:t>
      </w:r>
      <w:r w:rsidRPr="00F87DC2">
        <w:rPr>
          <w:rtl/>
        </w:rPr>
        <w:t xml:space="preserve"> </w:t>
      </w:r>
      <w:r w:rsidRPr="00E40557">
        <w:rPr>
          <w:rtl/>
        </w:rPr>
        <w:t>מזון לאחיהם שבכרכין</w:t>
      </w:r>
      <w:r>
        <w:rPr>
          <w:rFonts w:hint="cs"/>
          <w:rtl/>
        </w:rPr>
        <w:t xml:space="preserve"> </w:t>
      </w:r>
      <w:r w:rsidRPr="00432EEF">
        <w:rPr>
          <w:rStyle w:val="afff7"/>
          <w:rFonts w:hint="cs"/>
          <w:rtl/>
        </w:rPr>
        <w:t xml:space="preserve">[שכר </w:t>
      </w:r>
      <w:r>
        <w:rPr>
          <w:rStyle w:val="afff7"/>
          <w:rFonts w:hint="cs"/>
          <w:rtl/>
        </w:rPr>
        <w:t xml:space="preserve">- </w:t>
      </w:r>
      <w:r w:rsidRPr="00432EEF">
        <w:rPr>
          <w:rStyle w:val="afff7"/>
          <w:rFonts w:hint="cs"/>
          <w:rtl/>
        </w:rPr>
        <w:t>לטובתם]</w:t>
      </w:r>
      <w:r>
        <w:rPr>
          <w:rFonts w:hint="cs"/>
          <w:rtl/>
        </w:rPr>
        <w:t>,</w:t>
      </w:r>
      <w:r w:rsidRPr="00E40557">
        <w:rPr>
          <w:rFonts w:hint="cs"/>
          <w:rtl/>
        </w:rPr>
        <w:t xml:space="preserve"> </w:t>
      </w:r>
      <w:r>
        <w:rPr>
          <w:rFonts w:hint="cs"/>
          <w:rtl/>
        </w:rPr>
        <w:t xml:space="preserve">וכשלא נכנסים לא </w:t>
      </w:r>
      <w:r w:rsidR="00442A75">
        <w:rPr>
          <w:rFonts w:hint="cs"/>
          <w:rtl/>
        </w:rPr>
        <w:t>התירו</w:t>
      </w:r>
      <w:r>
        <w:rPr>
          <w:rFonts w:hint="cs"/>
          <w:rtl/>
        </w:rPr>
        <w:t>.</w:t>
      </w:r>
    </w:p>
    <w:p w14:paraId="29DCB1E0" w14:textId="77777777" w:rsidR="002A125E" w:rsidRPr="00E40557" w:rsidRDefault="002A125E" w:rsidP="002A125E">
      <w:pPr>
        <w:pStyle w:val="aff1"/>
        <w:rPr>
          <w:rtl/>
        </w:rPr>
      </w:pPr>
      <w:ins w:id="9804" w:author="מספור קטעי משנה" w:date="2026-10-06T06:45:35Z">
        <w:r>
          <w:rPr>
            <w:rStyle w:val="MisparKeta"/>
          </w:rPr>
          <w:t xml:space="preserve">א. </w:t>
        </w:r>
      </w:ins>
      <w:r>
        <w:rPr>
          <w:rtl/>
        </w:rPr>
        <w:t>כיצד</w:t>
      </w:r>
      <w:r>
        <w:rPr>
          <w:rFonts w:hint="cs"/>
          <w:rtl/>
        </w:rPr>
        <w:t>,</w:t>
      </w:r>
      <w:r>
        <w:rPr>
          <w:rtl/>
        </w:rPr>
        <w:t xml:space="preserve"> חל להיות בשני</w:t>
      </w:r>
      <w:r>
        <w:rPr>
          <w:rFonts w:hint="cs"/>
          <w:rtl/>
        </w:rPr>
        <w:t>.. בשלישי..</w:t>
      </w:r>
    </w:p>
    <w:p w14:paraId="12A0947A" w14:textId="77777777" w:rsidR="002A125E" w:rsidRPr="006F178A" w:rsidRDefault="002A125E" w:rsidP="002A125E">
      <w:pPr>
        <w:rPr>
          <w:rtl/>
        </w:rPr>
      </w:pPr>
      <w:r w:rsidRPr="006F178A">
        <w:rPr>
          <w:rFonts w:ascii="Fb Fontext" w:hAnsi="Fb Fontext" w:hint="cs"/>
          <w:rtl/>
        </w:rPr>
        <w:t>ב</w:t>
      </w:r>
      <w:r>
        <w:rPr>
          <w:rFonts w:ascii="Fb Fontext" w:hAnsi="Fb Fontext"/>
          <w:rtl/>
        </w:rPr>
        <w:t>סיפא סידר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ימי השבוע </w:t>
      </w:r>
      <w:r w:rsidRPr="00E40557">
        <w:rPr>
          <w:rStyle w:val="afff7"/>
          <w:rFonts w:hint="cs"/>
          <w:rtl/>
        </w:rPr>
        <w:t xml:space="preserve">[ולא </w:t>
      </w:r>
      <w:r>
        <w:rPr>
          <w:rStyle w:val="afff7"/>
          <w:rFonts w:hint="cs"/>
          <w:rtl/>
        </w:rPr>
        <w:t>ימי ה</w:t>
      </w:r>
      <w:r w:rsidRPr="00E40557">
        <w:rPr>
          <w:rStyle w:val="afff7"/>
          <w:rFonts w:hint="cs"/>
          <w:rtl/>
        </w:rPr>
        <w:t>חודש</w:t>
      </w:r>
      <w:r>
        <w:rPr>
          <w:rStyle w:val="afff7"/>
          <w:rFonts w:hint="cs"/>
          <w:rtl/>
        </w:rPr>
        <w:t xml:space="preserve"> כרישא</w:t>
      </w:r>
      <w:r w:rsidRPr="00E40557">
        <w:rPr>
          <w:rStyle w:val="afff7"/>
          <w:rFonts w:hint="cs"/>
          <w:rtl/>
        </w:rPr>
        <w:t xml:space="preserve">] </w:t>
      </w:r>
      <w:r w:rsidRPr="00E40557">
        <w:rPr>
          <w:rStyle w:val="afff7"/>
          <w:rtl/>
        </w:rPr>
        <w:t xml:space="preserve">- </w:t>
      </w:r>
      <w:r w:rsidRPr="006F178A">
        <w:rPr>
          <w:rFonts w:ascii="Fb Fontext" w:hAnsi="Fb Fontext" w:hint="cs"/>
          <w:rtl/>
        </w:rPr>
        <w:t>שלא יתהפכו לו</w:t>
      </w:r>
      <w:r>
        <w:rPr>
          <w:rFonts w:ascii="Fb Fontext" w:hAnsi="Fb Fontext" w:hint="cs"/>
          <w:rtl/>
        </w:rPr>
        <w:t>.</w:t>
      </w:r>
    </w:p>
    <w:p w14:paraId="356CC557" w14:textId="77777777" w:rsidR="002A125E" w:rsidRPr="00E40557" w:rsidRDefault="002A125E" w:rsidP="002A125E">
      <w:pPr>
        <w:pStyle w:val="aff1"/>
        <w:rPr>
          <w:rtl/>
        </w:rPr>
      </w:pPr>
      <w:ins w:id="9805" w:author="מספור קטעי משנה" w:date="2026-10-06T06:45:35Z">
        <w:r>
          <w:rPr>
            <w:rStyle w:val="MisparKeta"/>
          </w:rPr>
          <w:t xml:space="preserve">ב. </w:t>
        </w:r>
      </w:ins>
      <w:r w:rsidRPr="00E40557">
        <w:rPr>
          <w:rtl/>
        </w:rPr>
        <w:t>חל להיות בער"</w:t>
      </w:r>
      <w:r w:rsidRPr="00E40557">
        <w:rPr>
          <w:rFonts w:hint="cs"/>
          <w:rtl/>
        </w:rPr>
        <w:t>ש</w:t>
      </w:r>
      <w:r w:rsidRPr="00E40557">
        <w:rPr>
          <w:rtl/>
        </w:rPr>
        <w:t xml:space="preserve"> </w:t>
      </w:r>
      <w:r>
        <w:rPr>
          <w:rFonts w:hint="cs"/>
          <w:rtl/>
        </w:rPr>
        <w:t xml:space="preserve">כפרים מקדימין ליום הכניסה וכו' </w:t>
      </w:r>
      <w:r w:rsidRPr="00E40557">
        <w:rPr>
          <w:rtl/>
        </w:rPr>
        <w:t>.</w:t>
      </w:r>
    </w:p>
    <w:p w14:paraId="28DB7D36" w14:textId="77777777" w:rsidR="002A125E" w:rsidRPr="006F178A" w:rsidRDefault="002A125E" w:rsidP="00E7367D">
      <w:pPr>
        <w:pStyle w:val="afff4"/>
        <w:rPr>
          <w:rtl/>
        </w:rPr>
      </w:pPr>
      <w:r w:rsidRPr="006F178A">
        <w:rPr>
          <w:rtl/>
        </w:rPr>
        <w:t>מתני</w:t>
      </w:r>
      <w:r>
        <w:rPr>
          <w:rFonts w:hint="cs"/>
          <w:rtl/>
        </w:rPr>
        <w:t xml:space="preserve">' </w:t>
      </w:r>
      <w:r w:rsidRPr="00F05A14">
        <w:rPr>
          <w:rFonts w:cs="PFT_Frank" w:hint="cs"/>
          <w:bCs/>
          <w:rtl/>
        </w:rPr>
        <w:t>או</w:t>
      </w:r>
      <w:r w:rsidRPr="006F178A"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כ</w:t>
      </w:r>
      <w:r w:rsidRPr="00411327">
        <w:rPr>
          <w:rStyle w:val="afff"/>
          <w:b/>
          <w:rtl/>
        </w:rPr>
        <w:t>רבי</w:t>
      </w:r>
      <w:r w:rsidRPr="006F178A">
        <w:rPr>
          <w:rFonts w:hint="cs"/>
          <w:rtl/>
        </w:rPr>
        <w:t xml:space="preserve"> </w:t>
      </w:r>
      <w:r w:rsidRPr="00F05A14">
        <w:rPr>
          <w:rFonts w:cs="PFT_Frank" w:hint="cs"/>
          <w:bCs/>
          <w:rtl/>
        </w:rPr>
        <w:t>או</w:t>
      </w:r>
      <w:r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כ</w:t>
      </w:r>
      <w:r w:rsidRPr="00411327">
        <w:rPr>
          <w:rStyle w:val="afff"/>
          <w:b/>
          <w:rtl/>
        </w:rPr>
        <w:t>רבי יוסי</w:t>
      </w:r>
      <w:r w:rsidRPr="006F178A">
        <w:rPr>
          <w:rtl/>
        </w:rPr>
        <w:t>.</w:t>
      </w:r>
    </w:p>
    <w:p w14:paraId="6C9BEC1F" w14:textId="1932D714" w:rsidR="0094084F" w:rsidRDefault="002A125E" w:rsidP="00A73421">
      <w:pPr>
        <w:pStyle w:val="36"/>
        <w:framePr w:wrap="notBeside"/>
        <w:rPr>
          <w:rtl/>
        </w:rPr>
      </w:pPr>
      <w:r w:rsidRPr="00A73421">
        <w:rPr>
          <w:rFonts w:hint="cs"/>
          <w:rtl/>
        </w:rPr>
        <w:t>ת"ק א</w:t>
      </w:r>
      <w:r w:rsidR="0094084F">
        <w:rPr>
          <w:rFonts w:hint="cs"/>
          <w:rtl/>
        </w:rPr>
        <w:t>:</w:t>
      </w:r>
    </w:p>
    <w:p w14:paraId="075F5BF5" w14:textId="631D0D81" w:rsidR="002A125E" w:rsidRPr="00411327" w:rsidRDefault="002A125E" w:rsidP="002A125E">
      <w:pPr>
        <w:rPr>
          <w:rStyle w:val="afff"/>
          <w:b/>
          <w:rtl/>
        </w:rPr>
      </w:pPr>
      <w:r w:rsidRPr="00432EEF">
        <w:rPr>
          <w:rFonts w:hint="cs"/>
          <w:rtl/>
        </w:rPr>
        <w:t xml:space="preserve">כפרים ועיירות ליום הכניסה, ומוקפות </w:t>
      </w:r>
      <w:r>
        <w:rPr>
          <w:rFonts w:hint="cs"/>
          <w:rtl/>
        </w:rPr>
        <w:t>בו ביום.</w:t>
      </w:r>
    </w:p>
    <w:p w14:paraId="70578996" w14:textId="5CEBD93B" w:rsidR="002A125E" w:rsidRDefault="002A125E" w:rsidP="002A125E">
      <w:pPr>
        <w:pStyle w:val="afff6"/>
        <w:rPr>
          <w:rtl/>
        </w:rPr>
      </w:pPr>
      <w:r w:rsidRPr="00227FA3">
        <w:rPr>
          <w:rStyle w:val="a4"/>
          <w:rFonts w:hint="cs"/>
          <w:sz w:val="16"/>
          <w:szCs w:val="14"/>
          <w:rtl/>
        </w:rPr>
        <w:t>[כ'</w:t>
      </w:r>
      <w:r w:rsidRPr="00227FA3">
        <w:rPr>
          <w:rStyle w:val="a4"/>
          <w:sz w:val="16"/>
          <w:szCs w:val="14"/>
          <w:rtl/>
        </w:rPr>
        <w:t>בכל שנה ושנה',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</w:t>
      </w:r>
      <w:r>
        <w:rPr>
          <w:rtl/>
        </w:rPr>
        <w:t xml:space="preserve">עיירות </w:t>
      </w:r>
      <w:r w:rsidRPr="002B2F07">
        <w:rPr>
          <w:b/>
          <w:bCs/>
          <w:rtl/>
        </w:rPr>
        <w:t>קודמות</w:t>
      </w:r>
      <w:r>
        <w:rPr>
          <w:rtl/>
        </w:rPr>
        <w:t xml:space="preserve"> למוקפי</w:t>
      </w:r>
      <w:r>
        <w:rPr>
          <w:rFonts w:hint="cs"/>
          <w:rtl/>
        </w:rPr>
        <w:t>ם]</w:t>
      </w:r>
      <w:r w:rsidRPr="006F178A">
        <w:rPr>
          <w:rtl/>
        </w:rPr>
        <w:t>.</w:t>
      </w:r>
    </w:p>
    <w:p w14:paraId="2BADF150" w14:textId="7DD5105E" w:rsidR="0094084F" w:rsidRDefault="002A125E" w:rsidP="00A73421">
      <w:pPr>
        <w:pStyle w:val="36"/>
        <w:framePr w:wrap="notBeside"/>
        <w:rPr>
          <w:rtl/>
        </w:rPr>
      </w:pPr>
      <w:r w:rsidRPr="00A73421">
        <w:rPr>
          <w:rtl/>
        </w:rPr>
        <w:t>ר</w:t>
      </w:r>
      <w:r w:rsidRPr="00A73421">
        <w:rPr>
          <w:rFonts w:hint="cs"/>
          <w:rtl/>
        </w:rPr>
        <w:t>בי</w:t>
      </w:r>
      <w:r w:rsidR="0094084F">
        <w:rPr>
          <w:rFonts w:hint="cs"/>
          <w:rtl/>
        </w:rPr>
        <w:t>:</w:t>
      </w:r>
    </w:p>
    <w:p w14:paraId="6946398C" w14:textId="6E32BDF2" w:rsidR="002A125E" w:rsidRPr="00411327" w:rsidRDefault="002A125E" w:rsidP="00857157">
      <w:pPr>
        <w:spacing w:after="60"/>
        <w:rPr>
          <w:rStyle w:val="afffb"/>
          <w:rFonts w:cs="PFT_Frank"/>
          <w:b/>
          <w:bCs/>
          <w:szCs w:val="12"/>
          <w:rtl/>
        </w:rPr>
      </w:pPr>
      <w:r>
        <w:rPr>
          <w:rFonts w:hint="cs"/>
          <w:rtl/>
        </w:rPr>
        <w:t>שניהם</w:t>
      </w:r>
      <w:r w:rsidRPr="002B2F07">
        <w:rPr>
          <w:rtl/>
        </w:rPr>
        <w:t xml:space="preserve"> בו ביום</w:t>
      </w:r>
      <w:r w:rsidRPr="006F178A">
        <w:rPr>
          <w:rtl/>
        </w:rPr>
        <w:t>.</w:t>
      </w:r>
      <w:r>
        <w:rPr>
          <w:rStyle w:val="a4"/>
          <w:rFonts w:hint="cs"/>
          <w:rtl/>
        </w:rPr>
        <w:t xml:space="preserve"> </w:t>
      </w:r>
      <w:r w:rsidRPr="00F8712B">
        <w:rPr>
          <w:rStyle w:val="afff"/>
          <w:rFonts w:hint="cs"/>
          <w:rtl/>
        </w:rPr>
        <w:t>[</w:t>
      </w:r>
      <w:r>
        <w:rPr>
          <w:rStyle w:val="a4"/>
          <w:rFonts w:hint="cs"/>
          <w:rtl/>
        </w:rPr>
        <w:t>כ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בכל שנה ושנה',</w:t>
      </w:r>
      <w:r>
        <w:rPr>
          <w:rStyle w:val="afffb"/>
          <w:rFonts w:hint="cs"/>
          <w:rtl/>
        </w:rPr>
        <w:t xml:space="preserve"> </w:t>
      </w:r>
      <w:r w:rsidRPr="002B2F07">
        <w:rPr>
          <w:rStyle w:val="afffb"/>
          <w:rFonts w:hint="cs"/>
          <w:b/>
          <w:bCs/>
          <w:rtl/>
        </w:rPr>
        <w:t>שלא נדחים</w:t>
      </w:r>
      <w:r>
        <w:rPr>
          <w:rStyle w:val="afffb"/>
          <w:rFonts w:hint="cs"/>
          <w:rtl/>
        </w:rPr>
        <w:t xml:space="preserve"> מי"ד].</w:t>
      </w:r>
    </w:p>
    <w:p w14:paraId="3CF5630F" w14:textId="7F85FC83" w:rsidR="0094084F" w:rsidRDefault="002A125E" w:rsidP="00A90DAF">
      <w:pPr>
        <w:pStyle w:val="36"/>
        <w:framePr w:wrap="notBeside"/>
        <w:rPr>
          <w:rtl/>
        </w:rPr>
      </w:pPr>
      <w:r w:rsidRPr="00A90DAF">
        <w:rPr>
          <w:rFonts w:hint="cs"/>
          <w:rtl/>
        </w:rPr>
        <w:t>ת"ק ב</w:t>
      </w:r>
      <w:r w:rsidR="0094084F">
        <w:rPr>
          <w:rFonts w:hint="cs"/>
          <w:rtl/>
        </w:rPr>
        <w:t>:</w:t>
      </w:r>
    </w:p>
    <w:p w14:paraId="52A4A42F" w14:textId="1084426F" w:rsidR="00857157" w:rsidRDefault="002A125E" w:rsidP="00857157">
      <w:pPr>
        <w:rPr>
          <w:rStyle w:val="a4"/>
          <w:rtl/>
        </w:rPr>
      </w:pPr>
      <w:r w:rsidRPr="002B2F07">
        <w:rPr>
          <w:rFonts w:hint="cs"/>
          <w:rtl/>
        </w:rPr>
        <w:t>כפרים ומוקפים ליום הכניסה, ועיירות בו ביום</w:t>
      </w:r>
      <w:r>
        <w:rPr>
          <w:rStyle w:val="afffb"/>
          <w:rFonts w:hint="cs"/>
          <w:rtl/>
        </w:rPr>
        <w:t>.</w:t>
      </w:r>
    </w:p>
    <w:p w14:paraId="0845EE79" w14:textId="565CEAC8" w:rsidR="002A125E" w:rsidRDefault="002A125E" w:rsidP="00857157">
      <w:pPr>
        <w:rPr>
          <w:rtl/>
        </w:rPr>
      </w:pPr>
      <w:r w:rsidRPr="00227FA3">
        <w:rPr>
          <w:rStyle w:val="a4"/>
          <w:rFonts w:hint="cs"/>
          <w:sz w:val="16"/>
          <w:szCs w:val="14"/>
          <w:rtl/>
        </w:rPr>
        <w:t>[כ'</w:t>
      </w:r>
      <w:r w:rsidRPr="00227FA3">
        <w:rPr>
          <w:rStyle w:val="a4"/>
          <w:sz w:val="16"/>
          <w:szCs w:val="14"/>
          <w:rtl/>
        </w:rPr>
        <w:t>בכל שנה ושנה',</w:t>
      </w:r>
      <w:r w:rsidRPr="006F178A">
        <w:rPr>
          <w:rtl/>
        </w:rPr>
        <w:t xml:space="preserve"> </w:t>
      </w:r>
      <w:r w:rsidRPr="003B4ECC">
        <w:rPr>
          <w:rFonts w:cs="PFT_Frank" w:hint="cs"/>
          <w:b/>
          <w:bCs/>
          <w:szCs w:val="14"/>
          <w:rtl/>
        </w:rPr>
        <w:t>י"ד,</w:t>
      </w:r>
      <w:r>
        <w:rPr>
          <w:rFonts w:hint="cs"/>
          <w:rtl/>
        </w:rPr>
        <w:t xml:space="preserve"> וזמן זה </w:t>
      </w:r>
      <w:r w:rsidRPr="003B4ECC">
        <w:rPr>
          <w:rFonts w:cs="PFT_Frank" w:hint="cs"/>
          <w:b/>
          <w:bCs/>
          <w:szCs w:val="14"/>
          <w:rtl/>
        </w:rPr>
        <w:t>לא כזה</w:t>
      </w:r>
      <w:r>
        <w:rPr>
          <w:rFonts w:hint="cs"/>
          <w:rtl/>
        </w:rPr>
        <w:t>]</w:t>
      </w:r>
      <w:r w:rsidRPr="006F178A">
        <w:rPr>
          <w:rtl/>
        </w:rPr>
        <w:t>.</w:t>
      </w:r>
    </w:p>
    <w:p w14:paraId="574E25E4" w14:textId="5C16A2E8" w:rsidR="0094084F" w:rsidRDefault="002A125E" w:rsidP="00A90DAF">
      <w:pPr>
        <w:pStyle w:val="36"/>
        <w:framePr w:wrap="notBeside"/>
        <w:rPr>
          <w:rtl/>
        </w:rPr>
      </w:pPr>
      <w:r w:rsidRPr="00A90DAF">
        <w:rPr>
          <w:rFonts w:hint="cs"/>
          <w:rtl/>
        </w:rPr>
        <w:t>ריו"ס</w:t>
      </w:r>
      <w:r w:rsidR="0094084F">
        <w:rPr>
          <w:rFonts w:hint="cs"/>
          <w:rtl/>
        </w:rPr>
        <w:t>:</w:t>
      </w:r>
    </w:p>
    <w:p w14:paraId="7DDA4356" w14:textId="5EE376B7" w:rsidR="002A125E" w:rsidRDefault="002A125E" w:rsidP="002A125E">
      <w:pPr>
        <w:rPr>
          <w:rtl/>
        </w:rPr>
      </w:pPr>
      <w:r w:rsidRPr="002B2F07">
        <w:rPr>
          <w:rFonts w:hint="cs"/>
          <w:rtl/>
        </w:rPr>
        <w:t>שניהם בו ביום</w:t>
      </w:r>
      <w:r w:rsidRPr="006F178A">
        <w:rPr>
          <w:rFonts w:ascii="Fb Fontext" w:hAnsi="Fb Fontext" w:hint="cs"/>
          <w:rtl/>
        </w:rPr>
        <w:t xml:space="preserve"> </w:t>
      </w:r>
      <w:r w:rsidRPr="00227FA3">
        <w:rPr>
          <w:rStyle w:val="a4"/>
          <w:rFonts w:hint="cs"/>
          <w:sz w:val="16"/>
          <w:szCs w:val="14"/>
          <w:rtl/>
        </w:rPr>
        <w:t>[כ'</w:t>
      </w:r>
      <w:r w:rsidRPr="00227FA3">
        <w:rPr>
          <w:rStyle w:val="a4"/>
          <w:sz w:val="16"/>
          <w:szCs w:val="14"/>
          <w:rtl/>
        </w:rPr>
        <w:t>בכל שנה ושנה',</w:t>
      </w:r>
      <w:r>
        <w:rPr>
          <w:rStyle w:val="afffb"/>
          <w:rFonts w:hint="cs"/>
          <w:rtl/>
        </w:rPr>
        <w:t xml:space="preserve"> דמוקפים </w:t>
      </w:r>
      <w:r>
        <w:rPr>
          <w:rStyle w:val="afff7"/>
          <w:rFonts w:hint="cs"/>
          <w:b/>
          <w:bCs/>
          <w:rtl/>
        </w:rPr>
        <w:t>לא</w:t>
      </w:r>
      <w:r w:rsidRPr="002B2F07">
        <w:rPr>
          <w:rStyle w:val="afff7"/>
          <w:rtl/>
        </w:rPr>
        <w:t xml:space="preserve"> </w:t>
      </w:r>
      <w:r>
        <w:rPr>
          <w:rStyle w:val="afff7"/>
          <w:rtl/>
        </w:rPr>
        <w:t>קוד</w:t>
      </w:r>
      <w:r>
        <w:rPr>
          <w:rStyle w:val="afff7"/>
          <w:rFonts w:hint="cs"/>
          <w:rtl/>
        </w:rPr>
        <w:t>ם</w:t>
      </w:r>
      <w:r w:rsidRPr="002B2F07">
        <w:rPr>
          <w:rStyle w:val="afff7"/>
          <w:rFonts w:hint="cs"/>
          <w:rtl/>
        </w:rPr>
        <w:t>]</w:t>
      </w:r>
      <w:r w:rsidRPr="002B2F07">
        <w:rPr>
          <w:rStyle w:val="afff7"/>
          <w:rtl/>
        </w:rPr>
        <w:t>.</w:t>
      </w:r>
    </w:p>
    <w:p w14:paraId="46345E22" w14:textId="70F70EFD" w:rsidR="0094084F" w:rsidRDefault="002A125E" w:rsidP="00A90DAF">
      <w:pPr>
        <w:pStyle w:val="36"/>
        <w:framePr w:wrap="notBeside"/>
        <w:rPr>
          <w:rtl/>
        </w:rPr>
      </w:pPr>
      <w:r w:rsidRPr="00A90DAF">
        <w:rPr>
          <w:rFonts w:hint="cs"/>
          <w:rtl/>
        </w:rPr>
        <w:t>והך דלרבי</w:t>
      </w:r>
      <w:r w:rsidR="0094084F">
        <w:rPr>
          <w:rFonts w:hint="cs"/>
          <w:rtl/>
        </w:rPr>
        <w:t>:</w:t>
      </w:r>
    </w:p>
    <w:p w14:paraId="1AD8DB76" w14:textId="23EC959D" w:rsidR="00442A75" w:rsidRPr="00227FA3" w:rsidRDefault="002A125E" w:rsidP="002A125E">
      <w:pPr>
        <w:rPr>
          <w:spacing w:val="-2"/>
          <w:rtl/>
        </w:rPr>
      </w:pPr>
      <w:r w:rsidRPr="00227FA3">
        <w:rPr>
          <w:rFonts w:cs="PFT_Frank" w:hint="cs"/>
          <w:b/>
          <w:bCs/>
          <w:spacing w:val="-2"/>
          <w:szCs w:val="14"/>
          <w:rtl/>
        </w:rPr>
        <w:t>חל בשבת</w:t>
      </w:r>
      <w:r w:rsidRPr="00227FA3">
        <w:rPr>
          <w:rFonts w:hint="cs"/>
          <w:spacing w:val="-2"/>
          <w:rtl/>
        </w:rPr>
        <w:t xml:space="preserve"> </w:t>
      </w:r>
      <w:r w:rsidRPr="00A90DAF">
        <w:rPr>
          <w:rFonts w:hint="cs"/>
          <w:rtl/>
        </w:rPr>
        <w:t>נדחים עיי</w:t>
      </w:r>
      <w:r w:rsidR="00442A75" w:rsidRPr="00A90DAF">
        <w:rPr>
          <w:rFonts w:hint="cs"/>
          <w:rtl/>
        </w:rPr>
        <w:t>רות ליום הכניסה</w:t>
      </w:r>
      <w:r w:rsidR="00442A75" w:rsidRPr="00227FA3">
        <w:rPr>
          <w:rFonts w:hint="cs"/>
          <w:spacing w:val="-2"/>
          <w:rtl/>
        </w:rPr>
        <w:t xml:space="preserve"> - הואיל ונדחו.  </w:t>
      </w:r>
    </w:p>
    <w:p w14:paraId="63C22B8F" w14:textId="77777777" w:rsidR="0094084F" w:rsidRDefault="002A125E" w:rsidP="00A90DAF">
      <w:pPr>
        <w:pStyle w:val="36"/>
        <w:framePr w:wrap="notBeside"/>
        <w:rPr>
          <w:rtl/>
        </w:rPr>
      </w:pPr>
      <w:r w:rsidRPr="00A90DAF">
        <w:rPr>
          <w:rFonts w:hint="cs"/>
          <w:rtl/>
        </w:rPr>
        <w:t>ולת"ק</w:t>
      </w:r>
      <w:r w:rsidR="0094084F">
        <w:rPr>
          <w:rtl/>
        </w:rPr>
        <w:t>:</w:t>
      </w:r>
    </w:p>
    <w:p w14:paraId="395640F7" w14:textId="21195442" w:rsidR="002A125E" w:rsidRPr="006F178A" w:rsidRDefault="002A125E" w:rsidP="00A90DAF">
      <w:pPr>
        <w:rPr>
          <w:rtl/>
        </w:rPr>
      </w:pPr>
      <w:r>
        <w:rPr>
          <w:rFonts w:hint="cs"/>
          <w:rtl/>
        </w:rPr>
        <w:t xml:space="preserve">חל בשבת - עיירות קורין בו', </w:t>
      </w:r>
      <w:r w:rsidRPr="001E1B2E">
        <w:rPr>
          <w:rStyle w:val="afff"/>
          <w:rFonts w:hint="cs"/>
          <w:b/>
          <w:rtl/>
        </w:rPr>
        <w:t xml:space="preserve">ור"ה </w:t>
      </w:r>
      <w:r>
        <w:rPr>
          <w:rStyle w:val="afff"/>
          <w:rFonts w:hint="cs"/>
          <w:b/>
          <w:rtl/>
        </w:rPr>
        <w:t xml:space="preserve">סבר </w:t>
      </w:r>
      <w:r w:rsidRPr="001E1B2E">
        <w:rPr>
          <w:rStyle w:val="afff"/>
          <w:rFonts w:hint="cs"/>
          <w:b/>
          <w:rtl/>
        </w:rPr>
        <w:t>כרבי</w:t>
      </w:r>
      <w:r w:rsidR="00442A75" w:rsidRPr="00442A75">
        <w:rPr>
          <w:rStyle w:val="afff"/>
          <w:rFonts w:hint="cs"/>
          <w:b/>
          <w:rtl/>
        </w:rPr>
        <w:t>, ורב כרבנן</w:t>
      </w:r>
      <w:r w:rsidRPr="00442A75">
        <w:rPr>
          <w:rStyle w:val="afff"/>
          <w:rFonts w:hint="cs"/>
          <w:b/>
          <w:rtl/>
        </w:rPr>
        <w:t>.</w:t>
      </w:r>
    </w:p>
    <w:p w14:paraId="3D070DFC" w14:textId="2305DCCC" w:rsidR="002A125E" w:rsidRPr="006F178A" w:rsidRDefault="003809EA" w:rsidP="002A125E">
      <w:pPr>
        <w:pStyle w:val="af3"/>
        <w:rPr>
          <w:rtl/>
        </w:rPr>
      </w:pPr>
      <w:r>
        <w:rPr>
          <w:rFonts w:ascii="MS Mincho" w:hAnsi="MS Mincho" w:hint="cs"/>
          <w:rtl/>
        </w:rPr>
        <w:t>****</w:t>
      </w:r>
    </w:p>
    <w:p w14:paraId="52B0569C" w14:textId="77777777" w:rsidR="002A125E" w:rsidRPr="00F53094" w:rsidRDefault="002A125E" w:rsidP="00E7367D">
      <w:pPr>
        <w:pStyle w:val="afff4"/>
        <w:rPr>
          <w:b/>
          <w:rtl/>
        </w:rPr>
      </w:pPr>
      <w:r w:rsidRPr="00B76B01">
        <w:rPr>
          <w:rFonts w:hint="cs"/>
          <w:rtl/>
        </w:rPr>
        <w:t>טעם שלא קוראים מ</w:t>
      </w:r>
      <w:r w:rsidRPr="00B76B01">
        <w:rPr>
          <w:rtl/>
        </w:rPr>
        <w:t xml:space="preserve">גילה בשבת </w:t>
      </w:r>
    </w:p>
    <w:p w14:paraId="446D44BC" w14:textId="117D0E3D" w:rsidR="0094084F" w:rsidRDefault="002A125E" w:rsidP="00662D5F">
      <w:pPr>
        <w:pStyle w:val="36"/>
        <w:framePr w:wrap="notBeside"/>
        <w:rPr>
          <w:rtl/>
        </w:rPr>
      </w:pPr>
      <w:r w:rsidRPr="00662D5F">
        <w:rPr>
          <w:rFonts w:hint="cs"/>
          <w:rtl/>
        </w:rPr>
        <w:t xml:space="preserve">א. </w:t>
      </w:r>
      <w:r w:rsidRPr="00662D5F">
        <w:rPr>
          <w:rtl/>
        </w:rPr>
        <w:t>רבה</w:t>
      </w:r>
      <w:r w:rsidR="0094084F">
        <w:rPr>
          <w:rtl/>
        </w:rPr>
        <w:t>:</w:t>
      </w:r>
    </w:p>
    <w:p w14:paraId="51F7853F" w14:textId="056501F6" w:rsidR="002A125E" w:rsidRPr="00F53094" w:rsidRDefault="002A125E" w:rsidP="002A125E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שמא יעבירנה </w:t>
      </w:r>
      <w:r>
        <w:rPr>
          <w:rFonts w:hint="cs"/>
          <w:rtl/>
        </w:rPr>
        <w:t>ד</w:t>
      </w:r>
      <w:r w:rsidR="0087734B">
        <w:rPr>
          <w:rFonts w:hint="cs"/>
          <w:rtl/>
        </w:rPr>
        <w:t xml:space="preserve">' </w:t>
      </w:r>
      <w:r w:rsidRPr="006F178A">
        <w:rPr>
          <w:rFonts w:hint="cs"/>
          <w:rtl/>
        </w:rPr>
        <w:t>א</w:t>
      </w:r>
      <w:r w:rsidR="0087734B">
        <w:rPr>
          <w:rFonts w:hint="cs"/>
          <w:rtl/>
        </w:rPr>
        <w:t>מות</w:t>
      </w:r>
      <w:r>
        <w:rPr>
          <w:rFonts w:hint="cs"/>
          <w:rtl/>
        </w:rPr>
        <w:t xml:space="preserve"> ברה"ר</w:t>
      </w:r>
      <w:r w:rsidRPr="006F178A">
        <w:rPr>
          <w:rtl/>
        </w:rPr>
        <w:t xml:space="preserve"> ללמוד אצל בקי</w:t>
      </w:r>
      <w:r>
        <w:rPr>
          <w:rFonts w:hint="cs"/>
          <w:rtl/>
        </w:rPr>
        <w:t>.</w:t>
      </w:r>
      <w:r w:rsidR="00C93DB4">
        <w:rPr>
          <w:rFonts w:hint="cs"/>
          <w:rtl/>
        </w:rPr>
        <w:t xml:space="preserve"> </w:t>
      </w:r>
      <w:r w:rsidRPr="00950D20">
        <w:rPr>
          <w:rStyle w:val="afff7"/>
          <w:rFonts w:hint="eastAsia"/>
          <w:rtl/>
        </w:rPr>
        <w:t>כשופר</w:t>
      </w:r>
      <w:r w:rsidRPr="00950D20">
        <w:rPr>
          <w:rStyle w:val="afff7"/>
          <w:rtl/>
        </w:rPr>
        <w:t xml:space="preserve"> </w:t>
      </w:r>
      <w:r w:rsidRPr="00950D20">
        <w:rPr>
          <w:rStyle w:val="afff7"/>
          <w:rFonts w:hint="eastAsia"/>
          <w:rtl/>
        </w:rPr>
        <w:t>ולולב</w:t>
      </w:r>
    </w:p>
    <w:p w14:paraId="7FA0E6E8" w14:textId="30B535B0" w:rsidR="0094084F" w:rsidRDefault="002A125E" w:rsidP="00DD2E07">
      <w:pPr>
        <w:pStyle w:val="36"/>
        <w:framePr w:wrap="notBeside"/>
        <w:rPr>
          <w:rtl/>
        </w:rPr>
      </w:pPr>
      <w:r w:rsidRPr="00DD2E07">
        <w:rPr>
          <w:rFonts w:hint="cs"/>
          <w:rtl/>
        </w:rPr>
        <w:t xml:space="preserve">ב. </w:t>
      </w:r>
      <w:r w:rsidRPr="00DD2E07">
        <w:rPr>
          <w:rtl/>
        </w:rPr>
        <w:t>רב יוסף</w:t>
      </w:r>
      <w:r w:rsidR="0094084F">
        <w:rPr>
          <w:rtl/>
        </w:rPr>
        <w:t>:</w:t>
      </w:r>
    </w:p>
    <w:p w14:paraId="1FBFB547" w14:textId="61878933" w:rsidR="002A125E" w:rsidRPr="00964093" w:rsidRDefault="002A125E" w:rsidP="002A125E">
      <w:pPr>
        <w:rPr>
          <w:rFonts w:cs="Guttman Vilna"/>
          <w:b/>
          <w:bCs/>
          <w:rtl/>
        </w:rPr>
      </w:pPr>
      <w:r>
        <w:rPr>
          <w:rtl/>
        </w:rPr>
        <w:t>שעיני</w:t>
      </w:r>
      <w:r w:rsidRPr="006F178A">
        <w:rPr>
          <w:rtl/>
        </w:rPr>
        <w:t xml:space="preserve"> עניים </w:t>
      </w:r>
      <w:r w:rsidR="00626193">
        <w:rPr>
          <w:rFonts w:hint="cs"/>
          <w:rtl/>
        </w:rPr>
        <w:t xml:space="preserve">נשואות </w:t>
      </w:r>
      <w:r>
        <w:rPr>
          <w:rFonts w:hint="cs"/>
          <w:rtl/>
        </w:rPr>
        <w:t>ל</w:t>
      </w:r>
      <w:r w:rsidRPr="006F178A">
        <w:rPr>
          <w:rtl/>
        </w:rPr>
        <w:t>מקרא מגילה.</w:t>
      </w:r>
    </w:p>
    <w:p w14:paraId="41160CDD" w14:textId="5D368B3B" w:rsidR="0094084F" w:rsidRDefault="002A125E" w:rsidP="00EF3B38">
      <w:pPr>
        <w:pStyle w:val="36"/>
        <w:framePr w:wrap="notBeside"/>
        <w:rPr>
          <w:rtl/>
        </w:rPr>
      </w:pPr>
      <w:r w:rsidRPr="00EF3B38">
        <w:rPr>
          <w:rFonts w:hint="cs"/>
          <w:rtl/>
        </w:rPr>
        <w:t>ותנ</w:t>
      </w:r>
      <w:r w:rsidRPr="00EF3B38">
        <w:rPr>
          <w:rtl/>
        </w:rPr>
        <w:t>"</w:t>
      </w:r>
      <w:r w:rsidRPr="00EF3B38">
        <w:rPr>
          <w:rFonts w:hint="cs"/>
          <w:rtl/>
        </w:rPr>
        <w:t>ה</w:t>
      </w:r>
      <w:r w:rsidR="0094084F">
        <w:rPr>
          <w:rtl/>
        </w:rPr>
        <w:t>:</w:t>
      </w:r>
    </w:p>
    <w:p w14:paraId="189A3425" w14:textId="7D9B1232" w:rsidR="002A125E" w:rsidRPr="001E1B2E" w:rsidRDefault="002A125E" w:rsidP="002A125E">
      <w:pPr>
        <w:rPr>
          <w:rStyle w:val="afff7"/>
          <w:rtl/>
        </w:rPr>
      </w:pPr>
      <w:r>
        <w:rPr>
          <w:rFonts w:hint="cs"/>
          <w:rtl/>
        </w:rPr>
        <w:t>ד</w:t>
      </w:r>
      <w:r w:rsidRPr="006F178A">
        <w:rPr>
          <w:rtl/>
        </w:rPr>
        <w:t xml:space="preserve">כפרים </w:t>
      </w:r>
      <w:r>
        <w:rPr>
          <w:rFonts w:hint="cs"/>
          <w:rtl/>
        </w:rPr>
        <w:t>ש</w:t>
      </w:r>
      <w:r w:rsidRPr="006F178A">
        <w:rPr>
          <w:rtl/>
        </w:rPr>
        <w:t>מקדימין</w:t>
      </w:r>
      <w:r>
        <w:rPr>
          <w:rtl/>
        </w:rPr>
        <w:t xml:space="preserve"> -גובין</w:t>
      </w:r>
      <w:r w:rsidRPr="006F178A">
        <w:rPr>
          <w:rtl/>
        </w:rPr>
        <w:t xml:space="preserve"> בו ביום</w:t>
      </w:r>
      <w:r>
        <w:rPr>
          <w:rStyle w:val="afff7"/>
          <w:rFonts w:hint="cs"/>
          <w:rtl/>
        </w:rPr>
        <w:t xml:space="preserve">, </w:t>
      </w:r>
      <w:r w:rsidRPr="001E1B2E">
        <w:rPr>
          <w:rStyle w:val="afff7"/>
          <w:rFonts w:hint="cs"/>
          <w:rtl/>
        </w:rPr>
        <w:t xml:space="preserve">[אבל </w:t>
      </w:r>
      <w:r w:rsidRPr="001E1B2E">
        <w:rPr>
          <w:rStyle w:val="afff7"/>
          <w:rtl/>
        </w:rPr>
        <w:t xml:space="preserve">שמחה </w:t>
      </w:r>
      <w:r w:rsidRPr="001E1B2E">
        <w:rPr>
          <w:rStyle w:val="afff7"/>
          <w:b/>
          <w:bCs/>
          <w:rtl/>
        </w:rPr>
        <w:t>בזמנה</w:t>
      </w:r>
      <w:r w:rsidRPr="001E1B2E">
        <w:rPr>
          <w:rStyle w:val="afff7"/>
          <w:rFonts w:hint="cs"/>
          <w:rtl/>
        </w:rPr>
        <w:t>]</w:t>
      </w:r>
      <w:r w:rsidRPr="001E1B2E">
        <w:rPr>
          <w:rStyle w:val="afff7"/>
          <w:rtl/>
        </w:rPr>
        <w:t>.</w:t>
      </w:r>
    </w:p>
    <w:p w14:paraId="6ECF30A0" w14:textId="06FB9D52" w:rsidR="002A125E" w:rsidRPr="00F53094" w:rsidRDefault="00EF3B38" w:rsidP="00E7367D">
      <w:pPr>
        <w:pStyle w:val="afff4"/>
        <w:rPr>
          <w:b/>
          <w:rtl/>
        </w:rPr>
      </w:pPr>
      <w:r>
        <w:rPr>
          <w:rFonts w:hint="cs"/>
          <w:rtl/>
        </w:rPr>
        <w:lastRenderedPageBreak/>
        <w:t>זמן מגילה</w:t>
      </w:r>
    </w:p>
    <w:p w14:paraId="1D896B61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F53094">
        <w:rPr>
          <w:rFonts w:hint="cs"/>
          <w:rtl/>
        </w:rPr>
        <w:t>ה.</w:t>
      </w:r>
    </w:p>
    <w:p w14:paraId="3C6DBFC8" w14:textId="541B1A51" w:rsidR="0094084F" w:rsidRDefault="002A125E" w:rsidP="00B3042C">
      <w:pPr>
        <w:pStyle w:val="36"/>
        <w:framePr w:wrap="notBeside"/>
        <w:rPr>
          <w:rtl/>
        </w:rPr>
      </w:pPr>
      <w:r w:rsidRPr="00B3042C">
        <w:rPr>
          <w:rFonts w:hint="cs"/>
          <w:rtl/>
        </w:rPr>
        <w:t>לרב</w:t>
      </w:r>
      <w:r w:rsidR="0094084F">
        <w:rPr>
          <w:rFonts w:hint="cs"/>
          <w:rtl/>
        </w:rPr>
        <w:t>:</w:t>
      </w:r>
    </w:p>
    <w:p w14:paraId="3BE92874" w14:textId="53C80B7E" w:rsidR="002A125E" w:rsidRPr="006F178A" w:rsidRDefault="002A125E" w:rsidP="002A125E">
      <w:pPr>
        <w:rPr>
          <w:rtl/>
        </w:rPr>
      </w:pPr>
      <w:r>
        <w:rPr>
          <w:rtl/>
        </w:rPr>
        <w:t xml:space="preserve">בזמנה </w:t>
      </w:r>
      <w:r>
        <w:rPr>
          <w:rFonts w:hint="cs"/>
          <w:rtl/>
        </w:rPr>
        <w:t xml:space="preserve">אפי' </w:t>
      </w:r>
      <w:r w:rsidRPr="006F178A">
        <w:rPr>
          <w:rtl/>
        </w:rPr>
        <w:t>ביח</w:t>
      </w:r>
      <w:r>
        <w:rPr>
          <w:rtl/>
        </w:rPr>
        <w:t>יד, שלא בזמנה</w:t>
      </w:r>
      <w:r w:rsidRPr="006F178A">
        <w:rPr>
          <w:rtl/>
        </w:rPr>
        <w:t xml:space="preserve"> בעשרה.</w:t>
      </w:r>
    </w:p>
    <w:p w14:paraId="3F78E056" w14:textId="1A467479" w:rsidR="0094084F" w:rsidRDefault="002A125E" w:rsidP="00EF3B38">
      <w:pPr>
        <w:pStyle w:val="36"/>
        <w:framePr w:wrap="notBeside"/>
        <w:rPr>
          <w:rtl/>
        </w:rPr>
      </w:pPr>
      <w:r w:rsidRPr="00EF3B38">
        <w:rPr>
          <w:rtl/>
        </w:rPr>
        <w:t>רב אסי</w:t>
      </w:r>
      <w:r w:rsidR="0094084F">
        <w:rPr>
          <w:rtl/>
        </w:rPr>
        <w:t>:</w:t>
      </w:r>
    </w:p>
    <w:p w14:paraId="7AC1B72A" w14:textId="2B586A4D" w:rsidR="002A125E" w:rsidRDefault="00DD614A" w:rsidP="002A125E">
      <w:pPr>
        <w:rPr>
          <w:rFonts w:cs="Guttman Vilna"/>
          <w:b/>
          <w:bCs/>
          <w:rtl/>
        </w:rPr>
      </w:pPr>
      <w:r>
        <w:rPr>
          <w:rFonts w:hint="cs"/>
          <w:rtl/>
        </w:rPr>
        <w:t>ל</w:t>
      </w:r>
      <w:r w:rsidR="002A125E">
        <w:rPr>
          <w:rFonts w:hint="cs"/>
          <w:rtl/>
        </w:rPr>
        <w:t>עולם</w:t>
      </w:r>
      <w:r w:rsidR="002A125E" w:rsidRPr="006F178A">
        <w:rPr>
          <w:rtl/>
        </w:rPr>
        <w:t xml:space="preserve"> בעשרה</w:t>
      </w:r>
      <w:r w:rsidR="00442A75">
        <w:rPr>
          <w:rFonts w:hint="cs"/>
          <w:rtl/>
        </w:rPr>
        <w:t xml:space="preserve"> לכתחילה</w:t>
      </w:r>
      <w:r w:rsidR="002A125E" w:rsidRPr="006F178A">
        <w:rPr>
          <w:rtl/>
        </w:rPr>
        <w:t>.</w:t>
      </w:r>
      <w:r w:rsidR="002A125E" w:rsidRPr="001E1B2E">
        <w:rPr>
          <w:rStyle w:val="afff7"/>
          <w:rFonts w:hint="cs"/>
          <w:rtl/>
        </w:rPr>
        <w:t xml:space="preserve"> [וחשש רב לדר''א]</w:t>
      </w:r>
      <w:r w:rsidR="002A125E">
        <w:rPr>
          <w:rStyle w:val="afff7"/>
          <w:rFonts w:hint="cs"/>
          <w:rtl/>
        </w:rPr>
        <w:t>.</w:t>
      </w:r>
    </w:p>
    <w:p w14:paraId="79208949" w14:textId="77777777" w:rsidR="0094084F" w:rsidRDefault="002A125E" w:rsidP="000829E2">
      <w:pPr>
        <w:pStyle w:val="36"/>
        <w:framePr w:wrap="notBeside"/>
        <w:rPr>
          <w:rtl/>
        </w:rPr>
      </w:pPr>
      <w:r w:rsidRPr="000829E2">
        <w:rPr>
          <w:rFonts w:hint="eastAsia"/>
          <w:rtl/>
        </w:rPr>
        <w:t>וה</w:t>
      </w:r>
      <w:r w:rsidRPr="000829E2">
        <w:rPr>
          <w:rFonts w:hint="cs"/>
          <w:rtl/>
        </w:rPr>
        <w:t>ך</w:t>
      </w:r>
      <w:r w:rsidRPr="000829E2">
        <w:rPr>
          <w:rtl/>
        </w:rPr>
        <w:t xml:space="preserve"> </w:t>
      </w:r>
      <w:r w:rsidRPr="000829E2">
        <w:rPr>
          <w:rFonts w:hint="eastAsia"/>
          <w:rtl/>
        </w:rPr>
        <w:t>ד</w:t>
      </w:r>
      <w:r w:rsidRPr="000829E2">
        <w:rPr>
          <w:rFonts w:hint="cs"/>
          <w:rtl/>
        </w:rPr>
        <w:t>ל</w:t>
      </w:r>
      <w:r w:rsidRPr="000829E2">
        <w:rPr>
          <w:rFonts w:hint="eastAsia"/>
          <w:rtl/>
        </w:rPr>
        <w:t>רב</w:t>
      </w:r>
      <w:r w:rsidR="0094084F">
        <w:rPr>
          <w:rtl/>
        </w:rPr>
        <w:t>:</w:t>
      </w:r>
    </w:p>
    <w:p w14:paraId="749CBBF8" w14:textId="5A408AFA" w:rsidR="002A125E" w:rsidRPr="00626193" w:rsidRDefault="002A125E" w:rsidP="002A125E">
      <w:pPr>
        <w:rPr>
          <w:rtl/>
        </w:rPr>
      </w:pPr>
      <w:r w:rsidRPr="00626193">
        <w:rPr>
          <w:rFonts w:hint="cs"/>
          <w:rtl/>
        </w:rPr>
        <w:t>כ</w:t>
      </w:r>
      <w:r w:rsidRPr="00626193">
        <w:rPr>
          <w:rFonts w:hint="eastAsia"/>
          <w:rtl/>
        </w:rPr>
        <w:t>שחל</w:t>
      </w:r>
      <w:r w:rsidRPr="00626193">
        <w:rPr>
          <w:rtl/>
        </w:rPr>
        <w:t xml:space="preserve"> </w:t>
      </w:r>
      <w:r w:rsidRPr="00626193">
        <w:rPr>
          <w:rFonts w:hint="eastAsia"/>
          <w:rtl/>
        </w:rPr>
        <w:t>בשבת</w:t>
      </w:r>
      <w:r w:rsidRPr="00626193">
        <w:rPr>
          <w:rtl/>
        </w:rPr>
        <w:t xml:space="preserve"> </w:t>
      </w:r>
      <w:r w:rsidRPr="00626193">
        <w:rPr>
          <w:rFonts w:hint="cs"/>
          <w:rtl/>
        </w:rPr>
        <w:t xml:space="preserve">- </w:t>
      </w:r>
      <w:r>
        <w:rPr>
          <w:rStyle w:val="afff"/>
          <w:rFonts w:hint="eastAsia"/>
          <w:rtl/>
          <w:rPrChange w:id="9004" w:author="מנוע אמוראים" w:date="2026-10-05T16:41:43Z">
            <w:rPr>
              <w:rFonts w:hint="eastAsia"/>
              <w:rtl/>
            </w:rPr>
          </w:rPrChange>
        </w:rPr>
        <w:t xml:space="preserve">ער</w:t>
      </w:r>
      <w:r>
        <w:rPr>
          <w:rStyle w:val="afff"/>
          <w:rtl/>
          <w:rPrChange w:id="9005" w:author="מנוע אמוראים" w:date="2026-10-05T16:41:43Z">
            <w:rPr>
              <w:rtl/>
            </w:rPr>
          </w:rPrChange>
        </w:rPr>
        <w:t xml:space="preserve">"</w:t>
      </w:r>
      <w:r>
        <w:rPr>
          <w:rStyle w:val="afff"/>
          <w:rFonts w:hint="eastAsia"/>
          <w:rtl/>
          <w:rPrChange w:id="9006" w:author="מנוע אמוראים" w:date="2026-10-05T16:41:43Z">
            <w:rPr>
              <w:rFonts w:hint="eastAsia"/>
              <w:rtl/>
            </w:rPr>
          </w:rPrChange>
        </w:rPr>
        <w:t xml:space="preserve">ש</w:t>
      </w:r>
      <w:r w:rsidRPr="00626193">
        <w:rPr>
          <w:rtl/>
        </w:rPr>
        <w:t xml:space="preserve"> </w:t>
      </w:r>
      <w:r w:rsidRPr="00626193">
        <w:rPr>
          <w:rFonts w:hint="eastAsia"/>
          <w:rtl/>
        </w:rPr>
        <w:t>זמנם</w:t>
      </w:r>
      <w:r w:rsidRPr="00626193">
        <w:rPr>
          <w:rtl/>
        </w:rPr>
        <w:t xml:space="preserve">, </w:t>
      </w:r>
      <w:r w:rsidRPr="00626193">
        <w:rPr>
          <w:rFonts w:hint="cs"/>
          <w:rtl/>
        </w:rPr>
        <w:t>היינו לאפוקי יום הכניסה.</w:t>
      </w:r>
    </w:p>
    <w:p w14:paraId="518436DF" w14:textId="7E306E06" w:rsidR="008A6A4C" w:rsidRDefault="008A6A4C" w:rsidP="008A6A4C">
      <w:pPr>
        <w:pStyle w:val="af3"/>
        <w:spacing w:before="0" w:after="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41" w:author="קלוד" w:date="2026-10-06T10:09:25Z"/>
        </w:rPr>
      </w:pPr>
      <w:ins w:id="20040" w:author="קלוד" w:date="2026-10-06T10:09:25Z">
        <w:r>
          <w:t xml:space="preserve">משנה ג</w:t>
        </w:r>
      </w:ins>
    </w:p>
    <w:p w14:paraId="3BE400B8" w14:textId="77777777" w:rsidR="002A125E" w:rsidRDefault="002A125E" w:rsidP="00B22377">
      <w:pPr>
        <w:pStyle w:val="afff8"/>
        <w:spacing w:before="0" w:after="60"/>
        <w:rPr>
          <w:rtl/>
        </w:rPr>
      </w:pPr>
      <w:r w:rsidRPr="00CE3459">
        <w:rPr>
          <w:rStyle w:val="affffff3"/>
          <w:rtl/>
        </w:rPr>
        <w:t>עיר גדולה -</w:t>
      </w:r>
      <w:r w:rsidRPr="0081667C">
        <w:rPr>
          <w:rtl/>
        </w:rPr>
        <w:t xml:space="preserve"> כל שיש בה עשרה בטלנין.</w:t>
      </w:r>
      <w:r>
        <w:rPr>
          <w:rFonts w:hint="cs"/>
          <w:rtl/>
        </w:rPr>
        <w:t xml:space="preserve"> </w:t>
      </w:r>
      <w:r>
        <w:rPr>
          <w:rtl/>
        </w:rPr>
        <w:t>פחות מכ</w:t>
      </w:r>
      <w:r>
        <w:rPr>
          <w:rFonts w:hint="cs"/>
          <w:rtl/>
        </w:rPr>
        <w:t>ך</w:t>
      </w:r>
      <w:r>
        <w:rPr>
          <w:rtl/>
        </w:rPr>
        <w:t xml:space="preserve"> </w:t>
      </w:r>
      <w:r w:rsidRPr="0081667C">
        <w:rPr>
          <w:rtl/>
        </w:rPr>
        <w:t>זה כפר.</w:t>
      </w:r>
      <w:r w:rsidRPr="0081667C">
        <w:rPr>
          <w:rFonts w:hint="cs"/>
          <w:rtl/>
        </w:rPr>
        <w:t xml:space="preserve">   </w:t>
      </w:r>
    </w:p>
    <w:p w14:paraId="34FC74C7" w14:textId="25D8232B" w:rsidR="002A125E" w:rsidRPr="0081667C" w:rsidRDefault="002A125E" w:rsidP="002A125E">
      <w:pPr>
        <w:pStyle w:val="afb"/>
        <w:rPr>
          <w:rtl/>
        </w:rPr>
      </w:pPr>
      <w:r w:rsidRPr="00121E15">
        <w:rPr>
          <w:rStyle w:val="affffff3"/>
          <w:rFonts w:hint="cs"/>
          <w:rtl/>
        </w:rPr>
        <w:t>במגילה</w:t>
      </w:r>
      <w:r w:rsidRPr="00121E15">
        <w:rPr>
          <w:rStyle w:val="affffff3"/>
          <w:rtl/>
        </w:rPr>
        <w:t xml:space="preserve"> </w:t>
      </w:r>
      <w:r w:rsidR="00B22377" w:rsidRPr="00121E15">
        <w:rPr>
          <w:rStyle w:val="affffff3"/>
          <w:rFonts w:hint="cs"/>
          <w:rtl/>
        </w:rPr>
        <w:t xml:space="preserve">- </w:t>
      </w:r>
      <w:r w:rsidRPr="00121E15">
        <w:rPr>
          <w:rStyle w:val="affffff3"/>
          <w:rtl/>
        </w:rPr>
        <w:t>מקדימין</w:t>
      </w:r>
      <w:r w:rsidRPr="0081667C">
        <w:rPr>
          <w:rtl/>
        </w:rPr>
        <w:t xml:space="preserve"> ולא מאחרין.</w:t>
      </w:r>
    </w:p>
    <w:p w14:paraId="5418B947" w14:textId="789A97CC" w:rsidR="002A125E" w:rsidRPr="0081667C" w:rsidRDefault="002A125E" w:rsidP="002A125E">
      <w:pPr>
        <w:pStyle w:val="afb"/>
        <w:rPr>
          <w:rtl/>
        </w:rPr>
      </w:pPr>
      <w:r w:rsidRPr="0081667C">
        <w:rPr>
          <w:rtl/>
        </w:rPr>
        <w:t xml:space="preserve">אבל זמן עצי </w:t>
      </w:r>
      <w:r>
        <w:rPr>
          <w:rtl/>
        </w:rPr>
        <w:t xml:space="preserve">כהנים, </w:t>
      </w:r>
      <w:r>
        <w:rPr>
          <w:rFonts w:hint="cs"/>
          <w:rtl/>
        </w:rPr>
        <w:t>ת</w:t>
      </w:r>
      <w:r w:rsidR="008A6A4C">
        <w:rPr>
          <w:rFonts w:hint="cs"/>
          <w:rtl/>
        </w:rPr>
        <w:t>שעה בא</w:t>
      </w:r>
      <w:r>
        <w:rPr>
          <w:rFonts w:hint="cs"/>
          <w:rtl/>
        </w:rPr>
        <w:t>ב</w:t>
      </w:r>
      <w:r>
        <w:rPr>
          <w:rtl/>
        </w:rPr>
        <w:t>, חגיגה</w:t>
      </w:r>
      <w:r>
        <w:rPr>
          <w:rFonts w:hint="cs"/>
          <w:rtl/>
        </w:rPr>
        <w:t xml:space="preserve"> </w:t>
      </w:r>
      <w:r>
        <w:rPr>
          <w:rtl/>
        </w:rPr>
        <w:t>והקהל</w:t>
      </w:r>
      <w:r>
        <w:rPr>
          <w:rFonts w:hint="cs"/>
          <w:rtl/>
        </w:rPr>
        <w:t xml:space="preserve"> -</w:t>
      </w:r>
      <w:r>
        <w:rPr>
          <w:rtl/>
        </w:rPr>
        <w:t xml:space="preserve"> מאחרין</w:t>
      </w:r>
      <w:r>
        <w:rPr>
          <w:rFonts w:hint="cs"/>
          <w:rtl/>
        </w:rPr>
        <w:t>.</w:t>
      </w:r>
    </w:p>
    <w:p w14:paraId="5388C178" w14:textId="77777777" w:rsidR="002A125E" w:rsidRPr="00363A24" w:rsidRDefault="002A125E" w:rsidP="002A125E">
      <w:pPr>
        <w:pStyle w:val="afb"/>
        <w:rPr>
          <w:rtl/>
        </w:rPr>
      </w:pPr>
      <w:r w:rsidRPr="00363A24">
        <w:rPr>
          <w:rtl/>
        </w:rPr>
        <w:t xml:space="preserve">אע"פ </w:t>
      </w:r>
      <w:r w:rsidRPr="00363A24">
        <w:rPr>
          <w:rFonts w:hint="cs"/>
          <w:rtl/>
        </w:rPr>
        <w:t>ש</w:t>
      </w:r>
      <w:r w:rsidRPr="00363A24">
        <w:rPr>
          <w:rtl/>
        </w:rPr>
        <w:t>מקדימין מותרין בהספד ותענית</w:t>
      </w:r>
      <w:r w:rsidRPr="00363A24">
        <w:rPr>
          <w:rFonts w:hint="cs"/>
          <w:rtl/>
        </w:rPr>
        <w:t>,</w:t>
      </w:r>
      <w:r w:rsidRPr="00363A24">
        <w:rPr>
          <w:rtl/>
        </w:rPr>
        <w:t xml:space="preserve"> ומתנות לאביונים.</w:t>
      </w:r>
    </w:p>
    <w:p w14:paraId="135E4E6C" w14:textId="0C0BE4D0" w:rsidR="002A125E" w:rsidRPr="006B6AB9" w:rsidRDefault="002A125E" w:rsidP="006B6AB9">
      <w:pPr>
        <w:pStyle w:val="afb"/>
        <w:spacing w:after="60"/>
        <w:rPr>
          <w:spacing w:val="-2"/>
          <w:rtl/>
        </w:rPr>
      </w:pPr>
      <w:r w:rsidRPr="006B6AB9">
        <w:rPr>
          <w:rStyle w:val="TanaimMishna"/>
          <w:spacing w:val="-2"/>
          <w:rtl/>
          <w:rPrChange w:id="20001" w:author="קלוד" w:date="2026-10-06T10:09:25Z">
            <w:rPr>
              <w:rStyle w:val="afff"/>
              <w:spacing w:val="-2"/>
              <w:rtl/>
            </w:rPr>
          </w:rPrChange>
        </w:rPr>
        <w:t>ר"</w:t>
      </w:r>
      <w:r w:rsidRPr="006B6AB9">
        <w:rPr>
          <w:rStyle w:val="TanaimMishna"/>
          <w:rFonts w:hint="cs"/>
          <w:spacing w:val="-2"/>
          <w:rtl/>
          <w:rPrChange w:id="20002" w:author="קלוד" w:date="2026-10-06T10:09:25Z">
            <w:rPr>
              <w:rStyle w:val="afff"/>
              <w:rFonts w:hint="cs"/>
              <w:spacing w:val="-2"/>
              <w:rtl/>
            </w:rPr>
          </w:rPrChange>
        </w:rPr>
        <w:t>י</w:t>
      </w:r>
      <w:r w:rsidRPr="006B6AB9">
        <w:rPr>
          <w:rStyle w:val="TanaimMishna"/>
          <w:spacing w:val="-2"/>
          <w:rtl/>
          <w:rPrChange w:id="20003" w:author="קלוד" w:date="2026-10-06T10:09:25Z">
            <w:rPr>
              <w:rStyle w:val="afff"/>
              <w:spacing w:val="-2"/>
              <w:rtl/>
            </w:rPr>
          </w:rPrChange>
        </w:rPr>
        <w:t>:</w:t>
      </w:r>
      <w:r w:rsidRPr="006B6AB9">
        <w:rPr>
          <w:spacing w:val="-2"/>
          <w:rtl/>
        </w:rPr>
        <w:t xml:space="preserve"> </w:t>
      </w:r>
      <w:r w:rsidR="008A6A4C" w:rsidRPr="006B6AB9">
        <w:rPr>
          <w:rFonts w:hint="cs"/>
          <w:spacing w:val="-2"/>
          <w:rtl/>
        </w:rPr>
        <w:t>רק</w:t>
      </w:r>
      <w:r w:rsidRPr="006B6AB9">
        <w:rPr>
          <w:rFonts w:hint="cs"/>
          <w:spacing w:val="-2"/>
          <w:rtl/>
        </w:rPr>
        <w:t xml:space="preserve"> כ</w:t>
      </w:r>
      <w:r w:rsidRPr="006B6AB9">
        <w:rPr>
          <w:spacing w:val="-2"/>
          <w:rtl/>
        </w:rPr>
        <w:t>שנכנסין בשני ובחמישי</w:t>
      </w:r>
      <w:r w:rsidR="00CA15D8" w:rsidRPr="006B6AB9">
        <w:rPr>
          <w:rFonts w:hint="cs"/>
          <w:spacing w:val="-2"/>
          <w:rtl/>
        </w:rPr>
        <w:t xml:space="preserve"> </w:t>
      </w:r>
      <w:r w:rsidRPr="006B6AB9">
        <w:rPr>
          <w:spacing w:val="-2"/>
          <w:rtl/>
        </w:rPr>
        <w:t xml:space="preserve">אבל </w:t>
      </w:r>
      <w:r w:rsidRPr="006B6AB9">
        <w:rPr>
          <w:rFonts w:hint="cs"/>
          <w:spacing w:val="-2"/>
          <w:rtl/>
        </w:rPr>
        <w:t>כ</w:t>
      </w:r>
      <w:r w:rsidRPr="006B6AB9">
        <w:rPr>
          <w:spacing w:val="-2"/>
          <w:rtl/>
        </w:rPr>
        <w:t xml:space="preserve">שאין נכנסין </w:t>
      </w:r>
      <w:r w:rsidRPr="006B6AB9">
        <w:rPr>
          <w:rFonts w:hint="cs"/>
          <w:spacing w:val="-2"/>
          <w:rtl/>
        </w:rPr>
        <w:t xml:space="preserve">קורין רק </w:t>
      </w:r>
      <w:r w:rsidRPr="006B6AB9">
        <w:rPr>
          <w:spacing w:val="-2"/>
          <w:rtl/>
        </w:rPr>
        <w:t>ב</w:t>
      </w:r>
      <w:r w:rsidR="00CA15D8" w:rsidRPr="006B6AB9">
        <w:rPr>
          <w:rFonts w:hint="cs"/>
          <w:spacing w:val="-2"/>
          <w:rtl/>
        </w:rPr>
        <w:t>זמנה</w:t>
      </w:r>
    </w:p>
    <w:p w14:paraId="6554DAFA" w14:textId="3B3FB959" w:rsidR="0094084F" w:rsidRDefault="002A125E" w:rsidP="003474D8">
      <w:pPr>
        <w:pStyle w:val="36"/>
        <w:framePr w:wrap="notBeside"/>
        <w:rPr>
          <w:rtl/>
        </w:rPr>
      </w:pPr>
      <w:r w:rsidRPr="003474D8">
        <w:rPr>
          <w:rtl/>
        </w:rPr>
        <w:t>תנא</w:t>
      </w:r>
      <w:r w:rsidR="0094084F">
        <w:rPr>
          <w:rtl/>
        </w:rPr>
        <w:t>:</w:t>
      </w:r>
    </w:p>
    <w:p w14:paraId="23F350EA" w14:textId="5EB51E36" w:rsidR="002A125E" w:rsidRDefault="002A125E" w:rsidP="002A125E">
      <w:pPr>
        <w:rPr>
          <w:rtl/>
        </w:rPr>
      </w:pPr>
      <w:r w:rsidRPr="009739BC">
        <w:rPr>
          <w:rtl/>
        </w:rPr>
        <w:t xml:space="preserve">עשרה בטלנין </w:t>
      </w:r>
      <w:r w:rsidRPr="004B6A55">
        <w:rPr>
          <w:rStyle w:val="afff7"/>
          <w:rFonts w:hint="cs"/>
          <w:rtl/>
        </w:rPr>
        <w:t>[ממלאכתם]</w:t>
      </w:r>
      <w:r>
        <w:rPr>
          <w:rFonts w:hint="cs"/>
          <w:rtl/>
        </w:rPr>
        <w:t xml:space="preserve"> </w:t>
      </w:r>
      <w:r w:rsidRPr="009739BC">
        <w:rPr>
          <w:rtl/>
        </w:rPr>
        <w:t>שבבית הכנסת.</w:t>
      </w:r>
    </w:p>
    <w:p w14:paraId="4873E604" w14:textId="77777777" w:rsidR="002A125E" w:rsidRPr="006F178A" w:rsidRDefault="002A125E" w:rsidP="002A125E">
      <w:pPr>
        <w:rPr>
          <w:rtl/>
        </w:rPr>
      </w:pPr>
      <w:r>
        <w:rPr>
          <w:rStyle w:val="aff2"/>
          <w:rFonts w:hint="cs"/>
          <w:rtl/>
        </w:rPr>
        <w:t>במגילה</w:t>
      </w:r>
      <w:r w:rsidRPr="009739BC">
        <w:rPr>
          <w:rStyle w:val="aff2"/>
          <w:rFonts w:hint="cs"/>
          <w:rtl/>
        </w:rPr>
        <w:t xml:space="preserve"> </w:t>
      </w:r>
      <w:r>
        <w:rPr>
          <w:rStyle w:val="aff2"/>
          <w:rFonts w:hint="cs"/>
          <w:rtl/>
        </w:rPr>
        <w:t>מקדימין ו</w:t>
      </w:r>
      <w:r w:rsidRPr="009739BC">
        <w:rPr>
          <w:rStyle w:val="aff2"/>
          <w:rtl/>
        </w:rPr>
        <w:t>לא מאחרין.</w:t>
      </w:r>
      <w:r w:rsidRPr="006F178A">
        <w:rPr>
          <w:rFonts w:ascii="Fb Fontext" w:hAnsi="Fb Fontext"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משמואל</w:t>
      </w:r>
      <w:r>
        <w:rPr>
          <w:rFonts w:ascii="Fb Fontext" w:hAnsi="Fb Fontext" w:hint="cs"/>
          <w:rtl/>
        </w:rPr>
        <w:t xml:space="preserve">: </w:t>
      </w:r>
      <w:r w:rsidRPr="00A824E4">
        <w:rPr>
          <w:rStyle w:val="a4"/>
          <w:rFonts w:hint="cs"/>
          <w:rtl/>
        </w:rPr>
        <w:t>'ולא יעבור'</w:t>
      </w:r>
      <w:r w:rsidRPr="00A824E4">
        <w:rPr>
          <w:rStyle w:val="a4"/>
          <w:rtl/>
        </w:rPr>
        <w:t>.</w:t>
      </w:r>
    </w:p>
    <w:p w14:paraId="214C0C75" w14:textId="77777777" w:rsidR="002A125E" w:rsidRPr="006F178A" w:rsidRDefault="002A125E" w:rsidP="002A125E">
      <w:pPr>
        <w:pStyle w:val="afff6"/>
        <w:rPr>
          <w:rtl/>
        </w:rPr>
      </w:pPr>
      <w:r w:rsidRPr="00EC1638">
        <w:rPr>
          <w:rStyle w:val="afffb"/>
          <w:rFonts w:hint="cs"/>
          <w:rtl/>
        </w:rPr>
        <w:t>[</w:t>
      </w:r>
      <w:r w:rsidRPr="00EC1638">
        <w:rPr>
          <w:rStyle w:val="a4"/>
          <w:rFonts w:hint="cs"/>
          <w:sz w:val="16"/>
          <w:szCs w:val="14"/>
          <w:rtl/>
        </w:rPr>
        <w:t>'</w:t>
      </w:r>
      <w:r w:rsidRPr="00EC1638">
        <w:rPr>
          <w:rStyle w:val="a4"/>
          <w:sz w:val="16"/>
          <w:szCs w:val="14"/>
          <w:rtl/>
        </w:rPr>
        <w:t>לחדשי השנה'</w:t>
      </w:r>
      <w:r w:rsidRPr="00EC1638">
        <w:rPr>
          <w:sz w:val="12"/>
          <w:szCs w:val="12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משמואל:</w:t>
      </w:r>
      <w:r>
        <w:rPr>
          <w:rFonts w:hint="cs"/>
          <w:rtl/>
        </w:rPr>
        <w:t xml:space="preserve"> אתה מונה </w:t>
      </w:r>
      <w:r w:rsidRPr="006F178A">
        <w:rPr>
          <w:rtl/>
        </w:rPr>
        <w:t xml:space="preserve">חדשים לשנים, </w:t>
      </w:r>
      <w:r>
        <w:rPr>
          <w:rFonts w:hint="cs"/>
          <w:rtl/>
        </w:rPr>
        <w:t>ולא</w:t>
      </w:r>
      <w:r w:rsidRPr="006F178A">
        <w:rPr>
          <w:rtl/>
        </w:rPr>
        <w:t xml:space="preserve"> ימים.</w:t>
      </w:r>
    </w:p>
    <w:p w14:paraId="7D86B8A5" w14:textId="77777777" w:rsidR="002A125E" w:rsidRPr="006F178A" w:rsidRDefault="002A125E" w:rsidP="002A125E">
      <w:pPr>
        <w:pStyle w:val="afff6"/>
        <w:rPr>
          <w:rtl/>
        </w:rPr>
      </w:pPr>
      <w:r w:rsidRPr="00EC1638">
        <w:rPr>
          <w:rStyle w:val="a4"/>
          <w:rFonts w:hint="cs"/>
          <w:sz w:val="16"/>
          <w:szCs w:val="14"/>
          <w:rtl/>
        </w:rPr>
        <w:t>'</w:t>
      </w:r>
      <w:r w:rsidRPr="00EC1638">
        <w:rPr>
          <w:rStyle w:val="a4"/>
          <w:sz w:val="16"/>
          <w:szCs w:val="14"/>
          <w:rtl/>
        </w:rPr>
        <w:t>עד חדש ימים</w:t>
      </w:r>
      <w:r w:rsidRPr="00EC1638">
        <w:rPr>
          <w:rStyle w:val="a4"/>
          <w:rFonts w:hint="cs"/>
          <w:sz w:val="16"/>
          <w:szCs w:val="14"/>
          <w:rtl/>
        </w:rPr>
        <w:t>'</w:t>
      </w:r>
      <w:r w:rsidRPr="006F178A">
        <w:rPr>
          <w:rtl/>
        </w:rPr>
        <w:t xml:space="preserve"> </w:t>
      </w:r>
      <w:r w:rsidRPr="00411327">
        <w:rPr>
          <w:rStyle w:val="afff"/>
          <w:rFonts w:hint="cs"/>
          <w:b/>
          <w:rtl/>
        </w:rPr>
        <w:t>מר' אבא: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ימים לחדשים, </w:t>
      </w:r>
      <w:r>
        <w:rPr>
          <w:rFonts w:hint="cs"/>
          <w:rtl/>
        </w:rPr>
        <w:t xml:space="preserve">ולא </w:t>
      </w:r>
      <w:r w:rsidRPr="006F178A">
        <w:rPr>
          <w:rtl/>
        </w:rPr>
        <w:t>שעות</w:t>
      </w:r>
      <w:r>
        <w:rPr>
          <w:rFonts w:hint="cs"/>
          <w:rtl/>
        </w:rPr>
        <w:t>]</w:t>
      </w:r>
      <w:r w:rsidRPr="006F178A">
        <w:rPr>
          <w:rtl/>
        </w:rPr>
        <w:t>.</w:t>
      </w:r>
    </w:p>
    <w:p w14:paraId="301CDD54" w14:textId="44BC39E6" w:rsidR="00AB1DA4" w:rsidRPr="00AB1DA4" w:rsidRDefault="00AB1DA4" w:rsidP="00AB1DA4">
      <w:pPr>
        <w:pStyle w:val="af3"/>
        <w:rPr>
          <w:rtl/>
        </w:rPr>
      </w:pPr>
      <w:r w:rsidRPr="00AB1DA4">
        <w:rPr>
          <w:rFonts w:hint="cs"/>
          <w:rtl/>
        </w:rPr>
        <w:t>***</w:t>
      </w:r>
    </w:p>
    <w:p w14:paraId="34669178" w14:textId="31880AB1" w:rsidR="002A125E" w:rsidRDefault="002A125E" w:rsidP="002A125E">
      <w:pPr>
        <w:rPr>
          <w:rFonts w:ascii="Fb Fontext" w:hAnsi="Fb Fontext"/>
          <w:rtl/>
        </w:rPr>
      </w:pPr>
      <w:r w:rsidRPr="00AB1DA4">
        <w:rPr>
          <w:rStyle w:val="aff2"/>
          <w:rtl/>
        </w:rPr>
        <w:t>תשעה באב</w:t>
      </w:r>
      <w:r w:rsidRPr="00AB1DA4">
        <w:rPr>
          <w:rStyle w:val="aff2"/>
          <w:rFonts w:hint="cs"/>
          <w:rtl/>
        </w:rPr>
        <w:t xml:space="preserve"> מאחרין.</w:t>
      </w:r>
      <w:r w:rsidRPr="009739BC">
        <w:rPr>
          <w:rStyle w:val="afff5"/>
          <w:rtl/>
        </w:rPr>
        <w:t xml:space="preserve"> </w:t>
      </w:r>
      <w:r w:rsidR="00367711">
        <w:rPr>
          <w:rStyle w:val="afff5"/>
          <w:rFonts w:hint="cs"/>
          <w:rtl/>
        </w:rPr>
        <w:t xml:space="preserve">- </w:t>
      </w:r>
      <w:r w:rsidR="00FA21E6">
        <w:rPr>
          <w:rFonts w:ascii="Fb Fontext" w:hAnsi="Fb Fontext" w:hint="cs"/>
          <w:rtl/>
        </w:rPr>
        <w:t>ש</w:t>
      </w:r>
      <w:r>
        <w:rPr>
          <w:rFonts w:ascii="Fb Fontext" w:hAnsi="Fb Fontext" w:hint="cs"/>
          <w:rtl/>
        </w:rPr>
        <w:t>לא מקדימים פורענות.</w:t>
      </w:r>
    </w:p>
    <w:p w14:paraId="5DE7886D" w14:textId="5E7D0B15" w:rsidR="002A125E" w:rsidRPr="00FA21E6" w:rsidRDefault="002A125E" w:rsidP="00FA21E6">
      <w:pPr>
        <w:spacing w:after="60"/>
        <w:rPr>
          <w:rtl/>
        </w:rPr>
      </w:pPr>
      <w:r w:rsidRPr="00AB1DA4">
        <w:rPr>
          <w:rStyle w:val="aff2"/>
          <w:rtl/>
        </w:rPr>
        <w:t>חגיגה והקהל</w:t>
      </w:r>
      <w:r w:rsidRPr="00AB1DA4">
        <w:rPr>
          <w:rStyle w:val="aff2"/>
          <w:rFonts w:hint="cs"/>
          <w:rtl/>
        </w:rPr>
        <w:t xml:space="preserve"> מאחרין.</w:t>
      </w:r>
      <w:r w:rsidR="00121E15">
        <w:rPr>
          <w:rStyle w:val="afff5"/>
          <w:rFonts w:hint="cs"/>
          <w:rtl/>
        </w:rPr>
        <w:t xml:space="preserve">- </w:t>
      </w:r>
      <w:r w:rsidRPr="009739BC">
        <w:rPr>
          <w:rStyle w:val="afff5"/>
          <w:rtl/>
        </w:rPr>
        <w:t xml:space="preserve"> </w:t>
      </w:r>
      <w:r w:rsidR="00FA21E6" w:rsidRPr="00FA21E6">
        <w:rPr>
          <w:rFonts w:hint="cs"/>
          <w:rtl/>
        </w:rPr>
        <w:t>ש</w:t>
      </w:r>
      <w:r w:rsidRPr="00FA21E6">
        <w:rPr>
          <w:rFonts w:hint="cs"/>
          <w:rtl/>
        </w:rPr>
        <w:t>לא הגיע זמן חיובם</w:t>
      </w:r>
      <w:r w:rsidRPr="00FA21E6">
        <w:rPr>
          <w:rtl/>
        </w:rPr>
        <w:t>.</w:t>
      </w:r>
    </w:p>
    <w:p w14:paraId="55EFD28F" w14:textId="6E45BB4D" w:rsidR="0094084F" w:rsidRDefault="002A125E" w:rsidP="00F1495A">
      <w:pPr>
        <w:pStyle w:val="36"/>
        <w:framePr w:wrap="notBeside"/>
        <w:rPr>
          <w:rtl/>
        </w:rPr>
      </w:pPr>
      <w:r w:rsidRPr="00F1495A">
        <w:rPr>
          <w:rFonts w:hint="cs"/>
          <w:rtl/>
        </w:rPr>
        <w:t>א. ר"א</w:t>
      </w:r>
      <w:r w:rsidR="0094084F">
        <w:rPr>
          <w:rFonts w:hint="cs"/>
          <w:rtl/>
        </w:rPr>
        <w:t>:</w:t>
      </w:r>
    </w:p>
    <w:p w14:paraId="78A8B545" w14:textId="459A926A" w:rsidR="00E176CD" w:rsidRDefault="002A125E" w:rsidP="002A125E">
      <w:pPr>
        <w:rPr>
          <w:rStyle w:val="afff7"/>
          <w:rtl/>
        </w:rPr>
      </w:pPr>
      <w:r w:rsidRPr="00F05A14">
        <w:rPr>
          <w:rFonts w:cs="PFT_Frank"/>
          <w:b/>
          <w:bCs/>
          <w:szCs w:val="14"/>
          <w:rtl/>
        </w:rPr>
        <w:t>חגיגה</w:t>
      </w:r>
      <w:r>
        <w:rPr>
          <w:rFonts w:hint="cs"/>
          <w:rtl/>
        </w:rPr>
        <w:t xml:space="preserve"> </w:t>
      </w:r>
      <w:r w:rsidRPr="00CF7D47">
        <w:rPr>
          <w:rStyle w:val="afff7"/>
          <w:rFonts w:hint="cs"/>
          <w:rtl/>
        </w:rPr>
        <w:t>בשבת</w:t>
      </w:r>
      <w:r w:rsidRPr="006F178A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וכל זמן חגיגה</w:t>
      </w:r>
      <w:r w:rsidRPr="006F178A">
        <w:rPr>
          <w:rFonts w:hint="cs"/>
          <w:rtl/>
        </w:rPr>
        <w:t xml:space="preserve"> </w:t>
      </w:r>
      <w:r w:rsidRPr="007F1B46">
        <w:rPr>
          <w:rStyle w:val="afff7"/>
          <w:rFonts w:hint="cs"/>
          <w:rtl/>
        </w:rPr>
        <w:t>עולת ראייה</w:t>
      </w:r>
      <w:r w:rsidRPr="006F178A">
        <w:rPr>
          <w:rFonts w:hint="cs"/>
          <w:rtl/>
        </w:rPr>
        <w:t xml:space="preserve"> </w:t>
      </w:r>
      <w:r w:rsidRPr="004C15E2">
        <w:rPr>
          <w:rStyle w:val="afff7"/>
          <w:rFonts w:hint="cs"/>
          <w:b/>
          <w:bCs/>
          <w:rtl/>
        </w:rPr>
        <w:t>אפי' ביו</w:t>
      </w:r>
      <w:r w:rsidRPr="004C15E2">
        <w:rPr>
          <w:rStyle w:val="afff7"/>
          <w:b/>
          <w:bCs/>
          <w:rtl/>
        </w:rPr>
        <w:t>"</w:t>
      </w:r>
      <w:r w:rsidRPr="004C15E2">
        <w:rPr>
          <w:rStyle w:val="afff7"/>
          <w:rFonts w:hint="cs"/>
          <w:b/>
          <w:bCs/>
          <w:rtl/>
        </w:rPr>
        <w:t>ט</w:t>
      </w:r>
      <w:r w:rsidRPr="007F1B46">
        <w:rPr>
          <w:rStyle w:val="afff7"/>
          <w:rFonts w:hint="cs"/>
          <w:rtl/>
        </w:rPr>
        <w:t xml:space="preserve"> דזמן חגיגה</w:t>
      </w:r>
      <w:r>
        <w:rPr>
          <w:rStyle w:val="afff7"/>
          <w:rFonts w:hint="cs"/>
          <w:rtl/>
        </w:rPr>
        <w:t xml:space="preserve"> </w:t>
      </w:r>
    </w:p>
    <w:p w14:paraId="1669A3A7" w14:textId="1E247BA9" w:rsidR="002A125E" w:rsidRPr="009A4CE4" w:rsidRDefault="002A125E" w:rsidP="00FA21E6">
      <w:pPr>
        <w:spacing w:after="60"/>
        <w:rPr>
          <w:rFonts w:cs="PFT_Frank"/>
          <w:b/>
          <w:bCs/>
          <w:szCs w:val="14"/>
          <w:rtl/>
        </w:rPr>
      </w:pPr>
      <w:r>
        <w:rPr>
          <w:rStyle w:val="afff7"/>
          <w:rFonts w:hint="cs"/>
          <w:rtl/>
        </w:rPr>
        <w:t>-</w:t>
      </w:r>
      <w:r w:rsidRPr="006F178A">
        <w:rPr>
          <w:rFonts w:hint="cs"/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מאחרין</w:t>
      </w:r>
      <w:r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וכב''ש</w:t>
      </w:r>
      <w:r>
        <w:rPr>
          <w:rFonts w:hint="cs"/>
          <w:rtl/>
        </w:rPr>
        <w:t xml:space="preserve"> דאין מביאין</w:t>
      </w:r>
      <w:r w:rsidRPr="006F178A">
        <w:rPr>
          <w:rtl/>
        </w:rPr>
        <w:t xml:space="preserve"> עולות</w:t>
      </w:r>
      <w:r>
        <w:rPr>
          <w:rFonts w:hint="cs"/>
          <w:rtl/>
        </w:rPr>
        <w:t xml:space="preserve"> ביו''ט</w:t>
      </w:r>
      <w:r w:rsidRPr="006F178A">
        <w:rPr>
          <w:rtl/>
        </w:rPr>
        <w:t>,</w:t>
      </w:r>
      <w:r w:rsidRPr="00411327">
        <w:rPr>
          <w:rStyle w:val="afff"/>
          <w:rFonts w:hint="cs"/>
          <w:b/>
          <w:rtl/>
        </w:rPr>
        <w:t xml:space="preserve"> דלב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ה</w:t>
      </w:r>
      <w:r w:rsidRPr="00411327">
        <w:rPr>
          <w:rStyle w:val="afff"/>
          <w:b/>
          <w:rtl/>
        </w:rPr>
        <w:t xml:space="preserve">: </w:t>
      </w:r>
      <w:r w:rsidRPr="006F178A">
        <w:rPr>
          <w:rtl/>
        </w:rPr>
        <w:t>מביאין</w:t>
      </w:r>
    </w:p>
    <w:p w14:paraId="49EC2D81" w14:textId="298E0473" w:rsidR="0094084F" w:rsidRDefault="002A125E" w:rsidP="00E176CD">
      <w:pPr>
        <w:pStyle w:val="36"/>
        <w:framePr w:wrap="notBeside"/>
        <w:rPr>
          <w:rtl/>
        </w:rPr>
      </w:pPr>
      <w:r w:rsidRPr="00E176CD">
        <w:rPr>
          <w:rFonts w:hint="cs"/>
          <w:rtl/>
        </w:rPr>
        <w:t xml:space="preserve">ב. </w:t>
      </w:r>
      <w:r w:rsidRPr="00E176CD">
        <w:rPr>
          <w:rtl/>
        </w:rPr>
        <w:t>רבא</w:t>
      </w:r>
      <w:r w:rsidR="0094084F">
        <w:rPr>
          <w:rtl/>
        </w:rPr>
        <w:t>:</w:t>
      </w:r>
    </w:p>
    <w:p w14:paraId="6DB80047" w14:textId="1565CC6F" w:rsidR="002A125E" w:rsidRPr="009A4CE4" w:rsidRDefault="002A125E" w:rsidP="00FA21E6">
      <w:pPr>
        <w:spacing w:after="60"/>
        <w:rPr>
          <w:rFonts w:cs="PFT_Frank"/>
          <w:b/>
          <w:bCs/>
          <w:szCs w:val="14"/>
          <w:rtl/>
        </w:rPr>
      </w:pPr>
      <w:r w:rsidRPr="00F05A14">
        <w:rPr>
          <w:rFonts w:cs="PFT_Frank"/>
          <w:b/>
          <w:bCs/>
          <w:szCs w:val="14"/>
          <w:rtl/>
        </w:rPr>
        <w:t>חגיגה</w:t>
      </w:r>
      <w:r>
        <w:rPr>
          <w:rFonts w:hint="cs"/>
          <w:rtl/>
        </w:rPr>
        <w:t xml:space="preserve"> -</w:t>
      </w:r>
      <w:r w:rsidRPr="006F178A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כל זמן חגיגה מאחרין</w:t>
      </w:r>
      <w:r>
        <w:rPr>
          <w:rtl/>
        </w:rPr>
        <w:t xml:space="preserve">, </w:t>
      </w:r>
      <w:r w:rsidR="00121E15">
        <w:rPr>
          <w:rFonts w:hint="cs"/>
          <w:rtl/>
        </w:rPr>
        <w:t>אבל לא יותר</w:t>
      </w:r>
      <w:r w:rsidRPr="006F178A">
        <w:rPr>
          <w:rFonts w:hint="cs"/>
          <w:rtl/>
        </w:rPr>
        <w:t xml:space="preserve"> </w:t>
      </w:r>
      <w:r w:rsidRPr="00C87EF2">
        <w:rPr>
          <w:rStyle w:val="afff7"/>
          <w:rFonts w:hint="cs"/>
          <w:rtl/>
        </w:rPr>
        <w:t>[בעבר הרגל].</w:t>
      </w:r>
    </w:p>
    <w:p w14:paraId="0848EB72" w14:textId="5C6CA035" w:rsidR="0094084F" w:rsidRDefault="002A125E" w:rsidP="00E176CD">
      <w:pPr>
        <w:pStyle w:val="36"/>
        <w:framePr w:wrap="notBeside"/>
        <w:rPr>
          <w:rtl/>
        </w:rPr>
      </w:pPr>
      <w:r w:rsidRPr="00E176CD">
        <w:rPr>
          <w:rFonts w:hint="cs"/>
          <w:rtl/>
        </w:rPr>
        <w:t xml:space="preserve">ג. </w:t>
      </w:r>
      <w:r w:rsidRPr="00E176CD">
        <w:rPr>
          <w:rtl/>
        </w:rPr>
        <w:t>רב אשי</w:t>
      </w:r>
      <w:r w:rsidR="0094084F">
        <w:rPr>
          <w:rtl/>
        </w:rPr>
        <w:t>:</w:t>
      </w:r>
    </w:p>
    <w:p w14:paraId="6F73C1D6" w14:textId="1D4C042D" w:rsidR="002A125E" w:rsidRPr="006F178A" w:rsidRDefault="002A125E" w:rsidP="00FA21E6">
      <w:pPr>
        <w:spacing w:after="60"/>
        <w:rPr>
          <w:rtl/>
        </w:rPr>
      </w:pPr>
      <w:r w:rsidRPr="00F05A14">
        <w:rPr>
          <w:rFonts w:cs="PFT_Frank"/>
          <w:b/>
          <w:bCs/>
          <w:szCs w:val="14"/>
          <w:rtl/>
        </w:rPr>
        <w:t>חגיגה וכל זמן חגיגה מאחרין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 w:rsidRPr="006F178A">
        <w:rPr>
          <w:rtl/>
        </w:rPr>
        <w:t xml:space="preserve"> </w:t>
      </w:r>
      <w:r>
        <w:rPr>
          <w:rFonts w:hint="cs"/>
          <w:rtl/>
        </w:rPr>
        <w:t>ב</w:t>
      </w:r>
      <w:r w:rsidRPr="006F178A">
        <w:rPr>
          <w:rtl/>
        </w:rPr>
        <w:t>עצרת</w:t>
      </w:r>
      <w:r>
        <w:rPr>
          <w:rFonts w:hint="cs"/>
          <w:rtl/>
        </w:rPr>
        <w:t xml:space="preserve"> </w:t>
      </w:r>
      <w:r w:rsidRPr="00C87EF2">
        <w:rPr>
          <w:rStyle w:val="afff7"/>
          <w:rFonts w:hint="cs"/>
          <w:rtl/>
        </w:rPr>
        <w:t>[תשלומין ז]</w:t>
      </w:r>
      <w:r>
        <w:rPr>
          <w:rStyle w:val="afff7"/>
          <w:rFonts w:hint="cs"/>
          <w:rtl/>
        </w:rPr>
        <w:t>.</w:t>
      </w:r>
    </w:p>
    <w:p w14:paraId="46E02248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ה:</w:t>
      </w:r>
    </w:p>
    <w:p w14:paraId="154EEDA3" w14:textId="2AD0AD67" w:rsidR="0094084F" w:rsidRDefault="002A125E" w:rsidP="007B489E">
      <w:pPr>
        <w:pStyle w:val="36"/>
        <w:framePr w:wrap="notBeside"/>
        <w:rPr>
          <w:rtl/>
        </w:rPr>
      </w:pPr>
      <w:r w:rsidRPr="007B489E">
        <w:rPr>
          <w:rtl/>
        </w:rPr>
        <w:t>רבי</w:t>
      </w:r>
      <w:r w:rsidR="0094084F">
        <w:rPr>
          <w:rFonts w:hint="cs"/>
          <w:rtl/>
        </w:rPr>
        <w:t>:</w:t>
      </w:r>
    </w:p>
    <w:p w14:paraId="726298E3" w14:textId="3B6B0FEE" w:rsidR="007B489E" w:rsidRDefault="002A125E" w:rsidP="002A125E">
      <w:pPr>
        <w:rPr>
          <w:rFonts w:ascii="Fb Fontext" w:hAnsi="Fb Fontext"/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>נטע</w:t>
      </w:r>
      <w:r w:rsidRPr="006F178A">
        <w:rPr>
          <w:rFonts w:ascii="Fb Fontext" w:hAnsi="Fb Fontext"/>
          <w:rtl/>
        </w:rPr>
        <w:t xml:space="preserve"> בפורים,</w:t>
      </w:r>
      <w:r w:rsidRPr="006F178A">
        <w:rPr>
          <w:rFonts w:ascii="Fb Fontext" w:hAnsi="Fb Fontext" w:hint="cs"/>
          <w:rtl/>
        </w:rPr>
        <w:t xml:space="preserve"> </w:t>
      </w:r>
      <w:r w:rsidRPr="00F05A14">
        <w:rPr>
          <w:rFonts w:ascii="Fb Fontext" w:hAnsi="Fb Fontext" w:cs="PFT_Frank"/>
          <w:b/>
          <w:bCs/>
          <w:szCs w:val="14"/>
          <w:rtl/>
        </w:rPr>
        <w:t>ורחץ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בפרהסיא </w:t>
      </w:r>
      <w:r w:rsidRPr="006F178A">
        <w:rPr>
          <w:rFonts w:ascii="Fb Fontext" w:hAnsi="Fb Fontext" w:hint="cs"/>
          <w:rtl/>
        </w:rPr>
        <w:t>בי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 xml:space="preserve">ז </w:t>
      </w:r>
      <w:r w:rsidRPr="006F178A">
        <w:rPr>
          <w:rFonts w:ascii="Fb Fontext" w:hAnsi="Fb Fontext"/>
          <w:rtl/>
        </w:rPr>
        <w:t xml:space="preserve">בתמוז, </w:t>
      </w:r>
      <w:r w:rsidRPr="00F05A14">
        <w:rPr>
          <w:rFonts w:ascii="Fb Fontext" w:hAnsi="Fb Fontext" w:cs="PFT_Frank"/>
          <w:b/>
          <w:bCs/>
          <w:szCs w:val="14"/>
          <w:rtl/>
        </w:rPr>
        <w:t>ובקש</w:t>
      </w:r>
      <w:r w:rsidRPr="006F178A">
        <w:rPr>
          <w:rFonts w:ascii="Fb Fontext" w:hAnsi="Fb Fontext"/>
          <w:rtl/>
        </w:rPr>
        <w:t xml:space="preserve"> לעקור </w:t>
      </w:r>
      <w:r w:rsidRPr="006F178A">
        <w:rPr>
          <w:rFonts w:ascii="Fb Fontext" w:hAnsi="Fb Fontext" w:hint="cs"/>
          <w:rtl/>
        </w:rPr>
        <w:t>ת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>ב</w:t>
      </w:r>
      <w:r w:rsidRPr="006F178A">
        <w:rPr>
          <w:rFonts w:ascii="Fb Fontext" w:hAnsi="Fb Fontext"/>
          <w:rtl/>
        </w:rPr>
        <w:t xml:space="preserve">, </w:t>
      </w:r>
    </w:p>
    <w:p w14:paraId="3C5FA8F6" w14:textId="6C2BDED5" w:rsidR="0094084F" w:rsidRDefault="002A125E" w:rsidP="007B489E">
      <w:pPr>
        <w:pStyle w:val="36"/>
        <w:framePr w:wrap="notBeside"/>
        <w:rPr>
          <w:rtl/>
        </w:rPr>
      </w:pPr>
      <w:r w:rsidRPr="007B489E">
        <w:rPr>
          <w:rtl/>
        </w:rPr>
        <w:t>ולא הודו לו</w:t>
      </w:r>
      <w:r w:rsidR="0094084F">
        <w:rPr>
          <w:rtl/>
        </w:rPr>
        <w:t>.</w:t>
      </w:r>
    </w:p>
    <w:p w14:paraId="1F900198" w14:textId="38EECDF3" w:rsidR="002A125E" w:rsidRPr="00ED5075" w:rsidRDefault="002A125E" w:rsidP="002A125E">
      <w:pPr>
        <w:rPr>
          <w:rStyle w:val="afff7"/>
          <w:rtl/>
        </w:rPr>
      </w:pPr>
      <w:r w:rsidRPr="00ED5075">
        <w:rPr>
          <w:rStyle w:val="afff7"/>
          <w:rtl/>
        </w:rPr>
        <w:t>[</w:t>
      </w:r>
      <w:r>
        <w:rPr>
          <w:rStyle w:val="afff"/>
          <w:rFonts w:hint="eastAsia"/>
          <w:rtl/>
          <w:rPrChange w:id="9007" w:author="מנוע אמוראים" w:date="2026-10-05T16:41:43Z">
            <w:rPr>
              <w:rStyle w:val="afff7"/>
              <w:rFonts w:hint="eastAsia"/>
              <w:rtl/>
            </w:rPr>
          </w:rPrChange>
        </w:rPr>
        <w:t xml:space="preserve">ראב</w:t>
      </w:r>
      <w:r>
        <w:rPr>
          <w:rStyle w:val="afff"/>
          <w:rtl/>
          <w:rPrChange w:id="9008" w:author="מנוע אמוראים" w:date="2026-10-05T16:41:43Z">
            <w:rPr>
              <w:rStyle w:val="afff7"/>
              <w:rtl/>
            </w:rPr>
          </w:rPrChange>
        </w:rPr>
        <w:t xml:space="preserve">"</w:t>
      </w:r>
      <w:r>
        <w:rPr>
          <w:rStyle w:val="afff"/>
          <w:rFonts w:hint="eastAsia"/>
          <w:rtl/>
          <w:rPrChange w:id="9009" w:author="מנוע אמוראים" w:date="2026-10-05T16:41:43Z">
            <w:rPr>
              <w:rStyle w:val="afff7"/>
              <w:rFonts w:hint="eastAsia"/>
              <w:rtl/>
            </w:rPr>
          </w:rPrChange>
        </w:rPr>
        <w:t xml:space="preserve">ז</w:t>
      </w:r>
      <w:r w:rsidRPr="00ED5075">
        <w:rPr>
          <w:rStyle w:val="afff7"/>
          <w:rtl/>
        </w:rPr>
        <w:t xml:space="preserve">: חל בשבת </w:t>
      </w:r>
      <w:r w:rsidRPr="00ED5075">
        <w:rPr>
          <w:rStyle w:val="afff7"/>
          <w:rFonts w:hint="eastAsia"/>
          <w:b/>
          <w:bCs/>
          <w:rtl/>
        </w:rPr>
        <w:t>ונדחה</w:t>
      </w:r>
      <w:r w:rsidRPr="00ED5075">
        <w:rPr>
          <w:rStyle w:val="afff7"/>
          <w:rtl/>
        </w:rPr>
        <w:t xml:space="preserve"> לא' ולכן רצה </w:t>
      </w:r>
      <w:r w:rsidRPr="00ED5075">
        <w:rPr>
          <w:rStyle w:val="afff7"/>
          <w:rFonts w:hint="eastAsia"/>
          <w:b/>
          <w:bCs/>
          <w:rtl/>
        </w:rPr>
        <w:t>לדחות</w:t>
      </w:r>
      <w:r w:rsidRPr="00ED5075">
        <w:rPr>
          <w:rStyle w:val="afff7"/>
          <w:b/>
          <w:bCs/>
          <w:rtl/>
        </w:rPr>
        <w:t xml:space="preserve"> </w:t>
      </w:r>
      <w:r w:rsidRPr="00ED5075">
        <w:rPr>
          <w:rStyle w:val="afff7"/>
          <w:rFonts w:hint="eastAsia"/>
          <w:b/>
          <w:bCs/>
          <w:rtl/>
        </w:rPr>
        <w:t>לגמרי</w:t>
      </w:r>
      <w:r w:rsidRPr="00ED5075">
        <w:rPr>
          <w:rStyle w:val="afff7"/>
          <w:rtl/>
        </w:rPr>
        <w:t xml:space="preserve">] </w:t>
      </w:r>
    </w:p>
    <w:p w14:paraId="7299EB19" w14:textId="0D51C83E" w:rsidR="002A125E" w:rsidRPr="00ED5075" w:rsidRDefault="002A125E" w:rsidP="00E7367D">
      <w:pPr>
        <w:pStyle w:val="afff4"/>
        <w:rPr>
          <w:rStyle w:val="afe"/>
          <w:bCs w:val="0"/>
          <w:rtl/>
        </w:rPr>
      </w:pPr>
      <w:r w:rsidRPr="00ED5075">
        <w:rPr>
          <w:rFonts w:hint="eastAsia"/>
          <w:rtl/>
        </w:rPr>
        <w:t>ומה</w:t>
      </w:r>
      <w:r w:rsidRPr="00ED5075">
        <w:rPr>
          <w:rtl/>
        </w:rPr>
        <w:t xml:space="preserve"> </w:t>
      </w:r>
      <w:r w:rsidRPr="00ED5075">
        <w:rPr>
          <w:rFonts w:hint="eastAsia"/>
          <w:rtl/>
        </w:rPr>
        <w:t>שרבי</w:t>
      </w:r>
      <w:r w:rsidRPr="00ED5075">
        <w:rPr>
          <w:rtl/>
        </w:rPr>
        <w:t xml:space="preserve"> </w:t>
      </w:r>
      <w:r w:rsidRPr="00ED5075">
        <w:rPr>
          <w:rFonts w:hint="eastAsia"/>
          <w:rtl/>
        </w:rPr>
        <w:t>נטע</w:t>
      </w:r>
      <w:r w:rsidRPr="00ED5075">
        <w:rPr>
          <w:rtl/>
        </w:rPr>
        <w:t xml:space="preserve"> </w:t>
      </w:r>
      <w:r w:rsidRPr="00ED5075">
        <w:rPr>
          <w:rFonts w:hint="eastAsia"/>
          <w:rtl/>
        </w:rPr>
        <w:t>בפורים</w:t>
      </w:r>
      <w:r w:rsidR="00E87343">
        <w:rPr>
          <w:rFonts w:hint="cs"/>
          <w:rtl/>
        </w:rPr>
        <w:t xml:space="preserve"> </w:t>
      </w:r>
      <w:r w:rsidR="00E87343">
        <w:rPr>
          <w:rStyle w:val="afffb"/>
          <w:rFonts w:hint="cs"/>
          <w:rtl/>
        </w:rPr>
        <w:t>[</w:t>
      </w:r>
      <w:r w:rsidR="00E87343" w:rsidRPr="00E87343">
        <w:rPr>
          <w:rStyle w:val="afffb"/>
          <w:rFonts w:hint="cs"/>
          <w:rtl/>
        </w:rPr>
        <w:t>ג</w:t>
      </w:r>
      <w:r w:rsidR="00E87343">
        <w:rPr>
          <w:rStyle w:val="afffb"/>
          <w:rFonts w:hint="cs"/>
          <w:rtl/>
        </w:rPr>
        <w:t>]</w:t>
      </w:r>
      <w:r w:rsidRPr="00ED5075">
        <w:rPr>
          <w:rtl/>
        </w:rPr>
        <w:t>.</w:t>
      </w:r>
    </w:p>
    <w:p w14:paraId="7B5277ED" w14:textId="77777777" w:rsidR="0094084F" w:rsidRDefault="002A125E" w:rsidP="00F152F5">
      <w:pPr>
        <w:pStyle w:val="36"/>
        <w:framePr w:wrap="notBeside"/>
        <w:rPr>
          <w:rtl/>
        </w:rPr>
      </w:pPr>
      <w:r w:rsidRPr="00F152F5">
        <w:rPr>
          <w:rFonts w:hint="cs"/>
          <w:rtl/>
        </w:rPr>
        <w:t>אף</w:t>
      </w:r>
      <w:r w:rsidR="0094084F">
        <w:rPr>
          <w:rtl/>
        </w:rPr>
        <w:t>:</w:t>
      </w:r>
    </w:p>
    <w:p w14:paraId="15DD17D8" w14:textId="205516A5" w:rsidR="002A125E" w:rsidRPr="009A4CE4" w:rsidRDefault="002A125E" w:rsidP="002A125E">
      <w:pPr>
        <w:rPr>
          <w:rFonts w:cs="PFT_Frank"/>
          <w:b/>
          <w:bCs/>
          <w:szCs w:val="14"/>
          <w:rtl/>
        </w:rPr>
      </w:pPr>
      <w:r w:rsidRPr="00AB61A3">
        <w:rPr>
          <w:rStyle w:val="a4"/>
          <w:rFonts w:hint="cs"/>
          <w:rtl/>
        </w:rPr>
        <w:t>ש</w:t>
      </w:r>
      <w:r>
        <w:rPr>
          <w:rStyle w:val="a4"/>
          <w:rFonts w:hint="cs"/>
          <w:rtl/>
        </w:rPr>
        <w:t>'</w:t>
      </w:r>
      <w:r w:rsidRPr="00AB61A3">
        <w:rPr>
          <w:rStyle w:val="a4"/>
          <w:rFonts w:hint="cs"/>
          <w:rtl/>
        </w:rPr>
        <w:t>שמ</w:t>
      </w:r>
      <w:r>
        <w:rPr>
          <w:rStyle w:val="a4"/>
          <w:rFonts w:hint="cs"/>
          <w:rtl/>
        </w:rPr>
        <w:t>ח</w:t>
      </w:r>
      <w:r w:rsidRPr="00AB61A3">
        <w:rPr>
          <w:rStyle w:val="a4"/>
          <w:rFonts w:hint="cs"/>
          <w:rtl/>
        </w:rPr>
        <w:t>ה ומשתה ויו''ט</w:t>
      </w:r>
      <w:r>
        <w:rPr>
          <w:rStyle w:val="a4"/>
          <w:rFonts w:hint="cs"/>
          <w:rtl/>
        </w:rPr>
        <w:t>'</w:t>
      </w:r>
      <w:r w:rsidRPr="00AB61A3">
        <w:rPr>
          <w:rFonts w:hint="cs"/>
          <w:rtl/>
        </w:rPr>
        <w:t xml:space="preserve"> </w:t>
      </w:r>
      <w:r>
        <w:rPr>
          <w:rFonts w:hint="cs"/>
          <w:rtl/>
        </w:rPr>
        <w:t>ד</w:t>
      </w:r>
      <w:r w:rsidRPr="00AB61A3">
        <w:rPr>
          <w:rFonts w:hint="cs"/>
          <w:rtl/>
        </w:rPr>
        <w:t xml:space="preserve">אסור בהספד תענית </w:t>
      </w:r>
      <w:r w:rsidRPr="00F05A14">
        <w:rPr>
          <w:rFonts w:cs="PFT_Frank" w:hint="eastAsia"/>
          <w:b/>
          <w:bCs/>
          <w:szCs w:val="14"/>
          <w:rtl/>
        </w:rPr>
        <w:t>ומלאכה</w:t>
      </w:r>
      <w:r w:rsidRPr="00F05A14">
        <w:rPr>
          <w:rFonts w:cs="PFT_Frank" w:hint="cs"/>
          <w:b/>
          <w:bCs/>
          <w:szCs w:val="14"/>
          <w:rtl/>
        </w:rPr>
        <w:t xml:space="preserve"> -</w:t>
      </w:r>
    </w:p>
    <w:p w14:paraId="63E8F690" w14:textId="13C88B44" w:rsidR="0094084F" w:rsidRDefault="002A125E" w:rsidP="00F152F5">
      <w:pPr>
        <w:pStyle w:val="36"/>
        <w:framePr w:wrap="notBeside"/>
        <w:rPr>
          <w:rtl/>
        </w:rPr>
      </w:pPr>
      <w:r w:rsidRPr="00F152F5">
        <w:rPr>
          <w:rFonts w:hint="eastAsia"/>
          <w:rtl/>
        </w:rPr>
        <w:t>א</w:t>
      </w:r>
      <w:r w:rsidR="0094084F">
        <w:rPr>
          <w:rtl/>
        </w:rPr>
        <w:t>.</w:t>
      </w:r>
    </w:p>
    <w:p w14:paraId="5DE87363" w14:textId="56B11E6C" w:rsidR="002A125E" w:rsidRDefault="002A125E" w:rsidP="002A125E">
      <w:pPr>
        <w:rPr>
          <w:rtl/>
        </w:rPr>
      </w:pPr>
      <w:r>
        <w:rPr>
          <w:rFonts w:hint="cs"/>
          <w:rtl/>
        </w:rPr>
        <w:t>בן</w:t>
      </w:r>
      <w:r w:rsidRPr="006F178A">
        <w:rPr>
          <w:rFonts w:hint="cs"/>
          <w:rtl/>
        </w:rPr>
        <w:t xml:space="preserve"> ט</w:t>
      </w:r>
      <w:r w:rsidRPr="006F178A">
        <w:rPr>
          <w:rtl/>
        </w:rPr>
        <w:t>"</w:t>
      </w:r>
      <w:r w:rsidRPr="006F178A">
        <w:rPr>
          <w:rFonts w:hint="cs"/>
          <w:rtl/>
        </w:rPr>
        <w:t>ו היה</w:t>
      </w:r>
      <w:r>
        <w:rPr>
          <w:rFonts w:hint="cs"/>
          <w:rtl/>
        </w:rPr>
        <w:t xml:space="preserve"> </w:t>
      </w:r>
      <w:r w:rsidRPr="00ED5075">
        <w:rPr>
          <w:rStyle w:val="afff7"/>
          <w:rtl/>
        </w:rPr>
        <w:t>[</w:t>
      </w:r>
      <w:r w:rsidRPr="00ED5075">
        <w:rPr>
          <w:rStyle w:val="afff7"/>
          <w:rFonts w:hint="eastAsia"/>
          <w:b/>
          <w:bCs/>
          <w:rtl/>
        </w:rPr>
        <w:t>בטבריא</w:t>
      </w:r>
      <w:r w:rsidRPr="00ED5075">
        <w:rPr>
          <w:rStyle w:val="afff7"/>
          <w:rtl/>
        </w:rPr>
        <w:t>],</w:t>
      </w:r>
      <w:r w:rsidRPr="006F178A">
        <w:rPr>
          <w:rFonts w:hint="cs"/>
          <w:rtl/>
        </w:rPr>
        <w:t xml:space="preserve"> ונטע בי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ד </w:t>
      </w:r>
      <w:r>
        <w:rPr>
          <w:rFonts w:hint="cs"/>
          <w:rtl/>
        </w:rPr>
        <w:t xml:space="preserve">- </w:t>
      </w:r>
      <w:r w:rsidRPr="00F05A14">
        <w:rPr>
          <w:rFonts w:cs="PFT_Frank" w:hint="cs"/>
          <w:b/>
          <w:bCs/>
          <w:szCs w:val="14"/>
          <w:rtl/>
        </w:rPr>
        <w:t>ו</w:t>
      </w:r>
      <w:r w:rsidRPr="00F05A14">
        <w:rPr>
          <w:rFonts w:cs="PFT_Frank" w:hint="eastAsia"/>
          <w:b/>
          <w:bCs/>
          <w:szCs w:val="14"/>
          <w:rtl/>
        </w:rPr>
        <w:t>רק</w:t>
      </w:r>
      <w:r w:rsidRPr="00F05A14">
        <w:rPr>
          <w:rFonts w:cs="PFT_Frank"/>
          <w:b/>
          <w:bCs/>
          <w:szCs w:val="14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ביומו</w:t>
      </w:r>
      <w:r w:rsidRPr="00F05A14">
        <w:rPr>
          <w:rFonts w:cs="PFT_Frank"/>
          <w:b/>
          <w:bCs/>
          <w:szCs w:val="14"/>
          <w:rtl/>
        </w:rPr>
        <w:t xml:space="preserve"> אסור</w:t>
      </w:r>
      <w:r w:rsidRPr="006F178A">
        <w:rPr>
          <w:rtl/>
        </w:rPr>
        <w:t>.</w:t>
      </w:r>
      <w:r>
        <w:rPr>
          <w:rFonts w:hint="cs"/>
          <w:rtl/>
        </w:rPr>
        <w:t xml:space="preserve"> </w:t>
      </w:r>
    </w:p>
    <w:p w14:paraId="399F8677" w14:textId="632266FD" w:rsidR="002A125E" w:rsidRDefault="002A125E" w:rsidP="002A125E">
      <w:pPr>
        <w:pStyle w:val="afff6"/>
        <w:rPr>
          <w:rtl/>
        </w:rPr>
      </w:pPr>
      <w:r>
        <w:rPr>
          <w:rFonts w:hint="cs"/>
          <w:rtl/>
        </w:rPr>
        <w:lastRenderedPageBreak/>
        <w:t>[ו</w:t>
      </w:r>
      <w:r w:rsidRPr="006F178A">
        <w:rPr>
          <w:rFonts w:hint="cs"/>
          <w:rtl/>
        </w:rPr>
        <w:t xml:space="preserve">טבריה </w:t>
      </w:r>
      <w:r w:rsidRPr="00ED5075">
        <w:rPr>
          <w:rFonts w:hint="eastAsia"/>
          <w:b/>
          <w:bCs/>
          <w:rtl/>
        </w:rPr>
        <w:t>לרבי</w:t>
      </w:r>
      <w:r w:rsidRPr="00AB61A3">
        <w:rPr>
          <w:rFonts w:hint="cs"/>
          <w:rtl/>
        </w:rPr>
        <w:t xml:space="preserve"> פשוט שמוקפת </w:t>
      </w:r>
      <w:r>
        <w:rPr>
          <w:rFonts w:hint="cs"/>
          <w:rtl/>
        </w:rPr>
        <w:t xml:space="preserve">חומה נחשבת, </w:t>
      </w:r>
      <w:r w:rsidRPr="00411327">
        <w:rPr>
          <w:rStyle w:val="afff"/>
          <w:rFonts w:hint="cs"/>
          <w:b/>
          <w:rtl/>
        </w:rPr>
        <w:t>ורק חזקיה</w:t>
      </w:r>
      <w:r>
        <w:rPr>
          <w:rFonts w:hint="cs"/>
          <w:rtl/>
        </w:rPr>
        <w:t xml:space="preserve"> מספק"ל] </w:t>
      </w:r>
    </w:p>
    <w:p w14:paraId="37F6537B" w14:textId="39B605D8" w:rsidR="002A125E" w:rsidRPr="00F53094" w:rsidRDefault="002A125E" w:rsidP="00FA21E6">
      <w:pPr>
        <w:spacing w:after="60"/>
        <w:rPr>
          <w:rFonts w:cs="Guttman Vilna"/>
          <w:b/>
          <w:bCs/>
          <w:rtl/>
        </w:rPr>
      </w:pPr>
      <w:r w:rsidRPr="00411327">
        <w:rPr>
          <w:rStyle w:val="afff"/>
          <w:rFonts w:hint="eastAsia"/>
          <w:b/>
          <w:rtl/>
        </w:rPr>
        <w:t>ורב</w:t>
      </w:r>
      <w:r w:rsidRPr="00411327">
        <w:rPr>
          <w:rStyle w:val="afff"/>
          <w:b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שקילל</w:t>
      </w:r>
      <w:r>
        <w:rPr>
          <w:rFonts w:hint="cs"/>
          <w:rtl/>
        </w:rPr>
        <w:t xml:space="preserve"> למי שזרע </w:t>
      </w:r>
      <w:r w:rsidRPr="006F178A">
        <w:rPr>
          <w:rFonts w:hint="cs"/>
          <w:rtl/>
        </w:rPr>
        <w:t>בפורים</w:t>
      </w:r>
      <w:r>
        <w:rPr>
          <w:rFonts w:hint="cs"/>
          <w:rtl/>
        </w:rPr>
        <w:t xml:space="preserve"> - </w:t>
      </w:r>
      <w:r w:rsidRPr="006F178A">
        <w:rPr>
          <w:rFonts w:hint="cs"/>
          <w:rtl/>
        </w:rPr>
        <w:t>בן יומו היה.</w:t>
      </w:r>
    </w:p>
    <w:p w14:paraId="346722FB" w14:textId="24594CFF" w:rsidR="0094084F" w:rsidRDefault="002A125E" w:rsidP="00F152F5">
      <w:pPr>
        <w:pStyle w:val="36"/>
        <w:framePr w:wrap="notBeside"/>
        <w:rPr>
          <w:rtl/>
        </w:rPr>
      </w:pPr>
      <w:r w:rsidRPr="00F152F5">
        <w:rPr>
          <w:rFonts w:hint="cs"/>
          <w:rtl/>
        </w:rPr>
        <w:t>ב</w:t>
      </w:r>
      <w:r w:rsidR="0094084F">
        <w:rPr>
          <w:rFonts w:hint="cs"/>
          <w:rtl/>
        </w:rPr>
        <w:t>.</w:t>
      </w:r>
    </w:p>
    <w:p w14:paraId="7FED5DC3" w14:textId="7EF91352" w:rsidR="002A125E" w:rsidRPr="006F178A" w:rsidRDefault="002A125E" w:rsidP="002A125E">
      <w:pPr>
        <w:rPr>
          <w:rtl/>
        </w:rPr>
      </w:pPr>
      <w:r>
        <w:rPr>
          <w:rFonts w:hint="cs"/>
          <w:rtl/>
        </w:rPr>
        <w:t xml:space="preserve">ביומו היה, </w:t>
      </w:r>
      <w:r w:rsidRPr="006F178A">
        <w:rPr>
          <w:rtl/>
        </w:rPr>
        <w:t>הספד ותענית ק</w:t>
      </w:r>
      <w:r>
        <w:rPr>
          <w:rFonts w:hint="cs"/>
          <w:rtl/>
        </w:rPr>
        <w:t xml:space="preserve">יבלו ע''ע, </w:t>
      </w:r>
      <w:r w:rsidRPr="00F05A14">
        <w:rPr>
          <w:rFonts w:cs="PFT_Frank" w:hint="eastAsia"/>
          <w:b/>
          <w:bCs/>
          <w:szCs w:val="14"/>
          <w:rtl/>
        </w:rPr>
        <w:t>ולא</w:t>
      </w:r>
      <w:r w:rsidRPr="00F05A14">
        <w:rPr>
          <w:rFonts w:cs="PFT_Frank"/>
          <w:b/>
          <w:bCs/>
          <w:szCs w:val="14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מלאכה</w:t>
      </w:r>
      <w:r>
        <w:rPr>
          <w:rFonts w:hint="cs"/>
          <w:rtl/>
        </w:rPr>
        <w:t xml:space="preserve">, </w:t>
      </w:r>
    </w:p>
    <w:p w14:paraId="4E610312" w14:textId="6C0B1B21" w:rsidR="002A125E" w:rsidRDefault="002A125E" w:rsidP="00FA21E6">
      <w:pPr>
        <w:pStyle w:val="afff6"/>
        <w:spacing w:after="60"/>
        <w:rPr>
          <w:rFonts w:cs="PFT_Frank"/>
          <w:b/>
          <w:bCs/>
          <w:rtl/>
        </w:rPr>
      </w:pPr>
      <w:r>
        <w:rPr>
          <w:rFonts w:hint="cs"/>
          <w:rtl/>
        </w:rPr>
        <w:t>[של</w:t>
      </w:r>
      <w:r w:rsidRPr="00701689">
        <w:rPr>
          <w:rtl/>
        </w:rPr>
        <w:t>בסוף</w:t>
      </w:r>
      <w:r>
        <w:rPr>
          <w:rFonts w:hint="cs"/>
          <w:rtl/>
        </w:rPr>
        <w:t xml:space="preserve"> כתוב</w:t>
      </w:r>
      <w:r w:rsidRPr="00701689">
        <w:rPr>
          <w:rtl/>
        </w:rPr>
        <w:t xml:space="preserve"> </w:t>
      </w:r>
      <w:r w:rsidRPr="00A7151C">
        <w:rPr>
          <w:rStyle w:val="a4"/>
          <w:rFonts w:hint="cs"/>
          <w:spacing w:val="-2"/>
          <w:sz w:val="16"/>
          <w:szCs w:val="14"/>
          <w:rtl/>
        </w:rPr>
        <w:t>'</w:t>
      </w:r>
      <w:r w:rsidRPr="00A7151C">
        <w:rPr>
          <w:rStyle w:val="a4"/>
          <w:spacing w:val="-2"/>
          <w:sz w:val="16"/>
          <w:szCs w:val="14"/>
          <w:rtl/>
        </w:rPr>
        <w:t>ימי משתה ושמחה'</w:t>
      </w:r>
      <w:r>
        <w:rPr>
          <w:rFonts w:hint="cs"/>
          <w:rtl/>
        </w:rPr>
        <w:t xml:space="preserve"> ולא </w:t>
      </w:r>
      <w:r w:rsidRPr="00A7151C">
        <w:rPr>
          <w:rStyle w:val="a4"/>
          <w:rFonts w:hint="eastAsia"/>
          <w:sz w:val="16"/>
          <w:szCs w:val="14"/>
          <w:rtl/>
        </w:rPr>
        <w:t>יו</w:t>
      </w:r>
      <w:r w:rsidRPr="00A7151C">
        <w:rPr>
          <w:rStyle w:val="a4"/>
          <w:sz w:val="16"/>
          <w:szCs w:val="14"/>
          <w:rtl/>
        </w:rPr>
        <w:t>''ט</w:t>
      </w:r>
      <w:r w:rsidR="00A7151C">
        <w:rPr>
          <w:rStyle w:val="a4"/>
          <w:rFonts w:hint="cs"/>
          <w:sz w:val="16"/>
          <w:szCs w:val="14"/>
          <w:rtl/>
        </w:rPr>
        <w:t>]</w:t>
      </w:r>
      <w:r w:rsidR="003D6E80"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rFonts w:hint="cs"/>
          <w:b/>
          <w:rtl/>
        </w:rPr>
        <w:t>ורב שקילל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במקומו נהגו איסור, </w:t>
      </w:r>
    </w:p>
    <w:p w14:paraId="0491EDCF" w14:textId="3A590C1C" w:rsidR="0094084F" w:rsidRDefault="002A125E" w:rsidP="000E1A67">
      <w:pPr>
        <w:pStyle w:val="36"/>
        <w:framePr w:wrap="notBeside"/>
        <w:rPr>
          <w:rtl/>
        </w:rPr>
      </w:pPr>
      <w:r w:rsidRPr="000E1A67">
        <w:rPr>
          <w:rFonts w:hint="cs"/>
          <w:rtl/>
        </w:rPr>
        <w:t>ג</w:t>
      </w:r>
      <w:r w:rsidR="0094084F">
        <w:rPr>
          <w:rFonts w:hint="cs"/>
          <w:rtl/>
        </w:rPr>
        <w:t>.</w:t>
      </w:r>
    </w:p>
    <w:p w14:paraId="7ABFB907" w14:textId="5B130ACB" w:rsidR="002A125E" w:rsidRPr="006F178A" w:rsidRDefault="002A125E" w:rsidP="002A125E">
      <w:pPr>
        <w:rPr>
          <w:rtl/>
        </w:rPr>
      </w:pPr>
      <w:r w:rsidRPr="00411327">
        <w:rPr>
          <w:rStyle w:val="afff"/>
          <w:b/>
          <w:rtl/>
        </w:rPr>
        <w:t xml:space="preserve">רבי </w:t>
      </w:r>
      <w:r>
        <w:rPr>
          <w:rFonts w:hint="cs"/>
          <w:rtl/>
        </w:rPr>
        <w:t xml:space="preserve">נטע </w:t>
      </w:r>
      <w:r w:rsidRPr="00F05A14">
        <w:rPr>
          <w:rFonts w:cs="PFT_Frank"/>
          <w:b/>
          <w:bCs/>
          <w:szCs w:val="14"/>
          <w:rtl/>
        </w:rPr>
        <w:t>נטיעה של שמחה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</w:p>
    <w:p w14:paraId="03858DCA" w14:textId="63D8DCC8" w:rsidR="0094084F" w:rsidRDefault="002A125E" w:rsidP="000E1A67">
      <w:pPr>
        <w:pStyle w:val="36"/>
        <w:framePr w:wrap="notBeside"/>
        <w:rPr>
          <w:rtl/>
        </w:rPr>
      </w:pPr>
      <w:r w:rsidRPr="000E1A67">
        <w:rPr>
          <w:rtl/>
        </w:rPr>
        <w:t>ו</w:t>
      </w:r>
      <w:r w:rsidRPr="000E1A67">
        <w:rPr>
          <w:rFonts w:hint="cs"/>
          <w:rtl/>
        </w:rPr>
        <w:t>כדתנא</w:t>
      </w:r>
      <w:r w:rsidR="0094084F">
        <w:rPr>
          <w:rtl/>
        </w:rPr>
        <w:t>:</w:t>
      </w:r>
    </w:p>
    <w:p w14:paraId="79C6FB82" w14:textId="6453F25C" w:rsidR="002A125E" w:rsidRPr="00E87343" w:rsidRDefault="002A125E" w:rsidP="000E1A67">
      <w:pPr>
        <w:rPr>
          <w:spacing w:val="-6"/>
          <w:rtl/>
        </w:rPr>
      </w:pPr>
      <w:r w:rsidRPr="00E87343">
        <w:rPr>
          <w:rStyle w:val="afe"/>
          <w:spacing w:val="-6"/>
          <w:rtl/>
        </w:rPr>
        <w:t>בנין</w:t>
      </w:r>
      <w:r w:rsidRPr="00E87343">
        <w:rPr>
          <w:spacing w:val="-6"/>
          <w:rtl/>
        </w:rPr>
        <w:t xml:space="preserve"> </w:t>
      </w:r>
      <w:r w:rsidRPr="00E87343">
        <w:rPr>
          <w:rFonts w:hint="cs"/>
          <w:spacing w:val="-6"/>
          <w:rtl/>
        </w:rPr>
        <w:t>ד</w:t>
      </w:r>
      <w:r w:rsidRPr="00E87343">
        <w:rPr>
          <w:spacing w:val="-6"/>
          <w:rtl/>
        </w:rPr>
        <w:t>שמחה - בית חתנות לבנו</w:t>
      </w:r>
      <w:r w:rsidRPr="00E87343">
        <w:rPr>
          <w:rFonts w:hint="cs"/>
          <w:spacing w:val="-6"/>
          <w:rtl/>
        </w:rPr>
        <w:t xml:space="preserve">, </w:t>
      </w:r>
      <w:r w:rsidRPr="00E87343">
        <w:rPr>
          <w:rStyle w:val="afe"/>
          <w:rFonts w:hint="cs"/>
          <w:spacing w:val="-6"/>
          <w:rtl/>
        </w:rPr>
        <w:t>נט</w:t>
      </w:r>
      <w:r w:rsidRPr="00E87343">
        <w:rPr>
          <w:rStyle w:val="afe"/>
          <w:spacing w:val="-6"/>
          <w:rtl/>
        </w:rPr>
        <w:t>יעה</w:t>
      </w:r>
      <w:r w:rsidRPr="00E87343">
        <w:rPr>
          <w:spacing w:val="-6"/>
          <w:rtl/>
        </w:rPr>
        <w:t xml:space="preserve"> </w:t>
      </w:r>
      <w:r w:rsidRPr="00E87343">
        <w:rPr>
          <w:rFonts w:hint="cs"/>
          <w:spacing w:val="-6"/>
          <w:rtl/>
        </w:rPr>
        <w:t>ד</w:t>
      </w:r>
      <w:r w:rsidRPr="00E87343">
        <w:rPr>
          <w:spacing w:val="-6"/>
          <w:rtl/>
        </w:rPr>
        <w:t xml:space="preserve">שמחה - </w:t>
      </w:r>
      <w:r w:rsidRPr="00E87343">
        <w:rPr>
          <w:rFonts w:hint="cs"/>
          <w:spacing w:val="-6"/>
          <w:rtl/>
        </w:rPr>
        <w:t>בוסתן</w:t>
      </w:r>
      <w:r w:rsidRPr="00E87343">
        <w:rPr>
          <w:spacing w:val="-6"/>
          <w:rtl/>
        </w:rPr>
        <w:t xml:space="preserve"> של מלכים.</w:t>
      </w:r>
    </w:p>
    <w:p w14:paraId="61AB9EF7" w14:textId="7BDB8BF9" w:rsidR="002A125E" w:rsidRPr="000C0C8B" w:rsidRDefault="002A125E" w:rsidP="002A125E">
      <w:pPr>
        <w:rPr>
          <w:rFonts w:cs="Guttman Vilna"/>
          <w:b/>
          <w:bCs/>
          <w:spacing w:val="-2"/>
          <w:rtl/>
        </w:rPr>
      </w:pPr>
      <w:r w:rsidRPr="000C0C8B">
        <w:rPr>
          <w:rStyle w:val="afe"/>
          <w:rFonts w:hint="cs"/>
          <w:spacing w:val="-2"/>
          <w:rtl/>
        </w:rPr>
        <w:t>[</w:t>
      </w:r>
      <w:r w:rsidRPr="000C0C8B">
        <w:rPr>
          <w:rStyle w:val="afe"/>
          <w:rFonts w:hint="eastAsia"/>
          <w:spacing w:val="-2"/>
          <w:rtl/>
        </w:rPr>
        <w:t>והך</w:t>
      </w:r>
      <w:r w:rsidRPr="000C0C8B">
        <w:rPr>
          <w:rFonts w:hint="cs"/>
          <w:spacing w:val="-2"/>
          <w:rtl/>
        </w:rPr>
        <w:t xml:space="preserve"> </w:t>
      </w:r>
      <w:r w:rsidRPr="000C0C8B">
        <w:rPr>
          <w:rFonts w:hint="eastAsia"/>
          <w:spacing w:val="-2"/>
          <w:rtl/>
        </w:rPr>
        <w:t>ד</w:t>
      </w:r>
      <w:r w:rsidR="000C0C8B" w:rsidRPr="000C0C8B">
        <w:rPr>
          <w:rFonts w:hint="cs"/>
          <w:spacing w:val="-2"/>
          <w:rtl/>
        </w:rPr>
        <w:t>'</w:t>
      </w:r>
      <w:r w:rsidRPr="000C0C8B">
        <w:rPr>
          <w:rFonts w:hint="eastAsia"/>
          <w:spacing w:val="-2"/>
          <w:rtl/>
        </w:rPr>
        <w:t>יום</w:t>
      </w:r>
      <w:r w:rsidRPr="000C0C8B">
        <w:rPr>
          <w:spacing w:val="-2"/>
          <w:rtl/>
        </w:rPr>
        <w:t xml:space="preserve"> </w:t>
      </w:r>
      <w:r w:rsidRPr="000C0C8B">
        <w:rPr>
          <w:rFonts w:hint="eastAsia"/>
          <w:spacing w:val="-2"/>
          <w:rtl/>
        </w:rPr>
        <w:t>י</w:t>
      </w:r>
      <w:r w:rsidRPr="000C0C8B">
        <w:rPr>
          <w:spacing w:val="-2"/>
          <w:rtl/>
        </w:rPr>
        <w:t>"</w:t>
      </w:r>
      <w:r w:rsidRPr="000C0C8B">
        <w:rPr>
          <w:rFonts w:hint="eastAsia"/>
          <w:spacing w:val="-2"/>
          <w:rtl/>
        </w:rPr>
        <w:t>ד</w:t>
      </w:r>
      <w:r w:rsidRPr="000C0C8B">
        <w:rPr>
          <w:spacing w:val="-2"/>
          <w:rtl/>
        </w:rPr>
        <w:t xml:space="preserve"> </w:t>
      </w:r>
      <w:r w:rsidRPr="000C0C8B">
        <w:rPr>
          <w:rFonts w:hint="eastAsia"/>
          <w:spacing w:val="-2"/>
          <w:rtl/>
        </w:rPr>
        <w:t>ויום</w:t>
      </w:r>
      <w:r w:rsidRPr="000C0C8B">
        <w:rPr>
          <w:spacing w:val="-2"/>
          <w:rtl/>
        </w:rPr>
        <w:t xml:space="preserve"> </w:t>
      </w:r>
      <w:r w:rsidRPr="000C0C8B">
        <w:rPr>
          <w:rFonts w:hint="eastAsia"/>
          <w:spacing w:val="-2"/>
          <w:rtl/>
        </w:rPr>
        <w:t>ט</w:t>
      </w:r>
      <w:r w:rsidRPr="000C0C8B">
        <w:rPr>
          <w:spacing w:val="-2"/>
          <w:rtl/>
        </w:rPr>
        <w:t>"</w:t>
      </w:r>
      <w:r w:rsidRPr="000C0C8B">
        <w:rPr>
          <w:rFonts w:hint="eastAsia"/>
          <w:spacing w:val="-2"/>
          <w:rtl/>
        </w:rPr>
        <w:t>ו</w:t>
      </w:r>
      <w:r w:rsidRPr="000C0C8B">
        <w:rPr>
          <w:spacing w:val="-2"/>
          <w:rtl/>
        </w:rPr>
        <w:t xml:space="preserve"> </w:t>
      </w:r>
      <w:r w:rsidRPr="000C0C8B">
        <w:rPr>
          <w:rFonts w:hint="eastAsia"/>
          <w:spacing w:val="-2"/>
          <w:rtl/>
        </w:rPr>
        <w:t>לאסור</w:t>
      </w:r>
      <w:r w:rsidRPr="000C0C8B">
        <w:rPr>
          <w:spacing w:val="-2"/>
          <w:rtl/>
        </w:rPr>
        <w:t xml:space="preserve"> </w:t>
      </w:r>
      <w:r w:rsidRPr="000C0C8B">
        <w:rPr>
          <w:rFonts w:hint="eastAsia"/>
          <w:spacing w:val="-2"/>
          <w:rtl/>
        </w:rPr>
        <w:t>של</w:t>
      </w:r>
      <w:r w:rsidRPr="000C0C8B">
        <w:rPr>
          <w:spacing w:val="-2"/>
          <w:rtl/>
        </w:rPr>
        <w:t xml:space="preserve"> </w:t>
      </w:r>
      <w:r w:rsidRPr="000C0C8B">
        <w:rPr>
          <w:rFonts w:hint="eastAsia"/>
          <w:spacing w:val="-2"/>
          <w:rtl/>
        </w:rPr>
        <w:t>זה</w:t>
      </w:r>
      <w:r w:rsidRPr="000C0C8B">
        <w:rPr>
          <w:spacing w:val="-2"/>
          <w:rtl/>
        </w:rPr>
        <w:t xml:space="preserve"> </w:t>
      </w:r>
      <w:r w:rsidRPr="000C0C8B">
        <w:rPr>
          <w:rFonts w:hint="eastAsia"/>
          <w:spacing w:val="-2"/>
          <w:rtl/>
        </w:rPr>
        <w:t>בזה</w:t>
      </w:r>
      <w:r w:rsidR="000C0C8B" w:rsidRPr="000C0C8B">
        <w:rPr>
          <w:rFonts w:hint="cs"/>
          <w:spacing w:val="-2"/>
          <w:rtl/>
        </w:rPr>
        <w:t>'</w:t>
      </w:r>
      <w:r w:rsidRPr="000C0C8B">
        <w:rPr>
          <w:rFonts w:hint="cs"/>
          <w:spacing w:val="-2"/>
          <w:rtl/>
        </w:rPr>
        <w:t xml:space="preserve"> רק בהספד ותענית]</w:t>
      </w:r>
    </w:p>
    <w:p w14:paraId="0FFE4393" w14:textId="65ECFE71" w:rsidR="002A125E" w:rsidRPr="00F53094" w:rsidRDefault="00633A74" w:rsidP="00E7367D">
      <w:pPr>
        <w:pStyle w:val="afff4"/>
        <w:rPr>
          <w:b/>
          <w:rtl/>
        </w:rPr>
      </w:pPr>
      <w:r>
        <w:rPr>
          <w:rFonts w:hint="cs"/>
          <w:rtl/>
        </w:rPr>
        <w:t>מתי קראו בטבריה ובהוצל</w:t>
      </w:r>
    </w:p>
    <w:p w14:paraId="7C787B0D" w14:textId="77777777" w:rsidR="0094084F" w:rsidRDefault="002A125E" w:rsidP="00E87343">
      <w:pPr>
        <w:pStyle w:val="36"/>
        <w:framePr w:wrap="notBeside"/>
        <w:rPr>
          <w:rtl/>
        </w:rPr>
      </w:pPr>
      <w:r w:rsidRPr="00E87343">
        <w:rPr>
          <w:rFonts w:hint="cs"/>
          <w:rtl/>
        </w:rPr>
        <w:t xml:space="preserve">א. </w:t>
      </w:r>
      <w:r w:rsidRPr="00E87343">
        <w:rPr>
          <w:rtl/>
        </w:rPr>
        <w:t>חזקיה</w:t>
      </w:r>
      <w:r w:rsidR="0094084F">
        <w:rPr>
          <w:rtl/>
        </w:rPr>
        <w:t>:</w:t>
      </w:r>
    </w:p>
    <w:p w14:paraId="287309B6" w14:textId="67748753" w:rsidR="002A125E" w:rsidRPr="006F178A" w:rsidRDefault="002A125E" w:rsidP="002A125E">
      <w:pPr>
        <w:rPr>
          <w:rtl/>
        </w:rPr>
      </w:pPr>
      <w:r>
        <w:rPr>
          <w:rFonts w:ascii="Fb Fontext" w:hAnsi="Fb Fontext"/>
          <w:rtl/>
        </w:rPr>
        <w:t>קר</w:t>
      </w:r>
      <w:r>
        <w:rPr>
          <w:rFonts w:ascii="Fb Fontext" w:hAnsi="Fb Fontext" w:hint="cs"/>
          <w:rtl/>
        </w:rPr>
        <w:t>א</w:t>
      </w:r>
      <w:r>
        <w:rPr>
          <w:rFonts w:ascii="Fb Fontext" w:hAnsi="Fb Fontext"/>
          <w:rtl/>
        </w:rPr>
        <w:t xml:space="preserve"> בטברי</w:t>
      </w:r>
      <w:r>
        <w:rPr>
          <w:rFonts w:ascii="Fb Fontext" w:hAnsi="Fb Fontext" w:hint="cs"/>
          <w:rtl/>
        </w:rPr>
        <w:t>ה</w:t>
      </w:r>
      <w:r w:rsidRPr="006F178A">
        <w:rPr>
          <w:rFonts w:ascii="Fb Fontext" w:hAnsi="Fb Fontext"/>
          <w:rtl/>
        </w:rPr>
        <w:t xml:space="preserve"> ב</w:t>
      </w:r>
      <w:r w:rsidRPr="006F178A">
        <w:rPr>
          <w:rFonts w:ascii="Fb Fontext" w:hAnsi="Fb Fontext" w:hint="cs"/>
          <w:rtl/>
        </w:rPr>
        <w:t>י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>ד ובט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 xml:space="preserve">ו, </w:t>
      </w:r>
      <w:r w:rsidRPr="00411327">
        <w:rPr>
          <w:rStyle w:val="afff"/>
          <w:rFonts w:hint="cs"/>
          <w:b/>
          <w:rtl/>
        </w:rPr>
        <w:t>מספק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ל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/>
          <w:rtl/>
        </w:rPr>
        <w:t>א</w:t>
      </w:r>
      <w:r>
        <w:rPr>
          <w:rFonts w:ascii="Fb Fontext" w:hAnsi="Fb Fontext" w:hint="cs"/>
          <w:rtl/>
        </w:rPr>
        <w:t xml:space="preserve">ם נחשבת </w:t>
      </w:r>
      <w:r w:rsidRPr="006F178A">
        <w:rPr>
          <w:rFonts w:ascii="Fb Fontext" w:hAnsi="Fb Fontext"/>
          <w:rtl/>
        </w:rPr>
        <w:t>מוקפת</w:t>
      </w:r>
      <w:r>
        <w:rPr>
          <w:rFonts w:ascii="Fb Fontext" w:hAnsi="Fb Fontext" w:hint="cs"/>
          <w:rtl/>
        </w:rPr>
        <w:t>.</w:t>
      </w:r>
    </w:p>
    <w:p w14:paraId="1B3C174C" w14:textId="77777777" w:rsidR="0094084F" w:rsidRDefault="002A125E" w:rsidP="00E87343">
      <w:pPr>
        <w:pStyle w:val="36"/>
        <w:framePr w:wrap="notBeside"/>
        <w:rPr>
          <w:rtl/>
        </w:rPr>
      </w:pPr>
      <w:r w:rsidRPr="00E87343">
        <w:rPr>
          <w:rFonts w:hint="cs"/>
          <w:rtl/>
        </w:rPr>
        <w:t>והך</w:t>
      </w:r>
      <w:r w:rsidR="0094084F">
        <w:rPr>
          <w:rtl/>
        </w:rPr>
        <w:t>:</w:t>
      </w:r>
    </w:p>
    <w:p w14:paraId="60486481" w14:textId="47BC3B4F" w:rsidR="002A125E" w:rsidRPr="006F178A" w:rsidRDefault="002A125E" w:rsidP="002A125E">
      <w:pPr>
        <w:rPr>
          <w:rFonts w:cs="Guttman Vilna"/>
          <w:b/>
          <w:bCs/>
          <w:rtl/>
        </w:rPr>
      </w:pPr>
      <w:r w:rsidRPr="00FA08BF">
        <w:rPr>
          <w:rStyle w:val="a4"/>
          <w:rFonts w:hint="cs"/>
          <w:rtl/>
        </w:rPr>
        <w:t>ד'</w:t>
      </w:r>
      <w:r w:rsidRPr="00FA08BF">
        <w:rPr>
          <w:rStyle w:val="a4"/>
          <w:rtl/>
        </w:rPr>
        <w:t xml:space="preserve">וערי מבצר </w:t>
      </w:r>
      <w:r>
        <w:rPr>
          <w:rStyle w:val="a4"/>
          <w:rFonts w:hint="cs"/>
          <w:rtl/>
        </w:rPr>
        <w:t>...</w:t>
      </w:r>
      <w:r w:rsidRPr="00FA08BF">
        <w:rPr>
          <w:rStyle w:val="a4"/>
          <w:rtl/>
        </w:rPr>
        <w:t xml:space="preserve"> רקת</w:t>
      </w:r>
      <w:r w:rsidRPr="00FA08BF">
        <w:rPr>
          <w:rStyle w:val="a4"/>
          <w:rFonts w:hint="cs"/>
          <w:rtl/>
        </w:rPr>
        <w:t>'</w:t>
      </w:r>
      <w:r w:rsidRPr="00FA08BF">
        <w:rPr>
          <w:rStyle w:val="a4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</w:t>
      </w:r>
      <w:r w:rsidRPr="00ED5075">
        <w:rPr>
          <w:rStyle w:val="a4"/>
          <w:rFonts w:hint="eastAsia"/>
          <w:rtl/>
        </w:rPr>
        <w:t>רקת</w:t>
      </w:r>
      <w:r w:rsidRPr="006F178A">
        <w:rPr>
          <w:rFonts w:hint="cs"/>
          <w:rtl/>
        </w:rPr>
        <w:t xml:space="preserve"> ז</w:t>
      </w:r>
      <w:r>
        <w:rPr>
          <w:rFonts w:hint="cs"/>
          <w:rtl/>
        </w:rPr>
        <w:t>ו</w:t>
      </w:r>
      <w:r w:rsidRPr="006F178A">
        <w:rPr>
          <w:rFonts w:hint="cs"/>
          <w:rtl/>
        </w:rPr>
        <w:t xml:space="preserve"> טבריה.</w:t>
      </w:r>
    </w:p>
    <w:p w14:paraId="54449D73" w14:textId="76285EBD" w:rsidR="002A125E" w:rsidRPr="00F53094" w:rsidRDefault="002A125E" w:rsidP="00FA21E6">
      <w:pPr>
        <w:spacing w:after="60"/>
        <w:rPr>
          <w:rFonts w:cs="Guttman Vilna"/>
          <w:b/>
          <w:bCs/>
          <w:rtl/>
        </w:rPr>
      </w:pPr>
      <w:r w:rsidRPr="00F05A14">
        <w:rPr>
          <w:rFonts w:cs="PFT_Frank" w:hint="eastAsia"/>
          <w:b/>
          <w:bCs/>
          <w:szCs w:val="14"/>
          <w:rtl/>
        </w:rPr>
        <w:t>מספק</w:t>
      </w:r>
      <w:r w:rsidRPr="00F05A14">
        <w:rPr>
          <w:rFonts w:cs="PFT_Frank"/>
          <w:b/>
          <w:bCs/>
          <w:szCs w:val="14"/>
          <w:rtl/>
        </w:rPr>
        <w:t>"</w:t>
      </w:r>
      <w:r w:rsidRPr="00F05A14">
        <w:rPr>
          <w:rFonts w:cs="PFT_Frank" w:hint="eastAsia"/>
          <w:b/>
          <w:bCs/>
          <w:szCs w:val="14"/>
          <w:rtl/>
        </w:rPr>
        <w:t>ל</w:t>
      </w:r>
      <w:r w:rsidRPr="006F178A">
        <w:rPr>
          <w:rFonts w:hint="cs"/>
          <w:rtl/>
        </w:rPr>
        <w:t xml:space="preserve"> דמצד אחד</w:t>
      </w:r>
      <w:r>
        <w:rPr>
          <w:rFonts w:hint="cs"/>
          <w:rtl/>
        </w:rPr>
        <w:t xml:space="preserve"> היא</w:t>
      </w:r>
      <w:r w:rsidRPr="006F178A">
        <w:rPr>
          <w:rFonts w:hint="cs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ים</w:t>
      </w:r>
      <w:r>
        <w:rPr>
          <w:rFonts w:hint="cs"/>
          <w:rtl/>
        </w:rPr>
        <w:t xml:space="preserve">, ומוקפין אם מצד שאינן גלויים או </w:t>
      </w:r>
      <w:r w:rsidR="00FA21E6">
        <w:rPr>
          <w:rFonts w:hint="cs"/>
          <w:rtl/>
        </w:rPr>
        <w:t>ש</w:t>
      </w:r>
      <w:r>
        <w:rPr>
          <w:rFonts w:hint="cs"/>
          <w:rtl/>
        </w:rPr>
        <w:t>מוגנים,</w:t>
      </w:r>
      <w:r w:rsidRPr="00213DEC">
        <w:rPr>
          <w:rFonts w:hint="cs"/>
          <w:rtl/>
        </w:rPr>
        <w:t xml:space="preserve"> </w:t>
      </w:r>
      <w:r>
        <w:rPr>
          <w:rFonts w:hint="cs"/>
          <w:rtl/>
        </w:rPr>
        <w:t>[אבל</w:t>
      </w:r>
      <w:r w:rsidRPr="006F178A">
        <w:rPr>
          <w:rFonts w:hint="cs"/>
          <w:rtl/>
        </w:rPr>
        <w:t xml:space="preserve"> לענין בתי ערי חומה </w:t>
      </w:r>
      <w:r>
        <w:rPr>
          <w:rStyle w:val="a4"/>
          <w:rFonts w:hint="cs"/>
          <w:rtl/>
        </w:rPr>
        <w:t>'חומה סביב</w:t>
      </w:r>
      <w:r w:rsidRPr="002C641B">
        <w:rPr>
          <w:rStyle w:val="a4"/>
          <w:rtl/>
        </w:rPr>
        <w:t>'</w:t>
      </w:r>
      <w:r w:rsidRPr="002C641B">
        <w:rPr>
          <w:rStyle w:val="a4"/>
          <w:rFonts w:hint="cs"/>
          <w:rtl/>
        </w:rPr>
        <w:t xml:space="preserve"> </w:t>
      </w:r>
      <w:r w:rsidRPr="006F178A">
        <w:rPr>
          <w:rFonts w:hint="cs"/>
          <w:rtl/>
        </w:rPr>
        <w:t>ולא ים</w:t>
      </w:r>
      <w:r>
        <w:rPr>
          <w:rFonts w:hint="cs"/>
          <w:rtl/>
        </w:rPr>
        <w:t>]</w:t>
      </w:r>
      <w:r w:rsidRPr="006F178A">
        <w:rPr>
          <w:rFonts w:hint="cs"/>
          <w:rtl/>
        </w:rPr>
        <w:t xml:space="preserve">, </w:t>
      </w:r>
    </w:p>
    <w:p w14:paraId="5A40E9B7" w14:textId="77777777" w:rsidR="0094084F" w:rsidRDefault="002A125E" w:rsidP="00633A74">
      <w:pPr>
        <w:pStyle w:val="36"/>
        <w:framePr w:wrap="notBeside"/>
        <w:rPr>
          <w:rtl/>
        </w:rPr>
      </w:pPr>
      <w:r w:rsidRPr="00633A74">
        <w:rPr>
          <w:rFonts w:hint="cs"/>
          <w:rtl/>
        </w:rPr>
        <w:t xml:space="preserve">ב. </w:t>
      </w:r>
      <w:r w:rsidRPr="00633A74">
        <w:rPr>
          <w:rtl/>
        </w:rPr>
        <w:t>רב אסי</w:t>
      </w:r>
      <w:r w:rsidR="0094084F">
        <w:rPr>
          <w:rtl/>
        </w:rPr>
        <w:t>:</w:t>
      </w:r>
    </w:p>
    <w:p w14:paraId="675936E4" w14:textId="62F13310" w:rsidR="002A125E" w:rsidRPr="009A4CE4" w:rsidRDefault="002A125E" w:rsidP="00FA21E6">
      <w:pPr>
        <w:spacing w:after="60"/>
        <w:rPr>
          <w:rFonts w:cs="PFT_Frank"/>
          <w:b/>
          <w:bCs/>
          <w:szCs w:val="14"/>
          <w:rtl/>
        </w:rPr>
      </w:pPr>
      <w:r w:rsidRPr="006F178A">
        <w:rPr>
          <w:rtl/>
        </w:rPr>
        <w:t>קר</w:t>
      </w:r>
      <w:r>
        <w:rPr>
          <w:rFonts w:hint="cs"/>
          <w:rtl/>
        </w:rPr>
        <w:t>א</w:t>
      </w:r>
      <w:r w:rsidRPr="006F178A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בהוצל</w:t>
      </w:r>
      <w:r w:rsidRPr="006F178A">
        <w:rPr>
          <w:rtl/>
        </w:rPr>
        <w:t xml:space="preserve"> ב</w:t>
      </w:r>
      <w:r w:rsidRPr="006F178A">
        <w:rPr>
          <w:rFonts w:hint="cs"/>
          <w:rtl/>
        </w:rPr>
        <w:t>י</w:t>
      </w:r>
      <w:r w:rsidRPr="006F178A">
        <w:rPr>
          <w:rtl/>
        </w:rPr>
        <w:t>"</w:t>
      </w:r>
      <w:r w:rsidRPr="006F178A">
        <w:rPr>
          <w:rFonts w:hint="cs"/>
          <w:rtl/>
        </w:rPr>
        <w:t>ד ובט</w:t>
      </w:r>
      <w:r w:rsidRPr="006F178A">
        <w:rPr>
          <w:rtl/>
        </w:rPr>
        <w:t>"</w:t>
      </w:r>
      <w:r w:rsidRPr="006F178A">
        <w:rPr>
          <w:rFonts w:hint="cs"/>
          <w:rtl/>
        </w:rPr>
        <w:t>ו</w:t>
      </w:r>
      <w:r>
        <w:rPr>
          <w:rFonts w:hint="cs"/>
          <w:rtl/>
        </w:rPr>
        <w:t>, דמסתפק,</w:t>
      </w:r>
    </w:p>
    <w:p w14:paraId="4D8D66BA" w14:textId="7B4B201F" w:rsidR="0094084F" w:rsidRDefault="002A125E" w:rsidP="00633A74">
      <w:pPr>
        <w:pStyle w:val="36"/>
        <w:framePr w:wrap="notBeside"/>
        <w:rPr>
          <w:rtl/>
        </w:rPr>
      </w:pPr>
      <w:r w:rsidRPr="00633A74">
        <w:rPr>
          <w:rFonts w:hint="cs"/>
          <w:rtl/>
        </w:rPr>
        <w:t>ג. א</w:t>
      </w:r>
      <w:r w:rsidRPr="00633A74">
        <w:rPr>
          <w:rtl/>
        </w:rPr>
        <w:t>"</w:t>
      </w:r>
      <w:r w:rsidRPr="00633A74">
        <w:rPr>
          <w:rFonts w:hint="cs"/>
          <w:rtl/>
        </w:rPr>
        <w:t>ד ר</w:t>
      </w:r>
      <w:r w:rsidRPr="00633A74">
        <w:rPr>
          <w:rtl/>
        </w:rPr>
        <w:t>"</w:t>
      </w:r>
      <w:r w:rsidRPr="00633A74">
        <w:rPr>
          <w:rFonts w:hint="cs"/>
          <w:rtl/>
        </w:rPr>
        <w:t>א</w:t>
      </w:r>
      <w:r w:rsidR="0094084F">
        <w:rPr>
          <w:rtl/>
        </w:rPr>
        <w:t>:</w:t>
      </w:r>
    </w:p>
    <w:p w14:paraId="649BBB2B" w14:textId="5E5BA5B4" w:rsidR="002A125E" w:rsidRPr="009A4CE4" w:rsidRDefault="002A125E" w:rsidP="002A125E">
      <w:pPr>
        <w:rPr>
          <w:rFonts w:cs="PFT_Frank"/>
          <w:b/>
          <w:bCs/>
          <w:szCs w:val="14"/>
          <w:rtl/>
        </w:rPr>
      </w:pPr>
      <w:r w:rsidRPr="00F05A14">
        <w:rPr>
          <w:rFonts w:cs="PFT_Frank"/>
          <w:b/>
          <w:bCs/>
          <w:szCs w:val="14"/>
          <w:rtl/>
        </w:rPr>
        <w:t xml:space="preserve">הוצל דבית בנימין </w:t>
      </w:r>
      <w:r w:rsidRPr="006F178A">
        <w:rPr>
          <w:rtl/>
        </w:rPr>
        <w:t xml:space="preserve">מוקפת </w:t>
      </w:r>
      <w:r>
        <w:rPr>
          <w:rFonts w:hint="cs"/>
          <w:rtl/>
        </w:rPr>
        <w:t>מ</w:t>
      </w:r>
      <w:r w:rsidRPr="006F178A">
        <w:rPr>
          <w:rtl/>
        </w:rPr>
        <w:t>יהושע.</w:t>
      </w:r>
    </w:p>
    <w:p w14:paraId="45684181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F53094">
        <w:rPr>
          <w:rFonts w:hint="cs"/>
          <w:rtl/>
        </w:rPr>
        <w:t>ו.</w:t>
      </w:r>
    </w:p>
    <w:p w14:paraId="31B8733F" w14:textId="77777777" w:rsidR="002A125E" w:rsidRPr="008229BF" w:rsidRDefault="002A125E" w:rsidP="00E7367D">
      <w:pPr>
        <w:pStyle w:val="afff4"/>
        <w:rPr>
          <w:rtl/>
        </w:rPr>
      </w:pPr>
      <w:r w:rsidRPr="008229BF">
        <w:rPr>
          <w:rFonts w:hint="cs"/>
          <w:rtl/>
        </w:rPr>
        <w:t>ביאור שמות ערים בארץ ישראל</w:t>
      </w:r>
    </w:p>
    <w:p w14:paraId="2B47B4D6" w14:textId="31BBEDE9" w:rsidR="0094084F" w:rsidRDefault="002A125E" w:rsidP="007A419E">
      <w:pPr>
        <w:pStyle w:val="36"/>
        <w:framePr w:wrap="notBeside"/>
        <w:rPr>
          <w:rtl/>
        </w:rPr>
      </w:pPr>
      <w:r w:rsidRPr="007A419E">
        <w:rPr>
          <w:rFonts w:hint="cs"/>
          <w:rtl/>
        </w:rPr>
        <w:t>רי</w:t>
      </w:r>
      <w:r w:rsidRPr="007A419E">
        <w:rPr>
          <w:rtl/>
        </w:rPr>
        <w:t>"</w:t>
      </w:r>
      <w:r w:rsidRPr="007A419E">
        <w:rPr>
          <w:rFonts w:hint="cs"/>
          <w:rtl/>
        </w:rPr>
        <w:t>ו</w:t>
      </w:r>
      <w:r w:rsidR="0094084F">
        <w:rPr>
          <w:rtl/>
        </w:rPr>
        <w:t>:</w:t>
      </w:r>
    </w:p>
    <w:p w14:paraId="0C2A02F8" w14:textId="09B6221F" w:rsidR="002A125E" w:rsidRPr="006F178A" w:rsidRDefault="002A125E" w:rsidP="002A125E">
      <w:pPr>
        <w:rPr>
          <w:rFonts w:cs="Guttman Vilna"/>
          <w:b/>
          <w:bCs/>
          <w:rtl/>
        </w:rPr>
      </w:pPr>
      <w:r w:rsidRPr="00ED5075">
        <w:rPr>
          <w:rStyle w:val="a4"/>
          <w:rtl/>
        </w:rPr>
        <w:t>חמת</w:t>
      </w:r>
      <w:r w:rsidRPr="006F178A">
        <w:rPr>
          <w:rtl/>
        </w:rPr>
        <w:t xml:space="preserve"> זו טבריא, - על שם חמי טבריא.</w:t>
      </w:r>
    </w:p>
    <w:p w14:paraId="42C097B8" w14:textId="0FBC58F5" w:rsidR="002A125E" w:rsidRPr="006F178A" w:rsidRDefault="002A125E" w:rsidP="002A125E">
      <w:pPr>
        <w:rPr>
          <w:rFonts w:cs="Guttman Vilna"/>
          <w:b/>
          <w:bCs/>
          <w:rtl/>
        </w:rPr>
      </w:pPr>
      <w:r w:rsidRPr="00ED5075">
        <w:rPr>
          <w:rStyle w:val="a4"/>
          <w:rtl/>
        </w:rPr>
        <w:t xml:space="preserve">רקת </w:t>
      </w:r>
      <w:r w:rsidRPr="006F178A">
        <w:rPr>
          <w:rtl/>
        </w:rPr>
        <w:t xml:space="preserve"> זו </w:t>
      </w:r>
      <w:r w:rsidRPr="00F05A14">
        <w:rPr>
          <w:rFonts w:cs="PFT_Frank"/>
          <w:b/>
          <w:bCs/>
          <w:szCs w:val="14"/>
          <w:rtl/>
        </w:rPr>
        <w:t>ציפורי</w:t>
      </w:r>
      <w:r w:rsidRPr="006F178A">
        <w:rPr>
          <w:rtl/>
        </w:rPr>
        <w:t xml:space="preserve"> - </w:t>
      </w:r>
      <w:r>
        <w:rPr>
          <w:rFonts w:hint="cs"/>
          <w:rtl/>
        </w:rPr>
        <w:t xml:space="preserve">שגבוהה כרקת </w:t>
      </w:r>
      <w:r w:rsidRPr="00ED5075">
        <w:rPr>
          <w:rStyle w:val="afff7"/>
          <w:rtl/>
        </w:rPr>
        <w:t>[</w:t>
      </w:r>
      <w:r w:rsidRPr="00ED5075">
        <w:rPr>
          <w:rStyle w:val="afff7"/>
          <w:rFonts w:hint="eastAsia"/>
          <w:rtl/>
        </w:rPr>
        <w:t>שפת</w:t>
      </w:r>
      <w:r w:rsidRPr="00ED5075">
        <w:rPr>
          <w:rStyle w:val="afff7"/>
          <w:rtl/>
        </w:rPr>
        <w:t>]</w:t>
      </w:r>
      <w:r>
        <w:rPr>
          <w:rFonts w:hint="cs"/>
          <w:rtl/>
        </w:rPr>
        <w:t xml:space="preserve"> הנהר,</w:t>
      </w:r>
    </w:p>
    <w:p w14:paraId="71894D73" w14:textId="2B6F9200" w:rsidR="002A125E" w:rsidRPr="006F178A" w:rsidRDefault="002A125E" w:rsidP="002A125E">
      <w:pPr>
        <w:rPr>
          <w:rFonts w:cs="Guttman Vilna"/>
          <w:b/>
          <w:bCs/>
          <w:rtl/>
        </w:rPr>
      </w:pPr>
      <w:r w:rsidRPr="00ED5075">
        <w:rPr>
          <w:rStyle w:val="a4"/>
          <w:rtl/>
        </w:rPr>
        <w:t xml:space="preserve">כינרת </w:t>
      </w:r>
      <w:r w:rsidRPr="006F178A">
        <w:rPr>
          <w:rtl/>
        </w:rPr>
        <w:t xml:space="preserve"> זו גינוסר - </w:t>
      </w:r>
      <w:r>
        <w:rPr>
          <w:rFonts w:hint="cs"/>
          <w:rtl/>
        </w:rPr>
        <w:t>מתוקים פירותיה</w:t>
      </w:r>
      <w:r w:rsidRPr="006F178A">
        <w:rPr>
          <w:rtl/>
        </w:rPr>
        <w:t xml:space="preserve"> </w:t>
      </w:r>
      <w:r>
        <w:rPr>
          <w:rFonts w:hint="cs"/>
          <w:rtl/>
        </w:rPr>
        <w:t>כקול כינור</w:t>
      </w:r>
      <w:r w:rsidRPr="006F178A">
        <w:rPr>
          <w:rtl/>
        </w:rPr>
        <w:t>.</w:t>
      </w:r>
    </w:p>
    <w:p w14:paraId="7681B433" w14:textId="77777777" w:rsidR="0094084F" w:rsidRPr="00C364BD" w:rsidRDefault="002A125E" w:rsidP="007A419E">
      <w:pPr>
        <w:pStyle w:val="36"/>
        <w:framePr w:wrap="notBeside"/>
        <w:rPr>
          <w:rtl/>
        </w:rPr>
      </w:pPr>
      <w:r w:rsidRPr="00C364BD">
        <w:rPr>
          <w:rFonts w:hint="cs"/>
          <w:rtl/>
        </w:rPr>
        <w:t>רבא הקשה</w:t>
      </w:r>
      <w:r w:rsidR="0094084F" w:rsidRPr="00C364BD">
        <w:rPr>
          <w:rtl/>
        </w:rPr>
        <w:t>:</w:t>
      </w:r>
    </w:p>
    <w:p w14:paraId="3B6D2C4A" w14:textId="3C57270B" w:rsidR="002A125E" w:rsidRPr="00ED5075" w:rsidRDefault="002A125E" w:rsidP="002243A3">
      <w:pPr>
        <w:rPr>
          <w:rtl/>
        </w:rPr>
      </w:pPr>
      <w:r>
        <w:rPr>
          <w:rFonts w:hint="cs"/>
          <w:rtl/>
        </w:rPr>
        <w:t>ש</w:t>
      </w:r>
      <w:r w:rsidRPr="006F178A">
        <w:rPr>
          <w:rFonts w:hint="cs"/>
          <w:rtl/>
        </w:rPr>
        <w:t xml:space="preserve">מספידים </w:t>
      </w:r>
      <w:r w:rsidRPr="00F05A14">
        <w:rPr>
          <w:rFonts w:cs="PFT_Frank" w:hint="eastAsia"/>
          <w:b/>
          <w:bCs/>
          <w:szCs w:val="14"/>
          <w:rtl/>
        </w:rPr>
        <w:t>בטבריה</w:t>
      </w:r>
      <w:r>
        <w:rPr>
          <w:rFonts w:hint="cs"/>
          <w:rtl/>
        </w:rPr>
        <w:t xml:space="preserve"> הנפטר בבבל</w:t>
      </w:r>
      <w:r w:rsidRPr="00A824E4">
        <w:rPr>
          <w:rStyle w:val="a4"/>
          <w:rFonts w:hint="cs"/>
          <w:rtl/>
        </w:rPr>
        <w:t xml:space="preserve"> </w:t>
      </w:r>
      <w:r w:rsidRPr="00A824E4">
        <w:rPr>
          <w:rStyle w:val="a4"/>
          <w:rtl/>
        </w:rPr>
        <w:t>גדול הוא בששך,</w:t>
      </w:r>
      <w:r w:rsidR="005D76B6">
        <w:rPr>
          <w:rStyle w:val="a4"/>
          <w:rFonts w:hint="cs"/>
          <w:rtl/>
        </w:rPr>
        <w:t xml:space="preserve"> </w:t>
      </w:r>
      <w:r w:rsidR="005D76B6">
        <w:rPr>
          <w:rStyle w:val="a4"/>
          <w:rFonts w:hint="cs"/>
          <w:spacing w:val="-2"/>
          <w:rtl/>
        </w:rPr>
        <w:t>ו</w:t>
      </w:r>
      <w:r w:rsidRPr="002243A3">
        <w:rPr>
          <w:rStyle w:val="a4"/>
          <w:spacing w:val="-2"/>
          <w:rtl/>
        </w:rPr>
        <w:t xml:space="preserve">שם לו </w:t>
      </w:r>
      <w:r w:rsidRPr="002243A3">
        <w:rPr>
          <w:rStyle w:val="a4"/>
          <w:b/>
          <w:bCs/>
          <w:spacing w:val="-2"/>
          <w:rtl/>
        </w:rPr>
        <w:t>ברקת'</w:t>
      </w:r>
      <w:r w:rsidRPr="002243A3">
        <w:rPr>
          <w:spacing w:val="-2"/>
          <w:rtl/>
        </w:rPr>
        <w:t xml:space="preserve">, </w:t>
      </w:r>
      <w:r w:rsidRPr="002243A3">
        <w:rPr>
          <w:rFonts w:cs="PFT_Frank" w:hint="eastAsia"/>
          <w:b/>
          <w:bCs/>
          <w:spacing w:val="-2"/>
          <w:szCs w:val="14"/>
          <w:rtl/>
        </w:rPr>
        <w:t>וכן</w:t>
      </w:r>
      <w:r w:rsidRPr="002243A3">
        <w:rPr>
          <w:spacing w:val="-2"/>
          <w:rtl/>
        </w:rPr>
        <w:t xml:space="preserve"> כשמגיע ארונו</w:t>
      </w:r>
      <w:r w:rsidRPr="002243A3">
        <w:rPr>
          <w:rFonts w:hint="cs"/>
          <w:spacing w:val="-2"/>
          <w:rtl/>
        </w:rPr>
        <w:t>,</w:t>
      </w:r>
      <w:r w:rsidRPr="002243A3">
        <w:rPr>
          <w:spacing w:val="-2"/>
          <w:rtl/>
        </w:rPr>
        <w:t xml:space="preserve"> </w:t>
      </w:r>
      <w:r w:rsidRPr="002243A3">
        <w:rPr>
          <w:rFonts w:cs="PFT_Frank" w:hint="eastAsia"/>
          <w:b/>
          <w:bCs/>
          <w:spacing w:val="-2"/>
          <w:szCs w:val="14"/>
          <w:rtl/>
        </w:rPr>
        <w:t>וכן</w:t>
      </w:r>
      <w:r w:rsidRPr="002243A3">
        <w:rPr>
          <w:spacing w:val="-2"/>
          <w:rtl/>
        </w:rPr>
        <w:t xml:space="preserve"> כשהספידו את </w:t>
      </w:r>
      <w:r w:rsidRPr="00411327">
        <w:rPr>
          <w:rStyle w:val="afff"/>
          <w:rFonts w:hint="eastAsia"/>
          <w:b/>
          <w:spacing w:val="-2"/>
          <w:rtl/>
        </w:rPr>
        <w:t>ר</w:t>
      </w:r>
      <w:r w:rsidRPr="00411327">
        <w:rPr>
          <w:rStyle w:val="afff"/>
          <w:b/>
          <w:spacing w:val="-2"/>
          <w:rtl/>
        </w:rPr>
        <w:t>"ז</w:t>
      </w:r>
      <w:r w:rsidRPr="002243A3">
        <w:rPr>
          <w:spacing w:val="-2"/>
          <w:rtl/>
        </w:rPr>
        <w:t>,</w:t>
      </w:r>
    </w:p>
    <w:p w14:paraId="0C7C746D" w14:textId="2D407071" w:rsidR="0094084F" w:rsidRDefault="002A125E" w:rsidP="005D76B6">
      <w:pPr>
        <w:pStyle w:val="36"/>
        <w:framePr w:wrap="notBeside"/>
        <w:rPr>
          <w:rtl/>
        </w:rPr>
      </w:pPr>
      <w:r w:rsidRPr="005D76B6">
        <w:rPr>
          <w:rFonts w:hint="cs"/>
          <w:rtl/>
        </w:rPr>
        <w:t>אלא</w:t>
      </w:r>
      <w:r w:rsidR="0094084F">
        <w:rPr>
          <w:rFonts w:hint="cs"/>
          <w:rtl/>
        </w:rPr>
        <w:t>:</w:t>
      </w:r>
    </w:p>
    <w:p w14:paraId="6648E1EE" w14:textId="66D4CAFF" w:rsidR="002A125E" w:rsidRDefault="002A125E" w:rsidP="002A125E">
      <w:pPr>
        <w:rPr>
          <w:rFonts w:ascii="Fb Fontext" w:hAnsi="Fb Fontext"/>
          <w:spacing w:val="-2"/>
          <w:rtl/>
        </w:rPr>
      </w:pPr>
      <w:r w:rsidRPr="00F53094">
        <w:rPr>
          <w:rStyle w:val="afff"/>
          <w:rFonts w:cs="FrankRuehl" w:hint="eastAsia"/>
          <w:b/>
          <w:rtl/>
        </w:rPr>
        <w:t>א</w:t>
      </w:r>
      <w:r w:rsidRPr="009A4CE4">
        <w:rPr>
          <w:rFonts w:ascii="Fb Fontext" w:hAnsi="Fb Fontext" w:cs="PFT_Frank" w:hint="cs"/>
          <w:b/>
          <w:bCs/>
          <w:spacing w:val="-2"/>
          <w:szCs w:val="14"/>
          <w:rtl/>
        </w:rPr>
        <w:t>.</w:t>
      </w:r>
      <w:r>
        <w:rPr>
          <w:rFonts w:ascii="Fb Fontext" w:hAnsi="Fb Fontext" w:hint="cs"/>
          <w:spacing w:val="-2"/>
          <w:rtl/>
        </w:rPr>
        <w:t xml:space="preserve"> </w:t>
      </w:r>
      <w:r w:rsidRPr="00ED5075">
        <w:rPr>
          <w:rStyle w:val="a4"/>
          <w:rtl/>
        </w:rPr>
        <w:t>חמת</w:t>
      </w:r>
      <w:r w:rsidRPr="00701689">
        <w:rPr>
          <w:rFonts w:ascii="Fb Fontext" w:hAnsi="Fb Fontext"/>
          <w:spacing w:val="-2"/>
          <w:rtl/>
        </w:rPr>
        <w:t xml:space="preserve"> זו חמי ג</w:t>
      </w:r>
      <w:r>
        <w:rPr>
          <w:rFonts w:ascii="Fb Fontext" w:hAnsi="Fb Fontext" w:hint="cs"/>
          <w:spacing w:val="-2"/>
          <w:rtl/>
        </w:rPr>
        <w:t>ד</w:t>
      </w:r>
      <w:r w:rsidRPr="00701689">
        <w:rPr>
          <w:rFonts w:ascii="Fb Fontext" w:hAnsi="Fb Fontext"/>
          <w:spacing w:val="-2"/>
          <w:rtl/>
        </w:rPr>
        <w:t>ר,</w:t>
      </w:r>
      <w:r w:rsidRPr="009A4CE4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Pr="00F53094">
        <w:rPr>
          <w:rStyle w:val="afff"/>
          <w:rFonts w:cs="FrankRuehl" w:hint="eastAsia"/>
          <w:b/>
          <w:rtl/>
        </w:rPr>
        <w:t>ב</w:t>
      </w:r>
      <w:r w:rsidRPr="009A4CE4">
        <w:rPr>
          <w:rFonts w:ascii="Fb Fontext" w:hAnsi="Fb Fontext" w:cs="PFT_Frank" w:hint="cs"/>
          <w:b/>
          <w:bCs/>
          <w:spacing w:val="-2"/>
          <w:szCs w:val="14"/>
          <w:rtl/>
        </w:rPr>
        <w:t>.</w:t>
      </w:r>
      <w:r>
        <w:rPr>
          <w:rFonts w:ascii="Fb Fontext" w:hAnsi="Fb Fontext" w:hint="cs"/>
          <w:spacing w:val="-2"/>
          <w:rtl/>
        </w:rPr>
        <w:t xml:space="preserve"> </w:t>
      </w:r>
      <w:r w:rsidRPr="00ED5075">
        <w:rPr>
          <w:rStyle w:val="a4"/>
          <w:rtl/>
        </w:rPr>
        <w:t>רקת</w:t>
      </w:r>
      <w:r w:rsidRPr="00701689">
        <w:rPr>
          <w:rStyle w:val="afe"/>
          <w:spacing w:val="-2"/>
          <w:rtl/>
        </w:rPr>
        <w:t xml:space="preserve"> זו </w:t>
      </w:r>
      <w:r w:rsidRPr="002317E1">
        <w:rPr>
          <w:rStyle w:val="afe"/>
          <w:spacing w:val="-2"/>
          <w:rtl/>
        </w:rPr>
        <w:t>טבריא</w:t>
      </w:r>
      <w:r w:rsidRPr="00701689">
        <w:rPr>
          <w:rFonts w:ascii="Fb Fontext" w:hAnsi="Fb Fontext"/>
          <w:spacing w:val="-2"/>
          <w:rtl/>
        </w:rPr>
        <w:t>,</w:t>
      </w:r>
      <w:r w:rsidRPr="009A4CE4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Pr="00F53094">
        <w:rPr>
          <w:rStyle w:val="afff"/>
          <w:rFonts w:cs="FrankRuehl" w:hint="eastAsia"/>
          <w:b/>
          <w:rtl/>
        </w:rPr>
        <w:t>ג</w:t>
      </w:r>
      <w:r w:rsidRPr="00F53094">
        <w:rPr>
          <w:rStyle w:val="a4"/>
          <w:rFonts w:cs="FrankRuehl" w:hint="cs"/>
          <w:b/>
          <w:bCs/>
          <w:rtl/>
        </w:rPr>
        <w:t>.</w:t>
      </w:r>
      <w:r>
        <w:rPr>
          <w:rStyle w:val="a4"/>
          <w:rFonts w:hint="cs"/>
          <w:rtl/>
        </w:rPr>
        <w:t xml:space="preserve"> </w:t>
      </w:r>
      <w:r w:rsidRPr="00ED5075">
        <w:rPr>
          <w:rStyle w:val="a4"/>
          <w:rtl/>
        </w:rPr>
        <w:t>כינרת</w:t>
      </w:r>
      <w:r w:rsidRPr="00701689">
        <w:rPr>
          <w:rFonts w:ascii="Fb Fontext" w:hAnsi="Fb Fontext"/>
          <w:spacing w:val="-2"/>
          <w:rtl/>
        </w:rPr>
        <w:t xml:space="preserve"> זו גינוסר</w:t>
      </w:r>
      <w:r>
        <w:rPr>
          <w:rFonts w:ascii="Fb Fontext" w:hAnsi="Fb Fontext" w:hint="cs"/>
          <w:spacing w:val="-2"/>
          <w:rtl/>
        </w:rPr>
        <w:t>.</w:t>
      </w:r>
    </w:p>
    <w:p w14:paraId="15105981" w14:textId="77777777" w:rsidR="002A125E" w:rsidRPr="00701689" w:rsidRDefault="002A125E" w:rsidP="005D76B6">
      <w:pPr>
        <w:pStyle w:val="afff6"/>
        <w:rPr>
          <w:rtl/>
        </w:rPr>
      </w:pPr>
      <w:r>
        <w:rPr>
          <w:rFonts w:hint="cs"/>
          <w:rtl/>
        </w:rPr>
        <w:t xml:space="preserve">[נקראת </w:t>
      </w:r>
      <w:r w:rsidRPr="00ED5075">
        <w:rPr>
          <w:rFonts w:hint="eastAsia"/>
          <w:b/>
          <w:bCs/>
          <w:rtl/>
        </w:rPr>
        <w:t>רקת</w:t>
      </w:r>
      <w:r w:rsidRPr="00701689">
        <w:rPr>
          <w:rtl/>
        </w:rPr>
        <w:t xml:space="preserve"> </w:t>
      </w:r>
      <w:r>
        <w:rPr>
          <w:rFonts w:hint="cs"/>
          <w:rtl/>
        </w:rPr>
        <w:t>ש</w:t>
      </w:r>
      <w:r w:rsidRPr="00701689">
        <w:rPr>
          <w:rtl/>
        </w:rPr>
        <w:t>ריקני</w:t>
      </w:r>
      <w:r>
        <w:rPr>
          <w:rFonts w:hint="cs"/>
          <w:rtl/>
        </w:rPr>
        <w:t>ה</w:t>
      </w:r>
      <w:r w:rsidRPr="00701689">
        <w:rPr>
          <w:rtl/>
        </w:rPr>
        <w:t xml:space="preserve"> מלאין </w:t>
      </w:r>
      <w:r>
        <w:rPr>
          <w:rFonts w:hint="cs"/>
          <w:rtl/>
        </w:rPr>
        <w:t xml:space="preserve">מצות </w:t>
      </w:r>
      <w:r w:rsidRPr="00701689">
        <w:rPr>
          <w:rtl/>
        </w:rPr>
        <w:t>כרמון</w:t>
      </w:r>
      <w:r>
        <w:rPr>
          <w:rFonts w:hint="cs"/>
          <w:rtl/>
        </w:rPr>
        <w:t xml:space="preserve">, </w:t>
      </w:r>
    </w:p>
    <w:p w14:paraId="2F466EE0" w14:textId="77777777" w:rsidR="002A125E" w:rsidRPr="00F53094" w:rsidRDefault="002A125E" w:rsidP="00C364BD">
      <w:pPr>
        <w:pStyle w:val="afff6"/>
        <w:spacing w:after="60"/>
        <w:rPr>
          <w:rFonts w:cs="Guttman Vilna"/>
          <w:b/>
          <w:bCs/>
          <w:rtl/>
        </w:rPr>
      </w:pPr>
      <w:r w:rsidRPr="00ED5075">
        <w:rPr>
          <w:rFonts w:hint="eastAsia"/>
          <w:b/>
          <w:bCs/>
          <w:rtl/>
        </w:rPr>
        <w:t>או</w:t>
      </w:r>
      <w:r>
        <w:rPr>
          <w:rFonts w:hint="cs"/>
          <w:rtl/>
        </w:rPr>
        <w:t xml:space="preserve"> ד</w:t>
      </w:r>
      <w:r w:rsidRPr="006F178A">
        <w:rPr>
          <w:rFonts w:hint="cs"/>
          <w:rtl/>
        </w:rPr>
        <w:t xml:space="preserve">נקראת </w:t>
      </w:r>
      <w:r w:rsidRPr="00ED5075">
        <w:rPr>
          <w:rFonts w:hint="eastAsia"/>
          <w:b/>
          <w:bCs/>
          <w:rtl/>
        </w:rPr>
        <w:t>טבריה</w:t>
      </w:r>
      <w:r w:rsidRPr="006F178A">
        <w:rPr>
          <w:rtl/>
        </w:rPr>
        <w:t xml:space="preserve"> שיושבת בטבור ארץ ישראל</w:t>
      </w:r>
      <w:r w:rsidRPr="00411327">
        <w:rPr>
          <w:rStyle w:val="afff"/>
          <w:rFonts w:hint="cs"/>
          <w:b/>
          <w:rtl/>
        </w:rPr>
        <w:t>,</w:t>
      </w:r>
      <w:r>
        <w:rPr>
          <w:rFonts w:hint="cs"/>
          <w:rtl/>
        </w:rPr>
        <w:t xml:space="preserve"> ו</w:t>
      </w:r>
      <w:r w:rsidRPr="006F178A">
        <w:rPr>
          <w:rtl/>
        </w:rPr>
        <w:t>טובה ראייתה</w:t>
      </w:r>
      <w:r>
        <w:rPr>
          <w:rFonts w:hint="cs"/>
          <w:rtl/>
        </w:rPr>
        <w:t>]</w:t>
      </w:r>
      <w:r w:rsidRPr="006F178A">
        <w:rPr>
          <w:rtl/>
        </w:rPr>
        <w:t>.</w:t>
      </w:r>
    </w:p>
    <w:p w14:paraId="0C92B9E6" w14:textId="761B574F" w:rsidR="0094084F" w:rsidRDefault="002A125E" w:rsidP="005D76B6">
      <w:pPr>
        <w:pStyle w:val="36"/>
        <w:framePr w:wrap="notBeside"/>
        <w:rPr>
          <w:rtl/>
        </w:rPr>
      </w:pPr>
      <w:r w:rsidRPr="005D76B6">
        <w:rPr>
          <w:rFonts w:hint="eastAsia"/>
          <w:rtl/>
        </w:rPr>
        <w:t>ד</w:t>
      </w:r>
      <w:r w:rsidR="0094084F">
        <w:rPr>
          <w:rtl/>
        </w:rPr>
        <w:t>.</w:t>
      </w:r>
    </w:p>
    <w:p w14:paraId="3C184604" w14:textId="3658ED41" w:rsidR="002A125E" w:rsidRPr="006F178A" w:rsidRDefault="002A125E" w:rsidP="002A125E">
      <w:pPr>
        <w:rPr>
          <w:rtl/>
        </w:rPr>
      </w:pPr>
      <w:r w:rsidRPr="00ED5075">
        <w:rPr>
          <w:rStyle w:val="a4"/>
          <w:rtl/>
        </w:rPr>
        <w:t>קטרון</w:t>
      </w:r>
      <w:r w:rsidRPr="006F178A">
        <w:rPr>
          <w:rFonts w:ascii="Fb Fontext" w:hAnsi="Fb Fontext"/>
          <w:rtl/>
        </w:rPr>
        <w:t xml:space="preserve"> זו </w:t>
      </w:r>
      <w:r w:rsidRPr="00F05A14">
        <w:rPr>
          <w:rFonts w:ascii="Fb Fontext" w:hAnsi="Fb Fontext" w:cs="PFT_Frank"/>
          <w:b/>
          <w:bCs/>
          <w:szCs w:val="14"/>
          <w:rtl/>
        </w:rPr>
        <w:t>צפורי</w:t>
      </w:r>
      <w:r w:rsidRPr="006F178A">
        <w:rPr>
          <w:rFonts w:ascii="Fb Fontext" w:hAnsi="Fb Fontext"/>
          <w:rtl/>
        </w:rPr>
        <w:t xml:space="preserve">, </w:t>
      </w:r>
      <w:r w:rsidRPr="00ED5075">
        <w:rPr>
          <w:rStyle w:val="afff7"/>
          <w:rtl/>
        </w:rPr>
        <w:t>[שיושבת בראש ההר כצפור].</w:t>
      </w:r>
    </w:p>
    <w:p w14:paraId="4948F7E3" w14:textId="062D2BBA" w:rsidR="0094084F" w:rsidRDefault="002A125E" w:rsidP="005D76B6">
      <w:pPr>
        <w:pStyle w:val="36"/>
        <w:framePr w:wrap="notBeside"/>
        <w:rPr>
          <w:rtl/>
        </w:rPr>
      </w:pPr>
      <w:r w:rsidRPr="005D76B6">
        <w:rPr>
          <w:rFonts w:hint="cs"/>
          <w:rtl/>
        </w:rPr>
        <w:t>ויקשה</w:t>
      </w:r>
      <w:r w:rsidR="0094084F">
        <w:rPr>
          <w:rFonts w:hint="cs"/>
          <w:rtl/>
        </w:rPr>
        <w:t>:</w:t>
      </w:r>
    </w:p>
    <w:p w14:paraId="0A42DB9A" w14:textId="6C81C3FF" w:rsidR="002A125E" w:rsidRPr="006F178A" w:rsidRDefault="002A125E" w:rsidP="002A125E">
      <w:pPr>
        <w:rPr>
          <w:rFonts w:cs="Guttman Vilna"/>
          <w:b/>
          <w:bCs/>
          <w:rtl/>
        </w:rPr>
      </w:pPr>
      <w:r w:rsidRPr="00ED5075">
        <w:rPr>
          <w:rStyle w:val="a4"/>
          <w:rFonts w:hint="eastAsia"/>
          <w:rtl/>
        </w:rPr>
        <w:t>דקטרון</w:t>
      </w:r>
      <w:r>
        <w:rPr>
          <w:rFonts w:hint="cs"/>
          <w:rtl/>
        </w:rPr>
        <w:t xml:space="preserve"> בחלק זבולון, </w:t>
      </w:r>
      <w:r w:rsidRPr="00411327">
        <w:rPr>
          <w:rStyle w:val="afff"/>
          <w:rFonts w:hint="cs"/>
          <w:b/>
          <w:rtl/>
        </w:rPr>
        <w:t>ולמה ה</w:t>
      </w:r>
      <w:r w:rsidRPr="00411327">
        <w:rPr>
          <w:rStyle w:val="afff"/>
          <w:b/>
          <w:rtl/>
        </w:rPr>
        <w:t xml:space="preserve">תרעם לפני הקב"ה: </w:t>
      </w:r>
      <w:r w:rsidRPr="006F178A">
        <w:rPr>
          <w:rtl/>
        </w:rPr>
        <w:t xml:space="preserve">לאחיי נתת </w:t>
      </w:r>
      <w:r>
        <w:rPr>
          <w:rFonts w:hint="cs"/>
          <w:rtl/>
        </w:rPr>
        <w:t xml:space="preserve">ארצות, </w:t>
      </w:r>
      <w:r w:rsidRPr="006F178A">
        <w:rPr>
          <w:rtl/>
        </w:rPr>
        <w:t>שדות וכרמים</w:t>
      </w:r>
      <w:r>
        <w:rPr>
          <w:rFonts w:hint="cs"/>
          <w:rtl/>
        </w:rPr>
        <w:t>,</w:t>
      </w:r>
      <w:r w:rsidRPr="006F178A">
        <w:rPr>
          <w:rtl/>
        </w:rPr>
        <w:t xml:space="preserve"> ולי נתת </w:t>
      </w:r>
      <w:r>
        <w:rPr>
          <w:rFonts w:hint="cs"/>
          <w:rtl/>
        </w:rPr>
        <w:t xml:space="preserve">ימים, </w:t>
      </w:r>
      <w:r w:rsidRPr="006F178A">
        <w:rPr>
          <w:rtl/>
        </w:rPr>
        <w:t>הרים וגבעות</w:t>
      </w:r>
      <w:r>
        <w:rPr>
          <w:rFonts w:hint="cs"/>
          <w:rtl/>
        </w:rPr>
        <w:t>.</w:t>
      </w:r>
    </w:p>
    <w:p w14:paraId="186C3D85" w14:textId="4501F179" w:rsidR="0094084F" w:rsidRDefault="002A125E" w:rsidP="005D76B6">
      <w:pPr>
        <w:pStyle w:val="36"/>
        <w:framePr w:wrap="notBeside"/>
        <w:rPr>
          <w:rtl/>
        </w:rPr>
      </w:pPr>
      <w:r w:rsidRPr="005D76B6">
        <w:rPr>
          <w:rFonts w:hint="cs"/>
          <w:rtl/>
        </w:rPr>
        <w:t>ו</w:t>
      </w:r>
      <w:r w:rsidRPr="005D76B6">
        <w:rPr>
          <w:rtl/>
        </w:rPr>
        <w:t>א"ל</w:t>
      </w:r>
      <w:r w:rsidR="0094084F">
        <w:rPr>
          <w:rtl/>
        </w:rPr>
        <w:t>:</w:t>
      </w:r>
    </w:p>
    <w:p w14:paraId="41EF55BF" w14:textId="69D4812B" w:rsidR="002A125E" w:rsidRPr="006F178A" w:rsidRDefault="002A125E" w:rsidP="005D76B6">
      <w:pPr>
        <w:spacing w:after="60"/>
        <w:rPr>
          <w:rtl/>
        </w:rPr>
      </w:pPr>
      <w:r w:rsidRPr="006F178A">
        <w:rPr>
          <w:rtl/>
        </w:rPr>
        <w:lastRenderedPageBreak/>
        <w:t>כולן צריכין לך ע</w:t>
      </w:r>
      <w:r>
        <w:rPr>
          <w:rFonts w:hint="cs"/>
          <w:rtl/>
        </w:rPr>
        <w:t>"י</w:t>
      </w:r>
      <w:r w:rsidRPr="006F178A">
        <w:rPr>
          <w:rtl/>
        </w:rPr>
        <w:t xml:space="preserve"> חלזון, </w:t>
      </w:r>
      <w:r w:rsidRPr="00FA08BF">
        <w:rPr>
          <w:rStyle w:val="a4"/>
          <w:rFonts w:hint="cs"/>
          <w:rtl/>
        </w:rPr>
        <w:t>ד'</w:t>
      </w:r>
      <w:r w:rsidRPr="00FA08BF">
        <w:rPr>
          <w:rStyle w:val="a4"/>
          <w:rtl/>
        </w:rPr>
        <w:t>עמים הר יקרא</w:t>
      </w:r>
      <w:r w:rsidRPr="00FA08BF">
        <w:rPr>
          <w:rStyle w:val="a4"/>
          <w:rFonts w:hint="cs"/>
          <w:rtl/>
        </w:rPr>
        <w:t xml:space="preserve">ו </w:t>
      </w:r>
      <w:r w:rsidRPr="00FA08BF">
        <w:rPr>
          <w:rStyle w:val="a4"/>
          <w:rtl/>
        </w:rPr>
        <w:t>ושפני טמוני חול</w:t>
      </w:r>
      <w:r w:rsidRPr="00FA08BF">
        <w:rPr>
          <w:rStyle w:val="a4"/>
          <w:rFonts w:hint="cs"/>
          <w:rtl/>
        </w:rPr>
        <w:t>'</w:t>
      </w:r>
    </w:p>
    <w:p w14:paraId="353537B9" w14:textId="7A27B708" w:rsidR="0094084F" w:rsidRDefault="00D355BE" w:rsidP="005D76B6">
      <w:pPr>
        <w:pStyle w:val="36"/>
        <w:framePr w:wrap="notBeside"/>
        <w:rPr>
          <w:rtl/>
        </w:rPr>
      </w:pPr>
      <w:r w:rsidRPr="005D76B6">
        <w:rPr>
          <w:rFonts w:ascii="Times New Roman" w:hAnsi="Times New Roman" w:cs="Times New Roman" w:hint="cs"/>
          <w:rtl/>
        </w:rPr>
        <w:t>◦</w:t>
      </w:r>
      <w:r w:rsidRPr="005D76B6">
        <w:rPr>
          <w:rtl/>
        </w:rPr>
        <w:t xml:space="preserve"> </w:t>
      </w:r>
      <w:r w:rsidR="002A125E" w:rsidRPr="005D76B6">
        <w:rPr>
          <w:rtl/>
        </w:rPr>
        <w:t>רב יוסף</w:t>
      </w:r>
      <w:r w:rsidR="0094084F">
        <w:rPr>
          <w:rtl/>
        </w:rPr>
        <w:t>:</w:t>
      </w:r>
    </w:p>
    <w:p w14:paraId="15B96013" w14:textId="4FEC3EE2" w:rsidR="002A125E" w:rsidRPr="006F178A" w:rsidRDefault="002243A3" w:rsidP="002A125E">
      <w:pPr>
        <w:rPr>
          <w:rtl/>
        </w:rPr>
      </w:pPr>
      <w:r>
        <w:rPr>
          <w:rStyle w:val="a4"/>
          <w:rtl/>
        </w:rPr>
        <w:t>שפני</w:t>
      </w:r>
      <w:r w:rsidR="002A125E" w:rsidRPr="006F178A">
        <w:rPr>
          <w:rtl/>
        </w:rPr>
        <w:t xml:space="preserve"> זה חלזון, </w:t>
      </w:r>
      <w:r w:rsidR="002A125E" w:rsidRPr="004A0C34">
        <w:rPr>
          <w:rStyle w:val="a4"/>
          <w:rtl/>
        </w:rPr>
        <w:t>טמוני -</w:t>
      </w:r>
      <w:r w:rsidR="002A125E" w:rsidRPr="006F178A">
        <w:rPr>
          <w:rtl/>
        </w:rPr>
        <w:t xml:space="preserve"> זו טרית,</w:t>
      </w:r>
      <w:r w:rsidR="002A125E" w:rsidRPr="004A0C34">
        <w:rPr>
          <w:rStyle w:val="a4"/>
          <w:rtl/>
        </w:rPr>
        <w:t xml:space="preserve"> חול - </w:t>
      </w:r>
      <w:r w:rsidR="002A125E" w:rsidRPr="006F178A">
        <w:rPr>
          <w:rtl/>
        </w:rPr>
        <w:t>זו זכוכית לבנה.</w:t>
      </w:r>
    </w:p>
    <w:p w14:paraId="03A76AA9" w14:textId="77777777" w:rsidR="002A125E" w:rsidRPr="004A0C34" w:rsidRDefault="002A125E" w:rsidP="002A125E">
      <w:pPr>
        <w:rPr>
          <w:rtl/>
        </w:rPr>
      </w:pPr>
      <w:r w:rsidRPr="004A0C34">
        <w:rPr>
          <w:rStyle w:val="a4"/>
          <w:rFonts w:hint="cs"/>
          <w:rtl/>
        </w:rPr>
        <w:t>'</w:t>
      </w:r>
      <w:r w:rsidRPr="004A0C34">
        <w:rPr>
          <w:rStyle w:val="a4"/>
          <w:rtl/>
        </w:rPr>
        <w:t xml:space="preserve">שם יזבחו זבחי צדק, </w:t>
      </w:r>
      <w:r w:rsidRPr="004A0C34">
        <w:rPr>
          <w:rtl/>
        </w:rPr>
        <w:t xml:space="preserve">כל הנוטל ממך בלא דמים </w:t>
      </w:r>
      <w:r>
        <w:rPr>
          <w:rFonts w:hint="cs"/>
          <w:rtl/>
        </w:rPr>
        <w:t>לא יצליח</w:t>
      </w:r>
      <w:r w:rsidRPr="004A0C34">
        <w:rPr>
          <w:rFonts w:hint="cs"/>
          <w:rtl/>
        </w:rPr>
        <w:t>.</w:t>
      </w:r>
    </w:p>
    <w:p w14:paraId="2857BE8D" w14:textId="77777777" w:rsidR="002A125E" w:rsidRPr="006F178A" w:rsidRDefault="002A125E" w:rsidP="002A125E">
      <w:pPr>
        <w:pStyle w:val="afff6"/>
        <w:rPr>
          <w:rtl/>
        </w:rPr>
      </w:pPr>
      <w:r>
        <w:rPr>
          <w:rFonts w:hint="cs"/>
          <w:rtl/>
        </w:rPr>
        <w:t xml:space="preserve">ואפי' </w:t>
      </w:r>
      <w:r w:rsidRPr="006F178A">
        <w:rPr>
          <w:rFonts w:hint="cs"/>
          <w:rtl/>
        </w:rPr>
        <w:t xml:space="preserve">שהיה לה דבש </w:t>
      </w:r>
      <w:r w:rsidRPr="00411327">
        <w:rPr>
          <w:rStyle w:val="afff"/>
          <w:rFonts w:hint="cs"/>
          <w:b/>
          <w:rtl/>
        </w:rPr>
        <w:t>כר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ל:</w:t>
      </w:r>
      <w:r w:rsidRPr="006F178A">
        <w:rPr>
          <w:rFonts w:hint="cs"/>
          <w:rtl/>
        </w:rPr>
        <w:t xml:space="preserve"> שראה זבת חלב </w:t>
      </w:r>
      <w:r w:rsidRPr="006F178A">
        <w:rPr>
          <w:rtl/>
        </w:rPr>
        <w:t xml:space="preserve">ודבש </w:t>
      </w:r>
      <w:r w:rsidRPr="00ED5075">
        <w:rPr>
          <w:b/>
          <w:bCs/>
          <w:rtl/>
        </w:rPr>
        <w:t>דציפורי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ט</w:t>
      </w:r>
      <w:r w:rsidRPr="006F178A">
        <w:rPr>
          <w:rtl/>
        </w:rPr>
        <w:t>"</w:t>
      </w:r>
      <w:r w:rsidRPr="006F178A">
        <w:rPr>
          <w:rFonts w:hint="cs"/>
          <w:rtl/>
        </w:rPr>
        <w:t>ז על ט</w:t>
      </w:r>
      <w:r w:rsidRPr="006F178A">
        <w:rPr>
          <w:rtl/>
        </w:rPr>
        <w:t>"</w:t>
      </w:r>
      <w:r w:rsidRPr="006F178A">
        <w:rPr>
          <w:rFonts w:hint="cs"/>
          <w:rtl/>
        </w:rPr>
        <w:t>ז מיל</w:t>
      </w:r>
      <w:r>
        <w:rPr>
          <w:rFonts w:hint="cs"/>
          <w:rtl/>
        </w:rPr>
        <w:t>,</w:t>
      </w:r>
    </w:p>
    <w:p w14:paraId="4935ECD5" w14:textId="559D3212" w:rsidR="002A125E" w:rsidRDefault="002243A3" w:rsidP="002243A3">
      <w:pPr>
        <w:pStyle w:val="afff6"/>
        <w:ind w:firstLine="170"/>
        <w:rPr>
          <w:rtl/>
        </w:rPr>
      </w:pPr>
      <w:r>
        <w:rPr>
          <w:rFonts w:hint="cs"/>
          <w:rtl/>
        </w:rPr>
        <w:t xml:space="preserve">     </w:t>
      </w:r>
      <w:r w:rsidR="002A125E" w:rsidRPr="006F178A">
        <w:rPr>
          <w:rFonts w:hint="cs"/>
          <w:rtl/>
        </w:rPr>
        <w:t xml:space="preserve">ויותר מאחיו </w:t>
      </w:r>
      <w:r w:rsidR="002A125E" w:rsidRPr="00411327">
        <w:rPr>
          <w:rStyle w:val="afff"/>
          <w:rFonts w:hint="cs"/>
          <w:b/>
          <w:rtl/>
        </w:rPr>
        <w:t>כרי</w:t>
      </w:r>
      <w:r w:rsidR="002A125E" w:rsidRPr="00411327">
        <w:rPr>
          <w:rStyle w:val="afff"/>
          <w:b/>
          <w:rtl/>
        </w:rPr>
        <w:t>"</w:t>
      </w:r>
      <w:r w:rsidR="002A125E" w:rsidRPr="00411327">
        <w:rPr>
          <w:rStyle w:val="afff"/>
          <w:rFonts w:hint="cs"/>
          <w:b/>
          <w:rtl/>
        </w:rPr>
        <w:t>ו</w:t>
      </w:r>
      <w:r w:rsidR="002A125E" w:rsidRPr="00411327">
        <w:rPr>
          <w:rStyle w:val="afff"/>
          <w:b/>
          <w:rtl/>
        </w:rPr>
        <w:t xml:space="preserve">: </w:t>
      </w:r>
      <w:r w:rsidR="002A125E" w:rsidRPr="006F178A">
        <w:rPr>
          <w:rFonts w:hint="cs"/>
          <w:rtl/>
        </w:rPr>
        <w:t xml:space="preserve">שראה </w:t>
      </w:r>
      <w:r w:rsidR="002A125E" w:rsidRPr="006F178A">
        <w:rPr>
          <w:rtl/>
        </w:rPr>
        <w:t xml:space="preserve">חלב ודבש דכל </w:t>
      </w:r>
      <w:r w:rsidR="002A125E">
        <w:rPr>
          <w:rFonts w:hint="cs"/>
          <w:rtl/>
        </w:rPr>
        <w:t>א"י</w:t>
      </w:r>
      <w:r w:rsidR="002A125E" w:rsidRPr="006F178A">
        <w:rPr>
          <w:rtl/>
        </w:rPr>
        <w:t xml:space="preserve"> </w:t>
      </w:r>
      <w:r w:rsidR="002A125E">
        <w:rPr>
          <w:rFonts w:hint="cs"/>
          <w:rtl/>
        </w:rPr>
        <w:t>-</w:t>
      </w:r>
      <w:r w:rsidR="002A125E">
        <w:rPr>
          <w:rtl/>
        </w:rPr>
        <w:t xml:space="preserve"> </w:t>
      </w:r>
      <w:r w:rsidR="002A125E" w:rsidRPr="006F178A">
        <w:rPr>
          <w:rFonts w:hint="cs"/>
          <w:rtl/>
        </w:rPr>
        <w:t>כ</w:t>
      </w:r>
      <w:r w:rsidR="002A125E" w:rsidRPr="006F178A">
        <w:rPr>
          <w:rtl/>
        </w:rPr>
        <w:t>"</w:t>
      </w:r>
      <w:r w:rsidR="002A125E" w:rsidRPr="006F178A">
        <w:rPr>
          <w:rFonts w:hint="cs"/>
          <w:rtl/>
        </w:rPr>
        <w:t xml:space="preserve">ב פרסה </w:t>
      </w:r>
      <w:r w:rsidR="002A125E">
        <w:rPr>
          <w:rFonts w:hint="cs"/>
          <w:rtl/>
        </w:rPr>
        <w:t>על</w:t>
      </w:r>
      <w:r w:rsidR="002A125E" w:rsidRPr="006F178A">
        <w:rPr>
          <w:rFonts w:hint="cs"/>
          <w:rtl/>
        </w:rPr>
        <w:t xml:space="preserve"> ו' פרסה.</w:t>
      </w:r>
    </w:p>
    <w:p w14:paraId="253203D4" w14:textId="4B43E5E4" w:rsidR="0094084F" w:rsidRDefault="002A125E" w:rsidP="00570F57">
      <w:pPr>
        <w:pStyle w:val="36"/>
        <w:framePr w:wrap="notBeside"/>
        <w:rPr>
          <w:rtl/>
        </w:rPr>
      </w:pPr>
      <w:r w:rsidRPr="00570F57">
        <w:rPr>
          <w:rFonts w:hint="eastAsia"/>
          <w:rtl/>
        </w:rPr>
        <w:t>ומתרצינן</w:t>
      </w:r>
      <w:r w:rsidR="0094084F">
        <w:rPr>
          <w:rFonts w:hint="cs"/>
          <w:rtl/>
        </w:rPr>
        <w:t>:</w:t>
      </w:r>
    </w:p>
    <w:p w14:paraId="34CB7767" w14:textId="4080B87A" w:rsidR="002A125E" w:rsidRPr="009A4CE4" w:rsidRDefault="002A125E" w:rsidP="00FA21E6">
      <w:pPr>
        <w:spacing w:after="60"/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>שעדיין העדיף שדות וכרמים ד'</w:t>
      </w:r>
      <w:r w:rsidRPr="004A0C34">
        <w:rPr>
          <w:rStyle w:val="a4"/>
          <w:rFonts w:hint="cs"/>
          <w:rtl/>
        </w:rPr>
        <w:t>ונפתלי על מרומי שדה</w:t>
      </w:r>
      <w:r>
        <w:rPr>
          <w:rStyle w:val="a4"/>
          <w:rFonts w:hint="cs"/>
          <w:rtl/>
        </w:rPr>
        <w:t>'</w:t>
      </w:r>
      <w:r w:rsidRPr="004A0C34">
        <w:rPr>
          <w:rStyle w:val="a4"/>
          <w:rFonts w:hint="cs"/>
          <w:rtl/>
        </w:rPr>
        <w:t>.</w:t>
      </w:r>
    </w:p>
    <w:p w14:paraId="22748FD9" w14:textId="72D188F2" w:rsidR="0094084F" w:rsidRDefault="002A125E" w:rsidP="00EC54FB">
      <w:pPr>
        <w:pStyle w:val="36"/>
        <w:framePr w:wrap="notBeside"/>
        <w:rPr>
          <w:rtl/>
        </w:rPr>
      </w:pPr>
      <w:r w:rsidRPr="00EC54FB">
        <w:rPr>
          <w:rFonts w:hint="eastAsia"/>
          <w:rtl/>
        </w:rPr>
        <w:t>ה</w:t>
      </w:r>
      <w:r w:rsidR="0094084F">
        <w:rPr>
          <w:rFonts w:hint="cs"/>
          <w:rtl/>
        </w:rPr>
        <w:t>.</w:t>
      </w:r>
    </w:p>
    <w:p w14:paraId="24FD81F0" w14:textId="60D6908E" w:rsidR="00ED706A" w:rsidRPr="00597278" w:rsidRDefault="002A125E" w:rsidP="00597278">
      <w:pPr>
        <w:rPr>
          <w:rStyle w:val="afff"/>
          <w:rFonts w:cs="FrankRuehl"/>
          <w:spacing w:val="0"/>
          <w:szCs w:val="18"/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לשם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 w:rsidRPr="006F178A">
        <w:rPr>
          <w:rtl/>
        </w:rPr>
        <w:t>- זו פמייס</w:t>
      </w:r>
      <w:r w:rsidR="00A7151C">
        <w:rPr>
          <w:rFonts w:hint="cs"/>
          <w:rtl/>
        </w:rPr>
        <w:t xml:space="preserve"> </w:t>
      </w:r>
      <w:r w:rsidR="00A7151C" w:rsidRPr="00A7151C">
        <w:rPr>
          <w:rStyle w:val="afffb"/>
          <w:rFonts w:hint="cs"/>
          <w:rtl/>
        </w:rPr>
        <w:t>[בנייס]</w:t>
      </w:r>
      <w:r w:rsidRPr="006F178A">
        <w:rPr>
          <w:rtl/>
        </w:rPr>
        <w:t>.</w:t>
      </w:r>
    </w:p>
    <w:p w14:paraId="4C357748" w14:textId="5242E20E" w:rsidR="002A125E" w:rsidRPr="00597278" w:rsidRDefault="002A125E" w:rsidP="00E7367D">
      <w:pPr>
        <w:pStyle w:val="afff4"/>
        <w:rPr>
          <w:rtl/>
        </w:rPr>
      </w:pPr>
      <w:r w:rsidRPr="00597278">
        <w:rPr>
          <w:rFonts w:hint="cs"/>
          <w:rtl/>
        </w:rPr>
        <w:t>אדום</w:t>
      </w:r>
      <w:r w:rsidR="00FA207E" w:rsidRPr="00597278">
        <w:rPr>
          <w:rFonts w:hint="cs"/>
          <w:rtl/>
        </w:rPr>
        <w:t>,</w:t>
      </w:r>
      <w:r w:rsidRPr="00597278">
        <w:rPr>
          <w:rFonts w:hint="cs"/>
          <w:rtl/>
        </w:rPr>
        <w:t xml:space="preserve"> הצלחתה ומפלתה, והצלחת רשעים בעוה"ז</w:t>
      </w:r>
      <w:r w:rsidR="00433CE8">
        <w:rPr>
          <w:rFonts w:hint="cs"/>
          <w:rtl/>
        </w:rPr>
        <w:t xml:space="preserve"> [ז]</w:t>
      </w:r>
    </w:p>
    <w:p w14:paraId="3A403372" w14:textId="076F671A" w:rsidR="0094084F" w:rsidRDefault="002A125E" w:rsidP="00063C83">
      <w:pPr>
        <w:pStyle w:val="36"/>
        <w:framePr w:wrap="notBeside"/>
        <w:rPr>
          <w:rtl/>
        </w:rPr>
      </w:pPr>
      <w:r w:rsidRPr="00063C83">
        <w:rPr>
          <w:rFonts w:hint="cs"/>
          <w:rtl/>
        </w:rPr>
        <w:t>א. ר</w:t>
      </w:r>
      <w:r w:rsidRPr="00063C83">
        <w:rPr>
          <w:rtl/>
        </w:rPr>
        <w:t>"</w:t>
      </w:r>
      <w:r w:rsidRPr="00063C83">
        <w:rPr>
          <w:rFonts w:hint="cs"/>
          <w:rtl/>
        </w:rPr>
        <w:t>א</w:t>
      </w:r>
      <w:r w:rsidR="0094084F">
        <w:rPr>
          <w:rtl/>
        </w:rPr>
        <w:t>:</w:t>
      </w:r>
    </w:p>
    <w:p w14:paraId="50EB5BA5" w14:textId="4EEECD20" w:rsidR="00A7151C" w:rsidRDefault="002A125E" w:rsidP="002A125E">
      <w:pPr>
        <w:rPr>
          <w:rFonts w:ascii="Fb Fontext" w:hAnsi="Fb Fontext"/>
          <w:rtl/>
        </w:rPr>
      </w:pPr>
      <w:r w:rsidRPr="00ED5075">
        <w:rPr>
          <w:rStyle w:val="a4"/>
          <w:b/>
          <w:bCs/>
          <w:rtl/>
        </w:rPr>
        <w:t>עקרון</w:t>
      </w:r>
      <w:r w:rsidRPr="00CC4E03">
        <w:rPr>
          <w:rStyle w:val="a4"/>
          <w:rtl/>
        </w:rPr>
        <w:t xml:space="preserve"> תעקר </w:t>
      </w:r>
      <w:r w:rsidRPr="006F178A">
        <w:rPr>
          <w:rFonts w:ascii="Fb Fontext" w:hAnsi="Fb Fontext"/>
          <w:rtl/>
        </w:rPr>
        <w:t xml:space="preserve">- זו </w:t>
      </w:r>
      <w:r w:rsidRPr="006F178A">
        <w:rPr>
          <w:rStyle w:val="afe"/>
          <w:rtl/>
        </w:rPr>
        <w:t>קסרי</w:t>
      </w:r>
      <w:r w:rsidRPr="006F178A">
        <w:rPr>
          <w:rFonts w:ascii="Fb Fontext" w:hAnsi="Fb Fontext"/>
          <w:rtl/>
        </w:rPr>
        <w:t xml:space="preserve"> </w:t>
      </w:r>
      <w:r w:rsidRPr="00F05A14">
        <w:rPr>
          <w:rFonts w:ascii="Fb Fontext" w:hAnsi="Fb Fontext" w:cs="PFT_Frank" w:hint="eastAsia"/>
          <w:b/>
          <w:bCs/>
          <w:szCs w:val="14"/>
          <w:rtl/>
        </w:rPr>
        <w:t>ד</w:t>
      </w:r>
      <w:r w:rsidRPr="00F05A14">
        <w:rPr>
          <w:rFonts w:ascii="Fb Fontext" w:hAnsi="Fb Fontext" w:cs="PFT_Frank"/>
          <w:b/>
          <w:bCs/>
          <w:szCs w:val="14"/>
          <w:rtl/>
        </w:rPr>
        <w:t>אדום</w:t>
      </w:r>
      <w:r w:rsidRPr="006F178A">
        <w:rPr>
          <w:rFonts w:ascii="Fb Fontext" w:hAnsi="Fb Fontext"/>
          <w:rtl/>
        </w:rPr>
        <w:t xml:space="preserve">, שיושבת בין החולות, </w:t>
      </w:r>
    </w:p>
    <w:p w14:paraId="3A2DDFD2" w14:textId="37ABB27E" w:rsidR="002A125E" w:rsidRPr="009A4CE4" w:rsidRDefault="002A125E" w:rsidP="00BE2A81">
      <w:pPr>
        <w:spacing w:after="60"/>
        <w:rPr>
          <w:rFonts w:cs="PFT_Frank"/>
          <w:b/>
          <w:bCs/>
          <w:szCs w:val="14"/>
          <w:rtl/>
        </w:rPr>
      </w:pPr>
      <w:r w:rsidRPr="006F178A">
        <w:rPr>
          <w:rFonts w:ascii="Fb Fontext" w:hAnsi="Fb Fontext"/>
          <w:rtl/>
        </w:rPr>
        <w:t>וגברה מלכות בית ח</w:t>
      </w:r>
      <w:r>
        <w:rPr>
          <w:rFonts w:hint="cs"/>
          <w:rtl/>
        </w:rPr>
        <w:t>שמונאי בימי יוונים ונצחום.</w:t>
      </w:r>
    </w:p>
    <w:p w14:paraId="6D3A9E2B" w14:textId="5472B01B" w:rsidR="0094084F" w:rsidRDefault="002A125E" w:rsidP="00063C83">
      <w:pPr>
        <w:pStyle w:val="36"/>
        <w:framePr w:wrap="notBeside"/>
        <w:rPr>
          <w:rtl/>
        </w:rPr>
      </w:pPr>
      <w:r w:rsidRPr="00063C83">
        <w:rPr>
          <w:rFonts w:hint="cs"/>
          <w:rtl/>
        </w:rPr>
        <w:t>ב. ריב</w:t>
      </w:r>
      <w:r w:rsidRPr="00063C83">
        <w:rPr>
          <w:rtl/>
        </w:rPr>
        <w:t>"</w:t>
      </w:r>
      <w:r w:rsidRPr="00063C83">
        <w:rPr>
          <w:rFonts w:hint="cs"/>
          <w:rtl/>
        </w:rPr>
        <w:t>ח</w:t>
      </w:r>
      <w:r w:rsidR="0094084F">
        <w:rPr>
          <w:rtl/>
        </w:rPr>
        <w:t>:</w:t>
      </w:r>
    </w:p>
    <w:p w14:paraId="480ADC4F" w14:textId="5CC784B3" w:rsidR="00A7151C" w:rsidRPr="002B4173" w:rsidRDefault="002A125E" w:rsidP="00A7151C">
      <w:pPr>
        <w:pStyle w:val="afff6"/>
        <w:rPr>
          <w:rStyle w:val="a4"/>
          <w:rtl/>
        </w:rPr>
      </w:pPr>
      <w:r w:rsidRPr="002B4173">
        <w:rPr>
          <w:rStyle w:val="a4"/>
          <w:rFonts w:hint="cs"/>
          <w:rtl/>
        </w:rPr>
        <w:t>'</w:t>
      </w:r>
      <w:r w:rsidRPr="002B4173">
        <w:rPr>
          <w:rStyle w:val="a4"/>
          <w:rtl/>
        </w:rPr>
        <w:t>והסרתי דמיו מפיו</w:t>
      </w:r>
      <w:r w:rsidRPr="002B4173">
        <w:rPr>
          <w:rStyle w:val="a4"/>
          <w:rFonts w:hint="cs"/>
          <w:rtl/>
        </w:rPr>
        <w:t>'</w:t>
      </w:r>
      <w:r w:rsidRPr="002B4173">
        <w:rPr>
          <w:rStyle w:val="a4"/>
          <w:rtl/>
        </w:rPr>
        <w:t xml:space="preserve"> </w:t>
      </w:r>
      <w:r w:rsidRPr="002B4173">
        <w:rPr>
          <w:spacing w:val="4"/>
          <w:rtl/>
        </w:rPr>
        <w:t xml:space="preserve"> בית במיא</w:t>
      </w:r>
      <w:r w:rsidRPr="002B4173">
        <w:rPr>
          <w:rFonts w:hint="cs"/>
          <w:spacing w:val="4"/>
          <w:rtl/>
        </w:rPr>
        <w:t xml:space="preserve"> </w:t>
      </w:r>
      <w:r w:rsidRPr="002B4173">
        <w:rPr>
          <w:rFonts w:hint="eastAsia"/>
          <w:b/>
          <w:bCs/>
          <w:spacing w:val="4"/>
          <w:rtl/>
        </w:rPr>
        <w:t>דאדום</w:t>
      </w:r>
      <w:r w:rsidRPr="002B4173">
        <w:rPr>
          <w:rFonts w:hint="cs"/>
          <w:spacing w:val="4"/>
          <w:rtl/>
        </w:rPr>
        <w:t>,</w:t>
      </w:r>
      <w:r w:rsidRPr="002B4173">
        <w:rPr>
          <w:rStyle w:val="a4"/>
          <w:rFonts w:hint="cs"/>
          <w:rtl/>
        </w:rPr>
        <w:t xml:space="preserve"> '</w:t>
      </w:r>
      <w:r w:rsidRPr="002B4173">
        <w:rPr>
          <w:rStyle w:val="a4"/>
          <w:rtl/>
        </w:rPr>
        <w:t>ושקציו מבין שניו</w:t>
      </w:r>
      <w:r w:rsidRPr="002B4173">
        <w:rPr>
          <w:rStyle w:val="a4"/>
          <w:rFonts w:hint="cs"/>
          <w:rtl/>
        </w:rPr>
        <w:t>'</w:t>
      </w:r>
      <w:r w:rsidR="00A7151C" w:rsidRPr="002B4173">
        <w:rPr>
          <w:rFonts w:hint="cs"/>
          <w:spacing w:val="4"/>
          <w:rtl/>
        </w:rPr>
        <w:t xml:space="preserve"> </w:t>
      </w:r>
      <w:r w:rsidRPr="002B4173">
        <w:rPr>
          <w:spacing w:val="4"/>
          <w:rtl/>
        </w:rPr>
        <w:t>בית גליא</w:t>
      </w:r>
      <w:r w:rsidRPr="002B4173">
        <w:rPr>
          <w:rFonts w:cs="Guttman Vilna" w:hint="cs"/>
          <w:b/>
          <w:bCs/>
          <w:spacing w:val="4"/>
          <w:rtl/>
        </w:rPr>
        <w:t>,</w:t>
      </w:r>
      <w:r w:rsidRPr="002B4173">
        <w:rPr>
          <w:rStyle w:val="a4"/>
          <w:rFonts w:hint="cs"/>
          <w:rtl/>
        </w:rPr>
        <w:t xml:space="preserve"> </w:t>
      </w:r>
    </w:p>
    <w:p w14:paraId="0CF04CE4" w14:textId="4A122266" w:rsidR="002A125E" w:rsidRPr="00F53094" w:rsidRDefault="002A125E" w:rsidP="00BE2A81">
      <w:pPr>
        <w:pStyle w:val="afff6"/>
        <w:spacing w:after="60"/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ונשאר גם הוא לאלהינו</w:t>
      </w:r>
      <w:r w:rsidRPr="00CC56D5"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>
        <w:rPr>
          <w:rFonts w:hint="cs"/>
          <w:rtl/>
        </w:rPr>
        <w:t>[</w:t>
      </w:r>
      <w:r w:rsidRPr="006F178A">
        <w:rPr>
          <w:rtl/>
        </w:rPr>
        <w:t xml:space="preserve">בתי כנסיות </w:t>
      </w:r>
      <w:r w:rsidRPr="00ED5075">
        <w:rPr>
          <w:b/>
          <w:bCs/>
          <w:rtl/>
        </w:rPr>
        <w:t>שבאדום</w:t>
      </w:r>
      <w:r>
        <w:rPr>
          <w:rFonts w:hint="cs"/>
          <w:rtl/>
        </w:rPr>
        <w:t>]</w:t>
      </w:r>
      <w:r>
        <w:rPr>
          <w:rFonts w:cs="Guttman Vilna" w:hint="cs"/>
          <w:b/>
          <w:bCs/>
          <w:rtl/>
        </w:rPr>
        <w:t>,</w:t>
      </w:r>
      <w:r>
        <w:rPr>
          <w:rStyle w:val="a4"/>
          <w:rFonts w:hint="cs"/>
          <w:rtl/>
        </w:rPr>
        <w:t xml:space="preserve"> 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והיה כאלף ביהודה</w:t>
      </w:r>
      <w:r w:rsidR="00063C83">
        <w:rPr>
          <w:rStyle w:val="a4"/>
          <w:rFonts w:hint="cs"/>
          <w:b/>
          <w:bCs/>
          <w:rtl/>
        </w:rPr>
        <w:t xml:space="preserve"> </w:t>
      </w:r>
      <w:r w:rsidRPr="00ED5075">
        <w:rPr>
          <w:rStyle w:val="a4"/>
          <w:b/>
          <w:bCs/>
          <w:rtl/>
        </w:rPr>
        <w:t>ועקרון</w:t>
      </w:r>
      <w:r w:rsidRPr="00CC56D5">
        <w:rPr>
          <w:rStyle w:val="a4"/>
          <w:rtl/>
        </w:rPr>
        <w:t xml:space="preserve"> כיבוסי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Pr="006F178A">
        <w:rPr>
          <w:rtl/>
        </w:rPr>
        <w:t xml:space="preserve">תאטריות </w:t>
      </w:r>
      <w:r w:rsidRPr="00ED5075">
        <w:rPr>
          <w:b/>
          <w:bCs/>
          <w:rtl/>
        </w:rPr>
        <w:t>שבאדום</w:t>
      </w:r>
      <w:r w:rsidRPr="006F178A">
        <w:rPr>
          <w:rtl/>
        </w:rPr>
        <w:t xml:space="preserve"> </w:t>
      </w:r>
      <w:r w:rsidR="00FA207E">
        <w:rPr>
          <w:rFonts w:hint="cs"/>
          <w:rtl/>
        </w:rPr>
        <w:t xml:space="preserve">- </w:t>
      </w:r>
      <w:r w:rsidRPr="006F178A">
        <w:rPr>
          <w:rtl/>
        </w:rPr>
        <w:t xml:space="preserve">עתידין </w:t>
      </w:r>
      <w:r>
        <w:rPr>
          <w:rFonts w:hint="cs"/>
          <w:rtl/>
        </w:rPr>
        <w:t xml:space="preserve">שרי יהודה </w:t>
      </w:r>
      <w:r w:rsidRPr="006F178A">
        <w:rPr>
          <w:rtl/>
        </w:rPr>
        <w:t>ללמד בהן תורה.</w:t>
      </w:r>
    </w:p>
    <w:p w14:paraId="2C9C604F" w14:textId="3C853001" w:rsidR="0094084F" w:rsidRDefault="002A125E" w:rsidP="007B5E0F">
      <w:pPr>
        <w:pStyle w:val="36"/>
        <w:framePr w:wrap="notBeside"/>
        <w:rPr>
          <w:rtl/>
        </w:rPr>
      </w:pPr>
      <w:r w:rsidRPr="007B5E0F">
        <w:rPr>
          <w:rFonts w:hint="cs"/>
          <w:rtl/>
        </w:rPr>
        <w:t>ג. רי"צ</w:t>
      </w:r>
      <w:r w:rsidR="0094084F">
        <w:rPr>
          <w:rFonts w:hint="cs"/>
          <w:rtl/>
        </w:rPr>
        <w:t>:</w:t>
      </w:r>
    </w:p>
    <w:p w14:paraId="79C272E2" w14:textId="4E444874" w:rsidR="002A125E" w:rsidRPr="000C0C8B" w:rsidRDefault="002A125E" w:rsidP="002243A3">
      <w:pPr>
        <w:rPr>
          <w:spacing w:val="-6"/>
          <w:rtl/>
        </w:rPr>
      </w:pPr>
      <w:r w:rsidRPr="00BE2A81">
        <w:rPr>
          <w:rStyle w:val="a4"/>
          <w:rtl/>
        </w:rPr>
        <w:t>'עקרון תעקר' -</w:t>
      </w:r>
      <w:r w:rsidRPr="000C0C8B">
        <w:rPr>
          <w:spacing w:val="-6"/>
          <w:rtl/>
        </w:rPr>
        <w:t xml:space="preserve"> </w:t>
      </w:r>
      <w:r w:rsidRPr="00BE2A81">
        <w:rPr>
          <w:rtl/>
        </w:rPr>
        <w:t xml:space="preserve">זו קסרי </w:t>
      </w:r>
      <w:r w:rsidRPr="00BE2A81">
        <w:rPr>
          <w:rFonts w:hint="eastAsia"/>
          <w:rtl/>
        </w:rPr>
        <w:t>ד</w:t>
      </w:r>
      <w:r w:rsidRPr="00BE2A81">
        <w:rPr>
          <w:rtl/>
        </w:rPr>
        <w:t xml:space="preserve">אדום, </w:t>
      </w:r>
      <w:r w:rsidRPr="00BE2A81">
        <w:rPr>
          <w:rFonts w:hint="eastAsia"/>
          <w:rtl/>
        </w:rPr>
        <w:t>ש</w:t>
      </w:r>
      <w:r w:rsidRPr="00BE2A81">
        <w:rPr>
          <w:rtl/>
        </w:rPr>
        <w:t>היתה מטרופולין של מלכים.</w:t>
      </w:r>
    </w:p>
    <w:p w14:paraId="3852B289" w14:textId="1181F5BA" w:rsidR="0094084F" w:rsidRDefault="008800AB" w:rsidP="007B5E0F">
      <w:pPr>
        <w:pStyle w:val="36"/>
        <w:framePr w:wrap="notBeside"/>
        <w:rPr>
          <w:rtl/>
        </w:rPr>
      </w:pPr>
      <w:r w:rsidRPr="007B5E0F">
        <w:rPr>
          <w:rFonts w:hint="cs"/>
          <w:rtl/>
        </w:rPr>
        <w:t xml:space="preserve">  </w:t>
      </w:r>
      <w:r w:rsidR="0094084F">
        <w:rPr>
          <w:rFonts w:ascii="Times New Roman" w:hAnsi="Times New Roman" w:cs="Times New Roman" w:hint="cs"/>
          <w:rtl/>
        </w:rPr>
        <w:t>◦</w:t>
      </w:r>
    </w:p>
    <w:p w14:paraId="33BE40D0" w14:textId="6D9CED91" w:rsidR="002A125E" w:rsidRPr="006F178A" w:rsidRDefault="002A125E" w:rsidP="002A125E">
      <w:pPr>
        <w:rPr>
          <w:rtl/>
        </w:rPr>
      </w:pPr>
      <w:r w:rsidRPr="00F84C4D">
        <w:rPr>
          <w:rStyle w:val="a4"/>
          <w:b/>
          <w:bCs/>
          <w:rtl/>
        </w:rPr>
        <w:t>'קסרי</w:t>
      </w:r>
      <w:r w:rsidRPr="00A824E4">
        <w:rPr>
          <w:rStyle w:val="a4"/>
          <w:rtl/>
        </w:rPr>
        <w:t xml:space="preserve"> וירושלים</w:t>
      </w:r>
      <w:r w:rsidRPr="00A824E4">
        <w:rPr>
          <w:rStyle w:val="a4"/>
          <w:rFonts w:hint="cs"/>
          <w:rtl/>
        </w:rPr>
        <w:t>'</w:t>
      </w:r>
      <w:r>
        <w:rPr>
          <w:rFonts w:hint="cs"/>
          <w:rtl/>
        </w:rPr>
        <w:t>:</w:t>
      </w:r>
      <w:r w:rsidRPr="006F178A">
        <w:rPr>
          <w:rtl/>
        </w:rPr>
        <w:t xml:space="preserve"> חרבו שתיהן </w:t>
      </w:r>
      <w:r>
        <w:rPr>
          <w:rFonts w:hint="cs"/>
          <w:rtl/>
        </w:rPr>
        <w:t xml:space="preserve">או </w:t>
      </w:r>
      <w:r w:rsidRPr="006F178A">
        <w:rPr>
          <w:rtl/>
        </w:rPr>
        <w:t>ישבו שתיהן - אל תאמן.</w:t>
      </w:r>
    </w:p>
    <w:p w14:paraId="24C93704" w14:textId="77777777" w:rsidR="002A125E" w:rsidRPr="009A4CE4" w:rsidRDefault="002A125E" w:rsidP="00BE2A81">
      <w:pPr>
        <w:spacing w:after="60"/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 xml:space="preserve">אחת </w:t>
      </w:r>
      <w:r w:rsidRPr="006F178A">
        <w:rPr>
          <w:rtl/>
        </w:rPr>
        <w:t xml:space="preserve">חרבה </w:t>
      </w:r>
      <w:r>
        <w:rPr>
          <w:rFonts w:hint="cs"/>
          <w:rtl/>
        </w:rPr>
        <w:t xml:space="preserve">ואחת </w:t>
      </w:r>
      <w:r w:rsidRPr="006F178A">
        <w:rPr>
          <w:rtl/>
        </w:rPr>
        <w:t xml:space="preserve">ישבה </w:t>
      </w:r>
      <w:r>
        <w:rPr>
          <w:rFonts w:hint="cs"/>
          <w:rtl/>
        </w:rPr>
        <w:t xml:space="preserve">תאמן </w:t>
      </w:r>
      <w:r w:rsidRPr="00F84C4D">
        <w:rPr>
          <w:rStyle w:val="afff7"/>
          <w:rtl/>
        </w:rPr>
        <w:t>[</w:t>
      </w:r>
      <w:r>
        <w:rPr>
          <w:rStyle w:val="afff7"/>
          <w:rFonts w:hint="cs"/>
          <w:rtl/>
        </w:rPr>
        <w:t>ש</w:t>
      </w:r>
      <w:r w:rsidRPr="00F84C4D">
        <w:rPr>
          <w:rStyle w:val="afff7"/>
          <w:rtl/>
        </w:rPr>
        <w:t xml:space="preserve">אם </w:t>
      </w:r>
      <w:r>
        <w:rPr>
          <w:rStyle w:val="afff7"/>
          <w:rFonts w:hint="cs"/>
          <w:rtl/>
        </w:rPr>
        <w:t xml:space="preserve">זו </w:t>
      </w:r>
      <w:r>
        <w:rPr>
          <w:rStyle w:val="afff7"/>
          <w:rtl/>
        </w:rPr>
        <w:t>מליאה זו חרבה</w:t>
      </w:r>
      <w:r w:rsidRPr="00F84C4D">
        <w:rPr>
          <w:rStyle w:val="afff7"/>
          <w:rtl/>
        </w:rPr>
        <w:t>].</w:t>
      </w:r>
    </w:p>
    <w:p w14:paraId="74D511AA" w14:textId="030A4C83" w:rsidR="0094084F" w:rsidRDefault="002A125E" w:rsidP="007B5E0F">
      <w:pPr>
        <w:pStyle w:val="36"/>
        <w:framePr w:wrap="notBeside"/>
        <w:rPr>
          <w:rtl/>
        </w:rPr>
      </w:pPr>
      <w:r w:rsidRPr="007B5E0F">
        <w:rPr>
          <w:rFonts w:hint="cs"/>
          <w:rtl/>
        </w:rPr>
        <w:t xml:space="preserve">ד. </w:t>
      </w:r>
      <w:r w:rsidRPr="007B5E0F">
        <w:rPr>
          <w:rFonts w:hint="eastAsia"/>
          <w:rtl/>
        </w:rPr>
        <w:t>ר</w:t>
      </w:r>
      <w:r w:rsidRPr="007B5E0F">
        <w:rPr>
          <w:rtl/>
        </w:rPr>
        <w:t>"</w:t>
      </w:r>
      <w:r w:rsidRPr="007B5E0F">
        <w:rPr>
          <w:rFonts w:hint="eastAsia"/>
          <w:rtl/>
        </w:rPr>
        <w:t>יצ</w:t>
      </w:r>
      <w:r w:rsidR="0094084F">
        <w:rPr>
          <w:rtl/>
        </w:rPr>
        <w:t>:</w:t>
      </w:r>
    </w:p>
    <w:p w14:paraId="56506AEB" w14:textId="74AB908B" w:rsidR="002A125E" w:rsidRPr="00411327" w:rsidRDefault="002A125E" w:rsidP="008800AB">
      <w:pPr>
        <w:pStyle w:val="affe"/>
        <w:rPr>
          <w:b/>
          <w:rtl/>
        </w:rPr>
      </w:pPr>
      <w:r w:rsidRPr="007B5E0F">
        <w:rPr>
          <w:rtl/>
        </w:rPr>
        <w:t>אמר יצחק לפני הקב"ה:</w:t>
      </w:r>
      <w:r w:rsidRPr="00CC4E03">
        <w:rPr>
          <w:rStyle w:val="a4"/>
          <w:rtl/>
        </w:rPr>
        <w:t xml:space="preserve">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יחן </w:t>
      </w:r>
      <w:r w:rsidRPr="00411327">
        <w:rPr>
          <w:rFonts w:hint="eastAsia"/>
          <w:b/>
          <w:rtl/>
        </w:rPr>
        <w:t>עשיו</w:t>
      </w:r>
      <w:r w:rsidRPr="00411327">
        <w:rPr>
          <w:rFonts w:hint="cs"/>
          <w:b/>
          <w:rtl/>
        </w:rPr>
        <w:t xml:space="preserve"> </w:t>
      </w:r>
      <w:r w:rsidRPr="00411327">
        <w:rPr>
          <w:rFonts w:hint="eastAsia"/>
          <w:b/>
          <w:rtl/>
        </w:rPr>
        <w:t>ה</w:t>
      </w:r>
      <w:r w:rsidRPr="00A824E4">
        <w:rPr>
          <w:rStyle w:val="a4"/>
          <w:rtl/>
        </w:rPr>
        <w:t>רשע</w:t>
      </w:r>
      <w:r>
        <w:rPr>
          <w:rStyle w:val="a4"/>
          <w:rFonts w:hint="cs"/>
          <w:rtl/>
        </w:rPr>
        <w:t>!</w:t>
      </w:r>
      <w:r w:rsidRPr="00A824E4">
        <w:rPr>
          <w:rStyle w:val="a4"/>
          <w:rtl/>
        </w:rPr>
        <w:t xml:space="preserve"> </w:t>
      </w:r>
      <w:r w:rsidRPr="00411327">
        <w:rPr>
          <w:b/>
          <w:rtl/>
        </w:rPr>
        <w:t>וכי</w:t>
      </w:r>
      <w:r w:rsidRPr="00411327">
        <w:rPr>
          <w:rFonts w:hint="cs"/>
          <w:b/>
          <w:rtl/>
        </w:rPr>
        <w:t xml:space="preserve"> </w:t>
      </w:r>
      <w:r w:rsidRPr="00A824E4">
        <w:rPr>
          <w:rStyle w:val="a4"/>
          <w:rtl/>
        </w:rPr>
        <w:t>בל למד צדק</w:t>
      </w:r>
      <w:r>
        <w:rPr>
          <w:rStyle w:val="a4"/>
          <w:rFonts w:hint="cs"/>
          <w:rtl/>
        </w:rPr>
        <w:t>?</w:t>
      </w:r>
      <w:r w:rsidRPr="00A824E4">
        <w:rPr>
          <w:rStyle w:val="a4"/>
          <w:rFonts w:hint="cs"/>
          <w:rtl/>
        </w:rPr>
        <w:t>'</w:t>
      </w:r>
    </w:p>
    <w:p w14:paraId="6622AABC" w14:textId="6A839967" w:rsidR="002A125E" w:rsidRPr="00F53094" w:rsidRDefault="002A125E" w:rsidP="00BE2A81">
      <w:pPr>
        <w:spacing w:after="60"/>
        <w:rPr>
          <w:rFonts w:cs="Guttman Vilna"/>
          <w:b/>
          <w:bCs/>
          <w:rtl/>
        </w:rPr>
      </w:pPr>
      <w:r w:rsidRPr="006F178A">
        <w:rPr>
          <w:rtl/>
        </w:rPr>
        <w:t xml:space="preserve"> </w:t>
      </w:r>
      <w:r w:rsidRPr="00411327">
        <w:rPr>
          <w:rStyle w:val="afff"/>
          <w:b/>
          <w:rtl/>
        </w:rPr>
        <w:t>א"ל:</w:t>
      </w:r>
      <w:r w:rsidRPr="006F178A">
        <w:rPr>
          <w:rtl/>
        </w:rPr>
        <w:t xml:space="preserve"> </w:t>
      </w:r>
      <w:r w:rsidRPr="00CC4E03">
        <w:rPr>
          <w:rStyle w:val="a4"/>
          <w:rFonts w:hint="cs"/>
          <w:rtl/>
        </w:rPr>
        <w:t>'</w:t>
      </w:r>
      <w:r w:rsidRPr="00CC4E03">
        <w:rPr>
          <w:rStyle w:val="a4"/>
          <w:rtl/>
        </w:rPr>
        <w:t>בארץ נכחות יעול</w:t>
      </w:r>
      <w:r w:rsidRPr="00CC4E03">
        <w:rPr>
          <w:rStyle w:val="a4"/>
          <w:rFonts w:hint="cs"/>
          <w:rtl/>
        </w:rPr>
        <w:t>'</w:t>
      </w:r>
      <w:r w:rsidR="002243A3">
        <w:rPr>
          <w:rStyle w:val="a4"/>
          <w:rFonts w:hint="cs"/>
          <w:rtl/>
        </w:rPr>
        <w:t xml:space="preserve"> </w:t>
      </w:r>
      <w:r w:rsidRPr="00F84C4D">
        <w:rPr>
          <w:rStyle w:val="afff7"/>
          <w:rFonts w:hint="eastAsia"/>
          <w:rtl/>
        </w:rPr>
        <w:t>להחריב</w:t>
      </w:r>
      <w:r w:rsidRPr="00F84C4D">
        <w:rPr>
          <w:rStyle w:val="afff7"/>
          <w:rtl/>
        </w:rPr>
        <w:t xml:space="preserve"> </w:t>
      </w:r>
      <w:r w:rsidR="008800AB">
        <w:rPr>
          <w:rStyle w:val="afff7"/>
          <w:rFonts w:hint="cs"/>
          <w:rtl/>
        </w:rPr>
        <w:t>ירושלים</w:t>
      </w:r>
      <w:r w:rsidR="002243A3">
        <w:rPr>
          <w:rStyle w:val="afff7"/>
          <w:rFonts w:hint="cs"/>
          <w:rtl/>
        </w:rPr>
        <w:t xml:space="preserve">, </w:t>
      </w:r>
      <w:r w:rsidRPr="00411327">
        <w:rPr>
          <w:rStyle w:val="afff"/>
          <w:b/>
          <w:rtl/>
        </w:rPr>
        <w:t>א"ל:</w:t>
      </w:r>
      <w:r w:rsidRPr="006F178A">
        <w:rPr>
          <w:rtl/>
        </w:rPr>
        <w:t xml:space="preserve"> </w:t>
      </w:r>
      <w:r w:rsidR="008800AB">
        <w:rPr>
          <w:rFonts w:hint="cs"/>
          <w:rtl/>
        </w:rPr>
        <w:t>א''כ</w:t>
      </w:r>
      <w:r w:rsidRPr="006F178A">
        <w:rPr>
          <w:rtl/>
        </w:rPr>
        <w:t xml:space="preserve"> </w:t>
      </w:r>
      <w:r w:rsidRPr="00CC4E03">
        <w:rPr>
          <w:rStyle w:val="a4"/>
          <w:rFonts w:hint="cs"/>
          <w:rtl/>
        </w:rPr>
        <w:t>'</w:t>
      </w:r>
      <w:r w:rsidRPr="00CC4E03">
        <w:rPr>
          <w:rStyle w:val="a4"/>
          <w:rtl/>
        </w:rPr>
        <w:t>בל יראה גאות ה'.</w:t>
      </w:r>
    </w:p>
    <w:p w14:paraId="59F85434" w14:textId="70DDAA88" w:rsidR="0094084F" w:rsidRDefault="002A125E" w:rsidP="00DA55B8">
      <w:pPr>
        <w:pStyle w:val="36"/>
        <w:framePr w:wrap="notBeside"/>
        <w:rPr>
          <w:rtl/>
        </w:rPr>
      </w:pPr>
      <w:r w:rsidRPr="00DA55B8">
        <w:rPr>
          <w:rFonts w:hint="cs"/>
          <w:rtl/>
        </w:rPr>
        <w:t>ה. רי</w:t>
      </w:r>
      <w:r w:rsidRPr="00DA55B8">
        <w:rPr>
          <w:rtl/>
        </w:rPr>
        <w:t>"</w:t>
      </w:r>
      <w:r w:rsidRPr="00DA55B8">
        <w:rPr>
          <w:rFonts w:hint="cs"/>
          <w:rtl/>
        </w:rPr>
        <w:t>צ</w:t>
      </w:r>
      <w:r w:rsidR="0094084F">
        <w:rPr>
          <w:rFonts w:hint="cs"/>
          <w:rtl/>
        </w:rPr>
        <w:t>:</w:t>
      </w:r>
    </w:p>
    <w:p w14:paraId="3E25740C" w14:textId="6F1D815A" w:rsidR="00FA207E" w:rsidRDefault="002A125E" w:rsidP="008800AB">
      <w:pPr>
        <w:rPr>
          <w:rStyle w:val="a4"/>
          <w:rtl/>
        </w:rPr>
      </w:pPr>
      <w:r w:rsidRPr="00411327">
        <w:rPr>
          <w:rStyle w:val="afff"/>
          <w:b/>
          <w:rtl/>
        </w:rPr>
        <w:t xml:space="preserve">אמר </w:t>
      </w:r>
      <w:r w:rsidRPr="00F84C4D">
        <w:rPr>
          <w:rStyle w:val="afff"/>
          <w:rFonts w:hint="eastAsia"/>
          <w:b/>
          <w:rtl/>
        </w:rPr>
        <w:t>יעקב</w:t>
      </w:r>
      <w:r w:rsidRPr="00411327">
        <w:rPr>
          <w:rStyle w:val="afff"/>
          <w:b/>
          <w:rtl/>
        </w:rPr>
        <w:t xml:space="preserve"> לפני הקב"ה</w:t>
      </w:r>
      <w:r w:rsidRPr="00CC4E03">
        <w:rPr>
          <w:rStyle w:val="a4"/>
          <w:rtl/>
        </w:rPr>
        <w:t xml:space="preserve">: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אל תתן ה</w:t>
      </w:r>
      <w:r>
        <w:rPr>
          <w:rStyle w:val="a4"/>
          <w:rtl/>
        </w:rPr>
        <w:t>'</w:t>
      </w:r>
      <w:r w:rsidRPr="00A824E4">
        <w:rPr>
          <w:rStyle w:val="a4"/>
          <w:rtl/>
        </w:rPr>
        <w:t xml:space="preserve"> מאויי רשע</w:t>
      </w:r>
      <w:r w:rsidRPr="006F178A">
        <w:rPr>
          <w:rtl/>
        </w:rPr>
        <w:t xml:space="preserve">, </w:t>
      </w:r>
      <w:r w:rsidRPr="00F84C4D">
        <w:rPr>
          <w:rStyle w:val="afff7"/>
          <w:b/>
          <w:bCs/>
          <w:rtl/>
        </w:rPr>
        <w:t>לעשו</w:t>
      </w:r>
      <w:r w:rsidR="008800AB">
        <w:rPr>
          <w:rStyle w:val="afff7"/>
          <w:rtl/>
        </w:rPr>
        <w:t xml:space="preserve"> תאות לבו</w:t>
      </w:r>
      <w:r>
        <w:rPr>
          <w:rStyle w:val="afff7"/>
          <w:rFonts w:hint="cs"/>
          <w:rtl/>
        </w:rPr>
        <w:t>,</w:t>
      </w:r>
      <w:r>
        <w:rPr>
          <w:rStyle w:val="a4"/>
          <w:rFonts w:hint="cs"/>
          <w:rtl/>
        </w:rPr>
        <w:t xml:space="preserve"> </w:t>
      </w:r>
    </w:p>
    <w:p w14:paraId="5AFCE7AE" w14:textId="0149B58A" w:rsidR="002A125E" w:rsidRPr="00F84C4D" w:rsidRDefault="002A125E" w:rsidP="00DA55B8">
      <w:pPr>
        <w:rPr>
          <w:rStyle w:val="afff7"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זממו אל תפק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Pr="00F84C4D">
        <w:rPr>
          <w:rStyle w:val="afff7"/>
          <w:rtl/>
        </w:rPr>
        <w:t>[זו גרמ</w:t>
      </w:r>
      <w:r w:rsidRPr="00F84C4D">
        <w:rPr>
          <w:rStyle w:val="afff7"/>
          <w:rFonts w:hint="eastAsia"/>
          <w:rtl/>
        </w:rPr>
        <w:t>נ</w:t>
      </w:r>
      <w:r w:rsidRPr="00F84C4D">
        <w:rPr>
          <w:rStyle w:val="afff7"/>
          <w:rtl/>
        </w:rPr>
        <w:t xml:space="preserve">יא </w:t>
      </w:r>
      <w:r w:rsidRPr="00F84C4D">
        <w:rPr>
          <w:rStyle w:val="afff7"/>
          <w:rFonts w:hint="eastAsia"/>
          <w:b/>
          <w:bCs/>
          <w:rtl/>
        </w:rPr>
        <w:t>ד</w:t>
      </w:r>
      <w:r w:rsidRPr="00F84C4D">
        <w:rPr>
          <w:rStyle w:val="afff7"/>
          <w:b/>
          <w:bCs/>
          <w:rtl/>
        </w:rPr>
        <w:t>אדום</w:t>
      </w:r>
      <w:r w:rsidRPr="00F84C4D">
        <w:rPr>
          <w:rStyle w:val="afff7"/>
          <w:rtl/>
        </w:rPr>
        <w:t>, שא</w:t>
      </w:r>
      <w:r w:rsidRPr="00F84C4D">
        <w:rPr>
          <w:rStyle w:val="afff7"/>
          <w:rFonts w:hint="eastAsia"/>
          <w:rtl/>
        </w:rPr>
        <w:t>ם</w:t>
      </w:r>
      <w:r w:rsidRPr="00F84C4D">
        <w:rPr>
          <w:rStyle w:val="afff7"/>
          <w:rtl/>
        </w:rPr>
        <w:t xml:space="preserve"> יוצאין מחריבין כל העולם].</w:t>
      </w:r>
    </w:p>
    <w:p w14:paraId="4B8D9DA1" w14:textId="04ACEFA1" w:rsidR="0094084F" w:rsidRDefault="002A125E" w:rsidP="00DA55B8">
      <w:pPr>
        <w:pStyle w:val="36"/>
        <w:framePr w:wrap="notBeside"/>
        <w:rPr>
          <w:rtl/>
        </w:rPr>
      </w:pPr>
      <w:r w:rsidRPr="00DA55B8">
        <w:rPr>
          <w:rFonts w:hint="cs"/>
          <w:rtl/>
        </w:rPr>
        <w:t>וארחב</w:t>
      </w:r>
      <w:r w:rsidRPr="00DA55B8">
        <w:rPr>
          <w:rtl/>
        </w:rPr>
        <w:t>"</w:t>
      </w:r>
      <w:r w:rsidRPr="00DA55B8">
        <w:rPr>
          <w:rFonts w:hint="cs"/>
          <w:rtl/>
        </w:rPr>
        <w:t>ח</w:t>
      </w:r>
      <w:r w:rsidR="0094084F">
        <w:rPr>
          <w:rtl/>
        </w:rPr>
        <w:t>:</w:t>
      </w:r>
    </w:p>
    <w:p w14:paraId="5230CC61" w14:textId="72734792" w:rsidR="005E3EC9" w:rsidRDefault="002A125E" w:rsidP="002243A3">
      <w:pPr>
        <w:rPr>
          <w:rtl/>
        </w:rPr>
      </w:pPr>
      <w:r>
        <w:rPr>
          <w:rFonts w:hint="cs"/>
          <w:rtl/>
        </w:rPr>
        <w:t>שלוש מאות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נושאי כתר יש</w:t>
      </w:r>
      <w:r w:rsidRPr="006F178A">
        <w:rPr>
          <w:rtl/>
        </w:rPr>
        <w:t xml:space="preserve"> בגרממיא של אדום, ו</w:t>
      </w:r>
      <w:r w:rsidRPr="006F178A">
        <w:rPr>
          <w:rFonts w:hint="cs"/>
          <w:rtl/>
        </w:rPr>
        <w:t>שס</w:t>
      </w:r>
      <w:r w:rsidRPr="006F178A">
        <w:rPr>
          <w:rtl/>
        </w:rPr>
        <w:t>"</w:t>
      </w:r>
      <w:r w:rsidRPr="006F178A">
        <w:rPr>
          <w:rFonts w:hint="cs"/>
          <w:rtl/>
        </w:rPr>
        <w:t>ה דוכסים יש ברומי.</w:t>
      </w:r>
      <w:r>
        <w:rPr>
          <w:rFonts w:hint="cs"/>
          <w:rtl/>
        </w:rPr>
        <w:t xml:space="preserve"> </w:t>
      </w:r>
      <w:r w:rsidRPr="006F178A">
        <w:rPr>
          <w:rtl/>
        </w:rPr>
        <w:t>ובכל יו</w:t>
      </w:r>
      <w:r w:rsidRPr="006F178A">
        <w:rPr>
          <w:rFonts w:hint="cs"/>
          <w:rtl/>
        </w:rPr>
        <w:t>ם יוצאים אלו ל</w:t>
      </w:r>
      <w:r>
        <w:rPr>
          <w:rFonts w:hint="cs"/>
          <w:rtl/>
        </w:rPr>
        <w:t>הלחם ב</w:t>
      </w:r>
      <w:r w:rsidRPr="006F178A">
        <w:rPr>
          <w:rFonts w:hint="cs"/>
          <w:rtl/>
        </w:rPr>
        <w:t xml:space="preserve">אלו והורגים </w:t>
      </w:r>
    </w:p>
    <w:p w14:paraId="40F8AB53" w14:textId="7B965B12" w:rsidR="002A125E" w:rsidRPr="006F178A" w:rsidRDefault="002A125E" w:rsidP="002243A3">
      <w:pPr>
        <w:rPr>
          <w:rtl/>
        </w:rPr>
      </w:pPr>
      <w:r>
        <w:rPr>
          <w:rFonts w:hint="cs"/>
          <w:rtl/>
        </w:rPr>
        <w:t>א</w:t>
      </w:r>
      <w:r w:rsidRPr="006F178A">
        <w:rPr>
          <w:rFonts w:hint="cs"/>
          <w:rtl/>
        </w:rPr>
        <w:t>חד</w:t>
      </w:r>
      <w:r w:rsidRPr="006F178A">
        <w:rPr>
          <w:rtl/>
        </w:rPr>
        <w:t xml:space="preserve">, </w:t>
      </w:r>
      <w:r>
        <w:rPr>
          <w:rFonts w:hint="cs"/>
          <w:rtl/>
        </w:rPr>
        <w:t>וטרודים להעמיד מלך.</w:t>
      </w:r>
    </w:p>
    <w:p w14:paraId="1ED161A7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ו:</w:t>
      </w:r>
    </w:p>
    <w:p w14:paraId="3986D270" w14:textId="19FF44CD" w:rsidR="0094084F" w:rsidRDefault="002A125E" w:rsidP="00C819B3">
      <w:pPr>
        <w:pStyle w:val="36"/>
        <w:framePr w:wrap="notBeside"/>
        <w:rPr>
          <w:rtl/>
        </w:rPr>
      </w:pPr>
      <w:r w:rsidRPr="00C819B3">
        <w:rPr>
          <w:rFonts w:hint="cs"/>
          <w:rtl/>
        </w:rPr>
        <w:t>רי</w:t>
      </w:r>
      <w:r w:rsidRPr="00C819B3">
        <w:rPr>
          <w:rtl/>
        </w:rPr>
        <w:t>"</w:t>
      </w:r>
      <w:r w:rsidRPr="00C819B3">
        <w:rPr>
          <w:rFonts w:hint="cs"/>
          <w:rtl/>
        </w:rPr>
        <w:t>צ</w:t>
      </w:r>
      <w:r w:rsidR="0094084F">
        <w:rPr>
          <w:rFonts w:hint="cs"/>
          <w:rtl/>
        </w:rPr>
        <w:t>:</w:t>
      </w:r>
    </w:p>
    <w:p w14:paraId="619BF69E" w14:textId="5A7AF145" w:rsidR="002A125E" w:rsidRPr="006F178A" w:rsidRDefault="002A125E" w:rsidP="002A125E">
      <w:pPr>
        <w:pStyle w:val="afff6"/>
        <w:rPr>
          <w:rtl/>
        </w:rPr>
      </w:pPr>
      <w:r w:rsidRPr="006F178A">
        <w:rPr>
          <w:rtl/>
        </w:rPr>
        <w:t>יגעתי ולא מצאתי לא יגעתי ומצאתי - אל תאמן,</w:t>
      </w:r>
      <w:r>
        <w:rPr>
          <w:rFonts w:hint="cs"/>
          <w:rtl/>
        </w:rPr>
        <w:t xml:space="preserve"> </w:t>
      </w:r>
      <w:r w:rsidRPr="006F178A">
        <w:rPr>
          <w:rtl/>
        </w:rPr>
        <w:t>יגעתי ומצאתי - תאמן.</w:t>
      </w:r>
    </w:p>
    <w:p w14:paraId="3750F905" w14:textId="77777777" w:rsidR="002A125E" w:rsidRPr="00F53094" w:rsidRDefault="002A125E" w:rsidP="00C819B3">
      <w:pPr>
        <w:pStyle w:val="afff6"/>
        <w:spacing w:after="60"/>
        <w:rPr>
          <w:b/>
          <w:bCs/>
          <w:rtl/>
        </w:rPr>
      </w:pPr>
      <w:r w:rsidRPr="00F84C4D">
        <w:rPr>
          <w:rFonts w:hint="eastAsia"/>
          <w:b/>
          <w:bCs/>
          <w:rtl/>
        </w:rPr>
        <w:t>ה</w:t>
      </w:r>
      <w:r w:rsidRPr="00F84C4D">
        <w:rPr>
          <w:b/>
          <w:bCs/>
          <w:rtl/>
        </w:rPr>
        <w:t>"מ</w:t>
      </w:r>
      <w:r w:rsidRPr="006F178A">
        <w:rPr>
          <w:rtl/>
        </w:rPr>
        <w:t xml:space="preserve"> בדברי תורה</w:t>
      </w:r>
      <w:r>
        <w:rPr>
          <w:rFonts w:hint="cs"/>
          <w:rtl/>
        </w:rPr>
        <w:t xml:space="preserve"> לחדודי, </w:t>
      </w:r>
      <w:r w:rsidRPr="006F178A">
        <w:rPr>
          <w:rtl/>
        </w:rPr>
        <w:t xml:space="preserve">אבל במשא ומתן </w:t>
      </w:r>
      <w:r>
        <w:rPr>
          <w:rFonts w:hint="cs"/>
          <w:rtl/>
        </w:rPr>
        <w:t>או לאוקמי גירסא</w:t>
      </w:r>
      <w:r w:rsidRPr="006F178A">
        <w:rPr>
          <w:rtl/>
        </w:rPr>
        <w:t xml:space="preserve">- סייעתא </w:t>
      </w:r>
      <w:r>
        <w:rPr>
          <w:rFonts w:hint="cs"/>
          <w:rtl/>
        </w:rPr>
        <w:t>ד</w:t>
      </w:r>
      <w:r w:rsidRPr="006F178A">
        <w:rPr>
          <w:rtl/>
        </w:rPr>
        <w:t>שמיא</w:t>
      </w:r>
      <w:r>
        <w:rPr>
          <w:rFonts w:hint="cs"/>
          <w:rtl/>
        </w:rPr>
        <w:t>]</w:t>
      </w:r>
      <w:r w:rsidRPr="006F178A">
        <w:rPr>
          <w:rtl/>
        </w:rPr>
        <w:t>.</w:t>
      </w:r>
    </w:p>
    <w:p w14:paraId="56E43435" w14:textId="08E0A347" w:rsidR="0094084F" w:rsidRDefault="002A125E" w:rsidP="00C819B3">
      <w:pPr>
        <w:pStyle w:val="36"/>
        <w:framePr w:wrap="notBeside"/>
        <w:rPr>
          <w:rtl/>
        </w:rPr>
      </w:pPr>
      <w:r w:rsidRPr="00C819B3">
        <w:rPr>
          <w:rFonts w:hint="cs"/>
          <w:rtl/>
        </w:rPr>
        <w:t>ו. ר</w:t>
      </w:r>
      <w:r w:rsidRPr="00C819B3">
        <w:rPr>
          <w:rtl/>
        </w:rPr>
        <w:t>"</w:t>
      </w:r>
      <w:r w:rsidRPr="00C819B3">
        <w:rPr>
          <w:rFonts w:hint="cs"/>
          <w:rtl/>
        </w:rPr>
        <w:t>יצ</w:t>
      </w:r>
      <w:r w:rsidR="0094084F">
        <w:rPr>
          <w:rtl/>
        </w:rPr>
        <w:t>:</w:t>
      </w:r>
    </w:p>
    <w:p w14:paraId="386E04B1" w14:textId="281208B1" w:rsidR="002A125E" w:rsidRPr="006F178A" w:rsidRDefault="002A125E" w:rsidP="002A125E">
      <w:pPr>
        <w:rPr>
          <w:rtl/>
        </w:rPr>
      </w:pPr>
      <w:r>
        <w:rPr>
          <w:rFonts w:hint="cs"/>
          <w:rtl/>
        </w:rPr>
        <w:t>אל תתגרה ברשע</w:t>
      </w:r>
      <w:r w:rsidRPr="006F178A">
        <w:rPr>
          <w:rtl/>
        </w:rPr>
        <w:t xml:space="preserve"> שהשעה משחקת לו</w:t>
      </w:r>
      <w:r w:rsidRPr="00A824E4">
        <w:rPr>
          <w:rStyle w:val="a4"/>
          <w:rtl/>
        </w:rPr>
        <w:t xml:space="preserve">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אל תתחר במרעים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.</w:t>
      </w:r>
    </w:p>
    <w:p w14:paraId="7D19E7EF" w14:textId="5732BEBD" w:rsidR="0094084F" w:rsidRDefault="002A125E" w:rsidP="00C819B3">
      <w:pPr>
        <w:pStyle w:val="36"/>
        <w:framePr w:wrap="notBeside"/>
        <w:rPr>
          <w:rtl/>
        </w:rPr>
      </w:pPr>
      <w:r w:rsidRPr="00C819B3">
        <w:rPr>
          <w:rFonts w:hint="cs"/>
          <w:rtl/>
        </w:rPr>
        <w:lastRenderedPageBreak/>
        <w:t>והא דרשב</w:t>
      </w:r>
      <w:r w:rsidRPr="00C819B3">
        <w:rPr>
          <w:rtl/>
        </w:rPr>
        <w:t>"</w:t>
      </w:r>
      <w:r w:rsidRPr="00C819B3">
        <w:rPr>
          <w:rFonts w:hint="cs"/>
          <w:rtl/>
        </w:rPr>
        <w:t>י</w:t>
      </w:r>
      <w:r w:rsidR="0094084F">
        <w:rPr>
          <w:rFonts w:hint="cs"/>
          <w:rtl/>
        </w:rPr>
        <w:t>:</w:t>
      </w:r>
    </w:p>
    <w:p w14:paraId="6FB6C5E7" w14:textId="195F6E5F" w:rsidR="002A125E" w:rsidRPr="006F178A" w:rsidRDefault="002A125E" w:rsidP="002A125E">
      <w:pPr>
        <w:rPr>
          <w:rtl/>
        </w:rPr>
      </w:pPr>
      <w:r w:rsidRPr="006F178A">
        <w:rPr>
          <w:rFonts w:hint="cs"/>
          <w:rtl/>
        </w:rPr>
        <w:t>ד</w:t>
      </w:r>
      <w:r w:rsidRPr="006F178A">
        <w:rPr>
          <w:rtl/>
        </w:rPr>
        <w:t>מותר להתגרות</w:t>
      </w:r>
      <w:r>
        <w:rPr>
          <w:rFonts w:hint="cs"/>
          <w:rtl/>
        </w:rPr>
        <w:t xml:space="preserve"> ברשעים</w:t>
      </w:r>
      <w:r w:rsidRPr="006F178A">
        <w:rPr>
          <w:rtl/>
        </w:rPr>
        <w:t>,</w:t>
      </w:r>
      <w:r w:rsidRPr="00A824E4">
        <w:rPr>
          <w:rStyle w:val="a4"/>
          <w:rtl/>
        </w:rPr>
        <w:t xml:space="preserve"> </w:t>
      </w:r>
      <w:r>
        <w:rPr>
          <w:rStyle w:val="a4"/>
          <w:rFonts w:hint="cs"/>
          <w:rtl/>
        </w:rPr>
        <w:t>ד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ושמרי תורה יתגרו בם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.</w:t>
      </w:r>
    </w:p>
    <w:p w14:paraId="51D31352" w14:textId="5C7B19DF" w:rsidR="002A125E" w:rsidRPr="00D65D31" w:rsidRDefault="002A125E" w:rsidP="002A125E">
      <w:pPr>
        <w:rPr>
          <w:rFonts w:cs="PFT_Frank"/>
          <w:b/>
          <w:bCs/>
          <w:sz w:val="14"/>
          <w:szCs w:val="14"/>
          <w:rtl/>
        </w:rPr>
      </w:pPr>
      <w:r w:rsidRPr="00F53094">
        <w:rPr>
          <w:rStyle w:val="afff"/>
          <w:rFonts w:hint="cs"/>
          <w:b/>
          <w:rtl/>
        </w:rPr>
        <w:t>א.</w:t>
      </w:r>
      <w:r w:rsidRPr="006F178A">
        <w:rPr>
          <w:rFonts w:hint="cs"/>
          <w:rtl/>
        </w:rPr>
        <w:t xml:space="preserve">  </w:t>
      </w:r>
      <w:r>
        <w:rPr>
          <w:rFonts w:hint="cs"/>
          <w:rtl/>
        </w:rPr>
        <w:t>זה</w:t>
      </w:r>
      <w:r w:rsidRPr="006F178A">
        <w:rPr>
          <w:rtl/>
        </w:rPr>
        <w:t xml:space="preserve"> - במילי דידיה, </w:t>
      </w:r>
      <w:r>
        <w:rPr>
          <w:rFonts w:hint="cs"/>
          <w:rtl/>
        </w:rPr>
        <w:t>זה</w:t>
      </w:r>
      <w:r w:rsidRPr="006F178A">
        <w:rPr>
          <w:rtl/>
        </w:rPr>
        <w:t xml:space="preserve"> - במילי דשמיא.</w:t>
      </w:r>
    </w:p>
    <w:p w14:paraId="299919EA" w14:textId="6E0437E7" w:rsidR="002A125E" w:rsidRPr="006F178A" w:rsidRDefault="002A125E" w:rsidP="002A125E">
      <w:pPr>
        <w:rPr>
          <w:rtl/>
        </w:rPr>
      </w:pPr>
      <w:r w:rsidRPr="00F53094">
        <w:rPr>
          <w:rStyle w:val="afff"/>
          <w:rFonts w:hint="cs"/>
          <w:b/>
          <w:rtl/>
        </w:rPr>
        <w:t>ב.</w:t>
      </w:r>
      <w:r w:rsidRPr="00411327">
        <w:rPr>
          <w:rStyle w:val="afff"/>
          <w:rFonts w:hint="cs"/>
          <w:b/>
          <w:rtl/>
        </w:rPr>
        <w:t xml:space="preserve"> </w:t>
      </w:r>
      <w:r w:rsidRPr="006F178A">
        <w:rPr>
          <w:rtl/>
        </w:rPr>
        <w:t xml:space="preserve">במילי דידיה, </w:t>
      </w:r>
      <w:r>
        <w:rPr>
          <w:rFonts w:hint="cs"/>
          <w:rtl/>
        </w:rPr>
        <w:t>זה</w:t>
      </w:r>
      <w:r w:rsidRPr="006F178A">
        <w:rPr>
          <w:rtl/>
        </w:rPr>
        <w:t xml:space="preserve"> - בצדיק גמור, </w:t>
      </w:r>
      <w:r>
        <w:rPr>
          <w:rFonts w:hint="cs"/>
          <w:rtl/>
        </w:rPr>
        <w:t>זה</w:t>
      </w:r>
      <w:r w:rsidRPr="006F178A">
        <w:rPr>
          <w:rtl/>
        </w:rPr>
        <w:t xml:space="preserve"> - בצדיק שאינו גמור.</w:t>
      </w:r>
    </w:p>
    <w:p w14:paraId="7183F9C6" w14:textId="76242214" w:rsidR="002A125E" w:rsidRPr="009A4CE4" w:rsidRDefault="002A125E" w:rsidP="00286A6F">
      <w:pPr>
        <w:spacing w:after="60"/>
        <w:rPr>
          <w:rFonts w:cs="PFT_Frank"/>
          <w:b/>
          <w:bCs/>
          <w:szCs w:val="14"/>
          <w:rtl/>
        </w:rPr>
      </w:pPr>
      <w:r w:rsidRPr="00F53094">
        <w:rPr>
          <w:rStyle w:val="afff"/>
          <w:rFonts w:hint="cs"/>
          <w:b/>
          <w:rtl/>
        </w:rPr>
        <w:t>ג.</w:t>
      </w:r>
      <w:r w:rsidRPr="00411327">
        <w:rPr>
          <w:rStyle w:val="afff"/>
          <w:rFonts w:hint="cs"/>
          <w:b/>
          <w:rtl/>
        </w:rPr>
        <w:t xml:space="preserve"> </w:t>
      </w:r>
      <w:r w:rsidRPr="006F178A">
        <w:rPr>
          <w:rtl/>
        </w:rPr>
        <w:t>שעה משחקת לו שאני.</w:t>
      </w:r>
      <w:r>
        <w:rPr>
          <w:rFonts w:hint="cs"/>
          <w:rtl/>
        </w:rPr>
        <w:t xml:space="preserve"> </w:t>
      </w:r>
    </w:p>
    <w:p w14:paraId="5077BCD8" w14:textId="44A8EAF3" w:rsidR="0094084F" w:rsidRDefault="002A125E" w:rsidP="00286A6F">
      <w:pPr>
        <w:pStyle w:val="36"/>
        <w:framePr w:wrap="notBeside"/>
        <w:rPr>
          <w:rtl/>
        </w:rPr>
      </w:pPr>
      <w:r w:rsidRPr="00286A6F">
        <w:rPr>
          <w:rFonts w:hint="cs"/>
          <w:rtl/>
        </w:rPr>
        <w:t>ז. ע</w:t>
      </w:r>
      <w:r w:rsidRPr="00286A6F">
        <w:rPr>
          <w:rtl/>
        </w:rPr>
        <w:t>ולא</w:t>
      </w:r>
      <w:r w:rsidR="0094084F">
        <w:rPr>
          <w:rtl/>
        </w:rPr>
        <w:t>:</w:t>
      </w:r>
    </w:p>
    <w:p w14:paraId="6F1223FA" w14:textId="44A386D0" w:rsidR="002A125E" w:rsidRPr="006F178A" w:rsidRDefault="002A125E" w:rsidP="002A125E">
      <w:pPr>
        <w:rPr>
          <w:rtl/>
        </w:rPr>
      </w:pPr>
      <w:r w:rsidRPr="006F178A">
        <w:rPr>
          <w:rStyle w:val="afe"/>
          <w:rtl/>
        </w:rPr>
        <w:t>איטליא</w:t>
      </w:r>
      <w:r w:rsidRPr="006F178A">
        <w:rPr>
          <w:rFonts w:ascii="Fb Fontext" w:hAnsi="Fb Fontext"/>
          <w:rtl/>
        </w:rPr>
        <w:t xml:space="preserve"> של יון זה כרך גדול של </w:t>
      </w:r>
      <w:r w:rsidRPr="00F05A14">
        <w:rPr>
          <w:rFonts w:ascii="Fb Fontext" w:hAnsi="Fb Fontext" w:cs="PFT_Frank"/>
          <w:b/>
          <w:bCs/>
          <w:szCs w:val="14"/>
          <w:rtl/>
        </w:rPr>
        <w:t>רומי</w:t>
      </w:r>
      <w:r w:rsidRPr="006F178A">
        <w:rPr>
          <w:rFonts w:ascii="Fb Fontext" w:hAnsi="Fb Fontext"/>
          <w:rtl/>
        </w:rPr>
        <w:t>.</w:t>
      </w:r>
    </w:p>
    <w:p w14:paraId="25FB2230" w14:textId="77777777" w:rsidR="002A125E" w:rsidRPr="006F178A" w:rsidRDefault="002A125E" w:rsidP="002A125E">
      <w:pPr>
        <w:rPr>
          <w:rFonts w:cs="Guttman Vilna"/>
          <w:b/>
          <w:bCs/>
          <w:rtl/>
        </w:rPr>
      </w:pPr>
      <w:r w:rsidRPr="00F05A14">
        <w:rPr>
          <w:rFonts w:cs="PFT_Frank"/>
          <w:b/>
          <w:bCs/>
          <w:szCs w:val="14"/>
          <w:rtl/>
        </w:rPr>
        <w:t>וה</w:t>
      </w:r>
      <w:r w:rsidRPr="00F05A14">
        <w:rPr>
          <w:rFonts w:cs="PFT_Frank" w:hint="eastAsia"/>
          <w:b/>
          <w:bCs/>
          <w:szCs w:val="14"/>
          <w:rtl/>
        </w:rPr>
        <w:t>יא</w:t>
      </w:r>
      <w:r w:rsidRPr="006F178A">
        <w:rPr>
          <w:rFonts w:hint="cs"/>
          <w:rtl/>
        </w:rPr>
        <w:t xml:space="preserve"> ש' פרסה על ש' פרסה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ובה</w:t>
      </w:r>
      <w:r w:rsidRPr="006F178A">
        <w:rPr>
          <w:rFonts w:hint="cs"/>
          <w:rtl/>
        </w:rPr>
        <w:t xml:space="preserve"> שס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ה </w:t>
      </w:r>
      <w:r w:rsidRPr="006F178A">
        <w:rPr>
          <w:rtl/>
        </w:rPr>
        <w:t>שווקים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וקטן</w:t>
      </w:r>
      <w:r>
        <w:rPr>
          <w:rtl/>
        </w:rPr>
        <w:t xml:space="preserve"> שבכולם </w:t>
      </w:r>
      <w:r w:rsidRPr="00F84C4D">
        <w:rPr>
          <w:rStyle w:val="afff7"/>
          <w:rtl/>
        </w:rPr>
        <w:t>[</w:t>
      </w:r>
      <w:r w:rsidRPr="00F84C4D">
        <w:rPr>
          <w:rStyle w:val="afff7"/>
          <w:rFonts w:hint="eastAsia"/>
          <w:rtl/>
        </w:rPr>
        <w:t>ט</w:t>
      </w:r>
      <w:r w:rsidRPr="00F84C4D">
        <w:rPr>
          <w:rStyle w:val="afff7"/>
          <w:rtl/>
        </w:rPr>
        <w:t>"</w:t>
      </w:r>
      <w:r w:rsidRPr="00F84C4D">
        <w:rPr>
          <w:rStyle w:val="afff7"/>
          <w:rFonts w:hint="eastAsia"/>
          <w:rtl/>
        </w:rPr>
        <w:t>ז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על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ט</w:t>
      </w:r>
      <w:r w:rsidRPr="00F84C4D">
        <w:rPr>
          <w:rStyle w:val="afff7"/>
          <w:rtl/>
        </w:rPr>
        <w:t>"</w:t>
      </w:r>
      <w:r w:rsidRPr="00F84C4D">
        <w:rPr>
          <w:rStyle w:val="afff7"/>
          <w:rFonts w:hint="eastAsia"/>
          <w:rtl/>
        </w:rPr>
        <w:t>ז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מיל</w:t>
      </w:r>
      <w:r w:rsidRPr="00F84C4D">
        <w:rPr>
          <w:rStyle w:val="afff7"/>
          <w:rtl/>
        </w:rPr>
        <w:t>]</w:t>
      </w:r>
      <w:r>
        <w:rPr>
          <w:rFonts w:hint="cs"/>
          <w:rtl/>
        </w:rPr>
        <w:t xml:space="preserve"> ד</w:t>
      </w:r>
      <w:r>
        <w:rPr>
          <w:rtl/>
        </w:rPr>
        <w:t xml:space="preserve">מוכרי עופות, </w:t>
      </w:r>
      <w:r w:rsidRPr="00F05A14">
        <w:rPr>
          <w:rFonts w:cs="PFT_Frank" w:hint="eastAsia"/>
          <w:b/>
          <w:bCs/>
          <w:szCs w:val="14"/>
          <w:rtl/>
        </w:rPr>
        <w:t>ומלך</w:t>
      </w:r>
      <w:r>
        <w:rPr>
          <w:rFonts w:hint="cs"/>
          <w:rtl/>
        </w:rPr>
        <w:t xml:space="preserve"> </w:t>
      </w:r>
      <w:r w:rsidRPr="006F178A">
        <w:rPr>
          <w:rtl/>
        </w:rPr>
        <w:t>סועד בכל יום באחד מהן.</w:t>
      </w:r>
    </w:p>
    <w:p w14:paraId="2E5B425D" w14:textId="77777777" w:rsidR="002A125E" w:rsidRDefault="002A125E" w:rsidP="002A125E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והדר</w:t>
      </w:r>
      <w:r>
        <w:rPr>
          <w:rtl/>
        </w:rPr>
        <w:t xml:space="preserve"> בה </w:t>
      </w:r>
      <w:r>
        <w:rPr>
          <w:rFonts w:hint="cs"/>
          <w:rtl/>
        </w:rPr>
        <w:t xml:space="preserve">או </w:t>
      </w:r>
      <w:r w:rsidRPr="006F178A">
        <w:rPr>
          <w:rtl/>
        </w:rPr>
        <w:t>הנולד בה - נוטל פרס מבית המלך.</w:t>
      </w:r>
      <w:r>
        <w:rPr>
          <w:rFonts w:hint="cs"/>
          <w:rtl/>
        </w:rPr>
        <w:t xml:space="preserve"> </w:t>
      </w:r>
    </w:p>
    <w:p w14:paraId="7E0DA2BA" w14:textId="77777777" w:rsidR="002A125E" w:rsidRDefault="002A125E" w:rsidP="002A125E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ו</w:t>
      </w:r>
      <w:r w:rsidRPr="00F05A14">
        <w:rPr>
          <w:rFonts w:cs="PFT_Frank" w:hint="eastAsia"/>
          <w:b/>
          <w:bCs/>
          <w:szCs w:val="14"/>
          <w:rtl/>
        </w:rPr>
        <w:t>בה</w:t>
      </w:r>
      <w:r>
        <w:rPr>
          <w:rFonts w:hint="cs"/>
          <w:rtl/>
        </w:rPr>
        <w:t xml:space="preserve"> ג'</w:t>
      </w:r>
      <w:r w:rsidRPr="006F178A">
        <w:rPr>
          <w:rtl/>
        </w:rPr>
        <w:t xml:space="preserve"> אלפים </w:t>
      </w:r>
      <w:r>
        <w:rPr>
          <w:rFonts w:hint="cs"/>
          <w:rtl/>
        </w:rPr>
        <w:t>בתי מרחץ, עם ה' מ</w:t>
      </w:r>
      <w:r w:rsidRPr="006F178A">
        <w:rPr>
          <w:rtl/>
        </w:rPr>
        <w:t xml:space="preserve">אות חלונות </w:t>
      </w:r>
      <w:r>
        <w:rPr>
          <w:rFonts w:hint="cs"/>
          <w:rtl/>
        </w:rPr>
        <w:t>מוציאים</w:t>
      </w:r>
      <w:r w:rsidRPr="006F178A">
        <w:rPr>
          <w:rtl/>
        </w:rPr>
        <w:t xml:space="preserve"> עשן</w:t>
      </w:r>
      <w:r>
        <w:rPr>
          <w:rFonts w:hint="cs"/>
          <w:rtl/>
        </w:rPr>
        <w:t>,</w:t>
      </w:r>
    </w:p>
    <w:p w14:paraId="0E330789" w14:textId="5A8E076A" w:rsidR="00286A6F" w:rsidRDefault="002A125E" w:rsidP="00286A6F">
      <w:pPr>
        <w:rPr>
          <w:rtl/>
        </w:rPr>
      </w:pPr>
      <w:r w:rsidRPr="00F05A14">
        <w:rPr>
          <w:rFonts w:cs="PFT_Frank" w:hint="eastAsia"/>
          <w:b/>
          <w:bCs/>
          <w:szCs w:val="14"/>
          <w:rtl/>
        </w:rPr>
        <w:t>ומד</w:t>
      </w:r>
      <w:r w:rsidRPr="00F05A14">
        <w:rPr>
          <w:rFonts w:cs="PFT_Frank"/>
          <w:b/>
          <w:bCs/>
          <w:szCs w:val="14"/>
          <w:rtl/>
        </w:rPr>
        <w:t>'</w:t>
      </w:r>
      <w:r>
        <w:rPr>
          <w:rFonts w:hint="cs"/>
          <w:rtl/>
        </w:rPr>
        <w:t xml:space="preserve"> צדדיו: ים, </w:t>
      </w:r>
      <w:r w:rsidRPr="006F178A">
        <w:rPr>
          <w:rtl/>
        </w:rPr>
        <w:t xml:space="preserve">הרים וגבעות, </w:t>
      </w:r>
      <w:r>
        <w:rPr>
          <w:rFonts w:hint="cs"/>
          <w:rtl/>
        </w:rPr>
        <w:t>מחיצת</w:t>
      </w:r>
      <w:r w:rsidRPr="006F178A">
        <w:rPr>
          <w:rtl/>
        </w:rPr>
        <w:t xml:space="preserve"> ברזל, חולסית ומצולה.</w:t>
      </w:r>
    </w:p>
    <w:p w14:paraId="146DBEBB" w14:textId="27B64AC1" w:rsidR="00286A6F" w:rsidRPr="003B4ECC" w:rsidRDefault="00286A6F" w:rsidP="00F8712B">
      <w:pPr>
        <w:pStyle w:val="af3"/>
        <w:spacing w:before="0" w:after="0"/>
        <w:rPr>
          <w:rFonts w:cs="PFT_Frank"/>
          <w:b/>
          <w:szCs w:val="14"/>
          <w:rtl/>
        </w:rPr>
      </w:pPr>
      <w:r>
        <w:rPr>
          <w:rFonts w:hint="cs"/>
          <w:rtl/>
        </w:rPr>
        <w:t>**</w:t>
      </w:r>
      <w:r w:rsidR="00433CE8">
        <w:rPr>
          <w:rFonts w:hint="cs"/>
          <w:rtl/>
        </w:rPr>
        <w:t>*</w:t>
      </w:r>
      <w:r>
        <w:rPr>
          <w:rFonts w:hint="cs"/>
          <w:rtl/>
        </w:rPr>
        <w:t>*</w:t>
      </w:r>
    </w:p>
    <w:p>
      <w:pPr>
        <w:pStyle w:val="MishnaBatzad"/>
        <w:rPr>
          <w:ins w:id="20043" w:author="קלוד" w:date="2026-10-06T10:09:25Z"/>
        </w:rPr>
      </w:pPr>
      <w:ins w:id="20042" w:author="קלוד" w:date="2026-10-06T10:09:25Z">
        <w:r>
          <w:t xml:space="preserve">משנה ד</w:t>
        </w:r>
      </w:ins>
    </w:p>
    <w:p w14:paraId="224C64A9" w14:textId="24488E62" w:rsidR="002A125E" w:rsidRPr="009B3146" w:rsidRDefault="002A125E" w:rsidP="00FA21E6">
      <w:pPr>
        <w:pStyle w:val="afff8"/>
        <w:spacing w:before="0" w:after="60"/>
        <w:rPr>
          <w:spacing w:val="14"/>
          <w:rtl/>
        </w:rPr>
      </w:pPr>
      <w:r w:rsidRPr="00F83216">
        <w:rPr>
          <w:rStyle w:val="affffff3"/>
          <w:spacing w:val="2"/>
          <w:rtl/>
        </w:rPr>
        <w:t>קראו מגילה באדר הראשון</w:t>
      </w:r>
      <w:r w:rsidR="00FD27A8" w:rsidRPr="00F83216">
        <w:rPr>
          <w:rStyle w:val="affffff3"/>
          <w:rFonts w:hint="cs"/>
          <w:spacing w:val="2"/>
          <w:rtl/>
        </w:rPr>
        <w:t xml:space="preserve"> </w:t>
      </w:r>
      <w:r w:rsidRPr="00F83216">
        <w:rPr>
          <w:rStyle w:val="affffff3"/>
          <w:spacing w:val="2"/>
          <w:rtl/>
        </w:rPr>
        <w:t>ונתעברה השנה</w:t>
      </w:r>
      <w:r w:rsidR="00FD27A8" w:rsidRPr="00F83216">
        <w:rPr>
          <w:rFonts w:hint="cs"/>
          <w:spacing w:val="2"/>
          <w:rtl/>
        </w:rPr>
        <w:t xml:space="preserve"> </w:t>
      </w:r>
      <w:r w:rsidRPr="00F83216">
        <w:rPr>
          <w:spacing w:val="2"/>
          <w:rtl/>
        </w:rPr>
        <w:t>קורין אותה באדר</w:t>
      </w:r>
      <w:r w:rsidR="00F83216">
        <w:rPr>
          <w:rFonts w:hint="cs"/>
          <w:spacing w:val="2"/>
          <w:rtl/>
        </w:rPr>
        <w:t xml:space="preserve"> ב'</w:t>
      </w:r>
      <w:r w:rsidRPr="009B3146">
        <w:rPr>
          <w:spacing w:val="14"/>
          <w:rtl/>
        </w:rPr>
        <w:t xml:space="preserve"> </w:t>
      </w:r>
    </w:p>
    <w:p w14:paraId="67BE5B2B" w14:textId="77777777" w:rsidR="002A125E" w:rsidRPr="00FA21E6" w:rsidRDefault="002A125E" w:rsidP="002A125E">
      <w:pPr>
        <w:pStyle w:val="afb"/>
        <w:jc w:val="center"/>
        <w:rPr>
          <w:rtl/>
        </w:rPr>
      </w:pPr>
      <w:r w:rsidRPr="00FA21E6">
        <w:rPr>
          <w:rtl/>
        </w:rPr>
        <w:t>אין בין אדר הראשון לאדר השני</w:t>
      </w:r>
    </w:p>
    <w:p w14:paraId="0CBC6E2B" w14:textId="77777777" w:rsidR="002A125E" w:rsidRDefault="002A125E" w:rsidP="003324C7">
      <w:pPr>
        <w:pStyle w:val="afb"/>
        <w:spacing w:after="60"/>
        <w:rPr>
          <w:rStyle w:val="afff7"/>
          <w:rtl/>
        </w:rPr>
      </w:pPr>
      <w:r w:rsidRPr="00FA21E6">
        <w:rPr>
          <w:rtl/>
        </w:rPr>
        <w:t>אלא קריאת המגילה, ומתנות לאביונים</w:t>
      </w:r>
      <w:r>
        <w:rPr>
          <w:rFonts w:hint="cs"/>
          <w:spacing w:val="14"/>
          <w:rtl/>
        </w:rPr>
        <w:t xml:space="preserve"> </w:t>
      </w:r>
      <w:r>
        <w:rPr>
          <w:rStyle w:val="HesberMishna"/>
          <w:rtl/>
          <w:rPrChange w:id="20004" w:author="קלוד" w:date="2026-10-06T10:09:25Z">
            <w:rPr>
              <w:rStyle w:val="afff7"/>
              <w:rtl/>
            </w:rPr>
          </w:rPrChange>
        </w:rPr>
        <w:t>[ש</w:t>
      </w:r>
      <w:r w:rsidRPr="00F84C4D">
        <w:rPr>
          <w:rStyle w:val="HesberMishna"/>
          <w:rFonts w:hint="eastAsia"/>
          <w:rtl/>
          <w:rPrChange w:id="20005" w:author="קלוד" w:date="2026-10-06T10:09:25Z">
            <w:rPr>
              <w:rStyle w:val="afff7"/>
              <w:rFonts w:hint="eastAsia"/>
              <w:rtl/>
            </w:rPr>
          </w:rPrChange>
        </w:rPr>
        <w:t>בראשון</w:t>
      </w:r>
      <w:r w:rsidRPr="00F84C4D">
        <w:rPr>
          <w:rStyle w:val="HesberMishna"/>
          <w:rtl/>
          <w:rPrChange w:id="20006" w:author="קלוד" w:date="2026-10-06T10:09:25Z">
            <w:rPr>
              <w:rStyle w:val="afff7"/>
              <w:rtl/>
            </w:rPr>
          </w:rPrChange>
        </w:rPr>
        <w:t xml:space="preserve"> </w:t>
      </w:r>
      <w:r w:rsidRPr="00F84C4D">
        <w:rPr>
          <w:rStyle w:val="HesberMishna"/>
          <w:rFonts w:hint="eastAsia"/>
          <w:rtl/>
          <w:rPrChange w:id="20007" w:author="קלוד" w:date="2026-10-06T10:09:25Z">
            <w:rPr>
              <w:rStyle w:val="afff7"/>
              <w:rFonts w:hint="eastAsia"/>
              <w:rtl/>
            </w:rPr>
          </w:rPrChange>
        </w:rPr>
        <w:t>לא</w:t>
      </w:r>
      <w:r w:rsidRPr="00F84C4D">
        <w:rPr>
          <w:rStyle w:val="HesberMishna"/>
          <w:rtl/>
          <w:rPrChange w:id="20008" w:author="קלוד" w:date="2026-10-06T10:09:25Z">
            <w:rPr>
              <w:rStyle w:val="afff7"/>
              <w:rtl/>
            </w:rPr>
          </w:rPrChange>
        </w:rPr>
        <w:t xml:space="preserve"> </w:t>
      </w:r>
      <w:r w:rsidRPr="00F84C4D">
        <w:rPr>
          <w:rStyle w:val="HesberMishna"/>
          <w:rFonts w:hint="eastAsia"/>
          <w:rtl/>
          <w:rPrChange w:id="20009" w:author="קלוד" w:date="2026-10-06T10:09:25Z">
            <w:rPr>
              <w:rStyle w:val="afff7"/>
              <w:rFonts w:hint="eastAsia"/>
              <w:rtl/>
            </w:rPr>
          </w:rPrChange>
        </w:rPr>
        <w:t>יצא</w:t>
      </w:r>
      <w:r w:rsidRPr="00F84C4D">
        <w:rPr>
          <w:rStyle w:val="HesberMishna"/>
          <w:rtl/>
          <w:rPrChange w:id="20010" w:author="קלוד" w:date="2026-10-06T10:09:25Z">
            <w:rPr>
              <w:rStyle w:val="afff7"/>
              <w:rtl/>
            </w:rPr>
          </w:rPrChange>
        </w:rPr>
        <w:t>]</w:t>
      </w:r>
    </w:p>
    <w:p w14:paraId="309C6BBE" w14:textId="6DECDC58" w:rsidR="00FA21E6" w:rsidRPr="00FA21E6" w:rsidRDefault="00FA21E6" w:rsidP="00FA21E6">
      <w:pPr>
        <w:pStyle w:val="aff1"/>
        <w:rPr>
          <w:rtl/>
        </w:rPr>
      </w:pPr>
      <w:ins w:id="9807" w:author="מספור קטעי משנה" w:date="2026-10-06T06:45:35Z">
        <w:r>
          <w:rPr>
            <w:rStyle w:val="MisparKeta"/>
          </w:rPr>
          <w:t xml:space="preserve">ג. </w:t>
        </w:r>
      </w:ins>
      <w:r w:rsidRPr="00FA21E6">
        <w:rPr>
          <w:rtl/>
        </w:rPr>
        <w:t>קראו מגילה באדר הראשון</w:t>
      </w:r>
      <w:r w:rsidRPr="00FA21E6">
        <w:rPr>
          <w:rFonts w:hint="cs"/>
          <w:rtl/>
        </w:rPr>
        <w:t xml:space="preserve"> </w:t>
      </w:r>
      <w:r w:rsidRPr="00FA21E6">
        <w:rPr>
          <w:rtl/>
        </w:rPr>
        <w:t>ונתעברה השנה</w:t>
      </w:r>
    </w:p>
    <w:p w14:paraId="06C63749" w14:textId="7D5456E1" w:rsidR="0094084F" w:rsidRDefault="002A125E" w:rsidP="003324C7">
      <w:pPr>
        <w:pStyle w:val="36"/>
        <w:framePr w:wrap="notBeside"/>
        <w:rPr>
          <w:rtl/>
        </w:rPr>
      </w:pPr>
      <w:r w:rsidRPr="003324C7">
        <w:rPr>
          <w:rFonts w:hint="cs"/>
          <w:rtl/>
        </w:rPr>
        <w:t>והך ד</w:t>
      </w:r>
      <w:r w:rsidRPr="003324C7">
        <w:rPr>
          <w:rtl/>
        </w:rPr>
        <w:t>תניא</w:t>
      </w:r>
      <w:r w:rsidR="0094084F">
        <w:rPr>
          <w:rtl/>
        </w:rPr>
        <w:t>:</w:t>
      </w:r>
    </w:p>
    <w:p w14:paraId="33DB3087" w14:textId="3E20AE29" w:rsidR="002A125E" w:rsidRPr="006F178A" w:rsidRDefault="002A125E" w:rsidP="002A125E">
      <w:pPr>
        <w:rPr>
          <w:rtl/>
        </w:rPr>
      </w:pPr>
      <w:r w:rsidRPr="006F178A">
        <w:rPr>
          <w:rtl/>
        </w:rPr>
        <w:t>קראו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ראשון ונתעברה </w:t>
      </w:r>
      <w:r>
        <w:rPr>
          <w:rFonts w:hint="cs"/>
          <w:rtl/>
        </w:rPr>
        <w:t>ה</w:t>
      </w:r>
      <w:r>
        <w:rPr>
          <w:rtl/>
        </w:rPr>
        <w:t>שנה</w:t>
      </w:r>
      <w:r>
        <w:rPr>
          <w:rFonts w:hint="cs"/>
          <w:rtl/>
        </w:rPr>
        <w:t>,</w:t>
      </w:r>
    </w:p>
    <w:p w14:paraId="5E3C7A99" w14:textId="40172424" w:rsidR="0094084F" w:rsidRDefault="002A125E" w:rsidP="003324C7">
      <w:pPr>
        <w:pStyle w:val="36"/>
        <w:framePr w:wrap="notBeside"/>
        <w:rPr>
          <w:rtl/>
        </w:rPr>
      </w:pPr>
      <w:r w:rsidRPr="003324C7">
        <w:rPr>
          <w:rFonts w:hint="cs"/>
          <w:rtl/>
        </w:rPr>
        <w:t>לת</w:t>
      </w:r>
      <w:r w:rsidRPr="003324C7">
        <w:rPr>
          <w:rtl/>
        </w:rPr>
        <w:t>"</w:t>
      </w:r>
      <w:r w:rsidRPr="003324C7">
        <w:rPr>
          <w:rFonts w:hint="cs"/>
          <w:rtl/>
        </w:rPr>
        <w:t>ק</w:t>
      </w:r>
      <w:r w:rsidR="0094084F">
        <w:rPr>
          <w:rFonts w:hint="cs"/>
          <w:rtl/>
        </w:rPr>
        <w:t>:</w:t>
      </w:r>
    </w:p>
    <w:p w14:paraId="7AE17AC3" w14:textId="0855CA3F" w:rsidR="002A125E" w:rsidRPr="00F84C4D" w:rsidRDefault="002A125E" w:rsidP="002A125E">
      <w:pPr>
        <w:rPr>
          <w:rStyle w:val="afff7"/>
          <w:rtl/>
        </w:rPr>
      </w:pPr>
      <w:r w:rsidRPr="006F178A">
        <w:rPr>
          <w:rtl/>
        </w:rPr>
        <w:t xml:space="preserve">קורין </w:t>
      </w:r>
      <w:r>
        <w:rPr>
          <w:rFonts w:hint="cs"/>
          <w:rtl/>
        </w:rPr>
        <w:t>ב</w:t>
      </w:r>
      <w:r w:rsidRPr="006F178A">
        <w:rPr>
          <w:rtl/>
        </w:rPr>
        <w:t xml:space="preserve">שני, </w:t>
      </w:r>
      <w:r>
        <w:rPr>
          <w:rFonts w:hint="cs"/>
          <w:rtl/>
        </w:rPr>
        <w:t>ש</w:t>
      </w:r>
      <w:r w:rsidRPr="006F178A">
        <w:rPr>
          <w:rtl/>
        </w:rPr>
        <w:t xml:space="preserve">מצות </w:t>
      </w:r>
      <w:r>
        <w:rPr>
          <w:rFonts w:hint="cs"/>
          <w:rtl/>
        </w:rPr>
        <w:t>ה</w:t>
      </w:r>
      <w:r w:rsidRPr="006F178A">
        <w:rPr>
          <w:rtl/>
        </w:rPr>
        <w:t xml:space="preserve">נוהגות בשני </w:t>
      </w:r>
      <w:r w:rsidRPr="00F05A14">
        <w:rPr>
          <w:rFonts w:cs="PFT_Frank"/>
          <w:b/>
          <w:bCs/>
          <w:szCs w:val="14"/>
          <w:rtl/>
        </w:rPr>
        <w:t>נוהגות</w:t>
      </w:r>
      <w:r w:rsidRPr="006F178A">
        <w:rPr>
          <w:rtl/>
        </w:rPr>
        <w:t xml:space="preserve"> בראשון </w:t>
      </w:r>
      <w:r w:rsidRPr="00F05A14">
        <w:rPr>
          <w:rFonts w:cs="PFT_Frank"/>
          <w:b/>
          <w:bCs/>
          <w:szCs w:val="14"/>
          <w:rtl/>
        </w:rPr>
        <w:t>חוץ</w:t>
      </w:r>
      <w:r w:rsidRPr="006F178A">
        <w:rPr>
          <w:rtl/>
        </w:rPr>
        <w:t xml:space="preserve"> ממקרא מגילה.</w:t>
      </w:r>
      <w:r>
        <w:rPr>
          <w:rFonts w:hint="cs"/>
          <w:rtl/>
        </w:rPr>
        <w:t xml:space="preserve"> </w:t>
      </w:r>
      <w:r w:rsidRPr="00F84C4D">
        <w:rPr>
          <w:rStyle w:val="afff7"/>
          <w:rtl/>
        </w:rPr>
        <w:t>[</w:t>
      </w:r>
      <w:r>
        <w:rPr>
          <w:rStyle w:val="afff7"/>
          <w:rFonts w:hint="cs"/>
          <w:b/>
          <w:bCs/>
          <w:rtl/>
        </w:rPr>
        <w:t>ו</w:t>
      </w:r>
      <w:r w:rsidRPr="00F84C4D">
        <w:rPr>
          <w:rStyle w:val="afff7"/>
          <w:rFonts w:hint="eastAsia"/>
          <w:b/>
          <w:bCs/>
          <w:rtl/>
        </w:rPr>
        <w:t>בדיעבד</w:t>
      </w:r>
      <w:r w:rsidRPr="00F84C4D">
        <w:rPr>
          <w:rStyle w:val="afff7"/>
          <w:rtl/>
        </w:rPr>
        <w:t xml:space="preserve"> יוצא בראשון במתנות לאביונים]</w:t>
      </w:r>
    </w:p>
    <w:p w14:paraId="0B4956C5" w14:textId="6A2E2E41" w:rsidR="0094084F" w:rsidRDefault="002A125E" w:rsidP="00AF6FD4">
      <w:pPr>
        <w:pStyle w:val="36"/>
        <w:framePr w:wrap="notBeside"/>
        <w:rPr>
          <w:rtl/>
        </w:rPr>
      </w:pPr>
      <w:r w:rsidRPr="00AF6FD4">
        <w:rPr>
          <w:rFonts w:hint="cs"/>
          <w:rtl/>
        </w:rPr>
        <w:t>ולראבר</w:t>
      </w:r>
      <w:r w:rsidRPr="00AF6FD4">
        <w:rPr>
          <w:rtl/>
        </w:rPr>
        <w:t>"</w:t>
      </w:r>
      <w:r w:rsidRPr="00AF6FD4">
        <w:rPr>
          <w:rFonts w:hint="cs"/>
          <w:rtl/>
        </w:rPr>
        <w:t>י</w:t>
      </w:r>
      <w:r w:rsidR="0094084F">
        <w:rPr>
          <w:rtl/>
        </w:rPr>
        <w:t>:</w:t>
      </w:r>
    </w:p>
    <w:p w14:paraId="76FF8F74" w14:textId="0B2E5396" w:rsidR="00673D56" w:rsidRPr="005E3EC9" w:rsidRDefault="002A125E" w:rsidP="005E3EC9">
      <w:pPr>
        <w:rPr>
          <w:rStyle w:val="afff"/>
          <w:rFonts w:cs="FrankRuehl"/>
          <w:spacing w:val="0"/>
          <w:szCs w:val="18"/>
          <w:rtl/>
        </w:rPr>
      </w:pPr>
      <w:r w:rsidRPr="00AF6FD4">
        <w:rPr>
          <w:spacing w:val="-4"/>
          <w:rtl/>
        </w:rPr>
        <w:t xml:space="preserve">אין קורין </w:t>
      </w:r>
      <w:r w:rsidRPr="00AF6FD4">
        <w:rPr>
          <w:rFonts w:hint="cs"/>
          <w:spacing w:val="-4"/>
          <w:rtl/>
        </w:rPr>
        <w:t>ב</w:t>
      </w:r>
      <w:r w:rsidRPr="00AF6FD4">
        <w:rPr>
          <w:spacing w:val="-4"/>
          <w:rtl/>
        </w:rPr>
        <w:t xml:space="preserve">שני שמצות </w:t>
      </w:r>
      <w:r w:rsidRPr="00AF6FD4">
        <w:rPr>
          <w:rFonts w:hint="cs"/>
          <w:spacing w:val="-4"/>
          <w:rtl/>
        </w:rPr>
        <w:t>ד</w:t>
      </w:r>
      <w:r w:rsidRPr="00AF6FD4">
        <w:rPr>
          <w:spacing w:val="-4"/>
          <w:rtl/>
        </w:rPr>
        <w:t xml:space="preserve">שני </w:t>
      </w:r>
      <w:r w:rsidRPr="00AF6FD4">
        <w:rPr>
          <w:rFonts w:cs="PFT_Frank"/>
          <w:b/>
          <w:bCs/>
          <w:spacing w:val="-4"/>
          <w:szCs w:val="14"/>
          <w:rtl/>
        </w:rPr>
        <w:t>נוהגות</w:t>
      </w:r>
      <w:r w:rsidRPr="00AF6FD4">
        <w:rPr>
          <w:spacing w:val="-4"/>
          <w:rtl/>
        </w:rPr>
        <w:t xml:space="preserve"> בראשון</w:t>
      </w:r>
      <w:r w:rsidR="00673D56">
        <w:rPr>
          <w:rFonts w:hint="cs"/>
          <w:spacing w:val="-4"/>
          <w:rtl/>
        </w:rPr>
        <w:t xml:space="preserve"> </w:t>
      </w:r>
      <w:r w:rsidRPr="00AF6FD4">
        <w:rPr>
          <w:rStyle w:val="afff7"/>
          <w:spacing w:val="-4"/>
          <w:rtl/>
        </w:rPr>
        <w:t>וא</w:t>
      </w:r>
      <w:r w:rsidR="00673D56">
        <w:rPr>
          <w:rStyle w:val="afff7"/>
          <w:rFonts w:hint="cs"/>
          <w:spacing w:val="-4"/>
          <w:rtl/>
        </w:rPr>
        <w:t>ף</w:t>
      </w:r>
      <w:r w:rsidRPr="00AF6FD4">
        <w:rPr>
          <w:rStyle w:val="afff7"/>
          <w:spacing w:val="-4"/>
          <w:rtl/>
        </w:rPr>
        <w:t xml:space="preserve"> </w:t>
      </w:r>
      <w:r w:rsidRPr="00AF6FD4">
        <w:rPr>
          <w:rStyle w:val="afff7"/>
          <w:rFonts w:hint="eastAsia"/>
          <w:b/>
          <w:bCs/>
          <w:spacing w:val="-4"/>
          <w:rtl/>
        </w:rPr>
        <w:t>לכתחילה</w:t>
      </w:r>
      <w:r w:rsidRPr="00AF6FD4">
        <w:rPr>
          <w:rStyle w:val="afff7"/>
          <w:spacing w:val="-4"/>
          <w:rtl/>
        </w:rPr>
        <w:t xml:space="preserve"> </w:t>
      </w:r>
      <w:r w:rsidRPr="00AF6FD4">
        <w:rPr>
          <w:rStyle w:val="afff7"/>
          <w:rFonts w:hint="eastAsia"/>
          <w:spacing w:val="-4"/>
          <w:rtl/>
        </w:rPr>
        <w:t>הכל</w:t>
      </w:r>
      <w:r w:rsidRPr="00AF6FD4">
        <w:rPr>
          <w:rStyle w:val="afff7"/>
          <w:spacing w:val="-4"/>
          <w:rtl/>
        </w:rPr>
        <w:t xml:space="preserve"> </w:t>
      </w:r>
      <w:r w:rsidRPr="00AF6FD4">
        <w:rPr>
          <w:rStyle w:val="afff7"/>
          <w:rFonts w:hint="eastAsia"/>
          <w:spacing w:val="-4"/>
          <w:rtl/>
        </w:rPr>
        <w:t>בראשון</w:t>
      </w:r>
    </w:p>
    <w:p w14:paraId="5276A606" w14:textId="1AC909B2" w:rsidR="0094084F" w:rsidRDefault="002A125E" w:rsidP="00673D56">
      <w:pPr>
        <w:pStyle w:val="36"/>
        <w:framePr w:wrap="notBeside"/>
        <w:rPr>
          <w:rtl/>
        </w:rPr>
      </w:pPr>
      <w:r w:rsidRPr="00673D56">
        <w:rPr>
          <w:rFonts w:hint="cs"/>
          <w:rtl/>
        </w:rPr>
        <w:t>ולא כ</w:t>
      </w:r>
      <w:r w:rsidRPr="00673D56">
        <w:rPr>
          <w:rtl/>
        </w:rPr>
        <w:t>ר</w:t>
      </w:r>
      <w:r w:rsidRPr="00673D56">
        <w:rPr>
          <w:rFonts w:hint="cs"/>
          <w:rtl/>
        </w:rPr>
        <w:t>שב</w:t>
      </w:r>
      <w:r w:rsidRPr="00673D56">
        <w:rPr>
          <w:rtl/>
        </w:rPr>
        <w:t>"</w:t>
      </w:r>
      <w:r w:rsidRPr="00673D56">
        <w:rPr>
          <w:rFonts w:hint="cs"/>
          <w:rtl/>
        </w:rPr>
        <w:t>ג</w:t>
      </w:r>
      <w:r w:rsidR="0094084F">
        <w:rPr>
          <w:rtl/>
        </w:rPr>
        <w:t>:</w:t>
      </w:r>
    </w:p>
    <w:p w14:paraId="0DC7FA73" w14:textId="508D294F" w:rsidR="00673D56" w:rsidRDefault="002A125E" w:rsidP="002A125E">
      <w:pPr>
        <w:rPr>
          <w:rtl/>
        </w:rPr>
      </w:pPr>
      <w:r w:rsidRPr="006F178A">
        <w:rPr>
          <w:rtl/>
        </w:rPr>
        <w:t xml:space="preserve">קורין </w:t>
      </w:r>
      <w:r>
        <w:rPr>
          <w:rFonts w:hint="cs"/>
          <w:rtl/>
        </w:rPr>
        <w:t>ב</w:t>
      </w:r>
      <w:r w:rsidRPr="006F178A">
        <w:rPr>
          <w:rtl/>
        </w:rPr>
        <w:t xml:space="preserve">שני, שמצות </w:t>
      </w:r>
      <w:r>
        <w:rPr>
          <w:rFonts w:hint="cs"/>
          <w:rtl/>
        </w:rPr>
        <w:t>ד</w:t>
      </w:r>
      <w:r w:rsidRPr="006F178A">
        <w:rPr>
          <w:rtl/>
        </w:rPr>
        <w:t xml:space="preserve">שני </w:t>
      </w:r>
      <w:r w:rsidRPr="00F05A14">
        <w:rPr>
          <w:rFonts w:cs="PFT_Frank"/>
          <w:b/>
          <w:bCs/>
          <w:szCs w:val="14"/>
          <w:rtl/>
        </w:rPr>
        <w:t>אין</w:t>
      </w:r>
      <w:r w:rsidRPr="006F178A">
        <w:rPr>
          <w:rtl/>
        </w:rPr>
        <w:t xml:space="preserve"> נוהגות בראשון</w:t>
      </w:r>
      <w:r>
        <w:rPr>
          <w:rFonts w:hint="cs"/>
          <w:rtl/>
        </w:rPr>
        <w:t xml:space="preserve">, </w:t>
      </w:r>
    </w:p>
    <w:p w14:paraId="377CE528" w14:textId="4DCD15E8" w:rsidR="002A125E" w:rsidRPr="006F178A" w:rsidRDefault="002A125E" w:rsidP="002A125E">
      <w:pPr>
        <w:rPr>
          <w:rtl/>
        </w:rPr>
      </w:pPr>
      <w:r w:rsidRPr="00F05A14">
        <w:rPr>
          <w:rFonts w:cs="PFT_Frank" w:hint="eastAsia"/>
          <w:b/>
          <w:bCs/>
          <w:szCs w:val="14"/>
          <w:rtl/>
        </w:rPr>
        <w:t>ואף</w:t>
      </w:r>
      <w:r w:rsidRPr="00F05A14">
        <w:rPr>
          <w:rFonts w:cs="PFT_Frank"/>
          <w:b/>
          <w:bCs/>
          <w:szCs w:val="14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סדר</w:t>
      </w:r>
      <w:r w:rsidRPr="00F05A14">
        <w:rPr>
          <w:rFonts w:cs="PFT_Frank"/>
          <w:b/>
          <w:bCs/>
          <w:szCs w:val="14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פרשיות</w:t>
      </w:r>
      <w:r>
        <w:rPr>
          <w:rFonts w:hint="cs"/>
          <w:rtl/>
        </w:rPr>
        <w:t xml:space="preserve"> </w:t>
      </w:r>
      <w:r w:rsidRPr="00F84C4D">
        <w:rPr>
          <w:rStyle w:val="afff7"/>
          <w:rFonts w:hint="eastAsia"/>
          <w:rtl/>
        </w:rPr>
        <w:t>ובזה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חלק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את</w:t>
      </w:r>
      <w:r w:rsidRPr="00F84C4D">
        <w:rPr>
          <w:rStyle w:val="afff7"/>
          <w:rtl/>
        </w:rPr>
        <w:t>''ק</w:t>
      </w:r>
      <w:r>
        <w:rPr>
          <w:rStyle w:val="afff7"/>
          <w:rFonts w:hint="cs"/>
          <w:rtl/>
        </w:rPr>
        <w:t>,</w:t>
      </w:r>
      <w:r w:rsidRPr="00F84C4D">
        <w:rPr>
          <w:rStyle w:val="afff7"/>
          <w:rtl/>
        </w:rPr>
        <w:t xml:space="preserve"> [</w:t>
      </w:r>
      <w:r w:rsidRPr="00F84C4D">
        <w:rPr>
          <w:rStyle w:val="afff7"/>
          <w:rFonts w:hint="eastAsia"/>
          <w:b/>
          <w:bCs/>
          <w:rtl/>
        </w:rPr>
        <w:t>ולא</w:t>
      </w:r>
      <w:r w:rsidRPr="00F84C4D">
        <w:rPr>
          <w:rStyle w:val="afff7"/>
          <w:rtl/>
        </w:rPr>
        <w:t xml:space="preserve"> יוצא בדיעבד בראשון].</w:t>
      </w:r>
    </w:p>
    <w:p w14:paraId="4D6FF883" w14:textId="77777777" w:rsidR="002A125E" w:rsidRPr="009A4CE4" w:rsidRDefault="002A125E" w:rsidP="002A125E">
      <w:pPr>
        <w:rPr>
          <w:rFonts w:cs="PFT_Frank"/>
          <w:b/>
          <w:bCs/>
          <w:szCs w:val="14"/>
          <w:rtl/>
        </w:rPr>
      </w:pPr>
      <w:r w:rsidRPr="006F178A">
        <w:rPr>
          <w:rStyle w:val="afe"/>
          <w:rtl/>
        </w:rPr>
        <w:t>ושוין</w:t>
      </w:r>
      <w:r w:rsidRPr="006F178A">
        <w:rPr>
          <w:rtl/>
        </w:rPr>
        <w:t xml:space="preserve"> בהספד ובתענית שאסור ב</w:t>
      </w:r>
      <w:r>
        <w:rPr>
          <w:rFonts w:hint="cs"/>
          <w:rtl/>
        </w:rPr>
        <w:t>שניהם</w:t>
      </w:r>
      <w:r w:rsidRPr="006F178A">
        <w:rPr>
          <w:rtl/>
        </w:rPr>
        <w:t>.</w:t>
      </w:r>
    </w:p>
    <w:p w14:paraId="41C7FF8B" w14:textId="7C78F819" w:rsidR="0094084F" w:rsidRDefault="002A69A0" w:rsidP="00673D56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2A125E" w:rsidRPr="00673D56">
        <w:rPr>
          <w:rFonts w:hint="cs"/>
          <w:rtl/>
        </w:rPr>
        <w:t>א. מתניתין ת</w:t>
      </w:r>
      <w:r w:rsidR="002A125E" w:rsidRPr="00673D56">
        <w:rPr>
          <w:rtl/>
        </w:rPr>
        <w:t>"</w:t>
      </w:r>
      <w:r w:rsidR="002A125E" w:rsidRPr="00673D56">
        <w:rPr>
          <w:rFonts w:hint="cs"/>
          <w:rtl/>
        </w:rPr>
        <w:t>ק</w:t>
      </w:r>
      <w:r w:rsidR="0094084F">
        <w:rPr>
          <w:rFonts w:hint="cs"/>
          <w:rtl/>
        </w:rPr>
        <w:t>:</w:t>
      </w:r>
    </w:p>
    <w:p w14:paraId="5B9D9048" w14:textId="25A4E3E8" w:rsidR="002A125E" w:rsidRPr="00F53094" w:rsidRDefault="002A125E" w:rsidP="002A125E">
      <w:pPr>
        <w:rPr>
          <w:rStyle w:val="afff7"/>
          <w:b/>
          <w:bCs/>
          <w:rtl/>
        </w:rPr>
      </w:pPr>
      <w:r w:rsidRPr="00673D56">
        <w:rPr>
          <w:rFonts w:hint="cs"/>
          <w:rtl/>
        </w:rPr>
        <w:t>דשנה</w:t>
      </w:r>
      <w:r w:rsidRPr="00673D56">
        <w:rPr>
          <w:rtl/>
        </w:rPr>
        <w:t xml:space="preserve"> מגילה</w:t>
      </w:r>
      <w:r w:rsidR="002A69A0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וה"</w:t>
      </w:r>
      <w:r w:rsidRPr="00F05A14">
        <w:rPr>
          <w:rFonts w:cs="PFT_Frank" w:hint="eastAsia"/>
          <w:b/>
          <w:bCs/>
          <w:szCs w:val="14"/>
          <w:rtl/>
        </w:rPr>
        <w:t>ה</w:t>
      </w:r>
      <w:r w:rsidRPr="006F178A">
        <w:rPr>
          <w:rtl/>
        </w:rPr>
        <w:t xml:space="preserve"> מתנות לאביונים, </w:t>
      </w:r>
      <w:r w:rsidRPr="00F84C4D">
        <w:rPr>
          <w:rStyle w:val="afff7"/>
          <w:rtl/>
        </w:rPr>
        <w:t>ד</w:t>
      </w:r>
      <w:r>
        <w:rPr>
          <w:rStyle w:val="afff7"/>
          <w:rFonts w:hint="cs"/>
          <w:rtl/>
        </w:rPr>
        <w:t xml:space="preserve">תלוי </w:t>
      </w:r>
      <w:r w:rsidRPr="00F84C4D">
        <w:rPr>
          <w:rStyle w:val="afff7"/>
          <w:rFonts w:hint="eastAsia"/>
          <w:rtl/>
        </w:rPr>
        <w:t>זה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בזה</w:t>
      </w:r>
      <w:r w:rsidRPr="00F84C4D">
        <w:rPr>
          <w:rStyle w:val="afff7"/>
          <w:rtl/>
        </w:rPr>
        <w:t>.</w:t>
      </w:r>
    </w:p>
    <w:p w14:paraId="7B9ABBBC" w14:textId="7E8B7DFC" w:rsidR="0094084F" w:rsidRDefault="002A125E" w:rsidP="00673D56">
      <w:pPr>
        <w:pStyle w:val="36"/>
        <w:framePr w:wrap="notBeside"/>
        <w:rPr>
          <w:rtl/>
        </w:rPr>
      </w:pPr>
      <w:r w:rsidRPr="00673D56">
        <w:rPr>
          <w:rFonts w:hint="cs"/>
          <w:rtl/>
        </w:rPr>
        <w:t>ב. מתניתין</w:t>
      </w:r>
      <w:r w:rsidRPr="00673D56">
        <w:rPr>
          <w:rtl/>
        </w:rPr>
        <w:t xml:space="preserve"> ר</w:t>
      </w:r>
      <w:r w:rsidRPr="00673D56">
        <w:rPr>
          <w:rFonts w:hint="cs"/>
          <w:rtl/>
        </w:rPr>
        <w:t>שב</w:t>
      </w:r>
      <w:r w:rsidRPr="00673D56">
        <w:rPr>
          <w:rtl/>
        </w:rPr>
        <w:t>"</w:t>
      </w:r>
      <w:r w:rsidRPr="00673D56">
        <w:rPr>
          <w:rFonts w:hint="cs"/>
          <w:rtl/>
        </w:rPr>
        <w:t>ג</w:t>
      </w:r>
      <w:r w:rsidR="0094084F">
        <w:rPr>
          <w:rFonts w:hint="cs"/>
          <w:rtl/>
        </w:rPr>
        <w:t>:</w:t>
      </w:r>
    </w:p>
    <w:p w14:paraId="2B2B3D3E" w14:textId="1648A2D0" w:rsidR="00BD04C4" w:rsidRPr="00BD04C4" w:rsidRDefault="002A125E" w:rsidP="00BD04C4">
      <w:pPr>
        <w:rPr>
          <w:rStyle w:val="afff7"/>
          <w:spacing w:val="-2"/>
          <w:rtl/>
        </w:rPr>
      </w:pPr>
      <w:r w:rsidRPr="00BD04C4">
        <w:rPr>
          <w:rFonts w:hint="cs"/>
          <w:spacing w:val="-2"/>
          <w:rtl/>
        </w:rPr>
        <w:t xml:space="preserve">ומתני' </w:t>
      </w:r>
      <w:r w:rsidRPr="00BD04C4">
        <w:rPr>
          <w:rFonts w:cs="PFT_Frank" w:hint="eastAsia"/>
          <w:b/>
          <w:bCs/>
          <w:spacing w:val="-2"/>
          <w:szCs w:val="14"/>
          <w:rtl/>
        </w:rPr>
        <w:t>בי</w:t>
      </w:r>
      <w:r w:rsidRPr="00BD04C4">
        <w:rPr>
          <w:rFonts w:cs="PFT_Frank"/>
          <w:b/>
          <w:bCs/>
          <w:spacing w:val="-2"/>
          <w:szCs w:val="14"/>
          <w:rtl/>
        </w:rPr>
        <w:t>"ד</w:t>
      </w:r>
      <w:r w:rsidRPr="00BD04C4">
        <w:rPr>
          <w:rFonts w:cs="PFT_Frank" w:hint="cs"/>
          <w:b/>
          <w:bCs/>
          <w:spacing w:val="-2"/>
          <w:szCs w:val="14"/>
          <w:rtl/>
        </w:rPr>
        <w:t>,</w:t>
      </w:r>
      <w:r w:rsidRPr="00BD04C4">
        <w:rPr>
          <w:rFonts w:hint="cs"/>
          <w:spacing w:val="-2"/>
          <w:rtl/>
        </w:rPr>
        <w:t xml:space="preserve"> </w:t>
      </w:r>
      <w:r w:rsidRPr="00995FD8">
        <w:rPr>
          <w:rFonts w:hint="cs"/>
          <w:rtl/>
        </w:rPr>
        <w:t xml:space="preserve">דאין ביניהם אלא </w:t>
      </w:r>
      <w:r w:rsidRPr="00995FD8">
        <w:rPr>
          <w:rtl/>
        </w:rPr>
        <w:t>מגילה ומתנות,</w:t>
      </w:r>
      <w:r w:rsidRPr="00BD04C4">
        <w:rPr>
          <w:spacing w:val="-2"/>
          <w:rtl/>
        </w:rPr>
        <w:t xml:space="preserve"> </w:t>
      </w:r>
    </w:p>
    <w:p w14:paraId="46B4FA10" w14:textId="40362F05" w:rsidR="002A125E" w:rsidRPr="006F178A" w:rsidRDefault="002A125E" w:rsidP="00BD04C4">
      <w:pPr>
        <w:rPr>
          <w:rtl/>
        </w:rPr>
      </w:pPr>
      <w:r w:rsidRPr="00F84C4D">
        <w:rPr>
          <w:rStyle w:val="afff7"/>
          <w:rtl/>
        </w:rPr>
        <w:t xml:space="preserve">אבל </w:t>
      </w:r>
      <w:r w:rsidRPr="00F84C4D">
        <w:rPr>
          <w:rStyle w:val="afff7"/>
          <w:rFonts w:hint="eastAsia"/>
          <w:rtl/>
        </w:rPr>
        <w:t>בהספד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ותענית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שוים</w:t>
      </w:r>
      <w:r>
        <w:rPr>
          <w:rFonts w:hint="cs"/>
          <w:rtl/>
        </w:rPr>
        <w:t xml:space="preserve"> וב</w:t>
      </w:r>
      <w:r w:rsidRPr="006F178A">
        <w:rPr>
          <w:rtl/>
        </w:rPr>
        <w:t>סדר פרשיות לא מיירי.</w:t>
      </w:r>
      <w:r>
        <w:rPr>
          <w:rFonts w:hint="cs"/>
          <w:rtl/>
        </w:rPr>
        <w:t xml:space="preserve"> </w:t>
      </w:r>
      <w:r w:rsidRPr="00F84C4D">
        <w:rPr>
          <w:rStyle w:val="afff7"/>
          <w:rFonts w:hint="eastAsia"/>
          <w:rtl/>
        </w:rPr>
        <w:t>שגם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בהם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לא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יצא</w:t>
      </w:r>
    </w:p>
    <w:p w14:paraId="405EDB16" w14:textId="1EB6BAF2" w:rsidR="0094084F" w:rsidRDefault="00D355BE" w:rsidP="00673D56">
      <w:pPr>
        <w:pStyle w:val="36"/>
        <w:framePr w:wrap="notBeside"/>
        <w:rPr>
          <w:rtl/>
        </w:rPr>
      </w:pPr>
      <w:r w:rsidRPr="00673D56">
        <w:rPr>
          <w:rFonts w:ascii="Times New Roman" w:hAnsi="Times New Roman" w:cs="Times New Roman" w:hint="cs"/>
          <w:rtl/>
        </w:rPr>
        <w:t>◦</w:t>
      </w:r>
      <w:r w:rsidRPr="00673D56">
        <w:rPr>
          <w:rtl/>
        </w:rPr>
        <w:t xml:space="preserve"> </w:t>
      </w:r>
      <w:r w:rsidR="002A125E" w:rsidRPr="00673D56">
        <w:rPr>
          <w:rFonts w:hint="cs"/>
          <w:rtl/>
        </w:rPr>
        <w:t>מרי</w:t>
      </w:r>
      <w:r w:rsidR="002A125E" w:rsidRPr="00673D56">
        <w:rPr>
          <w:rtl/>
        </w:rPr>
        <w:t>"</w:t>
      </w:r>
      <w:r w:rsidR="002A125E" w:rsidRPr="00673D56">
        <w:rPr>
          <w:rFonts w:hint="cs"/>
          <w:rtl/>
        </w:rPr>
        <w:t>ו</w:t>
      </w:r>
      <w:r w:rsidR="0094084F">
        <w:rPr>
          <w:rtl/>
        </w:rPr>
        <w:t>:</w:t>
      </w:r>
    </w:p>
    <w:p w14:paraId="27EA24D6" w14:textId="31F5DE53" w:rsidR="002A125E" w:rsidRDefault="002A125E" w:rsidP="002A125E">
      <w:pPr>
        <w:rPr>
          <w:rtl/>
        </w:rPr>
      </w:pPr>
      <w:r w:rsidRPr="008D24AF">
        <w:rPr>
          <w:rFonts w:cs="PFT_Frank"/>
          <w:b/>
          <w:bCs/>
          <w:sz w:val="14"/>
          <w:szCs w:val="14"/>
          <w:rtl/>
        </w:rPr>
        <w:t>הלכ</w:t>
      </w:r>
      <w:r w:rsidRPr="008D24AF">
        <w:rPr>
          <w:rFonts w:cs="PFT_Frank" w:hint="eastAsia"/>
          <w:b/>
          <w:bCs/>
          <w:sz w:val="14"/>
          <w:szCs w:val="14"/>
          <w:rtl/>
        </w:rPr>
        <w:t>ה</w:t>
      </w:r>
      <w:r w:rsidRPr="006F178A">
        <w:rPr>
          <w:rtl/>
        </w:rPr>
        <w:t xml:space="preserve"> </w:t>
      </w:r>
      <w:r w:rsidRPr="00411327">
        <w:rPr>
          <w:rStyle w:val="afff"/>
          <w:b/>
          <w:rtl/>
        </w:rPr>
        <w:t>כר</w:t>
      </w:r>
      <w:r w:rsidRPr="00411327">
        <w:rPr>
          <w:rStyle w:val="afff"/>
          <w:rFonts w:hint="cs"/>
          <w:b/>
          <w:rtl/>
        </w:rPr>
        <w:t>שב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ג</w:t>
      </w:r>
      <w:r w:rsidRPr="00411327">
        <w:rPr>
          <w:rStyle w:val="afff"/>
          <w:b/>
          <w:rtl/>
        </w:rPr>
        <w:t xml:space="preserve"> </w:t>
      </w:r>
    </w:p>
    <w:p w14:paraId="75DAB71D" w14:textId="0E141394" w:rsidR="0094084F" w:rsidRDefault="002A125E" w:rsidP="00673D56">
      <w:pPr>
        <w:pStyle w:val="36"/>
        <w:framePr w:wrap="notBeside"/>
        <w:rPr>
          <w:rtl/>
        </w:rPr>
      </w:pPr>
      <w:r w:rsidRPr="00673D56">
        <w:rPr>
          <w:rtl/>
        </w:rPr>
        <w:t>ושניהם דרשו</w:t>
      </w:r>
      <w:r w:rsidR="0094084F">
        <w:rPr>
          <w:rtl/>
        </w:rPr>
        <w:t>:</w:t>
      </w:r>
    </w:p>
    <w:p w14:paraId="5C93E43B" w14:textId="61B4F2FD" w:rsidR="002A125E" w:rsidRPr="006F178A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בכל שנה ושנה'.</w:t>
      </w:r>
    </w:p>
    <w:p w14:paraId="1693FB77" w14:textId="30482BD4" w:rsidR="0094084F" w:rsidRDefault="002A125E" w:rsidP="00673D56">
      <w:pPr>
        <w:pStyle w:val="36"/>
        <w:framePr w:wrap="notBeside"/>
        <w:rPr>
          <w:rtl/>
        </w:rPr>
      </w:pPr>
      <w:r w:rsidRPr="00673D56">
        <w:rPr>
          <w:rtl/>
        </w:rPr>
        <w:lastRenderedPageBreak/>
        <w:t>ר</w:t>
      </w:r>
      <w:r w:rsidRPr="00673D56">
        <w:rPr>
          <w:rFonts w:hint="cs"/>
          <w:rtl/>
        </w:rPr>
        <w:t>אבר</w:t>
      </w:r>
      <w:r w:rsidRPr="00673D56">
        <w:rPr>
          <w:rtl/>
        </w:rPr>
        <w:t>"</w:t>
      </w:r>
      <w:r w:rsidRPr="00673D56">
        <w:rPr>
          <w:rFonts w:hint="cs"/>
          <w:rtl/>
        </w:rPr>
        <w:t>י</w:t>
      </w:r>
      <w:r w:rsidR="0094084F">
        <w:rPr>
          <w:rtl/>
        </w:rPr>
        <w:t>:</w:t>
      </w:r>
    </w:p>
    <w:p w14:paraId="30A79802" w14:textId="4CB6A991" w:rsidR="002A125E" w:rsidRDefault="002A125E" w:rsidP="00FA21E6">
      <w:pPr>
        <w:rPr>
          <w:rtl/>
        </w:rPr>
      </w:pPr>
      <w:r w:rsidRPr="009D7566">
        <w:rPr>
          <w:rtl/>
        </w:rPr>
        <w:t>אדר</w:t>
      </w:r>
      <w:r w:rsidRPr="006F178A">
        <w:rPr>
          <w:rtl/>
        </w:rPr>
        <w:t xml:space="preserve"> הסמוך לשבט </w:t>
      </w:r>
      <w:r>
        <w:rPr>
          <w:rFonts w:hint="cs"/>
          <w:rtl/>
        </w:rPr>
        <w:t xml:space="preserve">כבכל שנה </w:t>
      </w:r>
      <w:r w:rsidRPr="009D7566">
        <w:rPr>
          <w:rStyle w:val="afffb"/>
          <w:rFonts w:hint="cs"/>
          <w:rtl/>
        </w:rPr>
        <w:t>דאין מעבירין על המצות</w:t>
      </w:r>
    </w:p>
    <w:p w14:paraId="175CFF0F" w14:textId="56A4240A" w:rsidR="0094084F" w:rsidRDefault="0044388C" w:rsidP="00673D56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2A125E" w:rsidRPr="00673D56">
        <w:rPr>
          <w:rtl/>
        </w:rPr>
        <w:t>ור</w:t>
      </w:r>
      <w:r w:rsidR="002A125E" w:rsidRPr="00673D56">
        <w:rPr>
          <w:rFonts w:hint="cs"/>
          <w:rtl/>
        </w:rPr>
        <w:t>שב</w:t>
      </w:r>
      <w:r w:rsidR="002A125E" w:rsidRPr="00673D56">
        <w:rPr>
          <w:rtl/>
        </w:rPr>
        <w:t>"</w:t>
      </w:r>
      <w:r w:rsidR="002A125E" w:rsidRPr="00673D56">
        <w:rPr>
          <w:rFonts w:hint="cs"/>
          <w:rtl/>
        </w:rPr>
        <w:t>ג</w:t>
      </w:r>
      <w:r w:rsidR="0094084F">
        <w:rPr>
          <w:rtl/>
        </w:rPr>
        <w:t>:</w:t>
      </w:r>
    </w:p>
    <w:p w14:paraId="287F3FC6" w14:textId="0F8C6074" w:rsidR="002A125E" w:rsidRPr="009D7566" w:rsidRDefault="002A125E" w:rsidP="002A125E">
      <w:pPr>
        <w:rPr>
          <w:rStyle w:val="afffb"/>
          <w:rtl/>
        </w:rPr>
      </w:pPr>
      <w:r>
        <w:rPr>
          <w:rtl/>
        </w:rPr>
        <w:t xml:space="preserve">אדר הסמוך לניסן </w:t>
      </w:r>
      <w:r>
        <w:rPr>
          <w:rFonts w:hint="cs"/>
          <w:rtl/>
        </w:rPr>
        <w:t xml:space="preserve">כבכל שנה </w:t>
      </w:r>
      <w:r w:rsidRPr="009D7566">
        <w:rPr>
          <w:rStyle w:val="afffb"/>
          <w:rFonts w:hint="cs"/>
          <w:rtl/>
        </w:rPr>
        <w:t xml:space="preserve">כדי לסמוך גאולה לגאולה </w:t>
      </w:r>
    </w:p>
    <w:p w14:paraId="2FF56756" w14:textId="241D9945" w:rsidR="0094084F" w:rsidRDefault="0044388C" w:rsidP="002A69A0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2A125E" w:rsidRPr="002A69A0">
        <w:rPr>
          <w:rFonts w:hint="cs"/>
          <w:rtl/>
        </w:rPr>
        <w:t>ר</w:t>
      </w:r>
      <w:r w:rsidR="002A125E" w:rsidRPr="002A69A0">
        <w:rPr>
          <w:rtl/>
        </w:rPr>
        <w:t>"</w:t>
      </w:r>
      <w:r w:rsidR="002A125E" w:rsidRPr="002A69A0">
        <w:rPr>
          <w:rFonts w:hint="cs"/>
          <w:rtl/>
        </w:rPr>
        <w:t>א טעם דרשב''ג</w:t>
      </w:r>
      <w:r w:rsidR="0094084F">
        <w:rPr>
          <w:rFonts w:hint="cs"/>
          <w:rtl/>
        </w:rPr>
        <w:t>:</w:t>
      </w:r>
    </w:p>
    <w:p w14:paraId="34BE4780" w14:textId="50E95588" w:rsidR="002A125E" w:rsidRDefault="002A125E" w:rsidP="002A125E">
      <w:pPr>
        <w:rPr>
          <w:rtl/>
        </w:rPr>
      </w:pPr>
      <w:r w:rsidRPr="00FA08BF">
        <w:rPr>
          <w:rStyle w:val="a4"/>
          <w:rFonts w:hint="cs"/>
          <w:rtl/>
        </w:rPr>
        <w:t>'</w:t>
      </w:r>
      <w:r w:rsidRPr="00FA08BF">
        <w:rPr>
          <w:rStyle w:val="a4"/>
          <w:rtl/>
        </w:rPr>
        <w:t xml:space="preserve">לקים את אגרת הפרים הזאת </w:t>
      </w:r>
      <w:r w:rsidRPr="00F84C4D">
        <w:rPr>
          <w:rStyle w:val="a4"/>
          <w:b/>
          <w:bCs/>
          <w:rtl/>
        </w:rPr>
        <w:t>השנית'</w:t>
      </w:r>
      <w:r w:rsidRPr="006F178A">
        <w:rPr>
          <w:rFonts w:hint="cs"/>
          <w:rtl/>
        </w:rPr>
        <w:t xml:space="preserve"> </w:t>
      </w:r>
      <w:r w:rsidR="0044388C">
        <w:rPr>
          <w:rFonts w:hint="cs"/>
          <w:rtl/>
        </w:rPr>
        <w:t>-</w:t>
      </w:r>
      <w:r w:rsidR="008902A9">
        <w:rPr>
          <w:rFonts w:hint="cs"/>
          <w:rtl/>
        </w:rPr>
        <w:t xml:space="preserve"> באדר שני.</w:t>
      </w:r>
    </w:p>
    <w:p w14:paraId="02C9D8AA" w14:textId="77777777" w:rsidR="002A125E" w:rsidRPr="006F178A" w:rsidRDefault="002A125E" w:rsidP="00FA21E6">
      <w:pPr>
        <w:pStyle w:val="afff6"/>
        <w:rPr>
          <w:rtl/>
        </w:rPr>
      </w:pPr>
      <w:r>
        <w:rPr>
          <w:rFonts w:hint="cs"/>
          <w:rtl/>
        </w:rPr>
        <w:t>[</w:t>
      </w:r>
      <w:r w:rsidRPr="00411327">
        <w:rPr>
          <w:rStyle w:val="afff"/>
          <w:rFonts w:hint="cs"/>
          <w:b/>
          <w:rtl/>
        </w:rPr>
        <w:t>וראבר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 xml:space="preserve">י: </w:t>
      </w:r>
      <w:r w:rsidRPr="00F84C4D">
        <w:rPr>
          <w:rStyle w:val="a4"/>
          <w:b/>
          <w:bCs/>
          <w:rtl/>
        </w:rPr>
        <w:t>'השנית'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ד</w:t>
      </w:r>
      <w:r w:rsidRPr="006F178A">
        <w:rPr>
          <w:rtl/>
        </w:rPr>
        <w:t>בתחילה קבעוה בשושן, ולבסוף בכל העולם</w:t>
      </w:r>
      <w:r>
        <w:rPr>
          <w:rFonts w:hint="cs"/>
          <w:rtl/>
        </w:rPr>
        <w:t>]</w:t>
      </w:r>
      <w:r w:rsidRPr="006F178A">
        <w:rPr>
          <w:rtl/>
        </w:rPr>
        <w:t>.</w:t>
      </w:r>
    </w:p>
    <w:p w14:paraId="14899919" w14:textId="51602F7C" w:rsidR="002A125E" w:rsidRPr="00F53094" w:rsidRDefault="003809EA" w:rsidP="00FA21E6">
      <w:pPr>
        <w:pStyle w:val="af3"/>
        <w:spacing w:before="0" w:after="0"/>
        <w:rPr>
          <w:b/>
          <w:rtl/>
        </w:rPr>
      </w:pPr>
      <w:r>
        <w:rPr>
          <w:rFonts w:ascii="MS Mincho" w:hAnsi="MS Mincho" w:hint="cs"/>
          <w:rtl/>
        </w:rPr>
        <w:t>****</w:t>
      </w:r>
    </w:p>
    <w:p w14:paraId="7DC3156B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F53094">
        <w:rPr>
          <w:rFonts w:hint="cs"/>
          <w:rtl/>
        </w:rPr>
        <w:t>ז.</w:t>
      </w:r>
    </w:p>
    <w:p w14:paraId="4019A9B3" w14:textId="77777777" w:rsidR="002A125E" w:rsidRPr="00F659CD" w:rsidRDefault="002A125E" w:rsidP="00FA21E6">
      <w:pPr>
        <w:pStyle w:val="afff4"/>
        <w:spacing w:before="0"/>
        <w:rPr>
          <w:rtl/>
        </w:rPr>
      </w:pPr>
      <w:r w:rsidRPr="00F659CD">
        <w:rPr>
          <w:rFonts w:hint="cs"/>
          <w:rtl/>
        </w:rPr>
        <w:t>קביעת פורים לדורות, ואסתר ניתנה ליכתב, וברוח הקודש</w:t>
      </w:r>
    </w:p>
    <w:p w14:paraId="1FAA3601" w14:textId="7D59E206" w:rsidR="0094084F" w:rsidRDefault="002A125E" w:rsidP="00931536">
      <w:pPr>
        <w:pStyle w:val="36"/>
        <w:framePr w:wrap="notBeside"/>
        <w:rPr>
          <w:rtl/>
        </w:rPr>
      </w:pPr>
      <w:r w:rsidRPr="00931536">
        <w:rPr>
          <w:rFonts w:hint="cs"/>
          <w:rtl/>
        </w:rPr>
        <w:t xml:space="preserve">א. </w:t>
      </w:r>
      <w:r w:rsidRPr="00931536">
        <w:rPr>
          <w:rtl/>
        </w:rPr>
        <w:t>שלחה אסתר לחכמים</w:t>
      </w:r>
      <w:r w:rsidR="0094084F">
        <w:rPr>
          <w:rtl/>
        </w:rPr>
        <w:t>:</w:t>
      </w:r>
    </w:p>
    <w:p w14:paraId="385DCB15" w14:textId="09ABD229" w:rsidR="002A125E" w:rsidRPr="006F178A" w:rsidRDefault="002A125E" w:rsidP="00AE703D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קבעוני</w:t>
      </w:r>
      <w:r w:rsidRPr="006F178A">
        <w:rPr>
          <w:rtl/>
        </w:rPr>
        <w:t xml:space="preserve"> לדורות.</w:t>
      </w:r>
      <w:r w:rsidR="00AE703D">
        <w:rPr>
          <w:rFonts w:hint="cs"/>
          <w:rtl/>
        </w:rPr>
        <w:t xml:space="preserve"> </w:t>
      </w:r>
      <w:r w:rsidR="00AE703D" w:rsidRPr="00AE703D">
        <w:rPr>
          <w:rStyle w:val="afff"/>
          <w:rFonts w:hint="cs"/>
          <w:rtl/>
        </w:rPr>
        <w:t>שלחו לה</w:t>
      </w:r>
      <w:r w:rsidR="00AE703D">
        <w:rPr>
          <w:rStyle w:val="afff"/>
          <w:rFonts w:hint="cs"/>
          <w:rtl/>
        </w:rPr>
        <w:t>:</w:t>
      </w:r>
      <w:r w:rsidR="00AE703D">
        <w:rPr>
          <w:rFonts w:hint="cs"/>
          <w:rtl/>
        </w:rPr>
        <w:t xml:space="preserve"> </w:t>
      </w:r>
      <w:r>
        <w:rPr>
          <w:rtl/>
        </w:rPr>
        <w:t xml:space="preserve">קנאה את מעוררת עלינו </w:t>
      </w:r>
      <w:r w:rsidRPr="006F178A">
        <w:rPr>
          <w:rtl/>
        </w:rPr>
        <w:t>בין האומות.</w:t>
      </w:r>
    </w:p>
    <w:p w14:paraId="1A0B01F0" w14:textId="66A9CAE6" w:rsidR="0094084F" w:rsidRDefault="002A125E" w:rsidP="003E07A7">
      <w:pPr>
        <w:pStyle w:val="36"/>
        <w:framePr w:wrap="notBeside"/>
        <w:rPr>
          <w:rtl/>
        </w:rPr>
      </w:pPr>
      <w:r w:rsidRPr="003E07A7">
        <w:rPr>
          <w:rtl/>
        </w:rPr>
        <w:t>שלחה להם</w:t>
      </w:r>
      <w:r w:rsidR="0094084F">
        <w:rPr>
          <w:rtl/>
        </w:rPr>
        <w:t>:</w:t>
      </w:r>
    </w:p>
    <w:p w14:paraId="0144A8BE" w14:textId="07C13496" w:rsidR="002A125E" w:rsidRPr="009A4CE4" w:rsidRDefault="002A125E" w:rsidP="003E07A7">
      <w:pPr>
        <w:spacing w:after="60"/>
        <w:rPr>
          <w:rFonts w:cs="PFT_Frank"/>
          <w:b/>
          <w:bCs/>
          <w:szCs w:val="14"/>
          <w:rtl/>
        </w:rPr>
      </w:pPr>
      <w:r w:rsidRPr="006F178A">
        <w:rPr>
          <w:rtl/>
        </w:rPr>
        <w:t xml:space="preserve">כבר כתובה אני </w:t>
      </w:r>
      <w:r>
        <w:rPr>
          <w:rFonts w:hint="cs"/>
          <w:rtl/>
        </w:rPr>
        <w:t>ב</w:t>
      </w:r>
      <w:r w:rsidRPr="006F178A">
        <w:rPr>
          <w:rtl/>
        </w:rPr>
        <w:t>דברי הימים למלכי מדי ופרס.</w:t>
      </w:r>
    </w:p>
    <w:p w14:paraId="4824B934" w14:textId="2F19E077" w:rsidR="0094084F" w:rsidRDefault="002A125E" w:rsidP="003E07A7">
      <w:pPr>
        <w:pStyle w:val="36"/>
        <w:framePr w:wrap="notBeside"/>
        <w:rPr>
          <w:rtl/>
        </w:rPr>
      </w:pPr>
      <w:r w:rsidRPr="003E07A7">
        <w:rPr>
          <w:rFonts w:hint="cs"/>
          <w:rtl/>
        </w:rPr>
        <w:t xml:space="preserve">ב. </w:t>
      </w:r>
      <w:r w:rsidRPr="003E07A7">
        <w:rPr>
          <w:rtl/>
        </w:rPr>
        <w:t xml:space="preserve">שלחה </w:t>
      </w:r>
      <w:r w:rsidRPr="003E07A7">
        <w:rPr>
          <w:rFonts w:hint="cs"/>
          <w:rtl/>
        </w:rPr>
        <w:t>אסתר ל</w:t>
      </w:r>
      <w:r w:rsidRPr="003E07A7">
        <w:rPr>
          <w:rtl/>
        </w:rPr>
        <w:t>חכמים</w:t>
      </w:r>
      <w:r w:rsidR="0094084F">
        <w:rPr>
          <w:rtl/>
        </w:rPr>
        <w:t>:</w:t>
      </w:r>
    </w:p>
    <w:p w14:paraId="1D30BCCE" w14:textId="2C0B4A0E" w:rsidR="002A125E" w:rsidRDefault="002A125E" w:rsidP="006106B5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כתבוני</w:t>
      </w:r>
      <w:r w:rsidRPr="006F178A">
        <w:rPr>
          <w:rtl/>
        </w:rPr>
        <w:t xml:space="preserve"> לדורות.</w:t>
      </w:r>
      <w:r w:rsidR="006106B5">
        <w:rPr>
          <w:rFonts w:hint="cs"/>
          <w:rtl/>
        </w:rPr>
        <w:t xml:space="preserve"> </w:t>
      </w:r>
      <w:r w:rsidR="006106B5" w:rsidRPr="006106B5">
        <w:rPr>
          <w:rStyle w:val="afff"/>
          <w:rFonts w:hint="cs"/>
          <w:rtl/>
        </w:rPr>
        <w:t>שלחו לה</w:t>
      </w:r>
      <w:r w:rsidR="006106B5">
        <w:rPr>
          <w:rStyle w:val="a4"/>
          <w:rFonts w:hint="cs"/>
          <w:rtl/>
        </w:rPr>
        <w:t xml:space="preserve"> </w:t>
      </w:r>
      <w:r w:rsidRPr="00F84C4D">
        <w:rPr>
          <w:rStyle w:val="a4"/>
          <w:rtl/>
        </w:rPr>
        <w:t>שלישים</w:t>
      </w:r>
      <w:r w:rsidRPr="006F178A">
        <w:rPr>
          <w:rtl/>
        </w:rPr>
        <w:t xml:space="preserve"> </w:t>
      </w:r>
      <w:r>
        <w:rPr>
          <w:rStyle w:val="afff7"/>
          <w:rFonts w:hint="cs"/>
          <w:rtl/>
        </w:rPr>
        <w:t>מלחמת עמלק ג''פ</w:t>
      </w:r>
      <w:r w:rsidR="006106B5">
        <w:rPr>
          <w:rStyle w:val="afff7"/>
          <w:rFonts w:hint="cs"/>
          <w:rtl/>
        </w:rPr>
        <w:t xml:space="preserve"> </w:t>
      </w:r>
      <w:r w:rsidRPr="006F178A">
        <w:rPr>
          <w:rtl/>
        </w:rPr>
        <w:t>ולא רבעים.</w:t>
      </w:r>
    </w:p>
    <w:p w14:paraId="0FBA38A9" w14:textId="1B0677B7" w:rsidR="0094084F" w:rsidRDefault="002A125E" w:rsidP="003E07A7">
      <w:pPr>
        <w:pStyle w:val="36"/>
        <w:framePr w:wrap="notBeside"/>
        <w:rPr>
          <w:rtl/>
        </w:rPr>
      </w:pPr>
      <w:r w:rsidRPr="003E07A7">
        <w:rPr>
          <w:rFonts w:hint="cs"/>
          <w:rtl/>
        </w:rPr>
        <w:t>עד ש</w:t>
      </w:r>
      <w:r w:rsidRPr="003E07A7">
        <w:rPr>
          <w:rtl/>
        </w:rPr>
        <w:t>מצאו</w:t>
      </w:r>
      <w:r w:rsidR="003E07A7">
        <w:rPr>
          <w:rFonts w:hint="cs"/>
          <w:rtl/>
        </w:rPr>
        <w:t xml:space="preserve"> א</w:t>
      </w:r>
      <w:r w:rsidR="0094084F">
        <w:rPr>
          <w:rFonts w:hint="cs"/>
          <w:rtl/>
        </w:rPr>
        <w:t>.</w:t>
      </w:r>
    </w:p>
    <w:p w14:paraId="71C7E49A" w14:textId="5C49A134" w:rsidR="002A125E" w:rsidRPr="006F178A" w:rsidRDefault="002A125E" w:rsidP="002A125E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כתב זאת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Pr="006F178A">
        <w:rPr>
          <w:rtl/>
        </w:rPr>
        <w:t>- מה שכתוב כאן ובמשנה תורה.</w:t>
      </w:r>
    </w:p>
    <w:p w14:paraId="64006426" w14:textId="37161A9B" w:rsidR="0094084F" w:rsidRDefault="002A125E" w:rsidP="003E07A7">
      <w:pPr>
        <w:pStyle w:val="36"/>
        <w:framePr w:wrap="notBeside"/>
        <w:rPr>
          <w:rtl/>
        </w:rPr>
      </w:pPr>
      <w:r w:rsidRPr="003E07A7">
        <w:rPr>
          <w:rFonts w:hint="cs"/>
          <w:rtl/>
        </w:rPr>
        <w:t>ב</w:t>
      </w:r>
      <w:r w:rsidR="0094084F">
        <w:rPr>
          <w:rFonts w:hint="cs"/>
          <w:rtl/>
        </w:rPr>
        <w:t>.</w:t>
      </w:r>
    </w:p>
    <w:p w14:paraId="1C99E9E0" w14:textId="1182DA61" w:rsidR="002A125E" w:rsidRPr="006F178A" w:rsidRDefault="002A125E" w:rsidP="002A125E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זכרון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Pr="006F178A">
        <w:rPr>
          <w:rtl/>
        </w:rPr>
        <w:t>- מה שכתוב בנביאים.</w:t>
      </w:r>
    </w:p>
    <w:p w14:paraId="2503B413" w14:textId="45F21CAC" w:rsidR="0094084F" w:rsidRDefault="002A125E" w:rsidP="003E07A7">
      <w:pPr>
        <w:pStyle w:val="36"/>
        <w:framePr w:wrap="notBeside"/>
        <w:rPr>
          <w:rtl/>
        </w:rPr>
      </w:pPr>
      <w:r w:rsidRPr="003E07A7">
        <w:rPr>
          <w:rFonts w:hint="cs"/>
          <w:rtl/>
        </w:rPr>
        <w:t>ג</w:t>
      </w:r>
      <w:r w:rsidR="0094084F">
        <w:rPr>
          <w:rFonts w:hint="cs"/>
          <w:rtl/>
        </w:rPr>
        <w:t>.</w:t>
      </w:r>
    </w:p>
    <w:p w14:paraId="57ADE8A7" w14:textId="247B3096" w:rsidR="002A125E" w:rsidRPr="006F178A" w:rsidRDefault="002A125E" w:rsidP="002A125E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בספר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Pr="006F178A">
        <w:rPr>
          <w:rtl/>
        </w:rPr>
        <w:t>- מה שכתוב במגילה.</w:t>
      </w:r>
    </w:p>
    <w:p w14:paraId="6B2F3C05" w14:textId="40E1E69E" w:rsidR="0094084F" w:rsidRDefault="002A125E" w:rsidP="003E07A7">
      <w:pPr>
        <w:pStyle w:val="36"/>
        <w:framePr w:wrap="notBeside"/>
        <w:rPr>
          <w:rtl/>
        </w:rPr>
      </w:pPr>
      <w:r w:rsidRPr="003E07A7">
        <w:rPr>
          <w:rFonts w:hint="eastAsia"/>
          <w:rtl/>
        </w:rPr>
        <w:t>אבל</w:t>
      </w:r>
      <w:r w:rsidRPr="003E07A7">
        <w:rPr>
          <w:rtl/>
        </w:rPr>
        <w:t xml:space="preserve"> </w:t>
      </w:r>
      <w:r w:rsidRPr="003E07A7">
        <w:rPr>
          <w:rFonts w:hint="eastAsia"/>
          <w:rtl/>
        </w:rPr>
        <w:t>לרי</w:t>
      </w:r>
      <w:r w:rsidRPr="003E07A7">
        <w:rPr>
          <w:rtl/>
        </w:rPr>
        <w:t xml:space="preserve">''ה: </w:t>
      </w:r>
      <w:r w:rsidRPr="003E07A7">
        <w:rPr>
          <w:rFonts w:hint="cs"/>
          <w:rtl/>
        </w:rPr>
        <w:t>א</w:t>
      </w:r>
      <w:r w:rsidR="0094084F">
        <w:rPr>
          <w:rFonts w:hint="cs"/>
          <w:rtl/>
        </w:rPr>
        <w:t>.</w:t>
      </w:r>
    </w:p>
    <w:p w14:paraId="45C323F0" w14:textId="03017D44" w:rsidR="002A125E" w:rsidRPr="009E3565" w:rsidRDefault="002A125E" w:rsidP="002A125E">
      <w:pPr>
        <w:rPr>
          <w:rtl/>
        </w:rPr>
      </w:pPr>
      <w:r w:rsidRPr="009E3565">
        <w:rPr>
          <w:rStyle w:val="a4"/>
          <w:rFonts w:hint="cs"/>
          <w:rtl/>
        </w:rPr>
        <w:t>'</w:t>
      </w:r>
      <w:r w:rsidRPr="009E3565">
        <w:rPr>
          <w:rStyle w:val="a4"/>
          <w:rtl/>
        </w:rPr>
        <w:t>כתב זאת</w:t>
      </w:r>
      <w:r w:rsidRPr="009E3565">
        <w:rPr>
          <w:rStyle w:val="a4"/>
          <w:rFonts w:hint="cs"/>
          <w:rtl/>
        </w:rPr>
        <w:t>'</w:t>
      </w:r>
      <w:r w:rsidRPr="009E3565">
        <w:rPr>
          <w:rStyle w:val="a4"/>
          <w:rtl/>
        </w:rPr>
        <w:t xml:space="preserve"> </w:t>
      </w:r>
      <w:r w:rsidRPr="009E3565">
        <w:rPr>
          <w:rFonts w:ascii="Fb Fontext" w:hAnsi="Fb Fontext"/>
          <w:sz w:val="20"/>
          <w:rtl/>
        </w:rPr>
        <w:t>- מה שכתוב כאן.</w:t>
      </w:r>
    </w:p>
    <w:p w14:paraId="07502831" w14:textId="3745832D" w:rsidR="0094084F" w:rsidRDefault="002A125E" w:rsidP="003E07A7">
      <w:pPr>
        <w:pStyle w:val="36"/>
        <w:framePr w:wrap="notBeside"/>
        <w:rPr>
          <w:rtl/>
        </w:rPr>
      </w:pPr>
      <w:r w:rsidRPr="003E07A7">
        <w:rPr>
          <w:rFonts w:hint="cs"/>
          <w:rtl/>
        </w:rPr>
        <w:t>ב</w:t>
      </w:r>
      <w:r w:rsidR="0094084F">
        <w:rPr>
          <w:rFonts w:hint="cs"/>
          <w:rtl/>
        </w:rPr>
        <w:t>.</w:t>
      </w:r>
    </w:p>
    <w:p w14:paraId="6A467CC9" w14:textId="377E675D" w:rsidR="002A125E" w:rsidRPr="006F178A" w:rsidRDefault="002A125E" w:rsidP="003E07A7">
      <w:pPr>
        <w:rPr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זכרון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Pr="006F178A">
        <w:rPr>
          <w:rFonts w:ascii="Fb Fontext" w:hAnsi="Fb Fontext"/>
          <w:rtl/>
        </w:rPr>
        <w:t>- מה שכתוב במשנה תורה.</w:t>
      </w:r>
    </w:p>
    <w:p w14:paraId="567D051E" w14:textId="4C18EC9D" w:rsidR="0094084F" w:rsidRDefault="002A125E" w:rsidP="003E07A7">
      <w:pPr>
        <w:pStyle w:val="36"/>
        <w:framePr w:wrap="notBeside"/>
        <w:rPr>
          <w:rtl/>
        </w:rPr>
      </w:pPr>
      <w:r w:rsidRPr="003E07A7">
        <w:rPr>
          <w:rFonts w:hint="cs"/>
          <w:rtl/>
        </w:rPr>
        <w:t>ג</w:t>
      </w:r>
      <w:r w:rsidR="0094084F">
        <w:rPr>
          <w:rFonts w:hint="cs"/>
          <w:rtl/>
        </w:rPr>
        <w:t>.</w:t>
      </w:r>
    </w:p>
    <w:p w14:paraId="2D2E199D" w14:textId="0534D286" w:rsidR="002A125E" w:rsidRPr="00411327" w:rsidRDefault="002A125E" w:rsidP="003E07A7">
      <w:pPr>
        <w:rPr>
          <w:rStyle w:val="afff"/>
          <w:b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בספר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Pr="006F178A">
        <w:rPr>
          <w:rtl/>
        </w:rPr>
        <w:t xml:space="preserve">- מה שכתוב בנביאים, </w:t>
      </w:r>
    </w:p>
    <w:p w14:paraId="266BD74D" w14:textId="36D4CEC0" w:rsidR="0094084F" w:rsidRDefault="00D355BE" w:rsidP="003E07A7">
      <w:pPr>
        <w:pStyle w:val="36"/>
        <w:framePr w:wrap="notBeside"/>
        <w:rPr>
          <w:rtl/>
        </w:rPr>
      </w:pPr>
      <w:r w:rsidRPr="003E07A7">
        <w:rPr>
          <w:rFonts w:ascii="Times New Roman" w:hAnsi="Times New Roman" w:cs="Times New Roman" w:hint="cs"/>
          <w:rtl/>
        </w:rPr>
        <w:t>◦</w:t>
      </w:r>
      <w:r w:rsidRPr="003E07A7">
        <w:rPr>
          <w:rtl/>
        </w:rPr>
        <w:t xml:space="preserve"> </w:t>
      </w:r>
      <w:r w:rsidR="002A125E" w:rsidRPr="003E07A7">
        <w:rPr>
          <w:rFonts w:hint="cs"/>
          <w:rtl/>
        </w:rPr>
        <w:t>שמואל</w:t>
      </w:r>
      <w:r w:rsidR="0094084F">
        <w:rPr>
          <w:rtl/>
        </w:rPr>
        <w:t>:</w:t>
      </w:r>
    </w:p>
    <w:p w14:paraId="5C9979C5" w14:textId="55E75319" w:rsidR="002A125E" w:rsidRDefault="002A125E" w:rsidP="002A125E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אסתר אינה מטמאה את הידים.</w:t>
      </w:r>
    </w:p>
    <w:p w14:paraId="000A6D80" w14:textId="7F61920B" w:rsidR="0094084F" w:rsidRDefault="002A125E" w:rsidP="003E07A7">
      <w:pPr>
        <w:pStyle w:val="36"/>
        <w:framePr w:wrap="notBeside"/>
        <w:rPr>
          <w:rtl/>
        </w:rPr>
      </w:pPr>
      <w:r w:rsidRPr="003E07A7">
        <w:rPr>
          <w:rFonts w:hint="eastAsia"/>
          <w:rtl/>
        </w:rPr>
        <w:t>ושאמר</w:t>
      </w:r>
      <w:r w:rsidR="0094084F">
        <w:rPr>
          <w:rFonts w:hint="cs"/>
          <w:rtl/>
        </w:rPr>
        <w:t>:</w:t>
      </w:r>
    </w:p>
    <w:p w14:paraId="5F559141" w14:textId="08BE1A7A" w:rsidR="003E07A7" w:rsidRDefault="002A125E" w:rsidP="003E07A7">
      <w:pPr>
        <w:rPr>
          <w:rStyle w:val="afff"/>
          <w:b/>
          <w:rtl/>
        </w:rPr>
      </w:pPr>
      <w:r>
        <w:rPr>
          <w:rFonts w:ascii="Fb Fontext" w:hAnsi="Fb Fontext" w:hint="cs"/>
          <w:rtl/>
        </w:rPr>
        <w:t xml:space="preserve">דברוח הקודש נאמרה - </w:t>
      </w:r>
      <w:r w:rsidRPr="006F178A">
        <w:rPr>
          <w:rFonts w:ascii="Fb Fontext" w:hAnsi="Fb Fontext" w:hint="cs"/>
          <w:rtl/>
        </w:rPr>
        <w:t>לקרות ולא ליכתב</w:t>
      </w:r>
      <w:r>
        <w:rPr>
          <w:rFonts w:hint="cs"/>
          <w:rtl/>
        </w:rPr>
        <w:t xml:space="preserve">, </w:t>
      </w:r>
      <w:r w:rsidRPr="00411327">
        <w:rPr>
          <w:rStyle w:val="afff"/>
          <w:rFonts w:hint="eastAsia"/>
          <w:b/>
          <w:rtl/>
        </w:rPr>
        <w:t>ו</w:t>
      </w:r>
      <w:r w:rsidRPr="00411327">
        <w:rPr>
          <w:rStyle w:val="afff"/>
          <w:rFonts w:hint="cs"/>
          <w:b/>
          <w:rtl/>
        </w:rPr>
        <w:t>כר</w:t>
      </w:r>
      <w:r w:rsidRPr="00411327">
        <w:rPr>
          <w:rStyle w:val="afff"/>
          <w:rFonts w:hint="eastAsia"/>
          <w:b/>
          <w:rtl/>
        </w:rPr>
        <w:t>י</w:t>
      </w:r>
      <w:r w:rsidRPr="00411327">
        <w:rPr>
          <w:rStyle w:val="afff"/>
          <w:rFonts w:hint="cs"/>
          <w:b/>
          <w:rtl/>
        </w:rPr>
        <w:t>"</w:t>
      </w:r>
      <w:r w:rsidRPr="00411327">
        <w:rPr>
          <w:rStyle w:val="afff"/>
          <w:rFonts w:hint="eastAsia"/>
          <w:b/>
          <w:rtl/>
        </w:rPr>
        <w:t>ה</w:t>
      </w:r>
      <w:r w:rsidRPr="00411327">
        <w:rPr>
          <w:rStyle w:val="afff"/>
          <w:b/>
          <w:rtl/>
        </w:rPr>
        <w:t>.</w:t>
      </w:r>
      <w:r w:rsidR="00FA207E" w:rsidRPr="00411327">
        <w:rPr>
          <w:rStyle w:val="afff"/>
          <w:rFonts w:hint="cs"/>
          <w:b/>
          <w:rtl/>
        </w:rPr>
        <w:t xml:space="preserve"> </w:t>
      </w:r>
    </w:p>
    <w:p w14:paraId="020CD13C" w14:textId="18648FC6" w:rsidR="0094084F" w:rsidRDefault="002A125E" w:rsidP="003E07A7">
      <w:pPr>
        <w:pStyle w:val="36"/>
        <w:framePr w:wrap="notBeside"/>
        <w:rPr>
          <w:rtl/>
        </w:rPr>
      </w:pPr>
      <w:r w:rsidRPr="003E07A7">
        <w:rPr>
          <w:rFonts w:hint="cs"/>
          <w:rtl/>
        </w:rPr>
        <w:t>אבל לשאר תנאים</w:t>
      </w:r>
      <w:r w:rsidR="0094084F">
        <w:rPr>
          <w:rtl/>
        </w:rPr>
        <w:t>:</w:t>
      </w:r>
    </w:p>
    <w:p w14:paraId="0E5FE1EB" w14:textId="7E1B8D68" w:rsidR="002243A3" w:rsidRDefault="002A125E" w:rsidP="002A125E">
      <w:pPr>
        <w:rPr>
          <w:rtl/>
        </w:rPr>
      </w:pPr>
      <w:r w:rsidRPr="00F84C4D">
        <w:rPr>
          <w:rStyle w:val="afff7"/>
          <w:rtl/>
        </w:rPr>
        <w:t xml:space="preserve">קהלת מקולי </w:t>
      </w:r>
      <w:r w:rsidRPr="00F84C4D">
        <w:rPr>
          <w:rStyle w:val="afff7"/>
          <w:rFonts w:hint="eastAsia"/>
          <w:rtl/>
        </w:rPr>
        <w:t>ב</w:t>
      </w:r>
      <w:r w:rsidRPr="00F84C4D">
        <w:rPr>
          <w:rStyle w:val="afff7"/>
          <w:rtl/>
        </w:rPr>
        <w:t>"</w:t>
      </w:r>
      <w:r w:rsidRPr="00F84C4D">
        <w:rPr>
          <w:rStyle w:val="afff7"/>
          <w:rFonts w:hint="eastAsia"/>
          <w:rtl/>
        </w:rPr>
        <w:t>ש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ומחומרי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ב</w:t>
      </w:r>
      <w:r w:rsidRPr="00F84C4D">
        <w:rPr>
          <w:rStyle w:val="afff7"/>
          <w:rtl/>
        </w:rPr>
        <w:t>"</w:t>
      </w:r>
      <w:r w:rsidRPr="00F84C4D">
        <w:rPr>
          <w:rStyle w:val="afff7"/>
          <w:rFonts w:hint="eastAsia"/>
          <w:rtl/>
        </w:rPr>
        <w:t>ה</w:t>
      </w:r>
      <w:r w:rsidRPr="006F178A">
        <w:rPr>
          <w:rFonts w:hint="cs"/>
          <w:rtl/>
        </w:rPr>
        <w:t xml:space="preserve">, </w:t>
      </w:r>
    </w:p>
    <w:p w14:paraId="0EC5FC11" w14:textId="2C2479C2" w:rsidR="002A125E" w:rsidRPr="00147EE7" w:rsidRDefault="002A125E" w:rsidP="003E07A7">
      <w:pPr>
        <w:rPr>
          <w:rtl/>
        </w:rPr>
      </w:pPr>
      <w:r w:rsidRPr="006F178A">
        <w:rPr>
          <w:rtl/>
        </w:rPr>
        <w:t xml:space="preserve">אבל רות </w:t>
      </w:r>
      <w:r w:rsidRPr="00F84C4D">
        <w:rPr>
          <w:rStyle w:val="afff7"/>
          <w:rtl/>
        </w:rPr>
        <w:t>ושיר השירים</w:t>
      </w:r>
      <w:r w:rsidRPr="006F178A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 xml:space="preserve">ואסתר </w:t>
      </w:r>
      <w:r w:rsidRPr="00F84C4D">
        <w:rPr>
          <w:rtl/>
        </w:rPr>
        <w:t>- מטמאין את הידים.</w:t>
      </w:r>
      <w:r w:rsidRPr="00147EE7">
        <w:rPr>
          <w:rtl/>
        </w:rPr>
        <w:t xml:space="preserve"> </w:t>
      </w:r>
    </w:p>
    <w:p w14:paraId="7CB669C2" w14:textId="09AC2DFE" w:rsidR="002A125E" w:rsidRPr="00F53094" w:rsidRDefault="002A125E" w:rsidP="00E7367D">
      <w:pPr>
        <w:pStyle w:val="afff4"/>
        <w:rPr>
          <w:b/>
          <w:rtl/>
        </w:rPr>
      </w:pPr>
      <w:r>
        <w:rPr>
          <w:rFonts w:hint="cs"/>
          <w:rtl/>
        </w:rPr>
        <w:t>מנין ש</w:t>
      </w:r>
      <w:r w:rsidRPr="00F84C4D">
        <w:rPr>
          <w:rtl/>
        </w:rPr>
        <w:t>אסתר ברו</w:t>
      </w:r>
      <w:r w:rsidRPr="00F84C4D">
        <w:rPr>
          <w:rFonts w:hint="eastAsia"/>
          <w:rtl/>
        </w:rPr>
        <w:t>ה</w:t>
      </w:r>
      <w:r w:rsidRPr="00F84C4D">
        <w:rPr>
          <w:rtl/>
        </w:rPr>
        <w:t>"</w:t>
      </w:r>
      <w:r w:rsidRPr="00F84C4D">
        <w:rPr>
          <w:rFonts w:hint="eastAsia"/>
          <w:rtl/>
        </w:rPr>
        <w:t>ק</w:t>
      </w:r>
      <w:r w:rsidRPr="00F84C4D">
        <w:rPr>
          <w:rtl/>
        </w:rPr>
        <w:t xml:space="preserve"> נאמרה</w:t>
      </w:r>
      <w:r w:rsidR="00A34BDC">
        <w:rPr>
          <w:rFonts w:hint="cs"/>
          <w:rtl/>
        </w:rPr>
        <w:t xml:space="preserve"> [ז]</w:t>
      </w:r>
    </w:p>
    <w:p w14:paraId="3F28B401" w14:textId="5BE271C4" w:rsidR="0094084F" w:rsidRDefault="00FA207E" w:rsidP="00A0367A">
      <w:pPr>
        <w:pStyle w:val="36"/>
        <w:framePr w:wrap="notBeside"/>
        <w:rPr>
          <w:rtl/>
        </w:rPr>
      </w:pPr>
      <w:r w:rsidRPr="00A0367A">
        <w:rPr>
          <w:rFonts w:hint="cs"/>
          <w:rtl/>
        </w:rPr>
        <w:t>א.</w:t>
      </w:r>
      <w:r w:rsidR="002A125E" w:rsidRPr="00A0367A">
        <w:rPr>
          <w:rtl/>
        </w:rPr>
        <w:t xml:space="preserve"> </w:t>
      </w:r>
      <w:r w:rsidR="002A125E" w:rsidRPr="00A0367A">
        <w:rPr>
          <w:rFonts w:hint="cs"/>
          <w:rtl/>
        </w:rPr>
        <w:t>ר</w:t>
      </w:r>
      <w:r w:rsidR="002A125E" w:rsidRPr="00A0367A">
        <w:rPr>
          <w:rtl/>
        </w:rPr>
        <w:t>"</w:t>
      </w:r>
      <w:r w:rsidR="002A125E" w:rsidRPr="00A0367A">
        <w:rPr>
          <w:rFonts w:hint="cs"/>
          <w:rtl/>
        </w:rPr>
        <w:t>א</w:t>
      </w:r>
      <w:r w:rsidR="0094084F">
        <w:rPr>
          <w:rtl/>
        </w:rPr>
        <w:t>:</w:t>
      </w:r>
    </w:p>
    <w:p w14:paraId="7D042C83" w14:textId="1D0E0D80" w:rsidR="002A125E" w:rsidRPr="009A4CE4" w:rsidRDefault="002A125E" w:rsidP="002A125E">
      <w:pPr>
        <w:rPr>
          <w:rFonts w:cs="PFT_Frank"/>
          <w:b/>
          <w:bCs/>
          <w:szCs w:val="14"/>
          <w:rtl/>
        </w:rPr>
      </w:pPr>
      <w:r w:rsidRPr="00A824E4">
        <w:rPr>
          <w:rStyle w:val="a4"/>
          <w:rtl/>
        </w:rPr>
        <w:t>'ויאמר המן בלבו'.</w:t>
      </w:r>
    </w:p>
    <w:p w14:paraId="78EE680A" w14:textId="62ECD94F" w:rsidR="0094084F" w:rsidRDefault="00FA207E" w:rsidP="00A0367A">
      <w:pPr>
        <w:pStyle w:val="36"/>
        <w:framePr w:wrap="notBeside"/>
        <w:rPr>
          <w:rtl/>
        </w:rPr>
      </w:pPr>
      <w:r w:rsidRPr="00A0367A">
        <w:rPr>
          <w:rFonts w:hint="cs"/>
          <w:rtl/>
        </w:rPr>
        <w:t xml:space="preserve">ב. </w:t>
      </w:r>
      <w:r w:rsidR="002A125E" w:rsidRPr="00A0367A">
        <w:rPr>
          <w:rtl/>
        </w:rPr>
        <w:t>ר"ע</w:t>
      </w:r>
      <w:r w:rsidR="0094084F">
        <w:rPr>
          <w:rFonts w:hint="cs"/>
          <w:rtl/>
        </w:rPr>
        <w:t>:</w:t>
      </w:r>
    </w:p>
    <w:p w14:paraId="242C934E" w14:textId="1135176B" w:rsidR="002A125E" w:rsidRPr="00F53094" w:rsidRDefault="002A125E" w:rsidP="002A125E">
      <w:pPr>
        <w:rPr>
          <w:rFonts w:cs="Guttman Vilna"/>
          <w:b/>
          <w:bCs/>
          <w:rtl/>
        </w:rPr>
      </w:pPr>
      <w:r w:rsidRPr="00A824E4">
        <w:rPr>
          <w:rStyle w:val="a4"/>
          <w:rtl/>
        </w:rPr>
        <w:t>'ותהי אסתר נשאת חן בעיני כל ר</w:t>
      </w:r>
      <w:r w:rsidR="00F82C0C">
        <w:rPr>
          <w:rStyle w:val="a4"/>
          <w:rFonts w:hint="cs"/>
          <w:rtl/>
        </w:rPr>
        <w:t>ו</w:t>
      </w:r>
      <w:r w:rsidRPr="00A824E4">
        <w:rPr>
          <w:rStyle w:val="a4"/>
          <w:rtl/>
        </w:rPr>
        <w:t>איה'.</w:t>
      </w:r>
    </w:p>
    <w:p w14:paraId="5977DBFF" w14:textId="0D36A75E" w:rsidR="0094084F" w:rsidRDefault="00FA207E" w:rsidP="00A0367A">
      <w:pPr>
        <w:pStyle w:val="36"/>
        <w:framePr w:wrap="notBeside"/>
        <w:rPr>
          <w:rtl/>
        </w:rPr>
      </w:pPr>
      <w:r w:rsidRPr="00A0367A">
        <w:rPr>
          <w:rFonts w:hint="cs"/>
          <w:rtl/>
        </w:rPr>
        <w:t xml:space="preserve">ג. </w:t>
      </w:r>
      <w:r w:rsidR="002A125E" w:rsidRPr="00A0367A">
        <w:rPr>
          <w:rtl/>
        </w:rPr>
        <w:t>ר"מ</w:t>
      </w:r>
      <w:r w:rsidR="0094084F">
        <w:rPr>
          <w:rFonts w:hint="cs"/>
          <w:rtl/>
        </w:rPr>
        <w:t>:</w:t>
      </w:r>
    </w:p>
    <w:p w14:paraId="5D1BD899" w14:textId="058BA64F" w:rsidR="002A125E" w:rsidRPr="00F53094" w:rsidRDefault="002A125E" w:rsidP="002A125E">
      <w:pPr>
        <w:rPr>
          <w:rFonts w:cs="Guttman Vilna"/>
          <w:b/>
          <w:bCs/>
          <w:rtl/>
        </w:rPr>
      </w:pPr>
      <w:r w:rsidRPr="00A824E4">
        <w:rPr>
          <w:rStyle w:val="a4"/>
          <w:rtl/>
        </w:rPr>
        <w:t>'ויודע הדבר למרדכי'.</w:t>
      </w:r>
    </w:p>
    <w:p w14:paraId="0950CE42" w14:textId="40C18619" w:rsidR="0094084F" w:rsidRDefault="00FA207E" w:rsidP="00A0367A">
      <w:pPr>
        <w:pStyle w:val="36"/>
        <w:framePr w:wrap="notBeside"/>
        <w:rPr>
          <w:rtl/>
        </w:rPr>
      </w:pPr>
      <w:r w:rsidRPr="00A0367A">
        <w:rPr>
          <w:rFonts w:hint="cs"/>
          <w:rtl/>
        </w:rPr>
        <w:t xml:space="preserve">ד. </w:t>
      </w:r>
      <w:r w:rsidR="002A125E" w:rsidRPr="00A0367A">
        <w:rPr>
          <w:rtl/>
        </w:rPr>
        <w:t>ריב"ד</w:t>
      </w:r>
      <w:r w:rsidR="0094084F">
        <w:rPr>
          <w:rFonts w:hint="cs"/>
          <w:rtl/>
        </w:rPr>
        <w:t>:</w:t>
      </w:r>
    </w:p>
    <w:p w14:paraId="10514771" w14:textId="27B296D2" w:rsidR="002A125E" w:rsidRPr="00F53094" w:rsidRDefault="002A125E" w:rsidP="002A125E">
      <w:pPr>
        <w:rPr>
          <w:rFonts w:cs="Guttman Vilna"/>
          <w:b/>
          <w:bCs/>
          <w:rtl/>
        </w:rPr>
      </w:pPr>
      <w:r w:rsidRPr="009B3146">
        <w:rPr>
          <w:rStyle w:val="a4"/>
          <w:rFonts w:hint="cs"/>
          <w:rtl/>
        </w:rPr>
        <w:t>'</w:t>
      </w:r>
      <w:r w:rsidRPr="009B3146">
        <w:rPr>
          <w:rStyle w:val="a4"/>
          <w:rtl/>
        </w:rPr>
        <w:t>ובבזה לא שלחו את ידם</w:t>
      </w:r>
      <w:r w:rsidRPr="009B3146">
        <w:rPr>
          <w:rStyle w:val="a4"/>
          <w:rFonts w:hint="cs"/>
          <w:rtl/>
        </w:rPr>
        <w:t>'</w:t>
      </w:r>
      <w:r w:rsidRPr="009B3146">
        <w:rPr>
          <w:rStyle w:val="a4"/>
          <w:rtl/>
        </w:rPr>
        <w:t>.</w:t>
      </w:r>
    </w:p>
    <w:p w14:paraId="45F6787D" w14:textId="184301EF" w:rsidR="0094084F" w:rsidRDefault="00FA207E" w:rsidP="00A0367A">
      <w:pPr>
        <w:pStyle w:val="36"/>
        <w:framePr w:wrap="notBeside"/>
        <w:rPr>
          <w:rtl/>
        </w:rPr>
      </w:pPr>
      <w:r w:rsidRPr="00A0367A">
        <w:rPr>
          <w:rFonts w:hint="cs"/>
          <w:rtl/>
        </w:rPr>
        <w:t xml:space="preserve">ה. </w:t>
      </w:r>
      <w:r w:rsidR="002A125E" w:rsidRPr="00A0367A">
        <w:rPr>
          <w:rtl/>
        </w:rPr>
        <w:t>שמואל</w:t>
      </w:r>
      <w:r w:rsidR="0094084F">
        <w:rPr>
          <w:rtl/>
        </w:rPr>
        <w:t>:</w:t>
      </w:r>
    </w:p>
    <w:p w14:paraId="192E7612" w14:textId="6C1A3F2C" w:rsidR="002A125E" w:rsidRPr="00F87DC2" w:rsidRDefault="002A125E" w:rsidP="002A125E">
      <w:pPr>
        <w:rPr>
          <w:rtl/>
        </w:rPr>
      </w:pPr>
      <w:r w:rsidRPr="00A548CB">
        <w:rPr>
          <w:rStyle w:val="a4"/>
          <w:rtl/>
        </w:rPr>
        <w:t>'קימו</w:t>
      </w:r>
      <w:r w:rsidRPr="00F87DC2">
        <w:rPr>
          <w:rStyle w:val="a4"/>
          <w:spacing w:val="-6"/>
          <w:rtl/>
        </w:rPr>
        <w:t xml:space="preserve"> </w:t>
      </w:r>
      <w:r w:rsidRPr="00F87DC2">
        <w:rPr>
          <w:rtl/>
        </w:rPr>
        <w:t>למעלה מה ש</w:t>
      </w:r>
      <w:r w:rsidRPr="005B4301">
        <w:rPr>
          <w:rStyle w:val="a4"/>
          <w:rtl/>
        </w:rPr>
        <w:t>קיבלו</w:t>
      </w:r>
      <w:r w:rsidRPr="00F87DC2">
        <w:rPr>
          <w:rtl/>
        </w:rPr>
        <w:t xml:space="preserve"> למטה.</w:t>
      </w:r>
    </w:p>
    <w:p w14:paraId="267456F9" w14:textId="640EF43B" w:rsidR="002A125E" w:rsidRPr="00F53094" w:rsidRDefault="002A125E" w:rsidP="002A125E">
      <w:pPr>
        <w:rPr>
          <w:rFonts w:cs="PFT_Frank"/>
          <w:b/>
          <w:bCs/>
          <w:szCs w:val="14"/>
          <w:rtl/>
        </w:rPr>
      </w:pPr>
      <w:r>
        <w:rPr>
          <w:rStyle w:val="afff"/>
          <w:rFonts w:hint="cs"/>
          <w:b/>
          <w:rtl/>
        </w:rPr>
        <w:t>[</w:t>
      </w:r>
      <w:r w:rsidRPr="00F84C4D">
        <w:rPr>
          <w:rStyle w:val="afff"/>
          <w:rFonts w:hint="eastAsia"/>
          <w:b/>
          <w:rtl/>
        </w:rPr>
        <w:t>רבא</w:t>
      </w:r>
      <w:r>
        <w:rPr>
          <w:rStyle w:val="afff"/>
          <w:rFonts w:hint="cs"/>
          <w:b/>
          <w:rtl/>
        </w:rPr>
        <w:t>:</w:t>
      </w:r>
      <w:r w:rsidRPr="00F84C4D">
        <w:rPr>
          <w:rStyle w:val="afff"/>
          <w:b/>
          <w:rtl/>
        </w:rPr>
        <w:t xml:space="preserve"> </w:t>
      </w:r>
      <w:r w:rsidRPr="00A0367A">
        <w:rPr>
          <w:rFonts w:hint="eastAsia"/>
          <w:rtl/>
        </w:rPr>
        <w:t>לכולם</w:t>
      </w:r>
      <w:r w:rsidRPr="00A0367A">
        <w:rPr>
          <w:rtl/>
        </w:rPr>
        <w:t xml:space="preserve"> </w:t>
      </w:r>
      <w:r w:rsidRPr="00A0367A">
        <w:rPr>
          <w:rFonts w:hint="eastAsia"/>
          <w:rtl/>
        </w:rPr>
        <w:t>יש</w:t>
      </w:r>
      <w:r w:rsidRPr="00A0367A">
        <w:rPr>
          <w:rtl/>
        </w:rPr>
        <w:t xml:space="preserve"> פירכא </w:t>
      </w:r>
      <w:r w:rsidRPr="00A0367A">
        <w:rPr>
          <w:rFonts w:hint="eastAsia"/>
          <w:rtl/>
        </w:rPr>
        <w:t>חוץ</w:t>
      </w:r>
      <w:r w:rsidRPr="00A0367A">
        <w:rPr>
          <w:rtl/>
        </w:rPr>
        <w:t xml:space="preserve"> משמואל</w:t>
      </w:r>
      <w:r w:rsidRPr="00A0367A">
        <w:rPr>
          <w:rFonts w:hint="cs"/>
          <w:rtl/>
        </w:rPr>
        <w:t>]</w:t>
      </w:r>
      <w:r w:rsidRPr="00A0367A">
        <w:rPr>
          <w:rtl/>
        </w:rPr>
        <w:t>.</w:t>
      </w:r>
      <w:r w:rsidRPr="00F05A14">
        <w:rPr>
          <w:rFonts w:cs="PFT_Frank"/>
          <w:b/>
          <w:bCs/>
          <w:szCs w:val="14"/>
          <w:rtl/>
        </w:rPr>
        <w:t xml:space="preserve"> </w:t>
      </w:r>
    </w:p>
    <w:p w14:paraId="7CCD37CD" w14:textId="76F6071C" w:rsidR="0094084F" w:rsidRDefault="00FA207E" w:rsidP="00A0367A">
      <w:pPr>
        <w:pStyle w:val="36"/>
        <w:framePr w:wrap="notBeside"/>
        <w:rPr>
          <w:rtl/>
        </w:rPr>
      </w:pPr>
      <w:r w:rsidRPr="00A0367A">
        <w:rPr>
          <w:rFonts w:hint="cs"/>
          <w:rtl/>
        </w:rPr>
        <w:t xml:space="preserve">ו. </w:t>
      </w:r>
      <w:r w:rsidR="002A125E" w:rsidRPr="00A0367A">
        <w:rPr>
          <w:rtl/>
        </w:rPr>
        <w:t>רב יוסף</w:t>
      </w:r>
      <w:r w:rsidR="0094084F">
        <w:rPr>
          <w:rtl/>
        </w:rPr>
        <w:t>:</w:t>
      </w:r>
    </w:p>
    <w:p w14:paraId="58395E68" w14:textId="04564622" w:rsidR="002A125E" w:rsidRPr="009A4CE4" w:rsidRDefault="002A125E" w:rsidP="002A125E">
      <w:pPr>
        <w:rPr>
          <w:rFonts w:cs="PFT_Frank"/>
          <w:b/>
          <w:bCs/>
          <w:szCs w:val="14"/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וימי הפורים האלה לא יעברו מתוך היהודים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.</w:t>
      </w:r>
    </w:p>
    <w:p w14:paraId="55F483DA" w14:textId="4039C7C4" w:rsidR="0094084F" w:rsidRDefault="00FA207E" w:rsidP="00A0367A">
      <w:pPr>
        <w:pStyle w:val="36"/>
        <w:framePr w:wrap="notBeside"/>
        <w:rPr>
          <w:rtl/>
        </w:rPr>
      </w:pPr>
      <w:r w:rsidRPr="00A0367A">
        <w:rPr>
          <w:rFonts w:hint="cs"/>
          <w:rtl/>
        </w:rPr>
        <w:t xml:space="preserve">ז. </w:t>
      </w:r>
      <w:r w:rsidR="002A125E" w:rsidRPr="00A0367A">
        <w:rPr>
          <w:rFonts w:hint="cs"/>
          <w:rtl/>
        </w:rPr>
        <w:t>רנב</w:t>
      </w:r>
      <w:r w:rsidR="002A125E" w:rsidRPr="00A0367A">
        <w:rPr>
          <w:rtl/>
        </w:rPr>
        <w:t>"</w:t>
      </w:r>
      <w:r w:rsidR="002A125E" w:rsidRPr="00A0367A">
        <w:rPr>
          <w:rFonts w:hint="cs"/>
          <w:rtl/>
        </w:rPr>
        <w:t>י</w:t>
      </w:r>
      <w:r w:rsidR="0094084F">
        <w:rPr>
          <w:rtl/>
        </w:rPr>
        <w:t>:</w:t>
      </w:r>
    </w:p>
    <w:p w14:paraId="2BE78E5B" w14:textId="5C0F6723" w:rsidR="002A125E" w:rsidRPr="006F178A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וזכרם לא יסוף מזרעם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.</w:t>
      </w:r>
    </w:p>
    <w:p w14:paraId="6D4CF2FA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lastRenderedPageBreak/>
        <w:t>ז:</w:t>
      </w:r>
    </w:p>
    <w:p w14:paraId="3C124A52" w14:textId="76D3862F" w:rsidR="002A125E" w:rsidRPr="005847A4" w:rsidRDefault="002A125E" w:rsidP="002A125E">
      <w:pPr>
        <w:pStyle w:val="aff1"/>
        <w:rPr>
          <w:rtl/>
        </w:rPr>
      </w:pPr>
      <w:ins w:id="9808" w:author="מספור קטעי משנה" w:date="2026-10-06T06:45:35Z">
        <w:r>
          <w:rPr>
            <w:rStyle w:val="MisparKeta"/>
          </w:rPr>
          <w:t xml:space="preserve">ב. </w:t>
        </w:r>
      </w:ins>
      <w:r>
        <w:rPr>
          <w:rFonts w:hint="cs"/>
          <w:rtl/>
        </w:rPr>
        <w:t xml:space="preserve">משלוח מנות </w:t>
      </w:r>
      <w:r w:rsidRPr="005847A4">
        <w:rPr>
          <w:rtl/>
        </w:rPr>
        <w:t>ומתנות לאביונים</w:t>
      </w:r>
      <w:r w:rsidR="00851A26">
        <w:rPr>
          <w:rFonts w:hint="cs"/>
          <w:rtl/>
        </w:rPr>
        <w:t xml:space="preserve"> </w:t>
      </w:r>
      <w:r w:rsidR="00851A26">
        <w:rPr>
          <w:rStyle w:val="afffb"/>
          <w:rFonts w:hint="cs"/>
          <w:rtl/>
        </w:rPr>
        <w:t>[</w:t>
      </w:r>
      <w:r w:rsidR="00851A26" w:rsidRPr="00851A26">
        <w:rPr>
          <w:rStyle w:val="afffb"/>
          <w:rFonts w:hint="cs"/>
          <w:rtl/>
        </w:rPr>
        <w:t>ה</w:t>
      </w:r>
      <w:r w:rsidR="00851A26">
        <w:rPr>
          <w:rStyle w:val="afffb"/>
          <w:rFonts w:hint="cs"/>
          <w:rtl/>
        </w:rPr>
        <w:t>]</w:t>
      </w:r>
    </w:p>
    <w:p w14:paraId="5125351A" w14:textId="491E2E75" w:rsidR="0094084F" w:rsidRDefault="00BD04C4" w:rsidP="00D955CE">
      <w:pPr>
        <w:pStyle w:val="36"/>
        <w:framePr w:wrap="notBeside"/>
        <w:rPr>
          <w:rtl/>
        </w:rPr>
      </w:pPr>
      <w:r w:rsidRPr="00D955CE">
        <w:rPr>
          <w:rFonts w:ascii="Times New Roman" w:hAnsi="Times New Roman" w:cs="Times New Roman" w:hint="cs"/>
          <w:rtl/>
        </w:rPr>
        <w:t>◦</w:t>
      </w:r>
      <w:r w:rsidRPr="00D955CE">
        <w:rPr>
          <w:rtl/>
        </w:rPr>
        <w:t xml:space="preserve"> </w:t>
      </w:r>
      <w:r w:rsidR="002A125E" w:rsidRPr="00D955CE">
        <w:rPr>
          <w:rtl/>
        </w:rPr>
        <w:t>רב יוסף</w:t>
      </w:r>
      <w:r w:rsidR="0094084F">
        <w:rPr>
          <w:rtl/>
        </w:rPr>
        <w:t>:</w:t>
      </w:r>
    </w:p>
    <w:p w14:paraId="24B9FC0A" w14:textId="2DF5FE30" w:rsidR="002A125E" w:rsidRPr="006F178A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ומשלוח מנות איש לרעהו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 w:rsidRPr="006F178A">
        <w:rPr>
          <w:rtl/>
        </w:rPr>
        <w:t xml:space="preserve">- </w:t>
      </w:r>
      <w:r w:rsidRPr="00F05A14">
        <w:rPr>
          <w:rFonts w:cs="PFT_Frank"/>
          <w:b/>
          <w:bCs/>
          <w:szCs w:val="14"/>
          <w:rtl/>
        </w:rPr>
        <w:t>שתי</w:t>
      </w:r>
      <w:r w:rsidRPr="006F178A">
        <w:rPr>
          <w:rtl/>
        </w:rPr>
        <w:t xml:space="preserve"> מנות </w:t>
      </w:r>
      <w:r w:rsidRPr="00F05A14">
        <w:rPr>
          <w:rFonts w:cs="PFT_Frank"/>
          <w:b/>
          <w:bCs/>
          <w:szCs w:val="14"/>
          <w:rtl/>
        </w:rPr>
        <w:t>לאיש</w:t>
      </w:r>
      <w:r w:rsidRPr="006F178A">
        <w:rPr>
          <w:rtl/>
        </w:rPr>
        <w:t xml:space="preserve"> אחד.</w:t>
      </w:r>
    </w:p>
    <w:p w14:paraId="0E06D3B8" w14:textId="5CE1F7B9" w:rsidR="002A125E" w:rsidRPr="00411327" w:rsidRDefault="002A125E" w:rsidP="00AB1810">
      <w:pPr>
        <w:ind w:left="74" w:firstLine="266"/>
        <w:rPr>
          <w:rStyle w:val="afff"/>
          <w:b/>
          <w:rtl/>
        </w:rPr>
      </w:pPr>
      <w:r>
        <w:rPr>
          <w:rStyle w:val="a4"/>
          <w:rFonts w:hint="cs"/>
          <w:rtl/>
        </w:rPr>
        <w:t xml:space="preserve">  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ומתנות לאביונים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Pr="006F178A">
        <w:rPr>
          <w:rtl/>
        </w:rPr>
        <w:t xml:space="preserve">- </w:t>
      </w:r>
      <w:r w:rsidRPr="00F05A14">
        <w:rPr>
          <w:rFonts w:cs="PFT_Frank"/>
          <w:b/>
          <w:bCs/>
          <w:szCs w:val="14"/>
          <w:rtl/>
        </w:rPr>
        <w:t>שתי</w:t>
      </w:r>
      <w:r w:rsidRPr="006F178A">
        <w:rPr>
          <w:rtl/>
        </w:rPr>
        <w:t xml:space="preserve"> מתנות </w:t>
      </w:r>
      <w:r w:rsidRPr="00F05A14">
        <w:rPr>
          <w:rFonts w:cs="PFT_Frank"/>
          <w:b/>
          <w:bCs/>
          <w:szCs w:val="14"/>
          <w:rtl/>
        </w:rPr>
        <w:t>לשני</w:t>
      </w:r>
      <w:r w:rsidRPr="006F178A">
        <w:rPr>
          <w:rtl/>
        </w:rPr>
        <w:t xml:space="preserve"> בני אדם.</w:t>
      </w:r>
    </w:p>
    <w:p w14:paraId="1BA2E7EC" w14:textId="77777777" w:rsidR="0094084F" w:rsidRDefault="002A125E" w:rsidP="00A65CCD">
      <w:pPr>
        <w:pStyle w:val="36"/>
        <w:framePr w:wrap="notBeside"/>
        <w:rPr>
          <w:rtl/>
        </w:rPr>
      </w:pPr>
      <w:r w:rsidRPr="00A65CCD">
        <w:rPr>
          <w:rtl/>
        </w:rPr>
        <w:t xml:space="preserve">ר"י </w:t>
      </w:r>
      <w:r w:rsidRPr="00A65CCD">
        <w:rPr>
          <w:rFonts w:hint="cs"/>
          <w:rtl/>
        </w:rPr>
        <w:t>ה</w:t>
      </w:r>
      <w:r w:rsidRPr="00A65CCD">
        <w:rPr>
          <w:rtl/>
        </w:rPr>
        <w:t>נשיא</w:t>
      </w:r>
      <w:r w:rsidR="0094084F">
        <w:rPr>
          <w:rtl/>
        </w:rPr>
        <w:t>:</w:t>
      </w:r>
    </w:p>
    <w:p w14:paraId="36F4E348" w14:textId="228042F2" w:rsidR="002A125E" w:rsidRPr="00F5645F" w:rsidRDefault="002A125E" w:rsidP="00FA207E">
      <w:pPr>
        <w:rPr>
          <w:rStyle w:val="afff7"/>
          <w:rtl/>
        </w:rPr>
      </w:pPr>
      <w:r w:rsidRPr="00411327">
        <w:rPr>
          <w:rStyle w:val="afff"/>
          <w:rFonts w:hint="eastAsia"/>
          <w:b/>
          <w:rtl/>
        </w:rPr>
        <w:t>שלח</w:t>
      </w:r>
      <w:r w:rsidRPr="00411327">
        <w:rPr>
          <w:rStyle w:val="afff"/>
          <w:b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לר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eastAsia"/>
          <w:b/>
          <w:rtl/>
        </w:rPr>
        <w:t>א</w:t>
      </w:r>
      <w:r w:rsidR="000B5A65">
        <w:rPr>
          <w:rStyle w:val="afff"/>
          <w:rFonts w:hint="cs"/>
          <w:b/>
          <w:rtl/>
        </w:rPr>
        <w:t>:</w:t>
      </w:r>
      <w:r w:rsidRPr="00F87DC2">
        <w:rPr>
          <w:rtl/>
        </w:rPr>
        <w:t xml:space="preserve"> </w:t>
      </w:r>
      <w:r w:rsidRPr="00F87DC2">
        <w:rPr>
          <w:rFonts w:hint="eastAsia"/>
          <w:rtl/>
        </w:rPr>
        <w:t>ירך</w:t>
      </w:r>
      <w:r w:rsidRPr="00F87DC2">
        <w:rPr>
          <w:rtl/>
        </w:rPr>
        <w:t xml:space="preserve"> </w:t>
      </w:r>
      <w:r w:rsidRPr="00F87DC2">
        <w:rPr>
          <w:rFonts w:hint="eastAsia"/>
          <w:rtl/>
        </w:rPr>
        <w:t>עגל</w:t>
      </w:r>
      <w:r w:rsidRPr="00F87DC2">
        <w:rPr>
          <w:rtl/>
        </w:rPr>
        <w:t xml:space="preserve"> </w:t>
      </w:r>
      <w:r w:rsidRPr="00F87DC2">
        <w:rPr>
          <w:rFonts w:hint="eastAsia"/>
          <w:rtl/>
        </w:rPr>
        <w:t>משולשת</w:t>
      </w:r>
      <w:r w:rsidRPr="00F87DC2">
        <w:rPr>
          <w:rtl/>
        </w:rPr>
        <w:t xml:space="preserve"> </w:t>
      </w:r>
      <w:r>
        <w:rPr>
          <w:rFonts w:hint="cs"/>
          <w:rtl/>
        </w:rPr>
        <w:t>וחבית</w:t>
      </w:r>
      <w:r w:rsidRPr="00F87DC2">
        <w:rPr>
          <w:rtl/>
        </w:rPr>
        <w:t xml:space="preserve"> </w:t>
      </w:r>
      <w:r w:rsidRPr="00F87DC2">
        <w:rPr>
          <w:rFonts w:hint="eastAsia"/>
          <w:rtl/>
        </w:rPr>
        <w:t>יין</w:t>
      </w:r>
      <w:r w:rsidRPr="00F87DC2">
        <w:rPr>
          <w:rtl/>
        </w:rPr>
        <w:t xml:space="preserve"> </w:t>
      </w:r>
      <w:r w:rsidRPr="00F5645F">
        <w:rPr>
          <w:rStyle w:val="afff7"/>
          <w:rFonts w:hint="eastAsia"/>
          <w:rtl/>
        </w:rPr>
        <w:t>למשלוח</w:t>
      </w:r>
      <w:r w:rsidRPr="00F5645F">
        <w:rPr>
          <w:rStyle w:val="afff7"/>
          <w:rtl/>
        </w:rPr>
        <w:t xml:space="preserve"> </w:t>
      </w:r>
      <w:r w:rsidRPr="00F5645F">
        <w:rPr>
          <w:rStyle w:val="afff7"/>
          <w:rFonts w:hint="eastAsia"/>
          <w:rtl/>
        </w:rPr>
        <w:t>מנות</w:t>
      </w:r>
    </w:p>
    <w:p w14:paraId="05544619" w14:textId="77777777" w:rsidR="0094084F" w:rsidRDefault="002A125E" w:rsidP="00A65CCD">
      <w:pPr>
        <w:pStyle w:val="36"/>
        <w:framePr w:wrap="notBeside"/>
        <w:rPr>
          <w:rtl/>
        </w:rPr>
      </w:pPr>
      <w:r w:rsidRPr="00A65CCD">
        <w:rPr>
          <w:rtl/>
        </w:rPr>
        <w:t>רבה</w:t>
      </w:r>
      <w:r w:rsidR="0094084F">
        <w:rPr>
          <w:rtl/>
        </w:rPr>
        <w:t>:</w:t>
      </w:r>
    </w:p>
    <w:p w14:paraId="6BC005CA" w14:textId="498EC625" w:rsidR="002A125E" w:rsidRPr="006F178A" w:rsidRDefault="002A125E" w:rsidP="002A125E">
      <w:pPr>
        <w:rPr>
          <w:rtl/>
        </w:rPr>
      </w:pPr>
      <w:r w:rsidRPr="00411327">
        <w:rPr>
          <w:rStyle w:val="afff"/>
          <w:rFonts w:hint="cs"/>
          <w:b/>
          <w:rtl/>
        </w:rPr>
        <w:t>שלח למב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מ ביד אביי</w:t>
      </w:r>
      <w:r>
        <w:rPr>
          <w:rFonts w:hint="cs"/>
          <w:rtl/>
        </w:rPr>
        <w:t>:</w:t>
      </w:r>
      <w:r w:rsidRPr="006F178A">
        <w:rPr>
          <w:rFonts w:hint="cs"/>
          <w:rtl/>
        </w:rPr>
        <w:t xml:space="preserve"> שק תמרים וכוס קמח </w:t>
      </w:r>
      <w:r>
        <w:rPr>
          <w:rFonts w:hint="cs"/>
          <w:rtl/>
        </w:rPr>
        <w:t xml:space="preserve">קלוי </w:t>
      </w:r>
      <w:r w:rsidRPr="00F84C4D">
        <w:rPr>
          <w:rStyle w:val="afff7"/>
          <w:rFonts w:hint="eastAsia"/>
          <w:rtl/>
        </w:rPr>
        <w:t>מתוק</w:t>
      </w:r>
    </w:p>
    <w:p w14:paraId="40AAFEE8" w14:textId="3BCD118C" w:rsidR="002A125E" w:rsidRPr="00F84C4D" w:rsidRDefault="00AB1810" w:rsidP="00A65CCD">
      <w:pPr>
        <w:ind w:left="340" w:firstLine="170"/>
        <w:rPr>
          <w:rStyle w:val="afff7"/>
          <w:rtl/>
        </w:rPr>
      </w:pPr>
      <w:r w:rsidRPr="00411327">
        <w:rPr>
          <w:rStyle w:val="afff"/>
          <w:rFonts w:hint="cs"/>
          <w:b/>
          <w:rtl/>
        </w:rPr>
        <w:t xml:space="preserve"> </w:t>
      </w:r>
      <w:r w:rsidR="002A125E" w:rsidRPr="00411327">
        <w:rPr>
          <w:rStyle w:val="afff"/>
          <w:rFonts w:hint="cs"/>
          <w:b/>
          <w:rtl/>
        </w:rPr>
        <w:t xml:space="preserve">והחזיר לו: </w:t>
      </w:r>
      <w:r w:rsidR="002A125E">
        <w:rPr>
          <w:rFonts w:hint="cs"/>
          <w:rtl/>
        </w:rPr>
        <w:t>שק</w:t>
      </w:r>
      <w:r w:rsidR="002A125E" w:rsidRPr="006F178A">
        <w:rPr>
          <w:rFonts w:hint="cs"/>
          <w:rtl/>
        </w:rPr>
        <w:t xml:space="preserve"> זנגביל </w:t>
      </w:r>
      <w:r w:rsidR="002A125E">
        <w:rPr>
          <w:rFonts w:hint="cs"/>
          <w:rtl/>
        </w:rPr>
        <w:t>ו</w:t>
      </w:r>
      <w:r w:rsidR="002A125E" w:rsidRPr="006F178A">
        <w:rPr>
          <w:rFonts w:hint="cs"/>
          <w:rtl/>
        </w:rPr>
        <w:t>כוס פלפלים</w:t>
      </w:r>
      <w:r w:rsidR="002A125E">
        <w:rPr>
          <w:rFonts w:hint="cs"/>
          <w:rtl/>
        </w:rPr>
        <w:t xml:space="preserve"> </w:t>
      </w:r>
      <w:r w:rsidR="002A125E" w:rsidRPr="00F84C4D">
        <w:rPr>
          <w:rStyle w:val="afff7"/>
          <w:rFonts w:hint="eastAsia"/>
          <w:rtl/>
        </w:rPr>
        <w:t>חריף</w:t>
      </w:r>
    </w:p>
    <w:p w14:paraId="261A338A" w14:textId="79AE2145" w:rsidR="0094084F" w:rsidRDefault="002A125E" w:rsidP="00501B31">
      <w:pPr>
        <w:pStyle w:val="36"/>
        <w:framePr w:wrap="notBeside"/>
        <w:rPr>
          <w:rtl/>
        </w:rPr>
      </w:pPr>
      <w:r w:rsidRPr="00501B31">
        <w:rPr>
          <w:rtl/>
        </w:rPr>
        <w:t>אביי</w:t>
      </w:r>
      <w:r w:rsidR="0094084F">
        <w:rPr>
          <w:rtl/>
        </w:rPr>
        <w:t>:</w:t>
      </w:r>
    </w:p>
    <w:p w14:paraId="7B01F31A" w14:textId="25375DC9" w:rsidR="002A125E" w:rsidRPr="00501B31" w:rsidRDefault="002A125E" w:rsidP="002055A1">
      <w:pPr>
        <w:rPr>
          <w:rtl/>
        </w:rPr>
      </w:pPr>
      <w:r w:rsidRPr="0001670C">
        <w:rPr>
          <w:rStyle w:val="afff"/>
          <w:rtl/>
        </w:rPr>
        <w:t>כ</w:t>
      </w:r>
      <w:r w:rsidRPr="0001670C">
        <w:rPr>
          <w:rStyle w:val="afff"/>
          <w:rFonts w:hint="eastAsia"/>
          <w:rtl/>
        </w:rPr>
        <w:t>שיצא</w:t>
      </w:r>
      <w:r w:rsidRPr="0001670C">
        <w:rPr>
          <w:rStyle w:val="afff"/>
          <w:rtl/>
        </w:rPr>
        <w:t xml:space="preserve"> </w:t>
      </w:r>
      <w:r w:rsidRPr="0001670C">
        <w:rPr>
          <w:rStyle w:val="afff"/>
          <w:rFonts w:hint="eastAsia"/>
          <w:rtl/>
        </w:rPr>
        <w:t>ממר</w:t>
      </w:r>
      <w:r w:rsidR="0001670C">
        <w:rPr>
          <w:rFonts w:hint="cs"/>
          <w:rtl/>
        </w:rPr>
        <w:t>:</w:t>
      </w:r>
      <w:r w:rsidRPr="00501B31">
        <w:rPr>
          <w:rtl/>
        </w:rPr>
        <w:t xml:space="preserve"> </w:t>
      </w:r>
      <w:r w:rsidRPr="00501B31">
        <w:rPr>
          <w:rFonts w:hint="eastAsia"/>
          <w:rtl/>
        </w:rPr>
        <w:t>היה</w:t>
      </w:r>
      <w:r w:rsidRPr="00501B31">
        <w:rPr>
          <w:rtl/>
        </w:rPr>
        <w:t xml:space="preserve"> </w:t>
      </w:r>
      <w:r w:rsidRPr="00501B31">
        <w:rPr>
          <w:rFonts w:hint="eastAsia"/>
          <w:rtl/>
        </w:rPr>
        <w:t>שבע</w:t>
      </w:r>
      <w:r w:rsidR="002055A1" w:rsidRPr="00501B31">
        <w:rPr>
          <w:rFonts w:hint="cs"/>
          <w:rtl/>
        </w:rPr>
        <w:t>, ו</w:t>
      </w:r>
      <w:r w:rsidRPr="00501B31">
        <w:rPr>
          <w:rtl/>
        </w:rPr>
        <w:t>כשהגיע לשם ה</w:t>
      </w:r>
      <w:r w:rsidR="002055A1" w:rsidRPr="00501B31">
        <w:rPr>
          <w:rFonts w:hint="cs"/>
          <w:rtl/>
        </w:rPr>
        <w:t xml:space="preserve">אכילוהו משישים מיני קערות ומאכל ולבסוף צלי קידר ורצה לכסוס הקערה </w:t>
      </w:r>
    </w:p>
    <w:p w14:paraId="14C56F5A" w14:textId="1CB0F982" w:rsidR="0094084F" w:rsidRDefault="00AB1810" w:rsidP="00501B31">
      <w:pPr>
        <w:pStyle w:val="36"/>
        <w:framePr w:wrap="notBeside"/>
        <w:rPr>
          <w:rtl/>
        </w:rPr>
      </w:pPr>
      <w:r w:rsidRPr="00501B31">
        <w:rPr>
          <w:rFonts w:hint="cs"/>
          <w:rtl/>
        </w:rPr>
        <w:t xml:space="preserve"> </w:t>
      </w:r>
      <w:r w:rsidR="002A125E" w:rsidRPr="00501B31">
        <w:rPr>
          <w:rFonts w:hint="cs"/>
          <w:rtl/>
        </w:rPr>
        <w:t>והיינו דאמרי אינשי</w:t>
      </w:r>
      <w:r w:rsidR="0094084F">
        <w:rPr>
          <w:rFonts w:hint="cs"/>
          <w:rtl/>
        </w:rPr>
        <w:t>:</w:t>
      </w:r>
    </w:p>
    <w:p w14:paraId="14D83112" w14:textId="63CECD5F" w:rsidR="002A125E" w:rsidRPr="000C0C8B" w:rsidRDefault="002A125E" w:rsidP="002A125E">
      <w:pPr>
        <w:rPr>
          <w:spacing w:val="-6"/>
          <w:rtl/>
        </w:rPr>
      </w:pPr>
      <w:r w:rsidRPr="00501B31">
        <w:rPr>
          <w:rFonts w:hint="cs"/>
          <w:rtl/>
        </w:rPr>
        <w:t>עני רעב ולא יודע</w:t>
      </w:r>
      <w:r w:rsidRPr="000C0C8B">
        <w:rPr>
          <w:rFonts w:hint="cs"/>
          <w:spacing w:val="-6"/>
          <w:rtl/>
        </w:rPr>
        <w:t xml:space="preserve">, </w:t>
      </w:r>
      <w:r w:rsidRPr="00411327">
        <w:rPr>
          <w:rStyle w:val="afff"/>
          <w:rFonts w:hint="cs"/>
          <w:b/>
          <w:rtl/>
        </w:rPr>
        <w:t>א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נ</w:t>
      </w:r>
      <w:r w:rsidR="009A55CF">
        <w:rPr>
          <w:rStyle w:val="afff"/>
          <w:rFonts w:hint="cs"/>
          <w:b/>
          <w:rtl/>
        </w:rPr>
        <w:t>:</w:t>
      </w:r>
      <w:r w:rsidRPr="000C0C8B">
        <w:rPr>
          <w:rFonts w:hint="cs"/>
          <w:spacing w:val="-6"/>
          <w:rtl/>
        </w:rPr>
        <w:t xml:space="preserve"> </w:t>
      </w:r>
      <w:r w:rsidRPr="00501B31">
        <w:rPr>
          <w:rFonts w:hint="cs"/>
          <w:rtl/>
        </w:rPr>
        <w:t>מקום יש למיני מתיקה.</w:t>
      </w:r>
    </w:p>
    <w:p w14:paraId="6307CBDD" w14:textId="34D386C7" w:rsidR="0094084F" w:rsidRDefault="002A125E" w:rsidP="00501B31">
      <w:pPr>
        <w:pStyle w:val="36"/>
        <w:framePr w:wrap="notBeside"/>
        <w:rPr>
          <w:rtl/>
        </w:rPr>
      </w:pPr>
      <w:r w:rsidRPr="00501B31">
        <w:rPr>
          <w:rtl/>
        </w:rPr>
        <w:t>אב</w:t>
      </w:r>
      <w:r w:rsidRPr="00501B31">
        <w:rPr>
          <w:rFonts w:hint="cs"/>
          <w:rtl/>
        </w:rPr>
        <w:t>א ורחב''א</w:t>
      </w:r>
      <w:r w:rsidR="0094084F">
        <w:rPr>
          <w:rFonts w:hint="cs"/>
          <w:rtl/>
        </w:rPr>
        <w:t>:</w:t>
      </w:r>
    </w:p>
    <w:p w14:paraId="44DF467F" w14:textId="3FE8DA34" w:rsidR="002A125E" w:rsidRPr="00F84C4D" w:rsidRDefault="002A125E" w:rsidP="002A125E">
      <w:pPr>
        <w:rPr>
          <w:rStyle w:val="afff7"/>
          <w:rtl/>
        </w:rPr>
      </w:pPr>
      <w:r>
        <w:rPr>
          <w:rFonts w:hint="cs"/>
          <w:rtl/>
        </w:rPr>
        <w:t xml:space="preserve">החליפו סעודתם ביניהם </w:t>
      </w:r>
      <w:r w:rsidRPr="00F84C4D">
        <w:rPr>
          <w:rStyle w:val="afff7"/>
          <w:rFonts w:hint="eastAsia"/>
          <w:rtl/>
        </w:rPr>
        <w:t>אכל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אצלו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ובשנה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שניה</w:t>
      </w:r>
      <w:r w:rsidRPr="00F84C4D">
        <w:rPr>
          <w:rStyle w:val="afff7"/>
          <w:rtl/>
        </w:rPr>
        <w:t xml:space="preserve"> </w:t>
      </w:r>
      <w:r w:rsidRPr="00F84C4D">
        <w:rPr>
          <w:rStyle w:val="afff7"/>
          <w:rFonts w:hint="eastAsia"/>
          <w:rtl/>
        </w:rPr>
        <w:t>החליפו</w:t>
      </w:r>
      <w:r w:rsidR="00851A26">
        <w:rPr>
          <w:rStyle w:val="afff7"/>
          <w:rFonts w:hint="cs"/>
          <w:rtl/>
        </w:rPr>
        <w:t>.</w:t>
      </w:r>
    </w:p>
    <w:p w14:paraId="553D1A96" w14:textId="77777777" w:rsidR="002A125E" w:rsidRPr="006F178A" w:rsidRDefault="002A125E" w:rsidP="00E7367D">
      <w:pPr>
        <w:pStyle w:val="afff4"/>
        <w:rPr>
          <w:rtl/>
        </w:rPr>
      </w:pPr>
      <w:r>
        <w:rPr>
          <w:rFonts w:hint="cs"/>
          <w:rtl/>
        </w:rPr>
        <w:t>סעודת פורים</w:t>
      </w:r>
    </w:p>
    <w:p w14:paraId="1CE5DDDD" w14:textId="693728E6" w:rsidR="0094084F" w:rsidRDefault="002A125E" w:rsidP="00851A26">
      <w:pPr>
        <w:pStyle w:val="36"/>
        <w:framePr w:wrap="notBeside"/>
        <w:rPr>
          <w:rtl/>
        </w:rPr>
      </w:pPr>
      <w:r w:rsidRPr="00851A26">
        <w:rPr>
          <w:rtl/>
        </w:rPr>
        <w:t>רבא</w:t>
      </w:r>
      <w:r w:rsidR="0094084F">
        <w:rPr>
          <w:rtl/>
        </w:rPr>
        <w:t>:</w:t>
      </w:r>
    </w:p>
    <w:p w14:paraId="7EAE5DCA" w14:textId="46FE17DA" w:rsidR="00851A26" w:rsidRDefault="00851A26" w:rsidP="002A125E">
      <w:pPr>
        <w:rPr>
          <w:rStyle w:val="afff"/>
          <w:b/>
          <w:rtl/>
        </w:rPr>
      </w:pPr>
      <w:r>
        <w:rPr>
          <w:rFonts w:ascii="Fb Fontext" w:hAnsi="Fb Fontext" w:hint="cs"/>
          <w:rtl/>
        </w:rPr>
        <w:t>ח</w:t>
      </w:r>
      <w:r w:rsidR="002A125E">
        <w:rPr>
          <w:rFonts w:ascii="Fb Fontext" w:hAnsi="Fb Fontext" w:hint="cs"/>
          <w:rtl/>
        </w:rPr>
        <w:t>ייב</w:t>
      </w:r>
      <w:r w:rsidR="002A125E" w:rsidRPr="006F178A">
        <w:rPr>
          <w:rFonts w:ascii="Fb Fontext" w:hAnsi="Fb Fontext"/>
          <w:rtl/>
        </w:rPr>
        <w:t xml:space="preserve"> לבסומי עד דלא ידע בין ארור המן לברוך מרדכי.</w:t>
      </w:r>
      <w:r w:rsidR="002A125E" w:rsidRPr="00411327">
        <w:rPr>
          <w:rStyle w:val="afff"/>
          <w:rFonts w:hint="cs"/>
          <w:b/>
          <w:rtl/>
        </w:rPr>
        <w:t xml:space="preserve"> </w:t>
      </w:r>
    </w:p>
    <w:p w14:paraId="528B6F58" w14:textId="77777777" w:rsidR="0094084F" w:rsidRDefault="002A125E" w:rsidP="00851A26">
      <w:pPr>
        <w:pStyle w:val="36"/>
        <w:framePr w:wrap="notBeside"/>
        <w:rPr>
          <w:rtl/>
        </w:rPr>
      </w:pPr>
      <w:r w:rsidRPr="00851A26">
        <w:rPr>
          <w:rtl/>
        </w:rPr>
        <w:t>רבה ורבי זירא</w:t>
      </w:r>
      <w:r w:rsidR="0094084F">
        <w:rPr>
          <w:rtl/>
        </w:rPr>
        <w:t>:</w:t>
      </w:r>
    </w:p>
    <w:p w14:paraId="60535104" w14:textId="31778DE6" w:rsidR="002E65E3" w:rsidRDefault="002A125E" w:rsidP="0043022F">
      <w:pPr>
        <w:rPr>
          <w:rFonts w:cs="Guttman Vilna"/>
          <w:b/>
          <w:bCs/>
          <w:rtl/>
        </w:rPr>
      </w:pPr>
      <w:r w:rsidRPr="00964084">
        <w:rPr>
          <w:rFonts w:hint="cs"/>
          <w:spacing w:val="-2"/>
          <w:rtl/>
        </w:rPr>
        <w:t>סעדו</w:t>
      </w:r>
      <w:r w:rsidRPr="00964084">
        <w:rPr>
          <w:spacing w:val="-2"/>
          <w:rtl/>
        </w:rPr>
        <w:t xml:space="preserve"> </w:t>
      </w:r>
      <w:r w:rsidRPr="00964084">
        <w:rPr>
          <w:rFonts w:hint="cs"/>
          <w:spacing w:val="-2"/>
          <w:rtl/>
        </w:rPr>
        <w:t>יחד</w:t>
      </w:r>
      <w:r w:rsidRPr="00964084">
        <w:rPr>
          <w:spacing w:val="-2"/>
          <w:rtl/>
        </w:rPr>
        <w:t xml:space="preserve"> </w:t>
      </w:r>
      <w:r w:rsidRPr="00964084">
        <w:rPr>
          <w:rFonts w:hint="cs"/>
          <w:spacing w:val="-2"/>
          <w:rtl/>
        </w:rPr>
        <w:t>והתבסמו</w:t>
      </w:r>
      <w:r w:rsidRPr="00964084">
        <w:rPr>
          <w:spacing w:val="-2"/>
          <w:rtl/>
        </w:rPr>
        <w:t xml:space="preserve"> </w:t>
      </w:r>
      <w:r w:rsidRPr="00964084">
        <w:rPr>
          <w:rStyle w:val="afff"/>
          <w:b/>
          <w:spacing w:val="-2"/>
          <w:rtl/>
        </w:rPr>
        <w:t xml:space="preserve">קם רבה </w:t>
      </w:r>
      <w:r w:rsidRPr="00964084">
        <w:rPr>
          <w:spacing w:val="-2"/>
          <w:rtl/>
        </w:rPr>
        <w:t xml:space="preserve">שחט </w:t>
      </w:r>
      <w:r w:rsidR="00964084">
        <w:rPr>
          <w:rStyle w:val="afff"/>
          <w:rFonts w:hint="cs"/>
          <w:b/>
          <w:spacing w:val="-2"/>
          <w:rtl/>
        </w:rPr>
        <w:t>ל</w:t>
      </w:r>
      <w:r w:rsidRPr="00964084">
        <w:rPr>
          <w:rStyle w:val="afff"/>
          <w:rFonts w:hint="eastAsia"/>
          <w:b/>
          <w:spacing w:val="-2"/>
          <w:rtl/>
        </w:rPr>
        <w:t>ר</w:t>
      </w:r>
      <w:r w:rsidRPr="00964084">
        <w:rPr>
          <w:rStyle w:val="afff"/>
          <w:b/>
          <w:spacing w:val="-2"/>
          <w:rtl/>
        </w:rPr>
        <w:t>"ז</w:t>
      </w:r>
      <w:r w:rsidRPr="00964084">
        <w:rPr>
          <w:spacing w:val="-2"/>
          <w:rtl/>
        </w:rPr>
        <w:t>.</w:t>
      </w:r>
      <w:r w:rsidR="0043022F" w:rsidRPr="00964084">
        <w:rPr>
          <w:rStyle w:val="afff"/>
          <w:rFonts w:hint="cs"/>
          <w:b/>
          <w:spacing w:val="-2"/>
          <w:rtl/>
        </w:rPr>
        <w:t xml:space="preserve"> </w:t>
      </w:r>
      <w:r w:rsidRPr="00964084">
        <w:rPr>
          <w:rStyle w:val="afff"/>
          <w:b/>
          <w:spacing w:val="-2"/>
          <w:rtl/>
        </w:rPr>
        <w:t>למחר</w:t>
      </w:r>
      <w:r w:rsidRPr="00964084">
        <w:rPr>
          <w:spacing w:val="-2"/>
          <w:rtl/>
        </w:rPr>
        <w:t xml:space="preserve"> </w:t>
      </w:r>
      <w:r w:rsidRPr="00964084">
        <w:rPr>
          <w:rFonts w:hint="cs"/>
          <w:spacing w:val="-2"/>
          <w:rtl/>
        </w:rPr>
        <w:t>ביקש רחמים והחייהו</w:t>
      </w:r>
      <w:r w:rsidRPr="00964084">
        <w:rPr>
          <w:spacing w:val="-2"/>
          <w:rtl/>
        </w:rPr>
        <w:t>.</w:t>
      </w:r>
      <w:r w:rsidR="0043022F">
        <w:rPr>
          <w:rFonts w:cs="Guttman Vilna" w:hint="cs"/>
          <w:b/>
          <w:bCs/>
          <w:rtl/>
        </w:rPr>
        <w:t xml:space="preserve"> </w:t>
      </w:r>
    </w:p>
    <w:p w14:paraId="20C2632C" w14:textId="780B3092" w:rsidR="0043022F" w:rsidRDefault="002A125E" w:rsidP="0043022F">
      <w:pPr>
        <w:rPr>
          <w:rStyle w:val="afff"/>
          <w:rtl/>
        </w:rPr>
      </w:pPr>
      <w:r w:rsidRPr="0043022F">
        <w:rPr>
          <w:rStyle w:val="afff"/>
          <w:rtl/>
        </w:rPr>
        <w:t xml:space="preserve">לשנה </w:t>
      </w:r>
      <w:r w:rsidRPr="0043022F">
        <w:rPr>
          <w:rStyle w:val="afff"/>
          <w:rFonts w:hint="cs"/>
          <w:rtl/>
        </w:rPr>
        <w:t xml:space="preserve">הבאה </w:t>
      </w:r>
      <w:r w:rsidR="0043022F">
        <w:rPr>
          <w:rStyle w:val="afff"/>
          <w:rFonts w:hint="cs"/>
          <w:rtl/>
        </w:rPr>
        <w:t xml:space="preserve">שוב </w:t>
      </w:r>
      <w:r w:rsidRPr="0043022F">
        <w:rPr>
          <w:rStyle w:val="afff"/>
          <w:rFonts w:hint="cs"/>
          <w:rtl/>
        </w:rPr>
        <w:t xml:space="preserve">רצה לסעוד אתו </w:t>
      </w:r>
      <w:r w:rsidR="00964084" w:rsidRPr="00964084">
        <w:rPr>
          <w:rFonts w:hint="cs"/>
          <w:rtl/>
        </w:rPr>
        <w:t>לא בכל יום מתרחש הנס</w:t>
      </w:r>
    </w:p>
    <w:p w14:paraId="473F39F3" w14:textId="2FACD7E8" w:rsidR="0094084F" w:rsidRDefault="002A125E" w:rsidP="002E65E3">
      <w:pPr>
        <w:pStyle w:val="36"/>
        <w:framePr w:wrap="notBeside"/>
        <w:rPr>
          <w:rtl/>
        </w:rPr>
      </w:pPr>
      <w:r w:rsidRPr="002E65E3">
        <w:rPr>
          <w:rtl/>
        </w:rPr>
        <w:t>רבא</w:t>
      </w:r>
      <w:r w:rsidR="0094084F">
        <w:rPr>
          <w:rtl/>
        </w:rPr>
        <w:t>:</w:t>
      </w:r>
    </w:p>
    <w:p w14:paraId="71396BCB" w14:textId="1DA7BE60" w:rsidR="002A125E" w:rsidRPr="006F178A" w:rsidRDefault="002A125E" w:rsidP="002A125E">
      <w:pPr>
        <w:rPr>
          <w:rtl/>
        </w:rPr>
      </w:pPr>
      <w:r w:rsidRPr="006F178A">
        <w:rPr>
          <w:rtl/>
        </w:rPr>
        <w:t xml:space="preserve">אכלה בלילה לא יצא, </w:t>
      </w:r>
      <w:r w:rsidRPr="002C641B">
        <w:rPr>
          <w:rStyle w:val="a4"/>
          <w:rFonts w:hint="cs"/>
          <w:rtl/>
        </w:rPr>
        <w:t>ד'</w:t>
      </w:r>
      <w:r w:rsidRPr="000727AC">
        <w:rPr>
          <w:rStyle w:val="a4"/>
          <w:b/>
          <w:bCs/>
          <w:rtl/>
        </w:rPr>
        <w:t>ימי</w:t>
      </w:r>
      <w:r w:rsidRPr="002C641B">
        <w:rPr>
          <w:rStyle w:val="a4"/>
          <w:rtl/>
        </w:rPr>
        <w:t xml:space="preserve"> משתה ושמחה'</w:t>
      </w:r>
      <w:r>
        <w:rPr>
          <w:rFonts w:hint="cs"/>
          <w:rtl/>
        </w:rPr>
        <w:t>,</w:t>
      </w:r>
    </w:p>
    <w:p w14:paraId="11AEF901" w14:textId="77777777" w:rsidR="0094084F" w:rsidRDefault="002A125E" w:rsidP="002E65E3">
      <w:pPr>
        <w:pStyle w:val="36"/>
        <w:framePr w:wrap="notBeside"/>
        <w:rPr>
          <w:rtl/>
        </w:rPr>
      </w:pPr>
      <w:r w:rsidRPr="002E65E3">
        <w:rPr>
          <w:rtl/>
        </w:rPr>
        <w:t>ר</w:t>
      </w:r>
      <w:r w:rsidRPr="002E65E3">
        <w:rPr>
          <w:rFonts w:hint="cs"/>
          <w:rtl/>
        </w:rPr>
        <w:t>"א לפני ר</w:t>
      </w:r>
      <w:r w:rsidRPr="002E65E3">
        <w:rPr>
          <w:rtl/>
        </w:rPr>
        <w:t>"</w:t>
      </w:r>
      <w:r w:rsidRPr="002E65E3">
        <w:rPr>
          <w:rFonts w:hint="cs"/>
          <w:rtl/>
        </w:rPr>
        <w:t>כ</w:t>
      </w:r>
      <w:r w:rsidR="0094084F">
        <w:rPr>
          <w:rtl/>
        </w:rPr>
        <w:t>:</w:t>
      </w:r>
    </w:p>
    <w:p w14:paraId="16989244" w14:textId="357CD974" w:rsidR="0054630D" w:rsidRDefault="002A125E" w:rsidP="0054630D">
      <w:pPr>
        <w:rPr>
          <w:rtl/>
        </w:rPr>
      </w:pPr>
      <w:r w:rsidRPr="0054630D">
        <w:rPr>
          <w:rFonts w:hint="cs"/>
          <w:spacing w:val="-2"/>
          <w:rtl/>
        </w:rPr>
        <w:t>העריב ולא באו רבנן</w:t>
      </w:r>
      <w:r w:rsidRPr="0054630D">
        <w:rPr>
          <w:spacing w:val="-2"/>
          <w:rtl/>
        </w:rPr>
        <w:t>.</w:t>
      </w:r>
      <w:r w:rsidRPr="0054630D">
        <w:rPr>
          <w:rStyle w:val="afff"/>
          <w:rFonts w:hint="cs"/>
          <w:b/>
          <w:spacing w:val="-2"/>
          <w:rtl/>
        </w:rPr>
        <w:t xml:space="preserve"> </w:t>
      </w:r>
      <w:r w:rsidRPr="0054630D">
        <w:rPr>
          <w:rStyle w:val="afff"/>
          <w:rFonts w:hint="cs"/>
          <w:spacing w:val="-2"/>
          <w:rtl/>
        </w:rPr>
        <w:t>וא</w:t>
      </w:r>
      <w:r w:rsidRPr="0054630D">
        <w:rPr>
          <w:rStyle w:val="afff"/>
          <w:spacing w:val="-2"/>
          <w:rtl/>
        </w:rPr>
        <w:t>"</w:t>
      </w:r>
      <w:r w:rsidRPr="0054630D">
        <w:rPr>
          <w:rStyle w:val="afff"/>
          <w:rFonts w:hint="cs"/>
          <w:spacing w:val="-2"/>
          <w:rtl/>
        </w:rPr>
        <w:t>ל</w:t>
      </w:r>
      <w:r w:rsidRPr="0054630D">
        <w:rPr>
          <w:rStyle w:val="afff"/>
          <w:rFonts w:hint="cs"/>
          <w:b/>
          <w:spacing w:val="-2"/>
          <w:rtl/>
        </w:rPr>
        <w:t xml:space="preserve"> </w:t>
      </w:r>
      <w:r w:rsidRPr="0054630D">
        <w:rPr>
          <w:rFonts w:hint="cs"/>
          <w:spacing w:val="-2"/>
          <w:rtl/>
        </w:rPr>
        <w:t>שטרודים בסעודה,</w:t>
      </w:r>
      <w:r w:rsidR="0054630D" w:rsidRPr="0054630D">
        <w:rPr>
          <w:rFonts w:hint="cs"/>
          <w:spacing w:val="-2"/>
          <w:rtl/>
        </w:rPr>
        <w:t xml:space="preserve"> </w:t>
      </w:r>
      <w:r w:rsidR="00AB1810" w:rsidRPr="0054630D">
        <w:rPr>
          <w:rFonts w:hint="cs"/>
          <w:spacing w:val="-2"/>
          <w:rtl/>
        </w:rPr>
        <w:t>וא''א</w:t>
      </w:r>
      <w:r w:rsidRPr="0054630D">
        <w:rPr>
          <w:rFonts w:hint="cs"/>
          <w:spacing w:val="-2"/>
          <w:rtl/>
        </w:rPr>
        <w:t xml:space="preserve"> בלילה </w:t>
      </w:r>
      <w:r w:rsidRPr="0054630D">
        <w:rPr>
          <w:rStyle w:val="afff"/>
          <w:rFonts w:hint="cs"/>
          <w:b/>
          <w:spacing w:val="-2"/>
          <w:rtl/>
        </w:rPr>
        <w:t>כרבא</w:t>
      </w:r>
      <w:r w:rsidRPr="0054630D">
        <w:rPr>
          <w:rFonts w:hint="cs"/>
          <w:spacing w:val="-2"/>
          <w:rtl/>
        </w:rPr>
        <w:t>,</w:t>
      </w:r>
      <w:r>
        <w:rPr>
          <w:rFonts w:hint="cs"/>
          <w:rtl/>
        </w:rPr>
        <w:t xml:space="preserve"> </w:t>
      </w:r>
    </w:p>
    <w:p w14:paraId="08329D61" w14:textId="523018CD" w:rsidR="002A125E" w:rsidRDefault="002A125E" w:rsidP="0054630D">
      <w:pPr>
        <w:rPr>
          <w:rtl/>
        </w:rPr>
      </w:pPr>
      <w:r w:rsidRPr="00411327">
        <w:rPr>
          <w:rStyle w:val="afff"/>
          <w:rFonts w:hint="eastAsia"/>
          <w:b/>
          <w:rtl/>
        </w:rPr>
        <w:t>ושנה</w:t>
      </w:r>
      <w:r w:rsidRPr="00411327">
        <w:rPr>
          <w:rStyle w:val="afff"/>
          <w:b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ממנו</w:t>
      </w:r>
      <w:r>
        <w:rPr>
          <w:rFonts w:hint="cs"/>
          <w:rtl/>
        </w:rPr>
        <w:t xml:space="preserve"> ארבעים פעם</w:t>
      </w:r>
      <w:r w:rsidR="005A159A">
        <w:rPr>
          <w:rFonts w:hint="cs"/>
          <w:rtl/>
        </w:rPr>
        <w:t>, עד שיהא</w:t>
      </w:r>
      <w:r>
        <w:rPr>
          <w:rFonts w:hint="cs"/>
          <w:rtl/>
        </w:rPr>
        <w:t xml:space="preserve"> כמונח בכיסו.</w:t>
      </w:r>
    </w:p>
    <w:p w14:paraId="4010B9E9" w14:textId="68B2E920" w:rsidR="005A159A" w:rsidRPr="006F178A" w:rsidRDefault="005A159A" w:rsidP="005A159A">
      <w:pPr>
        <w:pStyle w:val="af3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45" w:author="קלוד" w:date="2026-10-06T10:09:25Z"/>
        </w:rPr>
      </w:pPr>
      <w:ins w:id="20044" w:author="קלוד" w:date="2026-10-06T10:09:25Z">
        <w:r>
          <w:t xml:space="preserve">משנה ה</w:t>
        </w:r>
      </w:ins>
    </w:p>
    <w:p w14:paraId="18CC493D" w14:textId="77777777" w:rsidR="002A125E" w:rsidRPr="006F178A" w:rsidRDefault="002A125E" w:rsidP="00D029B3">
      <w:pPr>
        <w:pStyle w:val="afff8"/>
        <w:spacing w:before="0" w:after="60"/>
        <w:jc w:val="center"/>
        <w:rPr>
          <w:rtl/>
        </w:rPr>
      </w:pPr>
      <w:r w:rsidRPr="006F178A">
        <w:rPr>
          <w:rtl/>
        </w:rPr>
        <w:t>אין בין יו"ט לשבת אלא אוכל נפש בלבד.</w:t>
      </w:r>
    </w:p>
    <w:p w14:paraId="70226912" w14:textId="77777777" w:rsidR="002A125E" w:rsidRPr="00F05A14" w:rsidRDefault="002A125E" w:rsidP="002A125E">
      <w:pPr>
        <w:rPr>
          <w:rFonts w:cs="PFT_Frank"/>
          <w:b/>
          <w:bCs/>
          <w:szCs w:val="14"/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>הא לענין מכשירי אוכל נפש - שוין</w:t>
      </w:r>
      <w:r w:rsidRPr="00F05A14">
        <w:rPr>
          <w:rFonts w:cs="PFT_Frank" w:hint="cs"/>
          <w:b/>
          <w:bCs/>
          <w:szCs w:val="14"/>
          <w:rtl/>
        </w:rPr>
        <w:t xml:space="preserve"> </w:t>
      </w:r>
      <w:r w:rsidRPr="00F5645F">
        <w:rPr>
          <w:rStyle w:val="afff7"/>
          <w:rFonts w:hint="cs"/>
          <w:b/>
          <w:bCs/>
          <w:rtl/>
        </w:rPr>
        <w:t>[שאסור].</w:t>
      </w:r>
    </w:p>
    <w:p w14:paraId="5BE8FE0A" w14:textId="7C4DADF1" w:rsidR="0094084F" w:rsidRDefault="002A125E" w:rsidP="005A159A">
      <w:pPr>
        <w:pStyle w:val="36"/>
        <w:framePr w:wrap="notBeside"/>
        <w:rPr>
          <w:rtl/>
        </w:rPr>
      </w:pPr>
      <w:r w:rsidRPr="005A159A">
        <w:rPr>
          <w:rFonts w:hint="cs"/>
          <w:rtl/>
        </w:rPr>
        <w:t>דלת"ק אסור</w:t>
      </w:r>
      <w:r w:rsidR="0094084F">
        <w:rPr>
          <w:rFonts w:hint="cs"/>
          <w:rtl/>
        </w:rPr>
        <w:t>:</w:t>
      </w:r>
    </w:p>
    <w:p w14:paraId="7325D56A" w14:textId="1759679F" w:rsidR="002A125E" w:rsidRPr="006F178A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הוא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 w:rsidRPr="006F178A">
        <w:rPr>
          <w:rtl/>
        </w:rPr>
        <w:t>- ולא מכשיריו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F5645F">
        <w:rPr>
          <w:rStyle w:val="afff7"/>
          <w:rFonts w:hint="cs"/>
          <w:rtl/>
        </w:rPr>
        <w:t>[</w:t>
      </w:r>
      <w:r>
        <w:rPr>
          <w:rStyle w:val="a4"/>
          <w:rFonts w:hint="cs"/>
          <w:rtl/>
        </w:rPr>
        <w:t>'</w:t>
      </w:r>
      <w:r w:rsidRPr="00F5645F">
        <w:rPr>
          <w:rStyle w:val="a4"/>
          <w:rFonts w:hint="cs"/>
          <w:rtl/>
        </w:rPr>
        <w:t>לכם</w:t>
      </w:r>
      <w:r>
        <w:rPr>
          <w:rStyle w:val="a4"/>
          <w:rFonts w:hint="cs"/>
          <w:rtl/>
        </w:rPr>
        <w:t>'</w:t>
      </w:r>
      <w:r w:rsidRPr="00F5645F">
        <w:rPr>
          <w:rStyle w:val="afff7"/>
          <w:rFonts w:hint="cs"/>
          <w:rtl/>
        </w:rPr>
        <w:t xml:space="preserve"> ולא לנכרים </w:t>
      </w:r>
      <w:r>
        <w:rPr>
          <w:rStyle w:val="afff7"/>
          <w:rFonts w:hint="cs"/>
          <w:rtl/>
        </w:rPr>
        <w:t>ו</w:t>
      </w:r>
      <w:r w:rsidRPr="00F5645F">
        <w:rPr>
          <w:rStyle w:val="afff7"/>
          <w:rFonts w:hint="cs"/>
          <w:rtl/>
        </w:rPr>
        <w:t>כלבים]</w:t>
      </w:r>
      <w:r w:rsidRPr="006F178A">
        <w:rPr>
          <w:rFonts w:hint="cs"/>
          <w:rtl/>
        </w:rPr>
        <w:t xml:space="preserve"> </w:t>
      </w:r>
    </w:p>
    <w:p w14:paraId="5DE9E92B" w14:textId="4C66AC07" w:rsidR="0094084F" w:rsidRDefault="002A125E" w:rsidP="0078006A">
      <w:pPr>
        <w:pStyle w:val="36"/>
        <w:framePr w:wrap="notBeside"/>
        <w:rPr>
          <w:rtl/>
        </w:rPr>
      </w:pPr>
      <w:r w:rsidRPr="0078006A">
        <w:rPr>
          <w:rFonts w:hint="cs"/>
          <w:rtl/>
        </w:rPr>
        <w:t>ול</w:t>
      </w:r>
      <w:r w:rsidRPr="0078006A">
        <w:rPr>
          <w:rtl/>
        </w:rPr>
        <w:t>ר"י</w:t>
      </w:r>
      <w:r w:rsidRPr="0078006A">
        <w:rPr>
          <w:rFonts w:hint="cs"/>
          <w:rtl/>
        </w:rPr>
        <w:t xml:space="preserve"> מותר</w:t>
      </w:r>
      <w:r w:rsidR="0094084F">
        <w:rPr>
          <w:rFonts w:hint="cs"/>
          <w:rtl/>
        </w:rPr>
        <w:t>:</w:t>
      </w:r>
    </w:p>
    <w:p w14:paraId="0E1B79A3" w14:textId="6AB286CA" w:rsidR="00ED706A" w:rsidRDefault="002A125E" w:rsidP="00C7214A">
      <w:pPr>
        <w:rPr>
          <w:rStyle w:val="afff7"/>
          <w:rtl/>
        </w:rPr>
      </w:pPr>
      <w:r w:rsidRPr="00701689">
        <w:rPr>
          <w:rStyle w:val="a4"/>
          <w:rFonts w:hint="cs"/>
          <w:spacing w:val="-2"/>
          <w:rtl/>
        </w:rPr>
        <w:t>'</w:t>
      </w:r>
      <w:r w:rsidRPr="00701689">
        <w:rPr>
          <w:rStyle w:val="a4"/>
          <w:spacing w:val="-2"/>
          <w:rtl/>
        </w:rPr>
        <w:t>לכם</w:t>
      </w:r>
      <w:r w:rsidRPr="00701689">
        <w:rPr>
          <w:rStyle w:val="a4"/>
          <w:rFonts w:hint="cs"/>
          <w:spacing w:val="-2"/>
          <w:rtl/>
        </w:rPr>
        <w:t>'</w:t>
      </w:r>
      <w:r w:rsidRPr="00701689">
        <w:rPr>
          <w:rStyle w:val="a4"/>
          <w:spacing w:val="-2"/>
          <w:rtl/>
        </w:rPr>
        <w:t xml:space="preserve"> </w:t>
      </w:r>
      <w:r w:rsidRPr="00701689">
        <w:rPr>
          <w:spacing w:val="-2"/>
          <w:rtl/>
        </w:rPr>
        <w:t>- לכל צורכיכם.</w:t>
      </w:r>
      <w:r w:rsidRPr="00701689">
        <w:rPr>
          <w:rFonts w:hint="cs"/>
          <w:spacing w:val="-2"/>
          <w:rtl/>
        </w:rPr>
        <w:t xml:space="preserve"> </w:t>
      </w:r>
      <w:r w:rsidRPr="00C06F31">
        <w:rPr>
          <w:rStyle w:val="afff7"/>
          <w:rFonts w:hint="cs"/>
          <w:rtl/>
        </w:rPr>
        <w:t>[</w:t>
      </w:r>
      <w:r>
        <w:rPr>
          <w:rStyle w:val="a4"/>
          <w:rFonts w:hint="cs"/>
          <w:rtl/>
        </w:rPr>
        <w:t>'</w:t>
      </w:r>
      <w:r w:rsidRPr="00C06F31">
        <w:rPr>
          <w:rStyle w:val="a4"/>
          <w:rFonts w:hint="cs"/>
          <w:rtl/>
        </w:rPr>
        <w:t>הוא</w:t>
      </w:r>
      <w:r>
        <w:rPr>
          <w:rStyle w:val="a4"/>
          <w:rFonts w:hint="cs"/>
          <w:rtl/>
        </w:rPr>
        <w:t>'</w:t>
      </w:r>
      <w:r w:rsidRPr="00C06F31">
        <w:rPr>
          <w:rStyle w:val="afff7"/>
          <w:rFonts w:hint="cs"/>
          <w:rtl/>
        </w:rPr>
        <w:t xml:space="preserve"> במכשירין שאפשר </w:t>
      </w:r>
      <w:r>
        <w:rPr>
          <w:rStyle w:val="afff7"/>
          <w:rFonts w:hint="cs"/>
          <w:rtl/>
        </w:rPr>
        <w:t>מעיו"ט]</w:t>
      </w:r>
    </w:p>
    <w:p w14:paraId="36CB9C70" w14:textId="695C584E" w:rsidR="0078006A" w:rsidRPr="0078006A" w:rsidRDefault="0078006A" w:rsidP="00DF2657">
      <w:pPr>
        <w:pStyle w:val="af3"/>
        <w:spacing w:before="0" w:after="60"/>
        <w:rPr>
          <w:rtl/>
        </w:rPr>
      </w:pPr>
      <w:r w:rsidRPr="0078006A">
        <w:rPr>
          <w:rFonts w:hint="cs"/>
          <w:rtl/>
        </w:rPr>
        <w:t>****</w:t>
      </w:r>
    </w:p>
    <w:p>
      <w:pPr>
        <w:pStyle w:val="MishnaBatzad"/>
        <w:rPr>
          <w:ins w:id="20047" w:author="קלוד" w:date="2026-10-06T10:09:25Z"/>
        </w:rPr>
      </w:pPr>
      <w:ins w:id="20046" w:author="קלוד" w:date="2026-10-06T10:09:25Z">
        <w:r>
          <w:t xml:space="preserve">משנה ה</w:t>
        </w:r>
      </w:ins>
    </w:p>
    <w:p w14:paraId="010D6486" w14:textId="4894C377" w:rsidR="002A125E" w:rsidRPr="00C7214A" w:rsidRDefault="002A125E" w:rsidP="00DF2657">
      <w:pPr>
        <w:pStyle w:val="afff8"/>
        <w:spacing w:before="0" w:after="60"/>
        <w:rPr>
          <w:rtl/>
        </w:rPr>
      </w:pPr>
      <w:r w:rsidRPr="00C7214A">
        <w:rPr>
          <w:rtl/>
        </w:rPr>
        <w:t>אין בין שבת ליו</w:t>
      </w:r>
      <w:r w:rsidR="00AB1810" w:rsidRPr="00C7214A">
        <w:rPr>
          <w:rFonts w:hint="cs"/>
          <w:rtl/>
        </w:rPr>
        <w:t>ה"כ</w:t>
      </w:r>
      <w:r w:rsidRPr="00C7214A">
        <w:rPr>
          <w:rFonts w:hint="cs"/>
          <w:rtl/>
        </w:rPr>
        <w:t>,</w:t>
      </w:r>
      <w:r w:rsidRPr="00C7214A">
        <w:rPr>
          <w:rtl/>
        </w:rPr>
        <w:t xml:space="preserve"> אלא שזה זדונו בידי אדם וזה זדונו בכרת.</w:t>
      </w:r>
    </w:p>
    <w:p w14:paraId="79D60BE5" w14:textId="77777777" w:rsidR="002A125E" w:rsidRPr="00F5645F" w:rsidRDefault="002A125E" w:rsidP="002A125E">
      <w:pPr>
        <w:rPr>
          <w:rStyle w:val="afff"/>
          <w:b/>
          <w:bCs/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>הא לענין תשלומין - שוין</w:t>
      </w:r>
      <w:r w:rsidRPr="00F05A14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Pr="00F5645F">
        <w:rPr>
          <w:rStyle w:val="afff7"/>
          <w:rFonts w:hint="cs"/>
          <w:b/>
          <w:bCs/>
          <w:rtl/>
        </w:rPr>
        <w:t>[שפטור].</w:t>
      </w:r>
      <w:r w:rsidRPr="00F05A14">
        <w:rPr>
          <w:rFonts w:ascii="Fb Fontext" w:hAnsi="Fb Fontext" w:cs="PFT_Frank" w:hint="cs"/>
          <w:b/>
          <w:bCs/>
          <w:szCs w:val="14"/>
          <w:rtl/>
        </w:rPr>
        <w:t xml:space="preserve"> </w:t>
      </w:r>
    </w:p>
    <w:p w14:paraId="21C6559D" w14:textId="1DB13218" w:rsidR="0094084F" w:rsidRDefault="002A125E" w:rsidP="0078006A">
      <w:pPr>
        <w:pStyle w:val="36"/>
        <w:framePr w:wrap="notBeside"/>
        <w:rPr>
          <w:rtl/>
        </w:rPr>
      </w:pPr>
      <w:r w:rsidRPr="0078006A">
        <w:rPr>
          <w:rFonts w:hint="cs"/>
          <w:rtl/>
        </w:rPr>
        <w:t>וכרנבה"ק</w:t>
      </w:r>
      <w:r w:rsidR="0094084F">
        <w:rPr>
          <w:rFonts w:hint="cs"/>
          <w:rtl/>
        </w:rPr>
        <w:t>:</w:t>
      </w:r>
    </w:p>
    <w:p w14:paraId="23933845" w14:textId="743EA17E" w:rsidR="002A125E" w:rsidRPr="006F178A" w:rsidRDefault="002A125E" w:rsidP="002A125E">
      <w:pPr>
        <w:rPr>
          <w:rFonts w:cs="Guttman Vilna"/>
          <w:b/>
          <w:bCs/>
          <w:rtl/>
        </w:rPr>
      </w:pPr>
      <w:r w:rsidRPr="006F178A">
        <w:rPr>
          <w:rFonts w:ascii="Fb Fontext" w:hAnsi="Fb Fontext" w:hint="cs"/>
          <w:rtl/>
        </w:rPr>
        <w:t>ש</w:t>
      </w:r>
      <w:r w:rsidRPr="006F178A">
        <w:rPr>
          <w:rFonts w:hint="cs"/>
          <w:rtl/>
        </w:rPr>
        <w:t>אף יו</w:t>
      </w:r>
      <w:r>
        <w:rPr>
          <w:rFonts w:hint="cs"/>
          <w:rtl/>
        </w:rPr>
        <w:t>ה"</w:t>
      </w:r>
      <w:r w:rsidRPr="006F178A">
        <w:rPr>
          <w:rFonts w:hint="cs"/>
          <w:rtl/>
        </w:rPr>
        <w:t>כ</w:t>
      </w:r>
      <w:r w:rsidR="002055A1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מתחייב בנפשו פטור מתשלומין.</w:t>
      </w:r>
    </w:p>
    <w:p w14:paraId="19CDE615" w14:textId="4D65F5E9" w:rsidR="0094084F" w:rsidRDefault="00BD04C4" w:rsidP="0078006A">
      <w:pPr>
        <w:pStyle w:val="36"/>
        <w:framePr w:wrap="notBeside"/>
        <w:rPr>
          <w:rtl/>
        </w:rPr>
      </w:pPr>
      <w:r w:rsidRPr="0078006A">
        <w:rPr>
          <w:rFonts w:ascii="Times New Roman" w:hAnsi="Times New Roman" w:cs="Times New Roman" w:hint="cs"/>
          <w:rtl/>
        </w:rPr>
        <w:t>◦</w:t>
      </w:r>
      <w:r w:rsidRPr="0078006A">
        <w:rPr>
          <w:rtl/>
        </w:rPr>
        <w:t xml:space="preserve"> </w:t>
      </w:r>
      <w:r w:rsidR="002A125E" w:rsidRPr="0078006A">
        <w:rPr>
          <w:rFonts w:hint="eastAsia"/>
          <w:rtl/>
        </w:rPr>
        <w:t>ו</w:t>
      </w:r>
      <w:r w:rsidR="002A125E" w:rsidRPr="0078006A">
        <w:rPr>
          <w:rFonts w:hint="cs"/>
          <w:rtl/>
        </w:rPr>
        <w:t>מקשי'</w:t>
      </w:r>
      <w:r w:rsidR="0094084F">
        <w:rPr>
          <w:rFonts w:hint="cs"/>
          <w:rtl/>
        </w:rPr>
        <w:t>:</w:t>
      </w:r>
    </w:p>
    <w:p w14:paraId="61E2799E" w14:textId="399810EB" w:rsidR="002A125E" w:rsidRPr="009A4CE4" w:rsidRDefault="002A125E" w:rsidP="002A125E">
      <w:pPr>
        <w:rPr>
          <w:rFonts w:cs="PFT_Frank"/>
          <w:b/>
          <w:bCs/>
          <w:szCs w:val="14"/>
          <w:rtl/>
        </w:rPr>
      </w:pPr>
      <w:r w:rsidRPr="00411327">
        <w:rPr>
          <w:rStyle w:val="afff"/>
          <w:rFonts w:hint="cs"/>
          <w:b/>
          <w:rtl/>
        </w:rPr>
        <w:lastRenderedPageBreak/>
        <w:t xml:space="preserve">מתני' כרבנן החלוקים ארחב''ג: </w:t>
      </w:r>
      <w:r>
        <w:rPr>
          <w:rFonts w:hint="cs"/>
          <w:rtl/>
        </w:rPr>
        <w:t>ד</w:t>
      </w:r>
      <w:r w:rsidRPr="00F87DC2">
        <w:rPr>
          <w:rtl/>
        </w:rPr>
        <w:t xml:space="preserve">חייבי כריתות שלקו נפטרו, </w:t>
      </w:r>
      <w:r w:rsidRPr="0078006A">
        <w:rPr>
          <w:rStyle w:val="a4"/>
          <w:rFonts w:hint="eastAsia"/>
          <w:rtl/>
        </w:rPr>
        <w:t>ד</w:t>
      </w:r>
      <w:r w:rsidRPr="0078006A">
        <w:rPr>
          <w:rStyle w:val="a4"/>
          <w:rtl/>
        </w:rPr>
        <w:t>'ונקלה אחיך לעיניך'</w:t>
      </w:r>
      <w:r w:rsidRPr="00F87DC2">
        <w:rPr>
          <w:rStyle w:val="a4"/>
          <w:spacing w:val="-6"/>
          <w:rtl/>
        </w:rPr>
        <w:t xml:space="preserve"> </w:t>
      </w:r>
      <w:r w:rsidRPr="003C4381">
        <w:rPr>
          <w:rStyle w:val="afff7"/>
          <w:rFonts w:hint="cs"/>
          <w:rtl/>
        </w:rPr>
        <w:t>[</w:t>
      </w:r>
      <w:r>
        <w:rPr>
          <w:rStyle w:val="afff7"/>
          <w:rFonts w:hint="cs"/>
          <w:rtl/>
        </w:rPr>
        <w:t>ו</w:t>
      </w:r>
      <w:r w:rsidRPr="003C4381">
        <w:rPr>
          <w:rStyle w:val="afff7"/>
          <w:rFonts w:hint="cs"/>
          <w:rtl/>
        </w:rPr>
        <w:t xml:space="preserve">א"כ גם יוה"כ זדונו </w:t>
      </w:r>
      <w:r w:rsidRPr="003C4381">
        <w:rPr>
          <w:rStyle w:val="afff7"/>
          <w:rFonts w:hint="cs"/>
          <w:b/>
          <w:bCs/>
          <w:rtl/>
        </w:rPr>
        <w:t>בידי אדם</w:t>
      </w:r>
      <w:r w:rsidRPr="003C4381">
        <w:rPr>
          <w:rStyle w:val="afff7"/>
          <w:rFonts w:hint="cs"/>
          <w:rtl/>
        </w:rPr>
        <w:t>],</w:t>
      </w:r>
    </w:p>
    <w:p w14:paraId="079C94C6" w14:textId="69299016" w:rsidR="0094084F" w:rsidRDefault="002A125E" w:rsidP="0078006A">
      <w:pPr>
        <w:pStyle w:val="36"/>
        <w:framePr w:wrap="notBeside"/>
        <w:rPr>
          <w:rtl/>
        </w:rPr>
      </w:pPr>
      <w:r w:rsidRPr="0078006A">
        <w:rPr>
          <w:rFonts w:hint="cs"/>
          <w:rtl/>
        </w:rPr>
        <w:t>א. ר</w:t>
      </w:r>
      <w:r w:rsidRPr="0078006A">
        <w:rPr>
          <w:rtl/>
        </w:rPr>
        <w:t>"</w:t>
      </w:r>
      <w:r w:rsidRPr="0078006A">
        <w:rPr>
          <w:rFonts w:hint="cs"/>
          <w:rtl/>
        </w:rPr>
        <w:t>נ: כרי</w:t>
      </w:r>
      <w:r w:rsidRPr="0078006A">
        <w:rPr>
          <w:rtl/>
        </w:rPr>
        <w:t>"</w:t>
      </w:r>
      <w:r w:rsidRPr="0078006A">
        <w:rPr>
          <w:rFonts w:hint="cs"/>
          <w:rtl/>
        </w:rPr>
        <w:t>צ</w:t>
      </w:r>
      <w:r w:rsidR="0094084F">
        <w:rPr>
          <w:rFonts w:hint="cs"/>
          <w:rtl/>
        </w:rPr>
        <w:t>:</w:t>
      </w:r>
    </w:p>
    <w:p w14:paraId="48609856" w14:textId="2D072ED6" w:rsidR="002A125E" w:rsidRPr="00F53094" w:rsidRDefault="002A125E" w:rsidP="002A125E">
      <w:pPr>
        <w:rPr>
          <w:rStyle w:val="afe"/>
          <w:b/>
          <w:rtl/>
        </w:rPr>
      </w:pPr>
      <w:r w:rsidRPr="006F178A">
        <w:rPr>
          <w:rFonts w:hint="cs"/>
          <w:rtl/>
        </w:rPr>
        <w:t>ד</w:t>
      </w:r>
      <w:r>
        <w:rPr>
          <w:rFonts w:hint="cs"/>
          <w:rtl/>
        </w:rPr>
        <w:t xml:space="preserve">אין </w:t>
      </w:r>
      <w:r w:rsidRPr="006F178A">
        <w:rPr>
          <w:rtl/>
        </w:rPr>
        <w:t>מלקות בחייבי כריתות.</w:t>
      </w:r>
      <w:r w:rsidRPr="006F178A">
        <w:rPr>
          <w:rFonts w:hint="cs"/>
          <w:rtl/>
        </w:rPr>
        <w:t xml:space="preserve"> </w:t>
      </w:r>
    </w:p>
    <w:p w14:paraId="63E7503E" w14:textId="0A3772FD" w:rsidR="0094084F" w:rsidRDefault="002A125E" w:rsidP="0078006A">
      <w:pPr>
        <w:pStyle w:val="36"/>
        <w:framePr w:wrap="notBeside"/>
        <w:rPr>
          <w:rtl/>
        </w:rPr>
      </w:pPr>
      <w:r w:rsidRPr="0078006A">
        <w:rPr>
          <w:rFonts w:hint="cs"/>
          <w:rtl/>
        </w:rPr>
        <w:t xml:space="preserve">ב. </w:t>
      </w:r>
      <w:r w:rsidRPr="0078006A">
        <w:rPr>
          <w:rtl/>
        </w:rPr>
        <w:t>רב אשי</w:t>
      </w:r>
      <w:r w:rsidR="0094084F">
        <w:rPr>
          <w:rtl/>
        </w:rPr>
        <w:t>:</w:t>
      </w:r>
    </w:p>
    <w:p w14:paraId="3CC0F156" w14:textId="504E38D6" w:rsidR="002A125E" w:rsidRPr="00F53094" w:rsidRDefault="002A125E" w:rsidP="002A125E">
      <w:pPr>
        <w:rPr>
          <w:rStyle w:val="afff7"/>
          <w:b/>
          <w:bCs/>
          <w:rtl/>
        </w:rPr>
      </w:pPr>
      <w:r w:rsidRPr="006F178A">
        <w:rPr>
          <w:rtl/>
        </w:rPr>
        <w:t xml:space="preserve">אפילו </w:t>
      </w:r>
      <w:r w:rsidRPr="00411327">
        <w:rPr>
          <w:rStyle w:val="afff"/>
          <w:rFonts w:hint="cs"/>
          <w:b/>
          <w:rtl/>
        </w:rPr>
        <w:t>כ</w:t>
      </w:r>
      <w:r w:rsidRPr="00411327">
        <w:rPr>
          <w:rStyle w:val="afff"/>
          <w:b/>
          <w:rtl/>
        </w:rPr>
        <w:t>רבנן</w:t>
      </w:r>
      <w:r>
        <w:rPr>
          <w:rtl/>
        </w:rPr>
        <w:t xml:space="preserve">, </w:t>
      </w:r>
      <w:r w:rsidRPr="00F05A14">
        <w:rPr>
          <w:rFonts w:cs="PFT_Frank"/>
          <w:b/>
          <w:bCs/>
          <w:szCs w:val="14"/>
          <w:rtl/>
        </w:rPr>
        <w:t xml:space="preserve">עיקר </w:t>
      </w:r>
      <w:r w:rsidRPr="00F05A14">
        <w:rPr>
          <w:rFonts w:cs="PFT_Frank" w:hint="cs"/>
          <w:b/>
          <w:bCs/>
          <w:szCs w:val="14"/>
          <w:rtl/>
        </w:rPr>
        <w:t>חומר</w:t>
      </w:r>
      <w:r>
        <w:rPr>
          <w:rFonts w:hint="cs"/>
          <w:rtl/>
        </w:rPr>
        <w:t xml:space="preserve"> </w:t>
      </w:r>
      <w:r>
        <w:rPr>
          <w:rtl/>
        </w:rPr>
        <w:t>זדונו ב</w:t>
      </w:r>
      <w:r w:rsidRPr="006F178A">
        <w:rPr>
          <w:rtl/>
        </w:rPr>
        <w:t>כרת</w:t>
      </w:r>
      <w:r>
        <w:rPr>
          <w:rFonts w:cs="Guttman Vilna" w:hint="cs"/>
          <w:b/>
          <w:bCs/>
          <w:rtl/>
        </w:rPr>
        <w:t xml:space="preserve"> </w:t>
      </w:r>
      <w:r w:rsidRPr="003C4381">
        <w:rPr>
          <w:rStyle w:val="afff7"/>
          <w:rFonts w:hint="cs"/>
          <w:rtl/>
        </w:rPr>
        <w:t>[אבל לקה נפטר]</w:t>
      </w:r>
    </w:p>
    <w:p w14:paraId="50F73EC4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F53094">
        <w:rPr>
          <w:rFonts w:hint="cs"/>
          <w:rtl/>
        </w:rPr>
        <w:t>ח.</w:t>
      </w:r>
    </w:p>
    <w:p>
      <w:pPr>
        <w:pStyle w:val="MishnaBatzad"/>
        <w:rPr>
          <w:ins w:id="20049" w:author="קלוד" w:date="2026-10-06T10:09:25Z"/>
        </w:rPr>
      </w:pPr>
      <w:ins w:id="20048" w:author="קלוד" w:date="2026-10-06T10:09:25Z">
        <w:r>
          <w:t xml:space="preserve">משנה ו</w:t>
        </w:r>
      </w:ins>
    </w:p>
    <w:p w14:paraId="382FCCD4" w14:textId="09B22B9C" w:rsidR="002A125E" w:rsidRDefault="002A125E" w:rsidP="003D6E80">
      <w:pPr>
        <w:pStyle w:val="afff8"/>
        <w:jc w:val="center"/>
        <w:rPr>
          <w:rtl/>
        </w:rPr>
      </w:pPr>
      <w:r w:rsidRPr="00A042FC">
        <w:rPr>
          <w:rtl/>
        </w:rPr>
        <w:t>אין בין המודר הנאה מחבירו למודר ממנו מאכל</w:t>
      </w:r>
      <w:r>
        <w:rPr>
          <w:rFonts w:hint="cs"/>
          <w:rtl/>
        </w:rPr>
        <w:t>,</w:t>
      </w:r>
    </w:p>
    <w:p w14:paraId="1CD1C2E0" w14:textId="77777777" w:rsidR="002A125E" w:rsidRPr="00A042FC" w:rsidRDefault="002A125E" w:rsidP="00880EBF">
      <w:pPr>
        <w:pStyle w:val="afb"/>
        <w:spacing w:after="60"/>
        <w:jc w:val="center"/>
        <w:rPr>
          <w:rtl/>
        </w:rPr>
      </w:pPr>
      <w:r w:rsidRPr="00A042FC">
        <w:rPr>
          <w:rtl/>
        </w:rPr>
        <w:t>אלא דריסת הרגל, וכלים שאין עושין בהן אוכל נפש.</w:t>
      </w:r>
    </w:p>
    <w:p w14:paraId="362DC765" w14:textId="77777777" w:rsidR="002A125E" w:rsidRPr="00F05A14" w:rsidRDefault="002A125E" w:rsidP="002A125E">
      <w:pPr>
        <w:rPr>
          <w:rFonts w:cs="PFT_Frank"/>
          <w:b/>
          <w:bCs/>
          <w:szCs w:val="14"/>
          <w:rtl/>
        </w:rPr>
      </w:pPr>
      <w:r w:rsidRPr="00F05A14">
        <w:rPr>
          <w:rFonts w:cs="PFT_Frank" w:hint="cs"/>
          <w:b/>
          <w:bCs/>
          <w:szCs w:val="14"/>
          <w:rtl/>
        </w:rPr>
        <w:t xml:space="preserve">הא לענין כלי אוכל נפש - שוין </w:t>
      </w:r>
      <w:r w:rsidRPr="003C4381">
        <w:rPr>
          <w:rStyle w:val="afff7"/>
          <w:rFonts w:hint="cs"/>
          <w:b/>
          <w:bCs/>
          <w:rtl/>
        </w:rPr>
        <w:t>[שאסור].</w:t>
      </w:r>
    </w:p>
    <w:p w14:paraId="51A19BB4" w14:textId="77777777" w:rsidR="0094084F" w:rsidRDefault="002A125E" w:rsidP="001B77F5">
      <w:pPr>
        <w:pStyle w:val="36"/>
        <w:framePr w:wrap="notBeside"/>
        <w:rPr>
          <w:rtl/>
        </w:rPr>
      </w:pPr>
      <w:r w:rsidRPr="001B77F5">
        <w:rPr>
          <w:rFonts w:hint="cs"/>
          <w:rtl/>
        </w:rPr>
        <w:t>והך</w:t>
      </w:r>
      <w:r w:rsidR="0094084F">
        <w:rPr>
          <w:rtl/>
        </w:rPr>
        <w:t>:</w:t>
      </w:r>
    </w:p>
    <w:p w14:paraId="15473420" w14:textId="53ADE7C7" w:rsidR="002A125E" w:rsidRPr="006F178A" w:rsidRDefault="002A125E" w:rsidP="002A125E">
      <w:pPr>
        <w:rPr>
          <w:rtl/>
        </w:rPr>
      </w:pPr>
      <w:r w:rsidRPr="003C4381">
        <w:rPr>
          <w:rFonts w:hint="cs"/>
          <w:rtl/>
        </w:rPr>
        <w:t>דריסת הרגל דלא קפדי</w:t>
      </w:r>
      <w:r w:rsidRPr="00411327">
        <w:rPr>
          <w:rStyle w:val="afff"/>
          <w:rFonts w:hint="cs"/>
          <w:b/>
          <w:rtl/>
        </w:rPr>
        <w:t xml:space="preserve">  </w:t>
      </w:r>
      <w:r w:rsidR="00EA7A69">
        <w:rPr>
          <w:rStyle w:val="afff"/>
          <w:rFonts w:hint="cs"/>
          <w:b/>
          <w:rtl/>
        </w:rPr>
        <w:t xml:space="preserve">- </w:t>
      </w:r>
      <w:r w:rsidRPr="00411327">
        <w:rPr>
          <w:rStyle w:val="afff"/>
          <w:rFonts w:hint="cs"/>
          <w:b/>
          <w:rtl/>
        </w:rPr>
        <w:t>כר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א</w:t>
      </w:r>
      <w:r w:rsidR="00EA7A69">
        <w:rPr>
          <w:rStyle w:val="afff"/>
          <w:rFonts w:hint="cs"/>
          <w:b/>
          <w:rtl/>
        </w:rPr>
        <w:t>:</w:t>
      </w:r>
      <w:r>
        <w:rPr>
          <w:rFonts w:hint="cs"/>
          <w:rtl/>
        </w:rPr>
        <w:t xml:space="preserve"> ד</w:t>
      </w:r>
      <w:r w:rsidRPr="006F178A">
        <w:rPr>
          <w:rtl/>
        </w:rPr>
        <w:t>ויתור אסור במודר הנאה.</w:t>
      </w:r>
    </w:p>
    <w:p>
      <w:pPr>
        <w:pStyle w:val="MishnaBatzad"/>
        <w:rPr>
          <w:ins w:id="20051" w:author="קלוד" w:date="2026-10-06T10:09:25Z"/>
        </w:rPr>
      </w:pPr>
      <w:ins w:id="20050" w:author="קלוד" w:date="2026-10-06T10:09:25Z">
        <w:r>
          <w:t xml:space="preserve">משנה ו</w:t>
        </w:r>
      </w:ins>
    </w:p>
    <w:p w14:paraId="67A77F92" w14:textId="77777777" w:rsidR="002A125E" w:rsidRDefault="002A125E" w:rsidP="002A125E">
      <w:pPr>
        <w:pStyle w:val="afff8"/>
        <w:jc w:val="center"/>
        <w:rPr>
          <w:rtl/>
        </w:rPr>
      </w:pPr>
      <w:r w:rsidRPr="00392931">
        <w:rPr>
          <w:rtl/>
        </w:rPr>
        <w:t>אין בין נדרים לנדבות</w:t>
      </w:r>
    </w:p>
    <w:p w14:paraId="1FD5FCFA" w14:textId="77777777" w:rsidR="002A125E" w:rsidRPr="00FA11F6" w:rsidRDefault="002A125E" w:rsidP="00EA7A69">
      <w:pPr>
        <w:pStyle w:val="afb"/>
        <w:spacing w:after="60"/>
        <w:rPr>
          <w:spacing w:val="6"/>
          <w:rtl/>
        </w:rPr>
      </w:pPr>
      <w:r w:rsidRPr="00FA11F6">
        <w:rPr>
          <w:spacing w:val="6"/>
          <w:rtl/>
        </w:rPr>
        <w:t>אלא שהנדרים חייב באחריותן, ונדבות אינו חייב באחריותן.</w:t>
      </w:r>
    </w:p>
    <w:p w14:paraId="02A2B10B" w14:textId="77777777" w:rsidR="0094084F" w:rsidRDefault="002A125E" w:rsidP="00EA7A69">
      <w:pPr>
        <w:pStyle w:val="36"/>
        <w:framePr w:wrap="notBeside"/>
        <w:rPr>
          <w:rtl/>
        </w:rPr>
      </w:pPr>
      <w:r w:rsidRPr="00EA7A69">
        <w:rPr>
          <w:rtl/>
        </w:rPr>
        <w:t>הא</w:t>
      </w:r>
      <w:r w:rsidR="0094084F">
        <w:rPr>
          <w:rtl/>
        </w:rPr>
        <w:t>:</w:t>
      </w:r>
    </w:p>
    <w:p w14:paraId="6F56BCBD" w14:textId="54A8AA99" w:rsidR="002A125E" w:rsidRPr="00F05A14" w:rsidRDefault="002A125E" w:rsidP="002A125E">
      <w:pPr>
        <w:rPr>
          <w:rFonts w:cs="PFT_Frank"/>
          <w:b/>
          <w:bCs/>
          <w:szCs w:val="14"/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 xml:space="preserve">לענין </w:t>
      </w:r>
      <w:r w:rsidRPr="003C4381">
        <w:rPr>
          <w:rStyle w:val="a4"/>
          <w:rFonts w:hint="cs"/>
          <w:b/>
          <w:bCs/>
          <w:rtl/>
        </w:rPr>
        <w:t>'</w:t>
      </w:r>
      <w:r w:rsidRPr="003C4381">
        <w:rPr>
          <w:rStyle w:val="a4"/>
          <w:b/>
          <w:bCs/>
          <w:rtl/>
        </w:rPr>
        <w:t>בל תאחר</w:t>
      </w:r>
      <w:r w:rsidRPr="003C4381">
        <w:rPr>
          <w:rStyle w:val="a4"/>
          <w:rFonts w:hint="cs"/>
          <w:b/>
          <w:bCs/>
          <w:rtl/>
        </w:rPr>
        <w:t>'</w:t>
      </w:r>
      <w:r w:rsidRPr="00F05A14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F05A14">
        <w:rPr>
          <w:rFonts w:ascii="Fb Fontext" w:hAnsi="Fb Fontext" w:cs="PFT_Frank" w:hint="cs"/>
          <w:b/>
          <w:bCs/>
          <w:szCs w:val="14"/>
          <w:rtl/>
        </w:rPr>
        <w:t>-</w:t>
      </w:r>
      <w:r w:rsidRPr="00F05A14">
        <w:rPr>
          <w:rFonts w:ascii="Fb Fontext" w:hAnsi="Fb Fontext" w:cs="PFT_Frank"/>
          <w:b/>
          <w:bCs/>
          <w:szCs w:val="14"/>
          <w:rtl/>
        </w:rPr>
        <w:t xml:space="preserve"> שוין</w:t>
      </w:r>
      <w:r w:rsidRPr="00F05A14">
        <w:rPr>
          <w:rFonts w:cs="PFT_Frank" w:hint="cs"/>
          <w:b/>
          <w:bCs/>
          <w:szCs w:val="14"/>
          <w:rtl/>
        </w:rPr>
        <w:t xml:space="preserve"> </w:t>
      </w:r>
      <w:r w:rsidRPr="00FA11F6">
        <w:rPr>
          <w:rStyle w:val="afff7"/>
          <w:rFonts w:hint="cs"/>
          <w:rtl/>
        </w:rPr>
        <w:t>שעובר</w:t>
      </w:r>
      <w:r w:rsidR="00305368">
        <w:rPr>
          <w:rStyle w:val="afff7"/>
          <w:rFonts w:hint="cs"/>
          <w:rtl/>
        </w:rPr>
        <w:t>.</w:t>
      </w:r>
    </w:p>
    <w:p w14:paraId="1D379225" w14:textId="77777777" w:rsidR="0094084F" w:rsidRDefault="002A125E" w:rsidP="00EA7A69">
      <w:pPr>
        <w:pStyle w:val="36"/>
        <w:framePr w:wrap="notBeside"/>
        <w:rPr>
          <w:rtl/>
        </w:rPr>
      </w:pPr>
      <w:r w:rsidRPr="00EA7A69">
        <w:rPr>
          <w:rFonts w:hint="cs"/>
          <w:rtl/>
        </w:rPr>
        <w:t>והא</w:t>
      </w:r>
      <w:r w:rsidR="0094084F">
        <w:rPr>
          <w:rtl/>
        </w:rPr>
        <w:t>:</w:t>
      </w:r>
    </w:p>
    <w:p w14:paraId="417DF5BA" w14:textId="52DDACB6" w:rsidR="00FA11F6" w:rsidRDefault="002A125E" w:rsidP="00FA11F6">
      <w:pPr>
        <w:rPr>
          <w:rtl/>
        </w:rPr>
      </w:pPr>
      <w:r w:rsidRPr="00287B18">
        <w:rPr>
          <w:rFonts w:hint="cs"/>
          <w:rtl/>
        </w:rPr>
        <w:t xml:space="preserve">דנדר </w:t>
      </w:r>
      <w:r w:rsidRPr="00287B18">
        <w:rPr>
          <w:rStyle w:val="afff7"/>
          <w:rFonts w:hint="cs"/>
          <w:b/>
          <w:bCs/>
          <w:rtl/>
        </w:rPr>
        <w:t>הרי עלי</w:t>
      </w:r>
      <w:r w:rsidRPr="00287B18">
        <w:rPr>
          <w:rFonts w:hint="cs"/>
          <w:rtl/>
        </w:rPr>
        <w:t xml:space="preserve"> חייב באחריותו</w:t>
      </w:r>
      <w:r w:rsidRPr="00411327">
        <w:rPr>
          <w:rStyle w:val="afff"/>
          <w:rFonts w:hint="cs"/>
          <w:b/>
          <w:rtl/>
        </w:rPr>
        <w:t xml:space="preserve"> - </w:t>
      </w:r>
      <w:r w:rsidRPr="002C641B">
        <w:rPr>
          <w:rStyle w:val="a4"/>
          <w:rFonts w:hint="cs"/>
          <w:rtl/>
        </w:rPr>
        <w:t>ד'</w:t>
      </w:r>
      <w:r>
        <w:rPr>
          <w:rStyle w:val="a4"/>
          <w:rFonts w:hint="cs"/>
          <w:rtl/>
        </w:rPr>
        <w:t xml:space="preserve">ונרצה לו </w:t>
      </w:r>
      <w:r w:rsidRPr="002C641B">
        <w:rPr>
          <w:rStyle w:val="a4"/>
          <w:rtl/>
        </w:rPr>
        <w:t xml:space="preserve">לכפר </w:t>
      </w:r>
      <w:r w:rsidRPr="00A10BC9">
        <w:rPr>
          <w:rStyle w:val="a4"/>
          <w:b/>
          <w:bCs/>
          <w:rtl/>
        </w:rPr>
        <w:t>עליו</w:t>
      </w:r>
      <w:r w:rsidRPr="00A10BC9">
        <w:rPr>
          <w:rStyle w:val="a4"/>
          <w:rFonts w:hint="cs"/>
          <w:b/>
          <w:bCs/>
          <w:rtl/>
        </w:rPr>
        <w:t>'</w:t>
      </w:r>
      <w:r>
        <w:rPr>
          <w:rFonts w:hint="cs"/>
          <w:rtl/>
        </w:rPr>
        <w:t xml:space="preserve"> </w:t>
      </w:r>
    </w:p>
    <w:p w14:paraId="6D938828" w14:textId="7EA201BA" w:rsidR="002A125E" w:rsidRPr="006F178A" w:rsidRDefault="002A125E" w:rsidP="00FA11F6">
      <w:pPr>
        <w:ind w:firstLine="170"/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כל שעליו </w:t>
      </w:r>
      <w:r w:rsidRPr="006F178A">
        <w:rPr>
          <w:rtl/>
        </w:rPr>
        <w:t xml:space="preserve">חייב באחריות, </w:t>
      </w:r>
      <w:r w:rsidR="00FA11F6">
        <w:rPr>
          <w:rFonts w:hint="cs"/>
          <w:rtl/>
        </w:rPr>
        <w:t xml:space="preserve">- </w:t>
      </w:r>
      <w:r>
        <w:rPr>
          <w:rFonts w:hint="cs"/>
          <w:rtl/>
        </w:rPr>
        <w:t>דכמו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שהניח על כתפו. </w:t>
      </w:r>
    </w:p>
    <w:p>
      <w:pPr>
        <w:pStyle w:val="MishnaBatzad"/>
        <w:rPr>
          <w:ins w:id="20053" w:author="קלוד" w:date="2026-10-06T10:09:25Z"/>
        </w:rPr>
      </w:pPr>
      <w:ins w:id="20052" w:author="קלוד" w:date="2026-10-06T10:09:25Z">
        <w:r>
          <w:t xml:space="preserve">משנה ז</w:t>
        </w:r>
      </w:ins>
    </w:p>
    <w:p w14:paraId="4FDB5D24" w14:textId="77777777" w:rsidR="002A125E" w:rsidRPr="006F178A" w:rsidRDefault="002A125E" w:rsidP="003D6E80">
      <w:pPr>
        <w:pStyle w:val="afff8"/>
        <w:jc w:val="center"/>
        <w:rPr>
          <w:rtl/>
        </w:rPr>
      </w:pPr>
      <w:r w:rsidRPr="006F178A">
        <w:rPr>
          <w:rtl/>
        </w:rPr>
        <w:t>אין בין זב הרואה שתי ראיות לרואה שלש אלא קרבן.</w:t>
      </w:r>
    </w:p>
    <w:p w14:paraId="2D911C99" w14:textId="77777777" w:rsidR="002A125E" w:rsidRPr="00F53094" w:rsidRDefault="002A125E" w:rsidP="002A125E">
      <w:pPr>
        <w:rPr>
          <w:rStyle w:val="a4"/>
          <w:b/>
          <w:bCs/>
          <w:rtl/>
        </w:rPr>
      </w:pPr>
      <w:r w:rsidRPr="00F05A14">
        <w:rPr>
          <w:rFonts w:ascii="Fb Fontext" w:hAnsi="Fb Fontext" w:cs="PFT_Frank" w:hint="cs"/>
          <w:b/>
          <w:bCs/>
          <w:szCs w:val="14"/>
          <w:rtl/>
        </w:rPr>
        <w:t>הא ל</w:t>
      </w:r>
      <w:r w:rsidRPr="00F05A14">
        <w:rPr>
          <w:rFonts w:ascii="Fb Fontext" w:hAnsi="Fb Fontext" w:cs="PFT_Frank"/>
          <w:b/>
          <w:bCs/>
          <w:szCs w:val="14"/>
          <w:rtl/>
        </w:rPr>
        <w:t>משכב ומושב וספירת שבעה</w:t>
      </w:r>
      <w:r w:rsidRPr="00F05A14">
        <w:rPr>
          <w:rFonts w:ascii="Fb Fontext" w:hAnsi="Fb Fontext" w:cs="PFT_Frank" w:hint="cs"/>
          <w:b/>
          <w:bCs/>
          <w:szCs w:val="14"/>
          <w:rtl/>
        </w:rPr>
        <w:t xml:space="preserve"> - </w:t>
      </w:r>
      <w:r w:rsidRPr="00F05A14">
        <w:rPr>
          <w:rFonts w:ascii="Fb Fontext" w:hAnsi="Fb Fontext" w:cs="PFT_Frank"/>
          <w:b/>
          <w:bCs/>
          <w:szCs w:val="14"/>
          <w:rtl/>
        </w:rPr>
        <w:t>שוין.</w:t>
      </w:r>
    </w:p>
    <w:p w14:paraId="6751BF1E" w14:textId="03C12428" w:rsidR="0094084F" w:rsidRDefault="002A125E" w:rsidP="009F337B">
      <w:pPr>
        <w:pStyle w:val="36"/>
        <w:framePr w:wrap="notBeside"/>
        <w:rPr>
          <w:rtl/>
        </w:rPr>
      </w:pPr>
      <w:r w:rsidRPr="009F337B">
        <w:rPr>
          <w:rFonts w:hint="cs"/>
          <w:rtl/>
        </w:rPr>
        <w:t>א. מרבי סימאי</w:t>
      </w:r>
      <w:r w:rsidR="0094084F">
        <w:rPr>
          <w:rFonts w:hint="cs"/>
          <w:rtl/>
        </w:rPr>
        <w:t>:</w:t>
      </w:r>
    </w:p>
    <w:p w14:paraId="10E4C8A9" w14:textId="30FCA4F9" w:rsidR="00FA11F6" w:rsidRDefault="002A125E" w:rsidP="002A125E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דמנה </w:t>
      </w:r>
      <w:r w:rsidRPr="00F05A14">
        <w:rPr>
          <w:rFonts w:ascii="Fb Fontext" w:hAnsi="Fb Fontext" w:cs="PFT_Frank" w:hint="cs"/>
          <w:b/>
          <w:bCs/>
          <w:szCs w:val="14"/>
          <w:rtl/>
        </w:rPr>
        <w:t>שתים</w:t>
      </w:r>
      <w:r>
        <w:rPr>
          <w:rFonts w:ascii="Fb Fontext" w:hAnsi="Fb Fontext" w:hint="cs"/>
          <w:rtl/>
        </w:rPr>
        <w:t xml:space="preserve"> </w:t>
      </w:r>
      <w:r w:rsidRPr="00287B18">
        <w:rPr>
          <w:rStyle w:val="afff7"/>
          <w:rFonts w:hint="cs"/>
          <w:rtl/>
        </w:rPr>
        <w:t>[זובו]</w:t>
      </w:r>
      <w:r>
        <w:rPr>
          <w:rFonts w:ascii="Fb Fontext" w:hAnsi="Fb Fontext" w:hint="cs"/>
          <w:rtl/>
        </w:rPr>
        <w:t xml:space="preserve"> וקראו </w:t>
      </w:r>
      <w:r w:rsidRPr="00F05A14">
        <w:rPr>
          <w:rFonts w:ascii="Fb Fontext" w:hAnsi="Fb Fontext" w:cs="PFT_Frank" w:hint="cs"/>
          <w:b/>
          <w:bCs/>
          <w:szCs w:val="14"/>
          <w:rtl/>
        </w:rPr>
        <w:t>טמא</w:t>
      </w:r>
      <w:r>
        <w:rPr>
          <w:rFonts w:ascii="Fb Fontext" w:hAnsi="Fb Fontext" w:hint="cs"/>
          <w:rtl/>
        </w:rPr>
        <w:t xml:space="preserve">, </w:t>
      </w:r>
      <w:r w:rsidRPr="00F05A14">
        <w:rPr>
          <w:rFonts w:ascii="Fb Fontext" w:hAnsi="Fb Fontext" w:cs="PFT_Frank" w:hint="cs"/>
          <w:b/>
          <w:bCs/>
          <w:szCs w:val="14"/>
          <w:rtl/>
        </w:rPr>
        <w:t>שלוש</w:t>
      </w:r>
      <w:r>
        <w:rPr>
          <w:rFonts w:ascii="Fb Fontext" w:hAnsi="Fb Fontext" w:hint="cs"/>
          <w:rtl/>
        </w:rPr>
        <w:t xml:space="preserve"> וקראו </w:t>
      </w:r>
      <w:r w:rsidRPr="00F05A14">
        <w:rPr>
          <w:rFonts w:ascii="Fb Fontext" w:hAnsi="Fb Fontext" w:cs="PFT_Frank" w:hint="cs"/>
          <w:b/>
          <w:bCs/>
          <w:szCs w:val="14"/>
          <w:rtl/>
        </w:rPr>
        <w:t>טמא</w:t>
      </w:r>
      <w:r>
        <w:rPr>
          <w:rFonts w:ascii="Fb Fontext" w:hAnsi="Fb Fontext" w:hint="cs"/>
          <w:rtl/>
        </w:rPr>
        <w:t xml:space="preserve"> </w:t>
      </w:r>
    </w:p>
    <w:p w14:paraId="3302F05A" w14:textId="0EC0AE20" w:rsidR="002A125E" w:rsidRPr="00F53094" w:rsidRDefault="002A125E" w:rsidP="009F337B">
      <w:pPr>
        <w:rPr>
          <w:rStyle w:val="a4"/>
          <w:b/>
          <w:bCs/>
          <w:rtl/>
        </w:rPr>
      </w:pPr>
      <w:r>
        <w:rPr>
          <w:rFonts w:ascii="Fb Fontext" w:hAnsi="Fb Fontext" w:hint="cs"/>
          <w:rtl/>
        </w:rPr>
        <w:t xml:space="preserve">- שתים לטומאה ושלוש לקרבן </w:t>
      </w:r>
      <w:r w:rsidRPr="00287B18">
        <w:rPr>
          <w:rStyle w:val="afff7"/>
          <w:rFonts w:hint="cs"/>
          <w:rtl/>
        </w:rPr>
        <w:t>[וכ"ש טומאה],</w:t>
      </w:r>
    </w:p>
    <w:p w14:paraId="360A7FCF" w14:textId="1D3DCF3F" w:rsidR="0094084F" w:rsidRDefault="002A125E" w:rsidP="009F337B">
      <w:pPr>
        <w:pStyle w:val="36"/>
        <w:framePr w:wrap="notBeside"/>
        <w:rPr>
          <w:rtl/>
        </w:rPr>
      </w:pPr>
      <w:r w:rsidRPr="009F337B">
        <w:rPr>
          <w:rFonts w:hint="cs"/>
          <w:rtl/>
        </w:rPr>
        <w:t>ב. ומדתניא</w:t>
      </w:r>
      <w:r w:rsidR="0094084F">
        <w:rPr>
          <w:rFonts w:hint="cs"/>
          <w:rtl/>
        </w:rPr>
        <w:t>:</w:t>
      </w:r>
    </w:p>
    <w:p w14:paraId="1FBF3DCD" w14:textId="445CC551" w:rsidR="009F337B" w:rsidRDefault="002A125E" w:rsidP="002E65D4">
      <w:pPr>
        <w:rPr>
          <w:rtl/>
        </w:rPr>
      </w:pPr>
      <w:r>
        <w:rPr>
          <w:rStyle w:val="a4"/>
          <w:rFonts w:hint="cs"/>
          <w:rtl/>
        </w:rPr>
        <w:t xml:space="preserve">'וכפר עליו הכהן.. </w:t>
      </w:r>
      <w:r w:rsidRPr="00287B18">
        <w:rPr>
          <w:rStyle w:val="a4"/>
          <w:b/>
          <w:bCs/>
          <w:rtl/>
        </w:rPr>
        <w:t>מ</w:t>
      </w:r>
      <w:r w:rsidRPr="00A824E4">
        <w:rPr>
          <w:rStyle w:val="a4"/>
          <w:rtl/>
        </w:rPr>
        <w:t>זובו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 w:rsidRPr="006F178A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מקצת</w:t>
      </w:r>
      <w:r>
        <w:rPr>
          <w:rFonts w:hint="cs"/>
          <w:rtl/>
        </w:rPr>
        <w:t xml:space="preserve"> זבים מביאין קרבן,</w:t>
      </w:r>
    </w:p>
    <w:p w14:paraId="3DF1A03F" w14:textId="77777777" w:rsidR="0094084F" w:rsidRDefault="002A125E" w:rsidP="009F337B">
      <w:pPr>
        <w:pStyle w:val="36"/>
        <w:framePr w:wrap="notBeside"/>
        <w:rPr>
          <w:rtl/>
        </w:rPr>
      </w:pPr>
      <w:r w:rsidRPr="009F337B">
        <w:rPr>
          <w:rFonts w:hint="cs"/>
          <w:rtl/>
        </w:rPr>
        <w:t>וצריכא לרבי סימאי</w:t>
      </w:r>
      <w:r w:rsidR="0094084F">
        <w:rPr>
          <w:rtl/>
        </w:rPr>
        <w:t>:</w:t>
      </w:r>
    </w:p>
    <w:p w14:paraId="21297328" w14:textId="577BA83A" w:rsidR="002A125E" w:rsidRPr="00287B18" w:rsidRDefault="002A125E" w:rsidP="002E65D4">
      <w:pPr>
        <w:rPr>
          <w:rStyle w:val="afff7"/>
          <w:rtl/>
        </w:rPr>
      </w:pPr>
      <w:r>
        <w:rPr>
          <w:rFonts w:hint="cs"/>
          <w:rtl/>
        </w:rPr>
        <w:t>ל</w:t>
      </w:r>
      <w:r w:rsidRPr="006F178A">
        <w:rPr>
          <w:rFonts w:hint="cs"/>
          <w:rtl/>
        </w:rPr>
        <w:t>כמה ראיות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287B18">
        <w:rPr>
          <w:rStyle w:val="a4"/>
          <w:rFonts w:hint="cs"/>
          <w:rtl/>
        </w:rPr>
        <w:t>ול'מזובו'</w:t>
      </w:r>
      <w:r>
        <w:rPr>
          <w:rFonts w:hint="cs"/>
          <w:rtl/>
        </w:rPr>
        <w:t xml:space="preserve"> ד</w:t>
      </w:r>
      <w:r w:rsidRPr="006F178A">
        <w:rPr>
          <w:rFonts w:hint="cs"/>
          <w:rtl/>
        </w:rPr>
        <w:t>לא להיפך</w:t>
      </w:r>
      <w:r>
        <w:rPr>
          <w:rFonts w:cs="Guttman Vilna" w:hint="cs"/>
          <w:b/>
          <w:bCs/>
          <w:rtl/>
        </w:rPr>
        <w:t xml:space="preserve"> </w:t>
      </w:r>
      <w:r w:rsidRPr="00287B18">
        <w:rPr>
          <w:rStyle w:val="afff7"/>
          <w:rFonts w:hint="cs"/>
          <w:rtl/>
        </w:rPr>
        <w:t>[</w:t>
      </w:r>
      <w:r>
        <w:rPr>
          <w:rStyle w:val="afff7"/>
          <w:rFonts w:hint="cs"/>
          <w:rtl/>
        </w:rPr>
        <w:t>ג'</w:t>
      </w:r>
      <w:r w:rsidRPr="00287B18">
        <w:rPr>
          <w:rStyle w:val="afff7"/>
          <w:rFonts w:hint="cs"/>
          <w:rtl/>
        </w:rPr>
        <w:t xml:space="preserve"> לטומאה]</w:t>
      </w:r>
      <w:r>
        <w:rPr>
          <w:rStyle w:val="afff7"/>
          <w:rFonts w:hint="cs"/>
          <w:rtl/>
        </w:rPr>
        <w:t>.</w:t>
      </w:r>
    </w:p>
    <w:p w14:paraId="2A219D79" w14:textId="7B3A9A02" w:rsidR="0094084F" w:rsidRDefault="0094084F" w:rsidP="009F337B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4F5CF9A0" w14:textId="13C5E652" w:rsidR="00FA11F6" w:rsidRDefault="002A125E" w:rsidP="002A125E">
      <w:pPr>
        <w:rPr>
          <w:rStyle w:val="a4"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וכי יטהר </w:t>
      </w:r>
      <w:r w:rsidRPr="006F178A">
        <w:rPr>
          <w:rtl/>
        </w:rPr>
        <w:t>לכשיפסוק,</w:t>
      </w:r>
      <w:r w:rsidRPr="00A824E4">
        <w:rPr>
          <w:rStyle w:val="a4"/>
          <w:rtl/>
        </w:rPr>
        <w:t xml:space="preserve">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מזובו</w:t>
      </w:r>
      <w:r w:rsidRPr="00A824E4">
        <w:rPr>
          <w:rStyle w:val="a4"/>
          <w:rFonts w:hint="cs"/>
          <w:rtl/>
        </w:rPr>
        <w:t>'</w:t>
      </w:r>
      <w:r w:rsidRPr="006F178A">
        <w:rPr>
          <w:rtl/>
        </w:rPr>
        <w:t xml:space="preserve"> ולא מזובו ונגעו</w:t>
      </w:r>
      <w:r>
        <w:rPr>
          <w:rStyle w:val="a4"/>
          <w:rFonts w:hint="cs"/>
          <w:rtl/>
        </w:rPr>
        <w:t xml:space="preserve">, </w:t>
      </w:r>
    </w:p>
    <w:p w14:paraId="4E338465" w14:textId="5668DD6C" w:rsidR="002A125E" w:rsidRDefault="002A125E" w:rsidP="00A04F09">
      <w:pPr>
        <w:spacing w:after="60"/>
        <w:rPr>
          <w:rtl/>
        </w:rPr>
      </w:pPr>
      <w:r>
        <w:rPr>
          <w:rFonts w:hint="cs"/>
          <w:rtl/>
        </w:rPr>
        <w:t>'</w:t>
      </w:r>
      <w:r w:rsidRPr="00287B18">
        <w:rPr>
          <w:rStyle w:val="a4"/>
          <w:b/>
          <w:bCs/>
          <w:rtl/>
        </w:rPr>
        <w:t>מ</w:t>
      </w:r>
      <w:r w:rsidRPr="00A10BC9">
        <w:rPr>
          <w:rStyle w:val="a4"/>
          <w:rtl/>
        </w:rPr>
        <w:t>זובו וספר</w:t>
      </w:r>
      <w:r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שתי </w:t>
      </w:r>
      <w:r w:rsidRPr="006F178A">
        <w:rPr>
          <w:rtl/>
        </w:rPr>
        <w:t>ראיות טעון שבעה.</w:t>
      </w:r>
    </w:p>
    <w:p w14:paraId="39EBCBE1" w14:textId="45DDC52E" w:rsidR="0094084F" w:rsidRDefault="002A125E" w:rsidP="009F337B">
      <w:pPr>
        <w:pStyle w:val="36"/>
        <w:framePr w:wrap="notBeside"/>
        <w:rPr>
          <w:rtl/>
        </w:rPr>
      </w:pPr>
      <w:r w:rsidRPr="009F337B">
        <w:rPr>
          <w:rFonts w:hint="cs"/>
          <w:rtl/>
        </w:rPr>
        <w:t>הקשה ר"פ לאביי</w:t>
      </w:r>
      <w:r w:rsidR="0094084F">
        <w:rPr>
          <w:rFonts w:hint="cs"/>
          <w:rtl/>
        </w:rPr>
        <w:t>:</w:t>
      </w:r>
    </w:p>
    <w:p w14:paraId="296AFFBE" w14:textId="781E3533" w:rsidR="002A125E" w:rsidRPr="00287B18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>
        <w:rPr>
          <w:rStyle w:val="a4"/>
          <w:rFonts w:hint="cs"/>
          <w:rtl/>
        </w:rPr>
        <w:t xml:space="preserve">דוכפר.. </w:t>
      </w:r>
      <w:r w:rsidRPr="00287B18">
        <w:rPr>
          <w:rStyle w:val="a4"/>
          <w:b/>
          <w:bCs/>
          <w:rtl/>
        </w:rPr>
        <w:t>מ</w:t>
      </w:r>
      <w:r w:rsidRPr="00A824E4">
        <w:rPr>
          <w:rStyle w:val="a4"/>
          <w:rtl/>
        </w:rPr>
        <w:t>זובו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 w:rsidRPr="00287B18">
        <w:rPr>
          <w:rFonts w:hint="cs"/>
          <w:rtl/>
        </w:rPr>
        <w:t>ממעט</w:t>
      </w:r>
      <w:r w:rsidRPr="00287B18">
        <w:rPr>
          <w:rtl/>
        </w:rPr>
        <w:t xml:space="preserve"> שתי</w:t>
      </w:r>
      <w:r>
        <w:rPr>
          <w:rFonts w:hint="cs"/>
          <w:rtl/>
        </w:rPr>
        <w:t xml:space="preserve">ם, </w:t>
      </w:r>
      <w:r w:rsidRPr="00287B18">
        <w:rPr>
          <w:rStyle w:val="a4"/>
          <w:rFonts w:hint="cs"/>
          <w:rtl/>
        </w:rPr>
        <w:t>ו'</w:t>
      </w:r>
      <w:r w:rsidRPr="00287B18">
        <w:rPr>
          <w:rStyle w:val="a4"/>
          <w:rFonts w:hint="cs"/>
          <w:b/>
          <w:bCs/>
          <w:rtl/>
        </w:rPr>
        <w:t>מ</w:t>
      </w:r>
      <w:r w:rsidRPr="00287B18">
        <w:rPr>
          <w:rStyle w:val="a4"/>
          <w:rFonts w:hint="cs"/>
          <w:rtl/>
        </w:rPr>
        <w:t>זובו וספר'</w:t>
      </w:r>
      <w:r>
        <w:rPr>
          <w:rFonts w:hint="cs"/>
          <w:rtl/>
        </w:rPr>
        <w:t xml:space="preserve"> מרבה?</w:t>
      </w:r>
      <w:r w:rsidRPr="00287B18">
        <w:rPr>
          <w:rFonts w:hint="cs"/>
          <w:rtl/>
        </w:rPr>
        <w:t xml:space="preserve"> </w:t>
      </w:r>
    </w:p>
    <w:p w14:paraId="080F7B79" w14:textId="6E12FCE9" w:rsidR="0094084F" w:rsidRDefault="002A125E" w:rsidP="009F337B">
      <w:pPr>
        <w:pStyle w:val="36"/>
        <w:framePr w:wrap="notBeside"/>
        <w:rPr>
          <w:rtl/>
        </w:rPr>
      </w:pPr>
      <w:r w:rsidRPr="009F337B">
        <w:rPr>
          <w:rFonts w:hint="cs"/>
          <w:rtl/>
        </w:rPr>
        <w:t>א"ל</w:t>
      </w:r>
      <w:r w:rsidR="0094084F">
        <w:rPr>
          <w:rFonts w:hint="cs"/>
          <w:rtl/>
        </w:rPr>
        <w:t>:</w:t>
      </w:r>
    </w:p>
    <w:p w14:paraId="58C61ADA" w14:textId="4B188E14" w:rsidR="00FA11F6" w:rsidRDefault="002A125E" w:rsidP="002A125E">
      <w:pPr>
        <w:rPr>
          <w:rFonts w:cs="Guttman Vilna"/>
          <w:b/>
          <w:bCs/>
          <w:rtl/>
        </w:rPr>
      </w:pPr>
      <w:r>
        <w:rPr>
          <w:rFonts w:hint="cs"/>
          <w:rtl/>
        </w:rPr>
        <w:t>דל</w:t>
      </w:r>
      <w:r w:rsidRPr="00287B18">
        <w:rPr>
          <w:rFonts w:hint="cs"/>
          <w:rtl/>
        </w:rPr>
        <w:t xml:space="preserve">מעט </w:t>
      </w:r>
      <w:r>
        <w:rPr>
          <w:rFonts w:hint="cs"/>
          <w:rtl/>
        </w:rPr>
        <w:t>א"צ, שאין ללמוד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מדינא</w:t>
      </w:r>
      <w:r>
        <w:rPr>
          <w:rFonts w:hint="cs"/>
          <w:rtl/>
        </w:rPr>
        <w:t xml:space="preserve"> דאי מטמא משכב ומושב טעון ספירה</w:t>
      </w:r>
      <w:r w:rsidRPr="006F178A">
        <w:rPr>
          <w:rtl/>
        </w:rPr>
        <w:t xml:space="preserve"> - </w:t>
      </w:r>
      <w:r>
        <w:rPr>
          <w:rFonts w:hint="cs"/>
          <w:rtl/>
        </w:rPr>
        <w:t>ד</w:t>
      </w:r>
      <w:r w:rsidRPr="006F178A">
        <w:rPr>
          <w:rtl/>
        </w:rPr>
        <w:t>שומרת יום כנגד יום תוכיח</w:t>
      </w:r>
      <w:r w:rsidR="00FA11F6">
        <w:rPr>
          <w:rFonts w:hint="cs"/>
          <w:rtl/>
        </w:rPr>
        <w:t>,</w:t>
      </w:r>
      <w:r>
        <w:rPr>
          <w:rFonts w:cs="Guttman Vilna" w:hint="cs"/>
          <w:b/>
          <w:bCs/>
          <w:rtl/>
        </w:rPr>
        <w:t xml:space="preserve"> </w:t>
      </w:r>
    </w:p>
    <w:p w14:paraId="08E1E8D4" w14:textId="5277CB7B" w:rsidR="002A125E" w:rsidRDefault="002A125E" w:rsidP="002A125E">
      <w:pPr>
        <w:rPr>
          <w:rtl/>
        </w:rPr>
      </w:pPr>
      <w:r w:rsidRPr="00287B18">
        <w:rPr>
          <w:rStyle w:val="afff7"/>
          <w:rFonts w:hint="cs"/>
          <w:rtl/>
        </w:rPr>
        <w:t>[דמטמאה ולא סופרת שבעה]</w:t>
      </w:r>
      <w:r>
        <w:rPr>
          <w:rFonts w:hint="cs"/>
          <w:rtl/>
        </w:rPr>
        <w:t>, אלא ודאי בא לרבות.</w:t>
      </w:r>
    </w:p>
    <w:p w14:paraId="7D427000" w14:textId="4687F1C0" w:rsidR="00A04F09" w:rsidRPr="006F178A" w:rsidRDefault="00A04F09" w:rsidP="00FA21E6">
      <w:pPr>
        <w:pStyle w:val="af3"/>
        <w:spacing w:before="0" w:after="0"/>
        <w:rPr>
          <w:rFonts w:cs="Guttman Vilna"/>
          <w:b/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55" w:author="קלוד" w:date="2026-10-06T10:09:25Z"/>
        </w:rPr>
      </w:pPr>
      <w:ins w:id="20054" w:author="קלוד" w:date="2026-10-06T10:09:25Z">
        <w:r>
          <w:t xml:space="preserve">משנה ז</w:t>
        </w:r>
      </w:ins>
    </w:p>
    <w:p w14:paraId="5DADC775" w14:textId="77777777" w:rsidR="002A125E" w:rsidRPr="006F178A" w:rsidRDefault="002A125E" w:rsidP="00A04F09">
      <w:pPr>
        <w:pStyle w:val="afff8"/>
        <w:spacing w:before="0"/>
        <w:rPr>
          <w:rtl/>
        </w:rPr>
      </w:pPr>
      <w:r w:rsidRPr="006F178A">
        <w:rPr>
          <w:rtl/>
        </w:rPr>
        <w:lastRenderedPageBreak/>
        <w:t>אין בין מצורע מוסגר למוחלט אלא פריעה ופרימה.</w:t>
      </w:r>
    </w:p>
    <w:p w14:paraId="6EC9C76A" w14:textId="77777777" w:rsidR="002A125E" w:rsidRPr="006F178A" w:rsidRDefault="002A125E" w:rsidP="00BD2304">
      <w:pPr>
        <w:pStyle w:val="afb"/>
        <w:spacing w:after="60"/>
        <w:rPr>
          <w:rtl/>
        </w:rPr>
      </w:pPr>
      <w:r w:rsidRPr="006F178A">
        <w:rPr>
          <w:rtl/>
        </w:rPr>
        <w:t>אין בין טהור מתוך הסגר למתוך החלט אלא תגלחת וצפרים.</w:t>
      </w:r>
    </w:p>
    <w:p w14:paraId="4DF42DA2" w14:textId="4A674E02" w:rsidR="002A125E" w:rsidRPr="00F05A14" w:rsidRDefault="002A125E" w:rsidP="002A125E">
      <w:pPr>
        <w:rPr>
          <w:rFonts w:cs="PFT_Frank"/>
          <w:b/>
          <w:bCs/>
          <w:szCs w:val="14"/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 xml:space="preserve">הא לענין שילוח </w:t>
      </w:r>
      <w:r w:rsidR="002055A1" w:rsidRPr="002055A1">
        <w:rPr>
          <w:rStyle w:val="afffb"/>
          <w:rFonts w:hint="cs"/>
          <w:rtl/>
        </w:rPr>
        <w:t xml:space="preserve">מג' מחנות </w:t>
      </w:r>
      <w:r w:rsidRPr="00F05A14">
        <w:rPr>
          <w:rFonts w:ascii="Fb Fontext" w:hAnsi="Fb Fontext" w:cs="PFT_Frank" w:hint="cs"/>
          <w:b/>
          <w:bCs/>
          <w:szCs w:val="14"/>
          <w:rtl/>
        </w:rPr>
        <w:t>ולטמא בביאה</w:t>
      </w:r>
      <w:r w:rsidRPr="00F05A14">
        <w:rPr>
          <w:rFonts w:ascii="Fb Fontext" w:hAnsi="Fb Fontext" w:cs="PFT_Frank"/>
          <w:b/>
          <w:bCs/>
          <w:szCs w:val="14"/>
          <w:rtl/>
        </w:rPr>
        <w:t xml:space="preserve"> - שוין.</w:t>
      </w:r>
    </w:p>
    <w:p w14:paraId="292CB0A0" w14:textId="77777777" w:rsidR="0094084F" w:rsidRDefault="002A125E" w:rsidP="00BD2304">
      <w:pPr>
        <w:pStyle w:val="36"/>
        <w:framePr w:wrap="notBeside"/>
        <w:rPr>
          <w:rtl/>
        </w:rPr>
      </w:pPr>
      <w:r w:rsidRPr="00BD2304">
        <w:rPr>
          <w:rFonts w:hint="cs"/>
          <w:rtl/>
        </w:rPr>
        <w:t>והא</w:t>
      </w:r>
      <w:r w:rsidR="0094084F">
        <w:rPr>
          <w:rtl/>
        </w:rPr>
        <w:t>:</w:t>
      </w:r>
    </w:p>
    <w:p w14:paraId="2B879112" w14:textId="04B83096" w:rsidR="002A125E" w:rsidRPr="009A4CE4" w:rsidRDefault="002A125E" w:rsidP="002A125E">
      <w:pPr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 xml:space="preserve">דמוסגר א"צ </w:t>
      </w:r>
      <w:r w:rsidRPr="00F05A14">
        <w:rPr>
          <w:rFonts w:cs="PFT_Frank" w:hint="cs"/>
          <w:b/>
          <w:bCs/>
          <w:szCs w:val="14"/>
          <w:rtl/>
        </w:rPr>
        <w:t>פריעה ופרימה</w:t>
      </w:r>
      <w:r>
        <w:rPr>
          <w:rFonts w:hint="cs"/>
          <w:rtl/>
        </w:rPr>
        <w:t>:</w:t>
      </w:r>
    </w:p>
    <w:p w14:paraId="1EC1890D" w14:textId="159B2FB9" w:rsidR="0094084F" w:rsidRDefault="002A125E" w:rsidP="00BD2304">
      <w:pPr>
        <w:pStyle w:val="36"/>
        <w:framePr w:wrap="notBeside"/>
        <w:rPr>
          <w:rtl/>
        </w:rPr>
      </w:pPr>
      <w:r w:rsidRPr="00BD2304">
        <w:rPr>
          <w:rFonts w:hint="cs"/>
          <w:rtl/>
        </w:rPr>
        <w:t>א</w:t>
      </w:r>
      <w:r w:rsidR="0094084F">
        <w:rPr>
          <w:rFonts w:hint="cs"/>
          <w:rtl/>
        </w:rPr>
        <w:t>.</w:t>
      </w:r>
    </w:p>
    <w:p w14:paraId="0AD524A0" w14:textId="081813F0" w:rsidR="002A125E" w:rsidRPr="006F178A" w:rsidRDefault="002A125E" w:rsidP="002A125E">
      <w:pPr>
        <w:rPr>
          <w:rFonts w:cs="Guttman Vilna"/>
          <w:b/>
          <w:bCs/>
          <w:rtl/>
        </w:rPr>
      </w:pPr>
      <w:r w:rsidRPr="002C641B">
        <w:rPr>
          <w:rStyle w:val="a4"/>
          <w:rFonts w:hint="cs"/>
          <w:rtl/>
        </w:rPr>
        <w:t>ד</w:t>
      </w:r>
      <w:r>
        <w:rPr>
          <w:rStyle w:val="a4"/>
          <w:rFonts w:hint="cs"/>
          <w:rtl/>
        </w:rPr>
        <w:t>'</w:t>
      </w:r>
      <w:r w:rsidRPr="002C641B">
        <w:rPr>
          <w:rStyle w:val="a4"/>
          <w:rtl/>
        </w:rPr>
        <w:t xml:space="preserve">וכבס בגדיו </w:t>
      </w:r>
      <w:r w:rsidRPr="00287B18">
        <w:rPr>
          <w:rStyle w:val="a4"/>
          <w:b/>
          <w:bCs/>
          <w:rtl/>
        </w:rPr>
        <w:t>וטהר</w:t>
      </w:r>
      <w:r w:rsidRPr="00287B18">
        <w:rPr>
          <w:rStyle w:val="a4"/>
          <w:rFonts w:hint="cs"/>
          <w:b/>
          <w:bCs/>
          <w:rtl/>
        </w:rPr>
        <w:t>'</w:t>
      </w:r>
      <w:r w:rsidRPr="002C641B">
        <w:rPr>
          <w:rStyle w:val="a4"/>
          <w:rtl/>
        </w:rPr>
        <w:t xml:space="preserve"> </w:t>
      </w:r>
      <w:r>
        <w:rPr>
          <w:rStyle w:val="a4"/>
          <w:rFonts w:hint="cs"/>
          <w:rtl/>
        </w:rPr>
        <w:t xml:space="preserve">- </w:t>
      </w:r>
      <w:r w:rsidRPr="00287B18">
        <w:rPr>
          <w:rFonts w:hint="cs"/>
          <w:rtl/>
        </w:rPr>
        <w:t>טהור מפריעה מעיקרא</w:t>
      </w:r>
      <w:r>
        <w:rPr>
          <w:rFonts w:hint="cs"/>
          <w:rtl/>
        </w:rPr>
        <w:t>,</w:t>
      </w:r>
    </w:p>
    <w:p w14:paraId="1DF6F80F" w14:textId="0DE62D57" w:rsidR="0094084F" w:rsidRDefault="002A125E" w:rsidP="00BD2304">
      <w:pPr>
        <w:pStyle w:val="36"/>
        <w:framePr w:wrap="notBeside"/>
        <w:rPr>
          <w:rtl/>
        </w:rPr>
      </w:pPr>
      <w:r w:rsidRPr="00BD2304">
        <w:rPr>
          <w:rFonts w:hint="cs"/>
          <w:rtl/>
        </w:rPr>
        <w:t>ורבא דחה</w:t>
      </w:r>
      <w:r w:rsidR="0094084F">
        <w:rPr>
          <w:rFonts w:hint="cs"/>
          <w:rtl/>
        </w:rPr>
        <w:t>:</w:t>
      </w:r>
    </w:p>
    <w:p w14:paraId="2DEAD3BC" w14:textId="3597DC9B" w:rsidR="002A125E" w:rsidRPr="009A4CE4" w:rsidRDefault="002A125E" w:rsidP="00BD2304">
      <w:pPr>
        <w:spacing w:after="60"/>
        <w:rPr>
          <w:rFonts w:cs="PFT_Frank"/>
          <w:b/>
          <w:bCs/>
          <w:szCs w:val="14"/>
          <w:rtl/>
        </w:rPr>
      </w:pPr>
      <w:r w:rsidRPr="006F178A">
        <w:rPr>
          <w:rFonts w:hint="cs"/>
          <w:rtl/>
        </w:rPr>
        <w:t>דא</w:t>
      </w:r>
      <w:r w:rsidRPr="006F178A">
        <w:rPr>
          <w:rtl/>
        </w:rPr>
        <w:t>"</w:t>
      </w:r>
      <w:r>
        <w:rPr>
          <w:rFonts w:hint="cs"/>
          <w:rtl/>
        </w:rPr>
        <w:t>כ</w:t>
      </w:r>
      <w:r w:rsidRPr="006F178A">
        <w:rPr>
          <w:rFonts w:hint="cs"/>
          <w:rtl/>
        </w:rPr>
        <w:t xml:space="preserve"> </w:t>
      </w:r>
      <w:r w:rsidRPr="002C641B">
        <w:rPr>
          <w:rStyle w:val="a4"/>
          <w:rFonts w:hint="cs"/>
          <w:rtl/>
        </w:rPr>
        <w:t>'</w:t>
      </w:r>
      <w:r w:rsidRPr="002C641B">
        <w:rPr>
          <w:rStyle w:val="a4"/>
          <w:rtl/>
        </w:rPr>
        <w:t xml:space="preserve">וכבס בגדיו </w:t>
      </w:r>
      <w:r w:rsidRPr="00287B18">
        <w:rPr>
          <w:rStyle w:val="a4"/>
          <w:b/>
          <w:bCs/>
          <w:rtl/>
        </w:rPr>
        <w:t>וטהר</w:t>
      </w:r>
      <w:r w:rsidRPr="00287B18">
        <w:rPr>
          <w:rStyle w:val="a4"/>
          <w:rFonts w:hint="cs"/>
          <w:b/>
          <w:bCs/>
          <w:rtl/>
        </w:rPr>
        <w:t>'</w:t>
      </w:r>
      <w:r w:rsidRPr="002C641B">
        <w:rPr>
          <w:rStyle w:val="a4"/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דזב </w:t>
      </w:r>
      <w:r>
        <w:rPr>
          <w:rFonts w:hint="cs"/>
          <w:rtl/>
        </w:rPr>
        <w:t xml:space="preserve">מה נאמר מעיקרא? </w:t>
      </w:r>
    </w:p>
    <w:p w14:paraId="53EFDBDE" w14:textId="324D0B16" w:rsidR="0094084F" w:rsidRDefault="002A125E" w:rsidP="00BD2304">
      <w:pPr>
        <w:pStyle w:val="36"/>
        <w:framePr w:wrap="notBeside"/>
        <w:rPr>
          <w:rtl/>
        </w:rPr>
      </w:pPr>
      <w:r w:rsidRPr="00BD2304">
        <w:rPr>
          <w:rFonts w:hint="cs"/>
          <w:rtl/>
        </w:rPr>
        <w:t xml:space="preserve">ב. </w:t>
      </w:r>
      <w:r w:rsidRPr="00BD2304">
        <w:rPr>
          <w:rtl/>
        </w:rPr>
        <w:t>אלא</w:t>
      </w:r>
      <w:r w:rsidR="0094084F">
        <w:rPr>
          <w:rtl/>
        </w:rPr>
        <w:t>:</w:t>
      </w:r>
    </w:p>
    <w:p w14:paraId="24C9A353" w14:textId="673E1671" w:rsidR="002A125E" w:rsidRPr="00701689" w:rsidRDefault="002A125E" w:rsidP="002A125E">
      <w:pPr>
        <w:rPr>
          <w:rtl/>
        </w:rPr>
      </w:pPr>
      <w:r w:rsidRPr="00BD2304">
        <w:rPr>
          <w:rStyle w:val="a4"/>
          <w:rFonts w:hint="cs"/>
          <w:rtl/>
        </w:rPr>
        <w:t>'</w:t>
      </w:r>
      <w:r w:rsidRPr="00BD2304">
        <w:rPr>
          <w:rStyle w:val="a4"/>
          <w:rtl/>
        </w:rPr>
        <w:t>והצרוע אשר בו הנגע</w:t>
      </w:r>
      <w:r w:rsidRPr="00BD2304">
        <w:rPr>
          <w:rStyle w:val="a4"/>
          <w:rFonts w:hint="cs"/>
          <w:rtl/>
        </w:rPr>
        <w:t>.. פרומים'</w:t>
      </w:r>
      <w:r w:rsidRPr="00701689">
        <w:rPr>
          <w:rtl/>
        </w:rPr>
        <w:t xml:space="preserve"> </w:t>
      </w:r>
      <w:r>
        <w:rPr>
          <w:rFonts w:hint="cs"/>
          <w:rtl/>
        </w:rPr>
        <w:t>מי</w:t>
      </w:r>
      <w:r w:rsidRPr="00701689">
        <w:rPr>
          <w:rtl/>
        </w:rPr>
        <w:t xml:space="preserve"> </w:t>
      </w:r>
      <w:r>
        <w:rPr>
          <w:rFonts w:hint="cs"/>
          <w:rtl/>
        </w:rPr>
        <w:t>ש</w:t>
      </w:r>
      <w:r w:rsidRPr="00701689">
        <w:rPr>
          <w:rtl/>
        </w:rPr>
        <w:t xml:space="preserve">צרעתו תלויה </w:t>
      </w:r>
      <w:r w:rsidRPr="00F05A14">
        <w:rPr>
          <w:rFonts w:cs="PFT_Frank"/>
          <w:b/>
          <w:bCs/>
          <w:szCs w:val="14"/>
          <w:rtl/>
        </w:rPr>
        <w:t>בגופו</w:t>
      </w:r>
      <w:r>
        <w:rPr>
          <w:rFonts w:hint="cs"/>
          <w:rtl/>
        </w:rPr>
        <w:t>,</w:t>
      </w:r>
    </w:p>
    <w:p w14:paraId="0E86FA29" w14:textId="77777777" w:rsidR="0094084F" w:rsidRDefault="002A125E" w:rsidP="00BD2304">
      <w:pPr>
        <w:pStyle w:val="36"/>
        <w:framePr w:wrap="notBeside"/>
        <w:rPr>
          <w:rtl/>
        </w:rPr>
      </w:pPr>
      <w:r w:rsidRPr="00BD2304">
        <w:rPr>
          <w:rFonts w:hint="eastAsia"/>
          <w:rtl/>
        </w:rPr>
        <w:t>והך</w:t>
      </w:r>
      <w:r w:rsidR="0094084F">
        <w:rPr>
          <w:rtl/>
        </w:rPr>
        <w:t>:</w:t>
      </w:r>
    </w:p>
    <w:p w14:paraId="668B5A54" w14:textId="06A1F6D5" w:rsidR="002A125E" w:rsidRPr="006F178A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כל ימי</w:t>
      </w:r>
      <w:r>
        <w:rPr>
          <w:rStyle w:val="a4"/>
          <w:rFonts w:hint="cs"/>
          <w:rtl/>
        </w:rPr>
        <w:t>..</w:t>
      </w:r>
      <w:r w:rsidRPr="00A824E4">
        <w:rPr>
          <w:rStyle w:val="a4"/>
          <w:rtl/>
        </w:rPr>
        <w:t xml:space="preserve"> הנגע </w:t>
      </w:r>
      <w:r w:rsidRPr="00287B18">
        <w:rPr>
          <w:rStyle w:val="a4"/>
          <w:b/>
          <w:bCs/>
          <w:rtl/>
        </w:rPr>
        <w:t>בו</w:t>
      </w:r>
      <w:r w:rsidRPr="00A824E4">
        <w:rPr>
          <w:rStyle w:val="a4"/>
          <w:rtl/>
        </w:rPr>
        <w:t xml:space="preserve"> יטמא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,</w:t>
      </w:r>
      <w:r>
        <w:rPr>
          <w:rFonts w:hint="cs"/>
          <w:rtl/>
        </w:rPr>
        <w:t xml:space="preserve"> האמור בשילוח-</w:t>
      </w:r>
      <w:r w:rsidRPr="006F178A">
        <w:rPr>
          <w:rFonts w:hint="cs"/>
          <w:rtl/>
        </w:rPr>
        <w:t xml:space="preserve"> </w:t>
      </w:r>
      <w:r w:rsidRPr="00287B18">
        <w:rPr>
          <w:rStyle w:val="a4"/>
          <w:rFonts w:hint="cs"/>
          <w:b/>
          <w:bCs/>
          <w:rtl/>
        </w:rPr>
        <w:t>כל</w:t>
      </w:r>
      <w:r w:rsidRPr="00A0714A">
        <w:rPr>
          <w:rStyle w:val="a4"/>
          <w:rFonts w:hint="cs"/>
          <w:rtl/>
        </w:rPr>
        <w:t xml:space="preserve"> ימי</w:t>
      </w:r>
      <w:r w:rsidRPr="006F178A">
        <w:rPr>
          <w:rFonts w:hint="cs"/>
          <w:rtl/>
        </w:rPr>
        <w:t xml:space="preserve"> לרבות </w:t>
      </w:r>
      <w:r>
        <w:rPr>
          <w:rFonts w:hint="cs"/>
          <w:rtl/>
        </w:rPr>
        <w:t>מוסגר.</w:t>
      </w:r>
    </w:p>
    <w:p w14:paraId="6E897113" w14:textId="77777777" w:rsidR="0094084F" w:rsidRDefault="002A125E" w:rsidP="00146AEE">
      <w:pPr>
        <w:pStyle w:val="36"/>
        <w:framePr w:wrap="notBeside"/>
        <w:rPr>
          <w:rtl/>
        </w:rPr>
      </w:pPr>
      <w:r w:rsidRPr="00146AEE">
        <w:rPr>
          <w:rFonts w:hint="cs"/>
          <w:rtl/>
        </w:rPr>
        <w:t>והא</w:t>
      </w:r>
      <w:r w:rsidR="0094084F">
        <w:rPr>
          <w:rtl/>
        </w:rPr>
        <w:t>:</w:t>
      </w:r>
    </w:p>
    <w:p w14:paraId="0B1524AE" w14:textId="4A20FCA7" w:rsidR="002A125E" w:rsidRPr="006F178A" w:rsidRDefault="002A125E" w:rsidP="002A125E">
      <w:pPr>
        <w:rPr>
          <w:rtl/>
        </w:rPr>
      </w:pPr>
      <w:r>
        <w:rPr>
          <w:rFonts w:hint="cs"/>
          <w:rtl/>
        </w:rPr>
        <w:t xml:space="preserve">דטהור מתוך הסגר א"צ </w:t>
      </w:r>
      <w:r w:rsidRPr="006F178A">
        <w:rPr>
          <w:rStyle w:val="afe"/>
          <w:rFonts w:hint="cs"/>
          <w:rtl/>
        </w:rPr>
        <w:t>ת</w:t>
      </w:r>
      <w:r w:rsidRPr="006F178A">
        <w:rPr>
          <w:rStyle w:val="afe"/>
          <w:rtl/>
        </w:rPr>
        <w:t>גלחת וצפרים</w:t>
      </w:r>
      <w:r>
        <w:rPr>
          <w:rFonts w:hint="cs"/>
          <w:rtl/>
        </w:rPr>
        <w:t>:</w:t>
      </w:r>
    </w:p>
    <w:p w14:paraId="2D07EE3B" w14:textId="4D3F891E" w:rsidR="0094084F" w:rsidRDefault="0094084F" w:rsidP="00146AEE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452CEAB9" w14:textId="2BF9E661" w:rsidR="002A125E" w:rsidRDefault="002A125E" w:rsidP="002A125E">
      <w:pPr>
        <w:rPr>
          <w:spacing w:val="-2"/>
          <w:rtl/>
        </w:rPr>
      </w:pPr>
      <w:r w:rsidRPr="00146AEE">
        <w:rPr>
          <w:rStyle w:val="a4"/>
          <w:rFonts w:hint="cs"/>
          <w:rtl/>
        </w:rPr>
        <w:t xml:space="preserve">ד'וראה הכהן </w:t>
      </w:r>
      <w:r w:rsidRPr="00146AEE">
        <w:rPr>
          <w:rStyle w:val="a4"/>
          <w:rtl/>
        </w:rPr>
        <w:t>והנה נרפא נגע הצרעת</w:t>
      </w:r>
      <w:r w:rsidRPr="00146AEE">
        <w:rPr>
          <w:rStyle w:val="a4"/>
          <w:rFonts w:hint="cs"/>
          <w:rtl/>
        </w:rPr>
        <w:t>'</w:t>
      </w:r>
      <w:r w:rsidRPr="00146AEE">
        <w:rPr>
          <w:rStyle w:val="a4"/>
          <w:rtl/>
        </w:rPr>
        <w:t>,</w:t>
      </w:r>
      <w:r w:rsidRPr="00146AEE">
        <w:rPr>
          <w:rFonts w:hint="cs"/>
          <w:spacing w:val="-2"/>
          <w:rtl/>
        </w:rPr>
        <w:t xml:space="preserve"> מי שצרעתו תלויה ברפואות.</w:t>
      </w:r>
    </w:p>
    <w:p w14:paraId="1487E079" w14:textId="69A90C3E" w:rsidR="00146AEE" w:rsidRPr="00146AEE" w:rsidRDefault="00146AEE" w:rsidP="00FA21E6">
      <w:pPr>
        <w:pStyle w:val="af3"/>
        <w:spacing w:before="0" w:after="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57" w:author="קלוד" w:date="2026-10-06T10:09:25Z"/>
        </w:rPr>
      </w:pPr>
      <w:ins w:id="20056" w:author="קלוד" w:date="2026-10-06T10:09:25Z">
        <w:r>
          <w:t xml:space="preserve">משנה ח</w:t>
        </w:r>
      </w:ins>
    </w:p>
    <w:p w14:paraId="673587EE" w14:textId="77777777" w:rsidR="002A125E" w:rsidRPr="006F178A" w:rsidRDefault="002A125E" w:rsidP="00FA21E6">
      <w:pPr>
        <w:pStyle w:val="afff8"/>
        <w:spacing w:before="0"/>
        <w:rPr>
          <w:rtl/>
        </w:rPr>
      </w:pPr>
      <w:r w:rsidRPr="006F178A">
        <w:rPr>
          <w:rtl/>
        </w:rPr>
        <w:t>אין בין ספרים לתפלין ומזוזות</w:t>
      </w:r>
      <w:r>
        <w:rPr>
          <w:rFonts w:hint="cs"/>
          <w:rtl/>
        </w:rPr>
        <w:t>,</w:t>
      </w:r>
    </w:p>
    <w:p w14:paraId="0BACB5AB" w14:textId="77777777" w:rsidR="002A125E" w:rsidRPr="009C1970" w:rsidRDefault="002A125E" w:rsidP="002A125E">
      <w:pPr>
        <w:pStyle w:val="afb"/>
        <w:rPr>
          <w:rtl/>
        </w:rPr>
      </w:pPr>
      <w:r w:rsidRPr="00392931">
        <w:rPr>
          <w:rtl/>
        </w:rPr>
        <w:t xml:space="preserve">אלא שהספרים בכל לשון, ותפלין ומזוזות </w:t>
      </w:r>
      <w:r>
        <w:rPr>
          <w:rFonts w:hint="cs"/>
          <w:rtl/>
        </w:rPr>
        <w:t>רק</w:t>
      </w:r>
      <w:r w:rsidRPr="00392931">
        <w:rPr>
          <w:rtl/>
        </w:rPr>
        <w:t xml:space="preserve"> </w:t>
      </w:r>
      <w:r>
        <w:rPr>
          <w:rFonts w:hint="cs"/>
          <w:rtl/>
        </w:rPr>
        <w:t>ב</w:t>
      </w:r>
      <w:r w:rsidRPr="00392931">
        <w:rPr>
          <w:rtl/>
        </w:rPr>
        <w:t>אשורית</w:t>
      </w:r>
      <w:r>
        <w:rPr>
          <w:rFonts w:hint="cs"/>
          <w:rtl/>
        </w:rPr>
        <w:t>.</w:t>
      </w:r>
    </w:p>
    <w:p w14:paraId="7BC20C6D" w14:textId="6F29621B" w:rsidR="002A125E" w:rsidRPr="006F178A" w:rsidRDefault="002A125E" w:rsidP="00BA503C">
      <w:pPr>
        <w:pStyle w:val="afb"/>
        <w:spacing w:after="60"/>
        <w:rPr>
          <w:rtl/>
        </w:rPr>
      </w:pPr>
      <w:r>
        <w:rPr>
          <w:rFonts w:hint="cs"/>
          <w:rtl/>
        </w:rPr>
        <w:t>רשב''ג</w:t>
      </w:r>
      <w:r w:rsidRPr="006F178A">
        <w:rPr>
          <w:rtl/>
        </w:rPr>
        <w:t>: אף בספרים לא התירו שיכתבו</w:t>
      </w:r>
      <w:r w:rsidRPr="001864F0">
        <w:rPr>
          <w:rStyle w:val="HesberMishna"/>
          <w:rtl/>
          <w:rPrChange w:id="20011" w:author="קלוד" w:date="2026-10-06T10:09:25Z">
            <w:rPr>
              <w:rStyle w:val="afffb"/>
              <w:rtl/>
            </w:rPr>
          </w:rPrChange>
        </w:rPr>
        <w:t xml:space="preserve"> </w:t>
      </w:r>
      <w:r w:rsidR="001864F0" w:rsidRPr="001864F0">
        <w:rPr>
          <w:rStyle w:val="HesberMishna"/>
          <w:rFonts w:hint="cs"/>
          <w:spacing w:val="-4"/>
          <w:rtl/>
          <w:rPrChange w:id="20012" w:author="קלוד" w:date="2026-10-06T10:09:25Z">
            <w:rPr>
              <w:rStyle w:val="afffb"/>
              <w:rFonts w:hint="cs"/>
              <w:spacing w:val="-4"/>
              <w:rtl/>
            </w:rPr>
          </w:rPrChange>
        </w:rPr>
        <w:t>חוץ מלה''ק</w:t>
      </w:r>
      <w:r w:rsidR="001864F0" w:rsidRPr="001864F0">
        <w:rPr>
          <w:rStyle w:val="HesberMishna"/>
          <w:rFonts w:hint="cs"/>
          <w:rtl/>
          <w:rPrChange w:id="20013" w:author="קלוד" w:date="2026-10-06T10:09:25Z">
            <w:rPr>
              <w:rStyle w:val="afffb"/>
              <w:rFonts w:hint="cs"/>
              <w:rtl/>
            </w:rPr>
          </w:rPrChange>
        </w:rPr>
        <w:t xml:space="preserve"> </w:t>
      </w:r>
      <w:r w:rsidRPr="006F178A">
        <w:rPr>
          <w:rtl/>
        </w:rPr>
        <w:t>אלא יוונית.</w:t>
      </w:r>
    </w:p>
    <w:p w14:paraId="5E63B159" w14:textId="77777777" w:rsidR="002A125E" w:rsidRPr="00033D80" w:rsidRDefault="002A125E" w:rsidP="002A125E">
      <w:pPr>
        <w:rPr>
          <w:rtl/>
        </w:rPr>
      </w:pPr>
      <w:r w:rsidRPr="009A4CE4">
        <w:rPr>
          <w:rFonts w:cs="PFT_Frank" w:hint="cs"/>
          <w:b/>
          <w:bCs/>
          <w:szCs w:val="14"/>
          <w:rtl/>
        </w:rPr>
        <w:t>אבל שוין</w:t>
      </w:r>
      <w:r w:rsidRPr="00033D80">
        <w:rPr>
          <w:rFonts w:hint="cs"/>
          <w:rtl/>
        </w:rPr>
        <w:t xml:space="preserve"> </w:t>
      </w:r>
      <w:r w:rsidRPr="00033D80">
        <w:rPr>
          <w:rtl/>
        </w:rPr>
        <w:t>ל</w:t>
      </w:r>
      <w:r w:rsidRPr="00033D80">
        <w:rPr>
          <w:rFonts w:hint="cs"/>
          <w:rtl/>
        </w:rPr>
        <w:t>ענין שצריך ל</w:t>
      </w:r>
      <w:r w:rsidRPr="00033D80">
        <w:rPr>
          <w:rtl/>
        </w:rPr>
        <w:t>תופרן בגידין ו</w:t>
      </w:r>
      <w:r w:rsidRPr="00033D80">
        <w:rPr>
          <w:rFonts w:hint="cs"/>
          <w:rtl/>
        </w:rPr>
        <w:t>שמ</w:t>
      </w:r>
      <w:r w:rsidRPr="00033D80">
        <w:rPr>
          <w:rtl/>
        </w:rPr>
        <w:t>טמא</w:t>
      </w:r>
      <w:r w:rsidRPr="00033D80">
        <w:rPr>
          <w:rFonts w:hint="cs"/>
          <w:rtl/>
        </w:rPr>
        <w:t>ים את</w:t>
      </w:r>
      <w:r w:rsidRPr="00033D80">
        <w:rPr>
          <w:rtl/>
        </w:rPr>
        <w:t xml:space="preserve"> הידים.</w:t>
      </w:r>
    </w:p>
    <w:p w14:paraId="266F3428" w14:textId="77777777" w:rsidR="0094084F" w:rsidRDefault="002A125E" w:rsidP="00C47D8E">
      <w:pPr>
        <w:pStyle w:val="36"/>
        <w:framePr w:wrap="notBeside"/>
        <w:rPr>
          <w:rtl/>
        </w:rPr>
      </w:pPr>
      <w:r w:rsidRPr="00C47D8E">
        <w:rPr>
          <w:rFonts w:hint="cs"/>
          <w:rtl/>
        </w:rPr>
        <w:t>והך</w:t>
      </w:r>
      <w:r w:rsidR="0094084F">
        <w:rPr>
          <w:rtl/>
        </w:rPr>
        <w:t>:</w:t>
      </w:r>
    </w:p>
    <w:p w14:paraId="319797FF" w14:textId="11D4A94A" w:rsidR="002A125E" w:rsidRPr="00F53094" w:rsidRDefault="002A125E" w:rsidP="002A125E">
      <w:pPr>
        <w:rPr>
          <w:rStyle w:val="afe"/>
          <w:b/>
          <w:rtl/>
        </w:rPr>
      </w:pPr>
      <w:r w:rsidRPr="006F178A">
        <w:rPr>
          <w:rFonts w:hint="cs"/>
          <w:rtl/>
        </w:rPr>
        <w:t>ד</w:t>
      </w:r>
      <w:r w:rsidRPr="006F178A">
        <w:rPr>
          <w:rtl/>
        </w:rPr>
        <w:t xml:space="preserve">מקרא שכתבו תרגום, ותרגום מקרא - </w:t>
      </w:r>
      <w:r w:rsidRPr="00F05A14">
        <w:rPr>
          <w:rFonts w:cs="PFT_Frank"/>
          <w:b/>
          <w:bCs/>
          <w:szCs w:val="14"/>
          <w:rtl/>
        </w:rPr>
        <w:t>אינו</w:t>
      </w:r>
      <w:r w:rsidRPr="006F178A">
        <w:rPr>
          <w:rtl/>
        </w:rPr>
        <w:t xml:space="preserve"> מטמא הידים, עד שיכתבנו אשורית, על הספר, ובדיו.</w:t>
      </w:r>
    </w:p>
    <w:p w14:paraId="1EDDD46D" w14:textId="0CC86FB5" w:rsidR="0094084F" w:rsidRDefault="00AE2E75" w:rsidP="00BA503C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2A125E" w:rsidRPr="00BA503C">
        <w:rPr>
          <w:rFonts w:hint="cs"/>
          <w:rtl/>
        </w:rPr>
        <w:t xml:space="preserve">א. </w:t>
      </w:r>
      <w:r w:rsidR="002A125E" w:rsidRPr="00BA503C">
        <w:rPr>
          <w:rtl/>
        </w:rPr>
        <w:t>רבא</w:t>
      </w:r>
      <w:r w:rsidR="0094084F">
        <w:rPr>
          <w:rtl/>
        </w:rPr>
        <w:t>:</w:t>
      </w:r>
    </w:p>
    <w:p w14:paraId="1FAEE45C" w14:textId="1F411560" w:rsidR="002A125E" w:rsidRPr="000C0C8B" w:rsidRDefault="002A125E" w:rsidP="002A125E">
      <w:pPr>
        <w:rPr>
          <w:rStyle w:val="afff7"/>
          <w:spacing w:val="-4"/>
          <w:rtl/>
        </w:rPr>
      </w:pPr>
      <w:r w:rsidRPr="00BA503C">
        <w:rPr>
          <w:rFonts w:hint="cs"/>
          <w:rtl/>
        </w:rPr>
        <w:t xml:space="preserve">מתני' </w:t>
      </w:r>
      <w:r w:rsidRPr="00BA503C">
        <w:rPr>
          <w:rtl/>
        </w:rPr>
        <w:t xml:space="preserve">בגופן שלנו, </w:t>
      </w:r>
      <w:r w:rsidRPr="00BA503C">
        <w:rPr>
          <w:rFonts w:hint="cs"/>
          <w:rtl/>
        </w:rPr>
        <w:t>וברייתא</w:t>
      </w:r>
      <w:r w:rsidRPr="000C0C8B">
        <w:rPr>
          <w:rFonts w:hint="cs"/>
          <w:spacing w:val="-4"/>
          <w:rtl/>
        </w:rPr>
        <w:t xml:space="preserve"> </w:t>
      </w:r>
      <w:r w:rsidRPr="000C0C8B">
        <w:rPr>
          <w:rFonts w:cs="PFT_Frank"/>
          <w:b/>
          <w:bCs/>
          <w:spacing w:val="-4"/>
          <w:szCs w:val="14"/>
          <w:rtl/>
        </w:rPr>
        <w:t>ב</w:t>
      </w:r>
      <w:r w:rsidRPr="000C0C8B">
        <w:rPr>
          <w:rFonts w:cs="PFT_Frank" w:hint="cs"/>
          <w:b/>
          <w:bCs/>
          <w:spacing w:val="-4"/>
          <w:szCs w:val="14"/>
          <w:rtl/>
        </w:rPr>
        <w:t xml:space="preserve">גופן </w:t>
      </w:r>
      <w:r w:rsidRPr="000C0C8B">
        <w:rPr>
          <w:rFonts w:cs="PFT_Frank"/>
          <w:b/>
          <w:bCs/>
          <w:spacing w:val="-4"/>
          <w:szCs w:val="14"/>
          <w:rtl/>
        </w:rPr>
        <w:t>שלה</w:t>
      </w:r>
      <w:r w:rsidRPr="000C0C8B">
        <w:rPr>
          <w:rFonts w:cs="PFT_Frank" w:hint="cs"/>
          <w:b/>
          <w:bCs/>
          <w:spacing w:val="-4"/>
          <w:szCs w:val="14"/>
          <w:rtl/>
        </w:rPr>
        <w:t>ם</w:t>
      </w:r>
      <w:r w:rsidRPr="000C0C8B">
        <w:rPr>
          <w:rFonts w:hint="cs"/>
          <w:spacing w:val="-4"/>
          <w:rtl/>
        </w:rPr>
        <w:t>.</w:t>
      </w:r>
      <w:r w:rsidR="00E21667">
        <w:rPr>
          <w:rFonts w:hint="cs"/>
          <w:spacing w:val="-4"/>
          <w:rtl/>
        </w:rPr>
        <w:t xml:space="preserve"> </w:t>
      </w:r>
      <w:r w:rsidRPr="00E21667">
        <w:rPr>
          <w:rStyle w:val="afffb"/>
          <w:rFonts w:hint="cs"/>
          <w:rtl/>
        </w:rPr>
        <w:t>ולכן אין מטמא הידים</w:t>
      </w:r>
      <w:r w:rsidRPr="00E21667">
        <w:rPr>
          <w:rStyle w:val="afffb"/>
          <w:rtl/>
        </w:rPr>
        <w:t>.</w:t>
      </w:r>
    </w:p>
    <w:p w14:paraId="1C22A059" w14:textId="4CEA780E" w:rsidR="0094084F" w:rsidRDefault="002A125E" w:rsidP="00BA503C">
      <w:pPr>
        <w:pStyle w:val="36"/>
        <w:framePr w:wrap="notBeside"/>
        <w:rPr>
          <w:rtl/>
        </w:rPr>
      </w:pPr>
      <w:r w:rsidRPr="00BA503C">
        <w:rPr>
          <w:rFonts w:hint="cs"/>
          <w:rtl/>
        </w:rPr>
        <w:t>אביי הקשה</w:t>
      </w:r>
      <w:r w:rsidR="0094084F">
        <w:rPr>
          <w:rFonts w:hint="cs"/>
          <w:rtl/>
        </w:rPr>
        <w:t>:</w:t>
      </w:r>
    </w:p>
    <w:p w14:paraId="5FEA6058" w14:textId="7E97AF07" w:rsidR="00BA503C" w:rsidRDefault="002A125E" w:rsidP="002E65D4">
      <w:pPr>
        <w:rPr>
          <w:rtl/>
        </w:rPr>
      </w:pPr>
      <w:r>
        <w:rPr>
          <w:rFonts w:hint="cs"/>
          <w:rtl/>
        </w:rPr>
        <w:t>אי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 בשלהם אפי' מקרא שכתבו מקרא אין</w:t>
      </w:r>
      <w:r w:rsidRPr="006F178A">
        <w:rPr>
          <w:rFonts w:hint="cs"/>
          <w:rtl/>
        </w:rPr>
        <w:t xml:space="preserve"> מטמא</w:t>
      </w:r>
      <w:r w:rsidR="002E65D4">
        <w:rPr>
          <w:rFonts w:hint="cs"/>
          <w:rtl/>
        </w:rPr>
        <w:t>.</w:t>
      </w:r>
    </w:p>
    <w:p w14:paraId="7E975D86" w14:textId="2E76D50E" w:rsidR="0094084F" w:rsidRDefault="002A125E" w:rsidP="00BA503C">
      <w:pPr>
        <w:pStyle w:val="36"/>
        <w:framePr w:wrap="notBeside"/>
        <w:rPr>
          <w:rtl/>
        </w:rPr>
      </w:pPr>
      <w:r w:rsidRPr="00BA503C">
        <w:rPr>
          <w:rFonts w:hint="cs"/>
          <w:rtl/>
        </w:rPr>
        <w:t>ב. אלא</w:t>
      </w:r>
      <w:r w:rsidR="0094084F">
        <w:rPr>
          <w:rFonts w:hint="cs"/>
          <w:rtl/>
        </w:rPr>
        <w:t>:</w:t>
      </w:r>
    </w:p>
    <w:p w14:paraId="7FE9360C" w14:textId="16BD7DFF" w:rsidR="002A125E" w:rsidRPr="00F53094" w:rsidRDefault="002A125E" w:rsidP="002E65D4">
      <w:pPr>
        <w:rPr>
          <w:rStyle w:val="afff7"/>
          <w:b/>
          <w:bCs/>
          <w:rtl/>
        </w:rPr>
      </w:pPr>
      <w:r>
        <w:rPr>
          <w:rFonts w:hint="cs"/>
          <w:rtl/>
        </w:rPr>
        <w:t>ברייתא</w:t>
      </w:r>
      <w:r w:rsidRPr="006F178A">
        <w:rPr>
          <w:rFonts w:hint="cs"/>
          <w:rtl/>
        </w:rPr>
        <w:t xml:space="preserve"> </w:t>
      </w:r>
      <w:r>
        <w:rPr>
          <w:rStyle w:val="afff"/>
          <w:rFonts w:cs="PFT_Frank" w:hint="cs"/>
          <w:b/>
          <w:bCs/>
          <w:szCs w:val="14"/>
          <w:rtl/>
          <w:rPrChange w:id="9010" w:author="מנוע אמוראים" w:date="2026-10-05T16:41:43Z">
            <w:rPr>
              <w:rFonts w:cs="PFT_Frank" w:hint="cs"/>
              <w:b/>
              <w:bCs/>
              <w:szCs w:val="14"/>
              <w:rtl/>
            </w:rPr>
          </w:rPrChange>
        </w:rPr>
        <w:t xml:space="preserve">כרשב</w:t>
      </w:r>
      <w:r>
        <w:rPr>
          <w:rStyle w:val="afff"/>
          <w:rFonts w:cs="PFT_Frank"/>
          <w:b/>
          <w:bCs/>
          <w:szCs w:val="14"/>
          <w:rtl/>
          <w:rPrChange w:id="9011" w:author="מנוע אמוראים" w:date="2026-10-05T16:41:43Z">
            <w:rPr>
              <w:rFonts w:cs="PFT_Frank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f"/>
          <w:rFonts w:cs="PFT_Frank" w:hint="cs"/>
          <w:b/>
          <w:bCs/>
          <w:szCs w:val="14"/>
          <w:rtl/>
          <w:rPrChange w:id="9012" w:author="מנוע אמוראים" w:date="2026-10-05T16:41:43Z">
            <w:rPr>
              <w:rFonts w:cs="PFT_Frank" w:hint="cs"/>
              <w:b/>
              <w:bCs/>
              <w:szCs w:val="14"/>
              <w:rtl/>
            </w:rPr>
          </w:rPrChange>
        </w:rPr>
        <w:t xml:space="preserve">ג</w:t>
      </w:r>
      <w:r>
        <w:rPr>
          <w:rFonts w:hint="cs"/>
          <w:rtl/>
        </w:rPr>
        <w:t>,</w:t>
      </w:r>
      <w:r w:rsidRPr="00A0714A">
        <w:rPr>
          <w:rStyle w:val="afff7"/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והקשו</w:t>
      </w:r>
      <w:r>
        <w:rPr>
          <w:rFonts w:hint="cs"/>
          <w:rtl/>
        </w:rPr>
        <w:t>:</w:t>
      </w:r>
      <w:r w:rsidRPr="006F178A">
        <w:rPr>
          <w:rFonts w:hint="cs"/>
          <w:rtl/>
        </w:rPr>
        <w:t xml:space="preserve"> </w:t>
      </w:r>
      <w:r>
        <w:rPr>
          <w:rStyle w:val="afff"/>
          <w:rFonts w:hint="cs"/>
          <w:rtl/>
          <w:rPrChange w:id="9013" w:author="מנוע אמוראים" w:date="2026-10-05T16:41:43Z">
            <w:rPr>
              <w:rFonts w:hint="cs"/>
              <w:rtl/>
            </w:rPr>
          </w:rPrChange>
        </w:rPr>
        <w:t xml:space="preserve">ש</w:t>
      </w:r>
      <w:r>
        <w:rPr>
          <w:rStyle w:val="afff"/>
          <w:rFonts w:hint="cs"/>
          <w:rtl/>
          <w:rPrChange w:id="9014" w:author="מנוע אמוראים" w:date="2026-10-05T16:41:43Z">
            <w:rPr>
              <w:rFonts w:hint="cs"/>
              <w:rtl/>
            </w:rPr>
          </w:rPrChange>
        </w:rPr>
        <w:t xml:space="preserve">ר</w:t>
      </w:r>
      <w:r>
        <w:rPr>
          <w:rStyle w:val="afff"/>
          <w:rtl/>
          <w:rPrChange w:id="9015" w:author="מנוע אמוראים" w:date="2026-10-05T16:41:43Z">
            <w:rPr>
              <w:rtl/>
            </w:rPr>
          </w:rPrChange>
        </w:rPr>
        <w:t xml:space="preserve">"</w:t>
      </w:r>
      <w:r>
        <w:rPr>
          <w:rStyle w:val="afff"/>
          <w:rFonts w:hint="cs"/>
          <w:rtl/>
          <w:rPrChange w:id="9016" w:author="מנוע אמוראים" w:date="2026-10-05T16:41:43Z">
            <w:rPr>
              <w:rFonts w:hint="cs"/>
              <w:rtl/>
            </w:rPr>
          </w:rPrChange>
        </w:rPr>
        <w:t xml:space="preserve">ג</w:t>
      </w:r>
      <w:r>
        <w:rPr>
          <w:rFonts w:hint="cs"/>
          <w:rtl/>
        </w:rPr>
        <w:t xml:space="preserve"> התיר </w:t>
      </w:r>
      <w:r w:rsidRPr="00F05A14">
        <w:rPr>
          <w:rFonts w:cs="PFT_Frank" w:hint="cs"/>
          <w:b/>
          <w:bCs/>
          <w:szCs w:val="14"/>
          <w:rtl/>
        </w:rPr>
        <w:t>יוונית</w:t>
      </w:r>
      <w:r w:rsidRPr="006F178A">
        <w:rPr>
          <w:rFonts w:hint="cs"/>
          <w:rtl/>
        </w:rPr>
        <w:t>.</w:t>
      </w:r>
    </w:p>
    <w:p w14:paraId="0E0B2E8F" w14:textId="478EAE7D" w:rsidR="0094084F" w:rsidRDefault="002A125E" w:rsidP="00BA503C">
      <w:pPr>
        <w:pStyle w:val="36"/>
        <w:framePr w:wrap="notBeside"/>
        <w:rPr>
          <w:rtl/>
        </w:rPr>
      </w:pPr>
      <w:r w:rsidRPr="00BA503C">
        <w:rPr>
          <w:rFonts w:hint="cs"/>
          <w:rtl/>
        </w:rPr>
        <w:t>ג. אלא</w:t>
      </w:r>
      <w:r w:rsidR="0094084F">
        <w:rPr>
          <w:rFonts w:hint="cs"/>
          <w:rtl/>
        </w:rPr>
        <w:t>:</w:t>
      </w:r>
    </w:p>
    <w:p w14:paraId="30CB61B9" w14:textId="2F69EF39" w:rsidR="002A125E" w:rsidRPr="00F53094" w:rsidRDefault="002A125E" w:rsidP="002A125E">
      <w:pPr>
        <w:rPr>
          <w:rStyle w:val="afe"/>
          <w:b/>
          <w:rtl/>
        </w:rPr>
      </w:pPr>
      <w:r w:rsidRPr="00F05A14">
        <w:rPr>
          <w:rFonts w:cs="PFT_Frank" w:hint="cs"/>
          <w:b/>
          <w:bCs/>
          <w:szCs w:val="14"/>
          <w:rtl/>
        </w:rPr>
        <w:t>בתפילין ומזוזות,</w:t>
      </w:r>
      <w:r w:rsidRPr="006F178A">
        <w:rPr>
          <w:rFonts w:hint="cs"/>
          <w:rtl/>
        </w:rPr>
        <w:t xml:space="preserve"> </w:t>
      </w:r>
      <w:r w:rsidRPr="002C641B">
        <w:rPr>
          <w:rStyle w:val="a4"/>
          <w:rFonts w:hint="cs"/>
          <w:rtl/>
        </w:rPr>
        <w:t xml:space="preserve">ד'והיו' </w:t>
      </w:r>
      <w:r w:rsidRPr="00287B18">
        <w:rPr>
          <w:rStyle w:val="afff7"/>
          <w:rFonts w:hint="cs"/>
          <w:rtl/>
        </w:rPr>
        <w:t>[בהוויתן]</w:t>
      </w:r>
      <w:r>
        <w:rPr>
          <w:rStyle w:val="afff7"/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והקשו</w:t>
      </w:r>
      <w:r>
        <w:rPr>
          <w:rFonts w:hint="cs"/>
          <w:rtl/>
        </w:rPr>
        <w:t>: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מאי תרגום?</w:t>
      </w:r>
    </w:p>
    <w:p w14:paraId="56F107B7" w14:textId="7B781B72" w:rsidR="0094084F" w:rsidRDefault="002A125E" w:rsidP="00BA503C">
      <w:pPr>
        <w:pStyle w:val="36"/>
        <w:framePr w:wrap="notBeside"/>
        <w:rPr>
          <w:rtl/>
        </w:rPr>
      </w:pPr>
      <w:r w:rsidRPr="00BA503C">
        <w:rPr>
          <w:rFonts w:hint="cs"/>
          <w:rtl/>
        </w:rPr>
        <w:t>ד. אלא</w:t>
      </w:r>
      <w:r w:rsidR="0094084F">
        <w:rPr>
          <w:rFonts w:hint="cs"/>
          <w:rtl/>
        </w:rPr>
        <w:t>:</w:t>
      </w:r>
    </w:p>
    <w:p w14:paraId="0570B753" w14:textId="2C691901" w:rsidR="002A125E" w:rsidRPr="00964093" w:rsidRDefault="002A125E" w:rsidP="002A125E">
      <w:pPr>
        <w:rPr>
          <w:rFonts w:cs="Guttman Vilna"/>
          <w:b/>
          <w:bCs/>
          <w:rtl/>
        </w:rPr>
      </w:pPr>
      <w:r w:rsidRPr="00F05A14">
        <w:rPr>
          <w:rFonts w:cs="PFT_Frank" w:hint="cs"/>
          <w:b/>
          <w:bCs/>
          <w:szCs w:val="14"/>
          <w:rtl/>
        </w:rPr>
        <w:t>במגילה,</w:t>
      </w:r>
      <w:r w:rsidRPr="006F178A">
        <w:rPr>
          <w:rFonts w:hint="cs"/>
          <w:rtl/>
        </w:rPr>
        <w:t xml:space="preserve"> </w:t>
      </w:r>
      <w:r>
        <w:rPr>
          <w:rStyle w:val="a4"/>
          <w:rFonts w:hint="cs"/>
          <w:rtl/>
        </w:rPr>
        <w:t>ד</w:t>
      </w:r>
      <w:r w:rsidRPr="00FA08BF">
        <w:rPr>
          <w:rStyle w:val="a4"/>
          <w:rFonts w:hint="cs"/>
          <w:rtl/>
        </w:rPr>
        <w:t>'</w:t>
      </w:r>
      <w:r>
        <w:rPr>
          <w:rStyle w:val="a4"/>
          <w:rFonts w:hint="cs"/>
          <w:rtl/>
        </w:rPr>
        <w:t xml:space="preserve">אל היהודים </w:t>
      </w:r>
      <w:r w:rsidRPr="00FA08BF">
        <w:rPr>
          <w:rStyle w:val="a4"/>
          <w:rFonts w:hint="cs"/>
          <w:rtl/>
        </w:rPr>
        <w:t>ככתבם וכלשונם'</w:t>
      </w:r>
      <w:r>
        <w:rPr>
          <w:rStyle w:val="a4"/>
          <w:rFonts w:hint="cs"/>
          <w:rtl/>
        </w:rPr>
        <w:t>,</w:t>
      </w:r>
      <w:r>
        <w:rPr>
          <w:rFonts w:cs="Guttman Vilna" w:hint="cs"/>
          <w:b/>
          <w:bCs/>
          <w:rtl/>
        </w:rPr>
        <w:t xml:space="preserve"> </w:t>
      </w:r>
      <w:r w:rsidRPr="00287B18">
        <w:rPr>
          <w:rFonts w:hint="cs"/>
          <w:rtl/>
        </w:rPr>
        <w:t>ומאי תרגום?</w:t>
      </w:r>
    </w:p>
    <w:p w14:paraId="503598B5" w14:textId="1FA0CFBE" w:rsidR="002A125E" w:rsidRDefault="002A125E" w:rsidP="002A125E">
      <w:pPr>
        <w:rPr>
          <w:rStyle w:val="a4"/>
          <w:rtl/>
        </w:rPr>
      </w:pPr>
      <w:r>
        <w:rPr>
          <w:rFonts w:cs="PFT_Frank" w:hint="cs"/>
          <w:b/>
          <w:bCs/>
          <w:sz w:val="14"/>
          <w:szCs w:val="14"/>
          <w:rtl/>
        </w:rPr>
        <w:t xml:space="preserve">         </w:t>
      </w:r>
      <w:r w:rsidRPr="00F53094">
        <w:rPr>
          <w:rStyle w:val="afe"/>
          <w:rFonts w:hint="cs"/>
          <w:b/>
          <w:rtl/>
        </w:rPr>
        <w:t xml:space="preserve"> </w:t>
      </w:r>
      <w:r w:rsidR="00E21667">
        <w:rPr>
          <w:rStyle w:val="afe"/>
          <w:b/>
          <w:rtl/>
        </w:rPr>
        <w:tab/>
      </w:r>
      <w:r w:rsidRPr="00F53094">
        <w:rPr>
          <w:rStyle w:val="afff"/>
          <w:rFonts w:hint="cs"/>
          <w:b/>
          <w:rtl/>
        </w:rPr>
        <w:t>א.</w:t>
      </w:r>
      <w:r w:rsidRPr="00A824E4">
        <w:rPr>
          <w:rStyle w:val="a4"/>
          <w:rFonts w:hint="cs"/>
          <w:rtl/>
        </w:rPr>
        <w:t xml:space="preserve"> 'ונשמע פתגם המלך'</w:t>
      </w:r>
      <w:r w:rsidRPr="00F53094">
        <w:rPr>
          <w:rStyle w:val="a4"/>
          <w:rFonts w:hint="cs"/>
          <w:b/>
          <w:bCs/>
          <w:rtl/>
        </w:rPr>
        <w:t xml:space="preserve"> </w:t>
      </w:r>
      <w:r w:rsidRPr="00F53094">
        <w:rPr>
          <w:rStyle w:val="afff"/>
          <w:rFonts w:cs="BA Haketer Regular" w:hint="cs"/>
          <w:b/>
          <w:rtl/>
        </w:rPr>
        <w:t>ב.</w:t>
      </w:r>
      <w:r w:rsidRPr="00411327">
        <w:rPr>
          <w:rStyle w:val="afff"/>
          <w:rFonts w:hint="cs"/>
          <w:b/>
          <w:rtl/>
        </w:rPr>
        <w:t xml:space="preserve"> </w:t>
      </w:r>
      <w:r w:rsidRPr="00A824E4">
        <w:rPr>
          <w:rStyle w:val="a4"/>
          <w:rFonts w:hint="cs"/>
          <w:rtl/>
        </w:rPr>
        <w:t>'וכל הנשים יתנו יקר לבעליהן'.</w:t>
      </w:r>
    </w:p>
    <w:p w14:paraId="21A713E8" w14:textId="45033B5E" w:rsidR="009F5971" w:rsidRPr="009F5971" w:rsidRDefault="009F5971" w:rsidP="009F5971">
      <w:pPr>
        <w:pStyle w:val="af5"/>
        <w:framePr w:wrap="around"/>
        <w:rPr>
          <w:rtl/>
        </w:rPr>
      </w:pPr>
      <w:r w:rsidRPr="009F5971">
        <w:rPr>
          <w:rFonts w:hint="cs"/>
          <w:rtl/>
        </w:rPr>
        <w:t>ט:</w:t>
      </w:r>
    </w:p>
    <w:p w14:paraId="1219FB9B" w14:textId="2F9FE562" w:rsidR="0094084F" w:rsidRDefault="002A125E" w:rsidP="00BA503C">
      <w:pPr>
        <w:pStyle w:val="36"/>
        <w:framePr w:wrap="notBeside"/>
        <w:rPr>
          <w:rtl/>
        </w:rPr>
      </w:pPr>
      <w:r w:rsidRPr="00BA503C">
        <w:rPr>
          <w:rFonts w:hint="eastAsia"/>
          <w:rtl/>
        </w:rPr>
        <w:t>ה</w:t>
      </w:r>
      <w:r w:rsidRPr="00BA503C">
        <w:rPr>
          <w:rtl/>
        </w:rPr>
        <w:t>. ר"</w:t>
      </w:r>
      <w:r w:rsidRPr="00BA503C">
        <w:rPr>
          <w:rFonts w:hint="eastAsia"/>
          <w:rtl/>
        </w:rPr>
        <w:t>א</w:t>
      </w:r>
      <w:r w:rsidR="0094084F">
        <w:rPr>
          <w:rFonts w:hint="cs"/>
          <w:rtl/>
        </w:rPr>
        <w:t>:</w:t>
      </w:r>
    </w:p>
    <w:p w14:paraId="33304261" w14:textId="79A6E131" w:rsidR="002A125E" w:rsidRPr="00411327" w:rsidRDefault="002A125E" w:rsidP="002A125E">
      <w:pPr>
        <w:rPr>
          <w:rStyle w:val="afff"/>
          <w:b/>
          <w:rtl/>
        </w:rPr>
      </w:pPr>
      <w:r w:rsidRPr="00F05A14">
        <w:rPr>
          <w:rFonts w:cs="PFT_Frank" w:hint="eastAsia"/>
          <w:b/>
          <w:bCs/>
          <w:spacing w:val="-4"/>
          <w:szCs w:val="14"/>
          <w:rtl/>
        </w:rPr>
        <w:t>בשאר</w:t>
      </w:r>
      <w:r w:rsidRPr="00F05A14">
        <w:rPr>
          <w:rFonts w:cs="PFT_Frank"/>
          <w:b/>
          <w:bCs/>
          <w:spacing w:val="-4"/>
          <w:szCs w:val="14"/>
          <w:rtl/>
        </w:rPr>
        <w:t xml:space="preserve"> </w:t>
      </w:r>
      <w:r w:rsidRPr="00F05A14">
        <w:rPr>
          <w:rFonts w:cs="PFT_Frank" w:hint="cs"/>
          <w:b/>
          <w:bCs/>
          <w:spacing w:val="-4"/>
          <w:szCs w:val="14"/>
          <w:rtl/>
        </w:rPr>
        <w:t>נ"ך</w:t>
      </w:r>
      <w:r w:rsidRPr="00F87DC2">
        <w:rPr>
          <w:spacing w:val="-4"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וכר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eastAsia"/>
          <w:b/>
          <w:rtl/>
        </w:rPr>
        <w:t>י</w:t>
      </w:r>
      <w:r w:rsidRPr="00411327">
        <w:rPr>
          <w:rStyle w:val="afff"/>
          <w:b/>
          <w:rtl/>
        </w:rPr>
        <w:t xml:space="preserve"> </w:t>
      </w:r>
      <w:r>
        <w:rPr>
          <w:rFonts w:hint="cs"/>
          <w:rtl/>
        </w:rPr>
        <w:t>ד</w:t>
      </w:r>
      <w:r w:rsidRPr="006F178A">
        <w:rPr>
          <w:rtl/>
        </w:rPr>
        <w:t xml:space="preserve">רבותינו </w:t>
      </w:r>
      <w:r>
        <w:rPr>
          <w:rFonts w:hint="cs"/>
          <w:rtl/>
        </w:rPr>
        <w:t>ה</w:t>
      </w:r>
      <w:r w:rsidRPr="006F178A">
        <w:rPr>
          <w:rtl/>
        </w:rPr>
        <w:t xml:space="preserve">תירו </w:t>
      </w:r>
      <w:r w:rsidRPr="00F05A14">
        <w:rPr>
          <w:rFonts w:cs="PFT_Frank" w:hint="cs"/>
          <w:b/>
          <w:bCs/>
          <w:szCs w:val="14"/>
          <w:rtl/>
        </w:rPr>
        <w:t>רק</w:t>
      </w:r>
      <w:r>
        <w:rPr>
          <w:rFonts w:hint="cs"/>
          <w:rtl/>
        </w:rPr>
        <w:t xml:space="preserve"> ב</w:t>
      </w:r>
      <w:r w:rsidRPr="006F178A">
        <w:rPr>
          <w:rtl/>
        </w:rPr>
        <w:t>יונית</w:t>
      </w:r>
      <w:r>
        <w:rPr>
          <w:rFonts w:hint="cs"/>
          <w:rtl/>
        </w:rPr>
        <w:t xml:space="preserve"> </w:t>
      </w:r>
      <w:r w:rsidRPr="006F178A">
        <w:rPr>
          <w:rtl/>
        </w:rPr>
        <w:t xml:space="preserve">- </w:t>
      </w:r>
      <w:r w:rsidRPr="00F05A14">
        <w:rPr>
          <w:rFonts w:cs="PFT_Frank" w:hint="cs"/>
          <w:b/>
          <w:bCs/>
          <w:szCs w:val="14"/>
          <w:rtl/>
        </w:rPr>
        <w:t>ורק</w:t>
      </w:r>
      <w:r w:rsidRPr="00F05A14">
        <w:rPr>
          <w:rFonts w:cs="PFT_Frank"/>
          <w:b/>
          <w:bCs/>
          <w:szCs w:val="14"/>
          <w:rtl/>
        </w:rPr>
        <w:t xml:space="preserve"> בס"</w:t>
      </w:r>
      <w:r w:rsidRPr="00F05A14">
        <w:rPr>
          <w:rFonts w:cs="PFT_Frank" w:hint="cs"/>
          <w:b/>
          <w:bCs/>
          <w:szCs w:val="14"/>
          <w:rtl/>
        </w:rPr>
        <w:t>ת</w:t>
      </w:r>
      <w:r w:rsidRPr="006F178A">
        <w:rPr>
          <w:rtl/>
        </w:rPr>
        <w:t xml:space="preserve">, משום מעשה דתלמי המלך שכינס </w:t>
      </w:r>
      <w:r>
        <w:rPr>
          <w:rFonts w:hint="cs"/>
          <w:rtl/>
        </w:rPr>
        <w:t>ע"ב</w:t>
      </w:r>
      <w:r w:rsidRPr="006F178A">
        <w:rPr>
          <w:rtl/>
        </w:rPr>
        <w:t xml:space="preserve"> זקנים,</w:t>
      </w:r>
      <w:r>
        <w:rPr>
          <w:rFonts w:hint="cs"/>
          <w:rtl/>
        </w:rPr>
        <w:t xml:space="preserve"> וביקש מכאו"א בנפרד '</w:t>
      </w:r>
      <w:r w:rsidRPr="006F178A">
        <w:rPr>
          <w:rtl/>
        </w:rPr>
        <w:t>כתבו לי תורת משה</w:t>
      </w:r>
      <w:r>
        <w:rPr>
          <w:rFonts w:hint="cs"/>
          <w:rtl/>
        </w:rPr>
        <w:t xml:space="preserve">' </w:t>
      </w:r>
      <w:r w:rsidRPr="00287B18">
        <w:rPr>
          <w:rStyle w:val="afff7"/>
          <w:rFonts w:hint="cs"/>
          <w:rtl/>
        </w:rPr>
        <w:t>ביונית</w:t>
      </w:r>
      <w:r>
        <w:rPr>
          <w:rStyle w:val="afff7"/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6F178A">
        <w:rPr>
          <w:rtl/>
        </w:rPr>
        <w:t xml:space="preserve">נתן </w:t>
      </w:r>
      <w:r>
        <w:rPr>
          <w:rFonts w:hint="cs"/>
          <w:rtl/>
        </w:rPr>
        <w:t xml:space="preserve">בהם </w:t>
      </w:r>
      <w:r w:rsidRPr="006F178A">
        <w:rPr>
          <w:rtl/>
        </w:rPr>
        <w:t>הקב"ה דע</w:t>
      </w:r>
      <w:r>
        <w:rPr>
          <w:rFonts w:hint="cs"/>
          <w:rtl/>
        </w:rPr>
        <w:t>ה</w:t>
      </w:r>
      <w:r w:rsidRPr="006F178A">
        <w:rPr>
          <w:rtl/>
        </w:rPr>
        <w:t xml:space="preserve"> אחת.</w:t>
      </w:r>
    </w:p>
    <w:p w14:paraId="57B5A980" w14:textId="553E7C2A" w:rsidR="0094084F" w:rsidRDefault="002A125E" w:rsidP="00BA503C">
      <w:pPr>
        <w:pStyle w:val="36"/>
        <w:framePr w:wrap="notBeside"/>
        <w:rPr>
          <w:rtl/>
        </w:rPr>
      </w:pPr>
      <w:r w:rsidRPr="00BA503C">
        <w:rPr>
          <w:rtl/>
        </w:rPr>
        <w:t>וכתבו</w:t>
      </w:r>
      <w:r w:rsidR="0094084F">
        <w:rPr>
          <w:rtl/>
        </w:rPr>
        <w:t>:</w:t>
      </w:r>
    </w:p>
    <w:p w14:paraId="7C2964C9" w14:textId="0EDD37E3" w:rsidR="00BA503C" w:rsidRDefault="002A125E" w:rsidP="00C91FD0">
      <w:pPr>
        <w:rPr>
          <w:rStyle w:val="afff"/>
          <w:b/>
          <w:rtl/>
        </w:rPr>
      </w:pPr>
      <w:r w:rsidRPr="00F05A14">
        <w:rPr>
          <w:rFonts w:cs="PFT_Frank"/>
          <w:b/>
          <w:bCs/>
          <w:szCs w:val="14"/>
          <w:rtl/>
        </w:rPr>
        <w:t>אלהים ברא בראשית</w:t>
      </w:r>
      <w:r w:rsidRPr="006F178A">
        <w:rPr>
          <w:rtl/>
        </w:rPr>
        <w:t>.</w:t>
      </w:r>
      <w:r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 xml:space="preserve">ועוד </w:t>
      </w:r>
      <w:r w:rsidR="00C91FD0" w:rsidRPr="00411327">
        <w:rPr>
          <w:rStyle w:val="afff"/>
          <w:rFonts w:hint="cs"/>
          <w:b/>
          <w:rtl/>
        </w:rPr>
        <w:t>י"ב</w:t>
      </w:r>
      <w:r w:rsidRPr="00411327">
        <w:rPr>
          <w:rStyle w:val="afff"/>
          <w:rFonts w:hint="cs"/>
          <w:b/>
          <w:rtl/>
        </w:rPr>
        <w:t xml:space="preserve"> שינויים </w:t>
      </w:r>
      <w:r>
        <w:rPr>
          <w:rFonts w:hint="cs"/>
          <w:rtl/>
        </w:rPr>
        <w:t xml:space="preserve">שלא יקשה על התורה, </w:t>
      </w:r>
    </w:p>
    <w:p w14:paraId="02233BD5" w14:textId="77777777" w:rsidR="0094084F" w:rsidRDefault="002A125E" w:rsidP="00FA21E6">
      <w:pPr>
        <w:pStyle w:val="36"/>
        <w:framePr w:wrap="notBeside"/>
        <w:rPr>
          <w:rtl/>
        </w:rPr>
      </w:pPr>
      <w:r w:rsidRPr="00BA503C">
        <w:rPr>
          <w:rFonts w:hint="cs"/>
          <w:rtl/>
        </w:rPr>
        <w:t>וכן שינו</w:t>
      </w:r>
      <w:r w:rsidR="0094084F">
        <w:rPr>
          <w:rtl/>
        </w:rPr>
        <w:t>:</w:t>
      </w:r>
    </w:p>
    <w:p w14:paraId="5D6F48EC" w14:textId="299988D6" w:rsidR="002A125E" w:rsidRPr="006F178A" w:rsidRDefault="002A125E" w:rsidP="00C91FD0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lastRenderedPageBreak/>
        <w:t>צעירת הרגלים</w:t>
      </w:r>
      <w:r w:rsidRPr="00A824E4">
        <w:rPr>
          <w:rStyle w:val="a4"/>
          <w:rtl/>
        </w:rPr>
        <w:t>,</w:t>
      </w:r>
      <w:r w:rsidRPr="006F178A">
        <w:rPr>
          <w:rtl/>
        </w:rPr>
        <w:t xml:space="preserve"> </w:t>
      </w:r>
      <w:r>
        <w:rPr>
          <w:rtl/>
        </w:rPr>
        <w:t>שאשת</w:t>
      </w:r>
      <w:r w:rsidRPr="006F178A">
        <w:rPr>
          <w:rtl/>
        </w:rPr>
        <w:t xml:space="preserve"> תלמי </w:t>
      </w:r>
      <w:r w:rsidRPr="00F05A14">
        <w:rPr>
          <w:rFonts w:cs="PFT_Frank"/>
          <w:b/>
          <w:bCs/>
          <w:szCs w:val="14"/>
          <w:rtl/>
        </w:rPr>
        <w:t>ארנבת</w:t>
      </w:r>
      <w:r w:rsidRPr="006F178A">
        <w:rPr>
          <w:rtl/>
        </w:rPr>
        <w:t xml:space="preserve"> שמה</w:t>
      </w:r>
      <w:r>
        <w:rPr>
          <w:rFonts w:hint="cs"/>
          <w:rtl/>
        </w:rPr>
        <w:t>.</w:t>
      </w:r>
    </w:p>
    <w:p w14:paraId="114D5CBB" w14:textId="77777777" w:rsidR="002A125E" w:rsidRPr="006F178A" w:rsidRDefault="002A125E" w:rsidP="002A125E">
      <w:pPr>
        <w:pStyle w:val="aff1"/>
        <w:rPr>
          <w:rtl/>
        </w:rPr>
      </w:pPr>
      <w:ins w:id="9814" w:author="מספור קטעי משנה" w:date="2026-10-06T06:45:35Z">
        <w:r>
          <w:rPr>
            <w:rStyle w:val="MisparKeta"/>
          </w:rPr>
          <w:t xml:space="preserve">א. </w:t>
        </w:r>
      </w:ins>
      <w:r w:rsidRPr="00A0714A">
        <w:rPr>
          <w:rStyle w:val="afff"/>
          <w:rFonts w:hint="cs"/>
          <w:rtl/>
        </w:rPr>
        <w:t xml:space="preserve"> </w:t>
      </w:r>
      <w:r w:rsidRPr="00A0714A">
        <w:rPr>
          <w:rStyle w:val="afff"/>
          <w:rtl/>
        </w:rPr>
        <w:t>ר</w:t>
      </w:r>
      <w:r w:rsidRPr="00A0714A">
        <w:rPr>
          <w:rStyle w:val="afff"/>
          <w:rFonts w:hint="cs"/>
          <w:rtl/>
        </w:rPr>
        <w:t>שב</w:t>
      </w:r>
      <w:r w:rsidRPr="00A0714A">
        <w:rPr>
          <w:rStyle w:val="afff"/>
          <w:rtl/>
        </w:rPr>
        <w:t>"</w:t>
      </w:r>
      <w:r w:rsidRPr="00A0714A">
        <w:rPr>
          <w:rStyle w:val="afff"/>
          <w:rFonts w:hint="cs"/>
          <w:rtl/>
        </w:rPr>
        <w:t>ג:</w:t>
      </w:r>
      <w:r w:rsidRPr="00A0714A">
        <w:rPr>
          <w:rStyle w:val="afff"/>
          <w:rtl/>
        </w:rPr>
        <w:t xml:space="preserve"> </w:t>
      </w:r>
      <w:r w:rsidRPr="006F178A">
        <w:rPr>
          <w:rtl/>
        </w:rPr>
        <w:t xml:space="preserve">אף בספרים התירו </w:t>
      </w:r>
      <w:r>
        <w:rPr>
          <w:rFonts w:hint="cs"/>
          <w:rtl/>
        </w:rPr>
        <w:t>רק ב</w:t>
      </w:r>
      <w:r w:rsidRPr="006F178A">
        <w:rPr>
          <w:rtl/>
        </w:rPr>
        <w:t>יונית.</w:t>
      </w:r>
    </w:p>
    <w:p w14:paraId="193446AC" w14:textId="5B244901" w:rsidR="0094084F" w:rsidRDefault="002A125E" w:rsidP="00367EF3">
      <w:pPr>
        <w:pStyle w:val="36"/>
        <w:framePr w:wrap="notBeside"/>
        <w:rPr>
          <w:rtl/>
        </w:rPr>
      </w:pPr>
      <w:r w:rsidRPr="00367EF3">
        <w:rPr>
          <w:rFonts w:hint="cs"/>
          <w:rtl/>
        </w:rPr>
        <w:t>רי</w:t>
      </w:r>
      <w:r w:rsidRPr="00367EF3">
        <w:rPr>
          <w:rtl/>
        </w:rPr>
        <w:t>"</w:t>
      </w:r>
      <w:r w:rsidRPr="00367EF3">
        <w:rPr>
          <w:rFonts w:hint="cs"/>
          <w:rtl/>
        </w:rPr>
        <w:t>ו</w:t>
      </w:r>
      <w:r w:rsidR="0094084F">
        <w:rPr>
          <w:rFonts w:hint="cs"/>
          <w:rtl/>
        </w:rPr>
        <w:t>:</w:t>
      </w:r>
    </w:p>
    <w:p w14:paraId="5FEB20FD" w14:textId="447A0C3D" w:rsidR="002A125E" w:rsidRDefault="002A125E" w:rsidP="002243A3">
      <w:pPr>
        <w:rPr>
          <w:spacing w:val="-2"/>
          <w:rtl/>
        </w:rPr>
      </w:pPr>
      <w:r>
        <w:rPr>
          <w:rFonts w:cs="PFT_Frank" w:hint="cs"/>
          <w:b/>
          <w:bCs/>
          <w:szCs w:val="14"/>
          <w:rtl/>
        </w:rPr>
        <w:t xml:space="preserve">הלכה </w:t>
      </w:r>
      <w:r>
        <w:rPr>
          <w:rStyle w:val="afff"/>
          <w:rFonts w:cs="PFT_Frank" w:hint="cs"/>
          <w:b/>
          <w:bCs/>
          <w:szCs w:val="14"/>
          <w:rtl/>
          <w:rPrChange w:id="9017" w:author="מנוע אמוראים" w:date="2026-10-05T16:41:43Z">
            <w:rPr>
              <w:rFonts w:cs="PFT_Frank" w:hint="cs"/>
              <w:b/>
              <w:bCs/>
              <w:szCs w:val="14"/>
              <w:rtl/>
            </w:rPr>
          </w:rPrChange>
        </w:rPr>
        <w:t xml:space="preserve">כרשב</w:t>
      </w:r>
      <w:r>
        <w:rPr>
          <w:rStyle w:val="afff"/>
          <w:rFonts w:cs="PFT_Frank"/>
          <w:b/>
          <w:bCs/>
          <w:szCs w:val="14"/>
          <w:rtl/>
          <w:rPrChange w:id="9018" w:author="מנוע אמוראים" w:date="2026-10-05T16:41:43Z">
            <w:rPr>
              <w:rFonts w:cs="PFT_Frank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f"/>
          <w:rFonts w:cs="PFT_Frank" w:hint="cs"/>
          <w:b/>
          <w:bCs/>
          <w:szCs w:val="14"/>
          <w:rtl/>
          <w:rPrChange w:id="9019" w:author="מנוע אמוראים" w:date="2026-10-05T16:41:43Z">
            <w:rPr>
              <w:rFonts w:cs="PFT_Frank" w:hint="cs"/>
              <w:b/>
              <w:bCs/>
              <w:szCs w:val="14"/>
              <w:rtl/>
            </w:rPr>
          </w:rPrChange>
        </w:rPr>
        <w:t xml:space="preserve">ג</w:t>
      </w:r>
      <w:r>
        <w:rPr>
          <w:rFonts w:hint="cs"/>
          <w:spacing w:val="-2"/>
          <w:rtl/>
        </w:rPr>
        <w:t xml:space="preserve">, </w:t>
      </w:r>
      <w:r w:rsidRPr="00411327">
        <w:rPr>
          <w:rStyle w:val="afff"/>
          <w:rFonts w:hint="cs"/>
          <w:b/>
          <w:rtl/>
        </w:rPr>
        <w:t>וטעמו:</w:t>
      </w:r>
      <w:r w:rsidRPr="00701689">
        <w:rPr>
          <w:rFonts w:hint="cs"/>
          <w:spacing w:val="-2"/>
          <w:rtl/>
        </w:rPr>
        <w:t xml:space="preserve"> </w:t>
      </w:r>
      <w:r w:rsidRPr="00410C78">
        <w:rPr>
          <w:rStyle w:val="a4"/>
          <w:rFonts w:hint="cs"/>
          <w:rtl/>
        </w:rPr>
        <w:t>ד'י</w:t>
      </w:r>
      <w:r w:rsidRPr="00410C78">
        <w:rPr>
          <w:rStyle w:val="a4"/>
          <w:rtl/>
        </w:rPr>
        <w:t>פת אלהים ליפת וישכן באהלי שם'</w:t>
      </w:r>
      <w:r w:rsidR="002243A3">
        <w:rPr>
          <w:rStyle w:val="a4"/>
          <w:spacing w:val="-2"/>
          <w:rtl/>
        </w:rPr>
        <w:br/>
      </w:r>
      <w:r w:rsidRPr="00701689">
        <w:rPr>
          <w:rStyle w:val="a4"/>
          <w:spacing w:val="-2"/>
          <w:rtl/>
        </w:rPr>
        <w:t xml:space="preserve"> </w:t>
      </w:r>
      <w:r w:rsidR="002243A3">
        <w:rPr>
          <w:rStyle w:val="a4"/>
          <w:spacing w:val="-2"/>
          <w:rtl/>
        </w:rPr>
        <w:tab/>
      </w:r>
      <w:r w:rsidR="002243A3">
        <w:rPr>
          <w:rStyle w:val="a4"/>
          <w:spacing w:val="-2"/>
          <w:rtl/>
        </w:rPr>
        <w:tab/>
      </w:r>
      <w:r w:rsidR="002243A3">
        <w:rPr>
          <w:rStyle w:val="a4"/>
          <w:rFonts w:hint="cs"/>
          <w:spacing w:val="-2"/>
          <w:rtl/>
        </w:rPr>
        <w:t xml:space="preserve">  </w:t>
      </w:r>
      <w:r w:rsidR="006C0012">
        <w:rPr>
          <w:rStyle w:val="a4"/>
          <w:spacing w:val="-2"/>
          <w:rtl/>
        </w:rPr>
        <w:tab/>
      </w:r>
      <w:r w:rsidR="006C0012">
        <w:rPr>
          <w:rStyle w:val="a4"/>
          <w:spacing w:val="-2"/>
          <w:rtl/>
        </w:rPr>
        <w:tab/>
      </w:r>
      <w:r w:rsidRPr="00701689">
        <w:rPr>
          <w:rFonts w:hint="eastAsia"/>
          <w:spacing w:val="-2"/>
          <w:rtl/>
        </w:rPr>
        <w:t>יפיותו</w:t>
      </w:r>
      <w:r w:rsidRPr="00701689">
        <w:rPr>
          <w:spacing w:val="-2"/>
          <w:rtl/>
        </w:rPr>
        <w:t xml:space="preserve"> של יפת </w:t>
      </w:r>
      <w:r>
        <w:rPr>
          <w:rFonts w:hint="cs"/>
          <w:spacing w:val="-2"/>
          <w:rtl/>
        </w:rPr>
        <w:t xml:space="preserve"> </w:t>
      </w:r>
      <w:r w:rsidRPr="00287B18">
        <w:rPr>
          <w:rStyle w:val="afff7"/>
          <w:rFonts w:hint="cs"/>
          <w:rtl/>
        </w:rPr>
        <w:t xml:space="preserve">[לשון </w:t>
      </w:r>
      <w:r w:rsidRPr="00287B18">
        <w:rPr>
          <w:rStyle w:val="afff7"/>
          <w:rFonts w:hint="cs"/>
          <w:b/>
          <w:bCs/>
          <w:rtl/>
        </w:rPr>
        <w:t>יון</w:t>
      </w:r>
      <w:r w:rsidRPr="00287B18">
        <w:rPr>
          <w:rStyle w:val="afff7"/>
          <w:rFonts w:hint="cs"/>
          <w:rtl/>
        </w:rPr>
        <w:t xml:space="preserve"> דמבני יפת]</w:t>
      </w:r>
      <w:r>
        <w:rPr>
          <w:rFonts w:hint="cs"/>
          <w:spacing w:val="-2"/>
          <w:rtl/>
        </w:rPr>
        <w:t xml:space="preserve"> ישכון</w:t>
      </w:r>
      <w:r w:rsidRPr="00701689">
        <w:rPr>
          <w:spacing w:val="-2"/>
          <w:rtl/>
        </w:rPr>
        <w:t xml:space="preserve"> באהלי שם.</w:t>
      </w:r>
    </w:p>
    <w:p w14:paraId="0B55D4AE" w14:textId="131A86D7" w:rsidR="00E21667" w:rsidRPr="00C06F31" w:rsidRDefault="00E21667" w:rsidP="006C0012">
      <w:pPr>
        <w:pStyle w:val="af3"/>
        <w:spacing w:before="0" w:after="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59" w:author="קלוד" w:date="2026-10-06T10:09:25Z"/>
        </w:rPr>
      </w:pPr>
      <w:ins w:id="20058" w:author="קלוד" w:date="2026-10-06T10:09:25Z">
        <w:r>
          <w:t xml:space="preserve">משנה ט</w:t>
        </w:r>
      </w:ins>
    </w:p>
    <w:p w14:paraId="4C3009C4" w14:textId="4E944FAE" w:rsidR="002A125E" w:rsidRPr="00C555D1" w:rsidRDefault="002A125E" w:rsidP="00C555D1">
      <w:pPr>
        <w:pStyle w:val="afb"/>
        <w:jc w:val="center"/>
        <w:rPr>
          <w:spacing w:val="2"/>
          <w:rtl/>
        </w:rPr>
      </w:pPr>
      <w:r w:rsidRPr="00C555D1">
        <w:rPr>
          <w:rStyle w:val="afff9"/>
          <w:spacing w:val="2"/>
          <w:rtl/>
        </w:rPr>
        <w:t>אין</w:t>
      </w:r>
      <w:r w:rsidRPr="00C555D1">
        <w:rPr>
          <w:spacing w:val="2"/>
          <w:rtl/>
        </w:rPr>
        <w:t xml:space="preserve"> בין כהן משוח למרובה בגדים</w:t>
      </w:r>
      <w:r w:rsidR="00C555D1" w:rsidRPr="00C555D1">
        <w:rPr>
          <w:rFonts w:hint="cs"/>
          <w:spacing w:val="2"/>
          <w:rtl/>
        </w:rPr>
        <w:t xml:space="preserve"> </w:t>
      </w:r>
      <w:r w:rsidRPr="00C555D1">
        <w:rPr>
          <w:spacing w:val="2"/>
          <w:rtl/>
        </w:rPr>
        <w:t>אלא פר הבא על כל המצות.</w:t>
      </w:r>
    </w:p>
    <w:p w14:paraId="3DE975A6" w14:textId="38187DE9" w:rsidR="002A125E" w:rsidRPr="00653906" w:rsidRDefault="002A125E" w:rsidP="008C4B29">
      <w:pPr>
        <w:pStyle w:val="afb"/>
        <w:jc w:val="center"/>
        <w:rPr>
          <w:spacing w:val="0"/>
          <w:rtl/>
        </w:rPr>
      </w:pPr>
      <w:r w:rsidRPr="00653906">
        <w:rPr>
          <w:spacing w:val="0"/>
          <w:rtl/>
        </w:rPr>
        <w:t>אין בין כהן משמש לכהן שעבר</w:t>
      </w:r>
      <w:r w:rsidR="008C4B29" w:rsidRPr="00653906">
        <w:rPr>
          <w:rFonts w:hint="cs"/>
          <w:spacing w:val="0"/>
          <w:rtl/>
        </w:rPr>
        <w:t xml:space="preserve"> </w:t>
      </w:r>
      <w:r w:rsidRPr="00653906">
        <w:rPr>
          <w:spacing w:val="0"/>
          <w:rtl/>
        </w:rPr>
        <w:t xml:space="preserve">אלא פר </w:t>
      </w:r>
      <w:r w:rsidR="00653906" w:rsidRPr="00653906">
        <w:rPr>
          <w:rFonts w:hint="cs"/>
          <w:spacing w:val="0"/>
          <w:rtl/>
        </w:rPr>
        <w:t xml:space="preserve">יוה''כ </w:t>
      </w:r>
      <w:r w:rsidRPr="00653906">
        <w:rPr>
          <w:spacing w:val="0"/>
          <w:rtl/>
        </w:rPr>
        <w:t>ועשירית האיפה.</w:t>
      </w:r>
    </w:p>
    <w:p w14:paraId="405347BB" w14:textId="77777777" w:rsidR="002A125E" w:rsidRPr="00F05A14" w:rsidRDefault="002A125E" w:rsidP="002A125E">
      <w:pPr>
        <w:rPr>
          <w:rFonts w:cs="PFT_Frank"/>
          <w:b/>
          <w:bCs/>
          <w:szCs w:val="14"/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 xml:space="preserve">הא לענין פר יום </w:t>
      </w:r>
      <w:r w:rsidRPr="00F05A14">
        <w:rPr>
          <w:rFonts w:ascii="Fb Fontext" w:hAnsi="Fb Fontext" w:cs="PFT_Frank" w:hint="cs"/>
          <w:b/>
          <w:bCs/>
          <w:szCs w:val="14"/>
          <w:rtl/>
        </w:rPr>
        <w:t>ה</w:t>
      </w:r>
      <w:r w:rsidRPr="00F05A14">
        <w:rPr>
          <w:rFonts w:ascii="Fb Fontext" w:hAnsi="Fb Fontext" w:cs="PFT_Frank"/>
          <w:b/>
          <w:bCs/>
          <w:szCs w:val="14"/>
          <w:rtl/>
        </w:rPr>
        <w:t>כפורים ועשירית האיפה - שוין.</w:t>
      </w:r>
    </w:p>
    <w:p w14:paraId="562EBB7F" w14:textId="6B774C85" w:rsidR="0094084F" w:rsidRDefault="002A125E" w:rsidP="00E21667">
      <w:pPr>
        <w:pStyle w:val="36"/>
        <w:framePr w:wrap="notBeside"/>
        <w:rPr>
          <w:rtl/>
        </w:rPr>
      </w:pPr>
      <w:r w:rsidRPr="00E21667">
        <w:rPr>
          <w:rFonts w:hint="cs"/>
          <w:rtl/>
        </w:rPr>
        <w:t>רישא</w:t>
      </w:r>
      <w:r w:rsidR="00761935">
        <w:rPr>
          <w:rFonts w:hint="cs"/>
          <w:rtl/>
        </w:rPr>
        <w:t xml:space="preserve"> לא כר''מ</w:t>
      </w:r>
      <w:r w:rsidR="0094084F">
        <w:rPr>
          <w:rtl/>
        </w:rPr>
        <w:t>:</w:t>
      </w:r>
    </w:p>
    <w:p w14:paraId="55F3B663" w14:textId="57AD224E" w:rsidR="002A125E" w:rsidRPr="00A824E4" w:rsidRDefault="00C35E8F" w:rsidP="002A125E">
      <w:pPr>
        <w:rPr>
          <w:rStyle w:val="a4"/>
        </w:rPr>
      </w:pPr>
      <w:r>
        <w:rPr>
          <w:rFonts w:hint="cs"/>
          <w:rtl/>
        </w:rPr>
        <w:t>ש</w:t>
      </w:r>
      <w:r w:rsidR="002A125E" w:rsidRPr="00701689">
        <w:rPr>
          <w:rFonts w:hint="cs"/>
          <w:rtl/>
        </w:rPr>
        <w:t xml:space="preserve">מרובה בגדים </w:t>
      </w:r>
      <w:r w:rsidR="002A125E" w:rsidRPr="00F05A14">
        <w:rPr>
          <w:rFonts w:cs="PFT_Frank"/>
          <w:b/>
          <w:bCs/>
          <w:szCs w:val="14"/>
          <w:rtl/>
        </w:rPr>
        <w:t>מביא</w:t>
      </w:r>
      <w:r w:rsidR="002A125E" w:rsidRPr="00701689">
        <w:rPr>
          <w:rtl/>
        </w:rPr>
        <w:t xml:space="preserve"> פר </w:t>
      </w:r>
      <w:r w:rsidR="002A125E">
        <w:rPr>
          <w:rFonts w:hint="cs"/>
          <w:rtl/>
        </w:rPr>
        <w:t>דמצוות,</w:t>
      </w:r>
    </w:p>
    <w:p w14:paraId="3047C696" w14:textId="4BEC8574" w:rsidR="0094084F" w:rsidRDefault="002A125E" w:rsidP="00E21667">
      <w:pPr>
        <w:pStyle w:val="36"/>
        <w:framePr w:wrap="notBeside"/>
        <w:rPr>
          <w:rtl/>
        </w:rPr>
      </w:pPr>
      <w:r w:rsidRPr="00E21667">
        <w:rPr>
          <w:rFonts w:hint="cs"/>
          <w:rtl/>
        </w:rPr>
        <w:t xml:space="preserve">וסיפא </w:t>
      </w:r>
      <w:r w:rsidR="00761935">
        <w:rPr>
          <w:rFonts w:hint="cs"/>
          <w:rtl/>
        </w:rPr>
        <w:t>כר''מ</w:t>
      </w:r>
      <w:r w:rsidR="0094084F">
        <w:rPr>
          <w:rtl/>
        </w:rPr>
        <w:t>:</w:t>
      </w:r>
    </w:p>
    <w:p w14:paraId="01A8CB8F" w14:textId="0C54E033" w:rsidR="002A125E" w:rsidRPr="006F178A" w:rsidRDefault="00C35E8F" w:rsidP="00C35E8F">
      <w:pPr>
        <w:rPr>
          <w:rtl/>
        </w:rPr>
      </w:pPr>
      <w:r>
        <w:rPr>
          <w:rFonts w:hint="cs"/>
          <w:rtl/>
        </w:rPr>
        <w:t>ד</w:t>
      </w:r>
      <w:r w:rsidR="002A125E" w:rsidRPr="006F178A">
        <w:rPr>
          <w:rtl/>
        </w:rPr>
        <w:t>מינו כהן אחר תחתיו</w:t>
      </w:r>
      <w:r w:rsidR="00E21667">
        <w:rPr>
          <w:rFonts w:hint="cs"/>
          <w:rtl/>
        </w:rPr>
        <w:t xml:space="preserve"> ר</w:t>
      </w:r>
      <w:r w:rsidR="002A125E" w:rsidRPr="006F178A">
        <w:rPr>
          <w:rtl/>
        </w:rPr>
        <w:t xml:space="preserve">אשון חוזר, </w:t>
      </w:r>
      <w:r w:rsidR="002A125E" w:rsidRPr="00C364BD">
        <w:rPr>
          <w:rStyle w:val="afe"/>
          <w:rFonts w:hint="cs"/>
          <w:rtl/>
        </w:rPr>
        <w:t>ו</w:t>
      </w:r>
      <w:r w:rsidR="002A125E" w:rsidRPr="00C364BD">
        <w:rPr>
          <w:rStyle w:val="afe"/>
          <w:rtl/>
        </w:rPr>
        <w:t>שני</w:t>
      </w:r>
      <w:r w:rsidR="002A125E" w:rsidRPr="006F178A">
        <w:rPr>
          <w:rtl/>
        </w:rPr>
        <w:t xml:space="preserve"> </w:t>
      </w:r>
      <w:r w:rsidR="002A125E" w:rsidRPr="00F05A14">
        <w:rPr>
          <w:rFonts w:cs="PFT_Frank"/>
          <w:b/>
          <w:bCs/>
          <w:szCs w:val="14"/>
          <w:rtl/>
        </w:rPr>
        <w:t>כל מצות כה</w:t>
      </w:r>
      <w:r w:rsidR="002A125E" w:rsidRPr="00F05A14">
        <w:rPr>
          <w:rFonts w:cs="PFT_Frank" w:hint="cs"/>
          <w:b/>
          <w:bCs/>
          <w:szCs w:val="14"/>
          <w:rtl/>
        </w:rPr>
        <w:t>"ג</w:t>
      </w:r>
      <w:r w:rsidR="002A125E" w:rsidRPr="00F05A14">
        <w:rPr>
          <w:rFonts w:cs="PFT_Frank"/>
          <w:b/>
          <w:bCs/>
          <w:szCs w:val="14"/>
          <w:rtl/>
        </w:rPr>
        <w:t xml:space="preserve"> עליו</w:t>
      </w:r>
      <w:r w:rsidR="002A125E" w:rsidRPr="006F178A">
        <w:rPr>
          <w:rtl/>
        </w:rPr>
        <w:t>.</w:t>
      </w:r>
    </w:p>
    <w:p w14:paraId="0E6E68BD" w14:textId="2F1B7773" w:rsidR="0094084F" w:rsidRDefault="002A125E" w:rsidP="00E21667">
      <w:pPr>
        <w:pStyle w:val="36"/>
        <w:framePr w:wrap="notBeside"/>
        <w:rPr>
          <w:rtl/>
        </w:rPr>
      </w:pPr>
      <w:r w:rsidRPr="00E21667">
        <w:rPr>
          <w:rFonts w:hint="cs"/>
          <w:rtl/>
        </w:rPr>
        <w:t>אבל ל</w:t>
      </w:r>
      <w:r w:rsidRPr="00E21667">
        <w:rPr>
          <w:rtl/>
        </w:rPr>
        <w:t>רבי יוסי</w:t>
      </w:r>
      <w:r w:rsidR="0094084F">
        <w:rPr>
          <w:rFonts w:hint="cs"/>
          <w:rtl/>
        </w:rPr>
        <w:t>:</w:t>
      </w:r>
    </w:p>
    <w:p w14:paraId="4395ED63" w14:textId="2C13CB63" w:rsidR="002A125E" w:rsidRDefault="002A125E" w:rsidP="002A125E">
      <w:pPr>
        <w:rPr>
          <w:rtl/>
        </w:rPr>
      </w:pPr>
      <w:r w:rsidRPr="006F178A">
        <w:rPr>
          <w:rtl/>
        </w:rPr>
        <w:t xml:space="preserve">ראשון חוזר, שני </w:t>
      </w:r>
      <w:r w:rsidRPr="00F05A14">
        <w:rPr>
          <w:rFonts w:cs="PFT_Frank"/>
          <w:b/>
          <w:bCs/>
          <w:szCs w:val="14"/>
          <w:rtl/>
        </w:rPr>
        <w:t xml:space="preserve">אינו ראוי </w:t>
      </w:r>
      <w:r w:rsidRPr="00F05A14">
        <w:rPr>
          <w:rFonts w:cs="PFT_Frank" w:hint="cs"/>
          <w:b/>
          <w:bCs/>
          <w:szCs w:val="14"/>
          <w:rtl/>
        </w:rPr>
        <w:t>ל</w:t>
      </w:r>
      <w:r w:rsidRPr="00F05A14">
        <w:rPr>
          <w:rFonts w:cs="PFT_Frank"/>
          <w:b/>
          <w:bCs/>
          <w:szCs w:val="14"/>
          <w:rtl/>
        </w:rPr>
        <w:t>כה"</w:t>
      </w:r>
      <w:r w:rsidRPr="00F05A14">
        <w:rPr>
          <w:rFonts w:cs="PFT_Frank" w:hint="cs"/>
          <w:b/>
          <w:bCs/>
          <w:szCs w:val="14"/>
          <w:rtl/>
        </w:rPr>
        <w:t>ג</w:t>
      </w:r>
      <w:r w:rsidRPr="006F178A">
        <w:rPr>
          <w:rtl/>
        </w:rPr>
        <w:t xml:space="preserve"> ולכהן הדיו</w:t>
      </w:r>
      <w:r>
        <w:rPr>
          <w:rFonts w:hint="cs"/>
          <w:rtl/>
        </w:rPr>
        <w:t>ט.</w:t>
      </w:r>
    </w:p>
    <w:p w14:paraId="4EED8210" w14:textId="77777777" w:rsidR="0094084F" w:rsidRDefault="002A125E" w:rsidP="00AA2A08">
      <w:pPr>
        <w:pStyle w:val="36"/>
        <w:framePr w:wrap="notBeside"/>
        <w:rPr>
          <w:rtl/>
        </w:rPr>
      </w:pPr>
      <w:r w:rsidRPr="00AA2A08">
        <w:rPr>
          <w:rFonts w:hint="cs"/>
          <w:rtl/>
        </w:rPr>
        <w:t>וכן הורו</w:t>
      </w:r>
      <w:r w:rsidR="00D57B36">
        <w:rPr>
          <w:rFonts w:hint="cs"/>
          <w:rtl/>
        </w:rPr>
        <w:t xml:space="preserve"> לריב'א</w:t>
      </w:r>
      <w:r w:rsidR="0094084F">
        <w:rPr>
          <w:rFonts w:hint="cs"/>
          <w:rtl/>
        </w:rPr>
        <w:t>:</w:t>
      </w:r>
    </w:p>
    <w:p w14:paraId="64852935" w14:textId="783B1ECD" w:rsidR="00B55438" w:rsidRPr="00B55438" w:rsidRDefault="002A125E" w:rsidP="00D57B36">
      <w:pPr>
        <w:pStyle w:val="afff6"/>
        <w:rPr>
          <w:rStyle w:val="afff"/>
          <w:rFonts w:cs="Guttman Vilna"/>
          <w:b/>
          <w:bCs/>
          <w:spacing w:val="0"/>
          <w:sz w:val="14"/>
          <w:rtl/>
        </w:rPr>
      </w:pPr>
      <w:r w:rsidRPr="00411327">
        <w:rPr>
          <w:rStyle w:val="afff"/>
          <w:rFonts w:hint="cs"/>
          <w:b/>
          <w:rtl/>
        </w:rPr>
        <w:t>מציפורי:</w:t>
      </w:r>
      <w:r w:rsidR="00C91FD0">
        <w:rPr>
          <w:rFonts w:hint="cs"/>
          <w:rtl/>
        </w:rPr>
        <w:t xml:space="preserve"> </w:t>
      </w:r>
      <w:r w:rsidRPr="00C91FD0">
        <w:rPr>
          <w:rFonts w:hint="cs"/>
          <w:rtl/>
        </w:rPr>
        <w:t>ש</w:t>
      </w:r>
      <w:r>
        <w:rPr>
          <w:rFonts w:hint="cs"/>
          <w:rtl/>
        </w:rPr>
        <w:t>לא חוזר ל</w:t>
      </w:r>
      <w:r w:rsidRPr="006F178A">
        <w:rPr>
          <w:rtl/>
        </w:rPr>
        <w:t xml:space="preserve">כהן גדול </w:t>
      </w:r>
      <w:r w:rsidRPr="00287B18">
        <w:rPr>
          <w:rFonts w:hint="cs"/>
          <w:rtl/>
        </w:rPr>
        <w:t>משום איבה</w:t>
      </w:r>
      <w:r>
        <w:rPr>
          <w:rFonts w:hint="cs"/>
          <w:rtl/>
        </w:rPr>
        <w:t>,</w:t>
      </w:r>
      <w:r w:rsidRPr="00287B18">
        <w:rPr>
          <w:rFonts w:hint="cs"/>
          <w:rtl/>
        </w:rPr>
        <w:t xml:space="preserve"> </w:t>
      </w:r>
      <w:r w:rsidRPr="006F178A">
        <w:rPr>
          <w:rtl/>
        </w:rPr>
        <w:t xml:space="preserve">ולא לכהן הדיוט </w:t>
      </w:r>
      <w:r w:rsidRPr="00287B18">
        <w:rPr>
          <w:rFonts w:hint="cs"/>
          <w:rtl/>
        </w:rPr>
        <w:t>דמעלין בקודש</w:t>
      </w:r>
      <w:r>
        <w:rPr>
          <w:rFonts w:hint="cs"/>
          <w:rtl/>
        </w:rPr>
        <w:t>].</w:t>
      </w:r>
    </w:p>
    <w:p w14:paraId="77D665B9" w14:textId="77B82F09" w:rsidR="0094084F" w:rsidRDefault="002A125E" w:rsidP="00B55438">
      <w:pPr>
        <w:pStyle w:val="36"/>
        <w:framePr w:wrap="notBeside"/>
        <w:rPr>
          <w:rtl/>
        </w:rPr>
      </w:pPr>
      <w:r w:rsidRPr="00B55438">
        <w:rPr>
          <w:rFonts w:hint="cs"/>
          <w:rtl/>
        </w:rPr>
        <w:t xml:space="preserve">א. </w:t>
      </w:r>
      <w:r w:rsidR="00A65220">
        <w:rPr>
          <w:rtl/>
        </w:rPr>
        <w:tab/>
      </w:r>
      <w:r w:rsidR="00A65220">
        <w:rPr>
          <w:rFonts w:hint="cs"/>
          <w:rtl/>
        </w:rPr>
        <w:t xml:space="preserve">     </w:t>
      </w:r>
      <w:r w:rsidRPr="00B55438">
        <w:rPr>
          <w:rFonts w:hint="cs"/>
          <w:rtl/>
        </w:rPr>
        <w:t>ר</w:t>
      </w:r>
      <w:r w:rsidRPr="00B55438">
        <w:rPr>
          <w:rtl/>
        </w:rPr>
        <w:t>"</w:t>
      </w:r>
      <w:r w:rsidRPr="00B55438">
        <w:rPr>
          <w:rFonts w:hint="cs"/>
          <w:rtl/>
        </w:rPr>
        <w:t>ח</w:t>
      </w:r>
      <w:r w:rsidR="0094084F">
        <w:rPr>
          <w:rFonts w:hint="cs"/>
          <w:rtl/>
        </w:rPr>
        <w:t>:</w:t>
      </w:r>
    </w:p>
    <w:p w14:paraId="251AD602" w14:textId="45876FBC" w:rsidR="002A125E" w:rsidRPr="009A4CE4" w:rsidRDefault="002A125E" w:rsidP="002A125E">
      <w:pPr>
        <w:rPr>
          <w:rFonts w:cs="PFT_Frank"/>
          <w:b/>
          <w:bCs/>
          <w:szCs w:val="14"/>
          <w:rtl/>
        </w:rPr>
      </w:pPr>
      <w:r w:rsidRPr="006F178A">
        <w:rPr>
          <w:rtl/>
        </w:rPr>
        <w:t>רישא רבנן</w:t>
      </w:r>
      <w:r>
        <w:rPr>
          <w:rFonts w:hint="cs"/>
          <w:rtl/>
        </w:rPr>
        <w:t>,</w:t>
      </w:r>
      <w:r w:rsidRPr="006F178A">
        <w:rPr>
          <w:rtl/>
        </w:rPr>
        <w:t xml:space="preserve"> וסיפא רבי מאיר.</w:t>
      </w:r>
    </w:p>
    <w:p w14:paraId="682D32EA" w14:textId="770D274B" w:rsidR="0094084F" w:rsidRDefault="002A125E" w:rsidP="00B55438">
      <w:pPr>
        <w:pStyle w:val="36"/>
        <w:framePr w:wrap="notBeside"/>
        <w:rPr>
          <w:rtl/>
        </w:rPr>
      </w:pPr>
      <w:r w:rsidRPr="00B55438">
        <w:rPr>
          <w:rFonts w:hint="cs"/>
          <w:rtl/>
        </w:rPr>
        <w:t xml:space="preserve">ב. </w:t>
      </w:r>
      <w:r w:rsidRPr="00B55438">
        <w:rPr>
          <w:rtl/>
        </w:rPr>
        <w:t>רב יוסף</w:t>
      </w:r>
      <w:r w:rsidR="0094084F">
        <w:rPr>
          <w:rtl/>
        </w:rPr>
        <w:t>:</w:t>
      </w:r>
    </w:p>
    <w:p w14:paraId="6235B454" w14:textId="42BAAA69" w:rsidR="00ED706A" w:rsidRDefault="002A125E" w:rsidP="00F201CC">
      <w:pPr>
        <w:spacing w:after="60"/>
        <w:rPr>
          <w:rStyle w:val="afff7"/>
        </w:rPr>
      </w:pPr>
      <w:r w:rsidRPr="00F05A14">
        <w:rPr>
          <w:rFonts w:cs="PFT_Frank" w:hint="cs"/>
          <w:b/>
          <w:bCs/>
          <w:szCs w:val="14"/>
          <w:rtl/>
        </w:rPr>
        <w:t>כ</w:t>
      </w:r>
      <w:r w:rsidRPr="00F05A14">
        <w:rPr>
          <w:rFonts w:cs="PFT_Frank"/>
          <w:b/>
          <w:bCs/>
          <w:szCs w:val="14"/>
          <w:rtl/>
        </w:rPr>
        <w:t>רבי</w:t>
      </w:r>
      <w:r>
        <w:rPr>
          <w:rtl/>
        </w:rPr>
        <w:t xml:space="preserve">, ונסיב </w:t>
      </w:r>
      <w:r w:rsidRPr="006F178A">
        <w:rPr>
          <w:rtl/>
        </w:rPr>
        <w:t>אליבא דתנאי</w:t>
      </w:r>
      <w:r>
        <w:rPr>
          <w:rFonts w:hint="cs"/>
          <w:rtl/>
        </w:rPr>
        <w:t xml:space="preserve"> </w:t>
      </w:r>
      <w:r w:rsidRPr="00DB0BD7">
        <w:rPr>
          <w:rStyle w:val="afff7"/>
          <w:rtl/>
        </w:rPr>
        <w:t xml:space="preserve">כך </w:t>
      </w:r>
      <w:r w:rsidRPr="00DB0BD7">
        <w:rPr>
          <w:rStyle w:val="afff7"/>
          <w:rFonts w:hint="eastAsia"/>
          <w:rtl/>
        </w:rPr>
        <w:t>ס</w:t>
      </w:r>
      <w:r w:rsidRPr="00DB0BD7">
        <w:rPr>
          <w:rStyle w:val="afff7"/>
          <w:rtl/>
        </w:rPr>
        <w:t>"ל</w:t>
      </w:r>
      <w:r w:rsidR="00A65220">
        <w:rPr>
          <w:rStyle w:val="afff7"/>
          <w:rFonts w:hint="cs"/>
          <w:rtl/>
        </w:rPr>
        <w:t>.</w:t>
      </w:r>
    </w:p>
    <w:p>
      <w:pPr>
        <w:pStyle w:val="MishnaBatzad"/>
        <w:rPr>
          <w:ins w:id="20061" w:author="קלוד" w:date="2026-10-06T10:09:25Z"/>
        </w:rPr>
      </w:pPr>
      <w:ins w:id="20060" w:author="קלוד" w:date="2026-10-06T10:09:25Z">
        <w:r>
          <w:t xml:space="preserve">משנה י</w:t>
        </w:r>
      </w:ins>
    </w:p>
    <w:p w14:paraId="79E336CA" w14:textId="77777777" w:rsidR="002A125E" w:rsidRPr="00A0714A" w:rsidRDefault="002A125E" w:rsidP="00C42C01">
      <w:pPr>
        <w:pStyle w:val="afff8"/>
        <w:spacing w:before="0"/>
        <w:jc w:val="center"/>
        <w:rPr>
          <w:rtl/>
        </w:rPr>
      </w:pPr>
      <w:r w:rsidRPr="00932476">
        <w:rPr>
          <w:rStyle w:val="affffff3"/>
          <w:rtl/>
        </w:rPr>
        <w:t>אין בין במה גדולה לבמה קטנה</w:t>
      </w:r>
      <w:r w:rsidRPr="00A0714A">
        <w:rPr>
          <w:rtl/>
        </w:rPr>
        <w:t xml:space="preserve"> אלא פסחים.</w:t>
      </w:r>
    </w:p>
    <w:p w14:paraId="23961512" w14:textId="2CDA6D09" w:rsidR="002A125E" w:rsidRPr="006F178A" w:rsidRDefault="002A125E" w:rsidP="00542440">
      <w:pPr>
        <w:pStyle w:val="afb"/>
        <w:jc w:val="center"/>
        <w:rPr>
          <w:rtl/>
        </w:rPr>
      </w:pPr>
      <w:r w:rsidRPr="00A0714A">
        <w:rPr>
          <w:rtl/>
        </w:rPr>
        <w:t xml:space="preserve">זה הכלל: </w:t>
      </w:r>
      <w:r w:rsidR="00EF3DD7">
        <w:rPr>
          <w:rFonts w:hint="cs"/>
          <w:rtl/>
        </w:rPr>
        <w:t>רק ה</w:t>
      </w:r>
      <w:r w:rsidRPr="00A0714A">
        <w:rPr>
          <w:rtl/>
        </w:rPr>
        <w:t>נידר ו</w:t>
      </w:r>
      <w:r w:rsidR="00EF3DD7">
        <w:rPr>
          <w:rFonts w:hint="cs"/>
          <w:rtl/>
        </w:rPr>
        <w:t>ה</w:t>
      </w:r>
      <w:r w:rsidRPr="00A0714A">
        <w:rPr>
          <w:rtl/>
        </w:rPr>
        <w:t xml:space="preserve">נידב </w:t>
      </w:r>
      <w:r w:rsidR="00542440">
        <w:rPr>
          <w:rFonts w:hint="cs"/>
          <w:rtl/>
        </w:rPr>
        <w:t xml:space="preserve">- </w:t>
      </w:r>
      <w:r w:rsidRPr="00A0714A">
        <w:rPr>
          <w:rtl/>
        </w:rPr>
        <w:t>קרב בבמה</w:t>
      </w:r>
    </w:p>
    <w:p w14:paraId="40023EE3" w14:textId="77777777" w:rsidR="00542440" w:rsidRDefault="002A125E" w:rsidP="002A125E">
      <w:pPr>
        <w:rPr>
          <w:rStyle w:val="afff"/>
          <w:b/>
          <w:rtl/>
        </w:rPr>
      </w:pPr>
      <w:r w:rsidRPr="00A0714A">
        <w:rPr>
          <w:rStyle w:val="aff2"/>
          <w:rFonts w:hint="cs"/>
          <w:rtl/>
        </w:rPr>
        <w:t>פסחים</w:t>
      </w:r>
      <w:r w:rsidRPr="006F178A">
        <w:rPr>
          <w:rFonts w:ascii="Fb Fontext" w:hAnsi="Fb Fontext" w:hint="cs"/>
          <w:rtl/>
        </w:rPr>
        <w:t xml:space="preserve"> -</w:t>
      </w:r>
      <w:r w:rsidRPr="006F178A">
        <w:rPr>
          <w:rFonts w:ascii="Fb Fontext" w:hAnsi="Fb Fontext"/>
          <w:rtl/>
        </w:rPr>
        <w:t xml:space="preserve"> כעין פסחים</w:t>
      </w:r>
      <w:r>
        <w:rPr>
          <w:rFonts w:ascii="Fb Fontext" w:hAnsi="Fb Fontext" w:hint="cs"/>
          <w:rtl/>
        </w:rPr>
        <w:t xml:space="preserve"> </w:t>
      </w:r>
      <w:r w:rsidRPr="009C6910">
        <w:rPr>
          <w:rStyle w:val="afff7"/>
          <w:rFonts w:hint="cs"/>
          <w:rtl/>
        </w:rPr>
        <w:t>[חובות שקבוע זמנם]</w:t>
      </w:r>
      <w:r w:rsidRPr="006F178A">
        <w:rPr>
          <w:rFonts w:ascii="Fb Fontext" w:hAnsi="Fb Fontext" w:hint="cs"/>
          <w:rtl/>
        </w:rPr>
        <w:t xml:space="preserve"> </w:t>
      </w:r>
    </w:p>
    <w:p w14:paraId="29D52072" w14:textId="77777777" w:rsidR="00894D08" w:rsidRDefault="002A125E" w:rsidP="00894D08">
      <w:pPr>
        <w:pStyle w:val="36"/>
        <w:framePr w:wrap="notBeside"/>
        <w:rPr>
          <w:rFonts w:ascii="Fb Fontext" w:hAnsi="Fb Fontext"/>
          <w:rtl/>
        </w:rPr>
      </w:pPr>
      <w:r w:rsidRPr="00411327">
        <w:rPr>
          <w:rStyle w:val="afff"/>
          <w:rFonts w:hint="cs"/>
          <w:b/>
          <w:rtl/>
        </w:rPr>
        <w:t>וכר"ש:</w:t>
      </w:r>
    </w:p>
    <w:p w14:paraId="4FB311BB" w14:textId="1941DB63" w:rsidR="002A125E" w:rsidRPr="009A4CE4" w:rsidRDefault="002A125E" w:rsidP="00932476">
      <w:pPr>
        <w:spacing w:after="60"/>
        <w:rPr>
          <w:rFonts w:cs="PFT_Frank"/>
          <w:b/>
          <w:bCs/>
          <w:szCs w:val="14"/>
          <w:rtl/>
        </w:rPr>
      </w:pPr>
      <w:r w:rsidRPr="006F178A">
        <w:rPr>
          <w:rFonts w:ascii="Fb Fontext" w:hAnsi="Fb Fontext" w:hint="cs"/>
          <w:rtl/>
        </w:rPr>
        <w:t>ד</w:t>
      </w:r>
      <w:r w:rsidRPr="006F178A">
        <w:rPr>
          <w:rFonts w:ascii="Fb Fontext" w:hAnsi="Fb Fontext"/>
          <w:rtl/>
        </w:rPr>
        <w:t xml:space="preserve">אף צבור </w:t>
      </w:r>
      <w:r>
        <w:rPr>
          <w:rFonts w:ascii="Fb Fontext" w:hAnsi="Fb Fontext" w:hint="cs"/>
          <w:rtl/>
        </w:rPr>
        <w:t>ה</w:t>
      </w:r>
      <w:r w:rsidRPr="006F178A">
        <w:rPr>
          <w:rFonts w:ascii="Fb Fontext" w:hAnsi="Fb Fontext"/>
          <w:rtl/>
        </w:rPr>
        <w:t xml:space="preserve">קריבו </w:t>
      </w:r>
      <w:r>
        <w:rPr>
          <w:rFonts w:ascii="Fb Fontext" w:hAnsi="Fb Fontext" w:hint="cs"/>
          <w:rtl/>
        </w:rPr>
        <w:t>רק</w:t>
      </w:r>
      <w:r w:rsidRPr="006F178A">
        <w:rPr>
          <w:rFonts w:ascii="Fb Fontext" w:hAnsi="Fb Fontext"/>
          <w:rtl/>
        </w:rPr>
        <w:t xml:space="preserve"> פסחים וחובות </w:t>
      </w:r>
      <w:r w:rsidRPr="00F05A14">
        <w:rPr>
          <w:rFonts w:ascii="Fb Fontext" w:hAnsi="Fb Fontext" w:cs="PFT_Frank"/>
          <w:b/>
          <w:bCs/>
          <w:szCs w:val="14"/>
          <w:rtl/>
        </w:rPr>
        <w:t>שקבוע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זמנם</w:t>
      </w:r>
      <w:r w:rsidR="00727533">
        <w:rPr>
          <w:rFonts w:ascii="Fb Fontext" w:hAnsi="Fb Fontext" w:hint="cs"/>
          <w:rtl/>
        </w:rPr>
        <w:t xml:space="preserve"> </w:t>
      </w:r>
      <w:r w:rsidR="00727533" w:rsidRPr="00727533">
        <w:rPr>
          <w:rStyle w:val="afffb"/>
          <w:rFonts w:hint="cs"/>
          <w:rtl/>
        </w:rPr>
        <w:t>על במה גדולה</w:t>
      </w:r>
    </w:p>
    <w:p w14:paraId="23BC03A2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F53094">
        <w:rPr>
          <w:rFonts w:hint="cs"/>
          <w:rtl/>
        </w:rPr>
        <w:t>י.</w:t>
      </w:r>
    </w:p>
    <w:p w14:paraId="7EE42960" w14:textId="77777777" w:rsidR="002A125E" w:rsidRDefault="002A125E" w:rsidP="00932476">
      <w:pPr>
        <w:pStyle w:val="affffff2"/>
        <w:rPr>
          <w:rtl/>
        </w:rPr>
      </w:pPr>
      <w:r w:rsidRPr="009B3146">
        <w:rPr>
          <w:rtl/>
        </w:rPr>
        <w:t>אין בין שילה לירושלים</w:t>
      </w:r>
    </w:p>
    <w:p>
      <w:pPr>
        <w:pStyle w:val="MishnaBatzad"/>
        <w:rPr>
          <w:ins w:id="20063" w:author="קלוד" w:date="2026-10-06T10:09:25Z"/>
        </w:rPr>
      </w:pPr>
      <w:ins w:id="20062" w:author="קלוד" w:date="2026-10-06T10:09:25Z">
        <w:r>
          <w:t xml:space="preserve">משנה יא</w:t>
        </w:r>
      </w:ins>
    </w:p>
    <w:p w14:paraId="12144BAD" w14:textId="77777777" w:rsidR="002A125E" w:rsidRPr="009B3146" w:rsidRDefault="002A125E" w:rsidP="002A125E">
      <w:pPr>
        <w:pStyle w:val="afb"/>
        <w:rPr>
          <w:rtl/>
        </w:rPr>
      </w:pPr>
      <w:r w:rsidRPr="009B3146">
        <w:rPr>
          <w:rtl/>
        </w:rPr>
        <w:t xml:space="preserve">אלא </w:t>
      </w:r>
      <w:r>
        <w:rPr>
          <w:rFonts w:hint="cs"/>
          <w:rtl/>
        </w:rPr>
        <w:t xml:space="preserve"> </w:t>
      </w:r>
      <w:r w:rsidRPr="009B3146">
        <w:rPr>
          <w:rtl/>
        </w:rPr>
        <w:t>שבשילה אוכלין קדשים קלים ומעשר שני בכל הרואה.</w:t>
      </w:r>
    </w:p>
    <w:p w14:paraId="2FA7F2CE" w14:textId="77777777" w:rsidR="002A125E" w:rsidRPr="006F178A" w:rsidRDefault="002A125E" w:rsidP="002A125E">
      <w:pPr>
        <w:pStyle w:val="afb"/>
        <w:rPr>
          <w:rtl/>
        </w:rPr>
      </w:pPr>
      <w:r>
        <w:rPr>
          <w:rFonts w:hint="cs"/>
          <w:rtl/>
        </w:rPr>
        <w:t xml:space="preserve">        </w:t>
      </w:r>
      <w:r w:rsidRPr="006F178A">
        <w:rPr>
          <w:rtl/>
        </w:rPr>
        <w:t>ובירושלים לפנים מן החומה.</w:t>
      </w:r>
    </w:p>
    <w:p w14:paraId="591AA333" w14:textId="77777777" w:rsidR="002A125E" w:rsidRPr="006F178A" w:rsidRDefault="002A125E" w:rsidP="00FA21E6">
      <w:pPr>
        <w:pStyle w:val="afb"/>
        <w:rPr>
          <w:rtl/>
        </w:rPr>
      </w:pPr>
      <w:r w:rsidRPr="006F178A">
        <w:rPr>
          <w:rtl/>
        </w:rPr>
        <w:t>ו</w:t>
      </w:r>
      <w:r>
        <w:rPr>
          <w:rFonts w:hint="cs"/>
          <w:rtl/>
        </w:rPr>
        <w:t>בשניהם</w:t>
      </w:r>
      <w:r w:rsidRPr="006F178A">
        <w:rPr>
          <w:rtl/>
        </w:rPr>
        <w:t xml:space="preserve"> קדשי קדשים נאכלין לפנים מן הקלעים.</w:t>
      </w:r>
    </w:p>
    <w:p w14:paraId="6DF3B79D" w14:textId="77777777" w:rsidR="002A125E" w:rsidRPr="006F178A" w:rsidRDefault="002A125E" w:rsidP="00FA21E6">
      <w:pPr>
        <w:pStyle w:val="afb"/>
        <w:rPr>
          <w:rtl/>
        </w:rPr>
      </w:pPr>
      <w:r w:rsidRPr="006F178A">
        <w:rPr>
          <w:rtl/>
        </w:rPr>
        <w:t>קדושת שילה יש אחריה היתר</w:t>
      </w:r>
      <w:r>
        <w:rPr>
          <w:rFonts w:hint="cs"/>
          <w:rtl/>
        </w:rPr>
        <w:t xml:space="preserve">, </w:t>
      </w:r>
      <w:r w:rsidRPr="006F178A">
        <w:rPr>
          <w:rtl/>
        </w:rPr>
        <w:t>ו</w:t>
      </w:r>
      <w:r>
        <w:rPr>
          <w:rFonts w:hint="cs"/>
          <w:rtl/>
        </w:rPr>
        <w:t>ב</w:t>
      </w:r>
      <w:r w:rsidRPr="006F178A">
        <w:rPr>
          <w:rtl/>
        </w:rPr>
        <w:t>קדושת ירושלים אין.</w:t>
      </w:r>
    </w:p>
    <w:p w14:paraId="1CBFECB0" w14:textId="53809361" w:rsidR="0094084F" w:rsidRDefault="002E65D4" w:rsidP="002C47B9">
      <w:pPr>
        <w:pStyle w:val="36"/>
        <w:framePr w:wrap="notBeside"/>
        <w:rPr>
          <w:rtl/>
        </w:rPr>
      </w:pPr>
      <w:r w:rsidRPr="002C47B9">
        <w:rPr>
          <w:rFonts w:ascii="Times New Roman" w:hAnsi="Times New Roman" w:cs="Times New Roman" w:hint="cs"/>
          <w:rtl/>
        </w:rPr>
        <w:t>◦</w:t>
      </w:r>
      <w:r w:rsidRPr="002C47B9">
        <w:rPr>
          <w:rtl/>
        </w:rPr>
        <w:t xml:space="preserve"> </w:t>
      </w:r>
      <w:r w:rsidR="002A125E" w:rsidRPr="002C47B9">
        <w:rPr>
          <w:rFonts w:hint="cs"/>
          <w:rtl/>
        </w:rPr>
        <w:t>רי"צ</w:t>
      </w:r>
      <w:r w:rsidR="0094084F">
        <w:rPr>
          <w:rFonts w:hint="cs"/>
          <w:rtl/>
        </w:rPr>
        <w:t>:</w:t>
      </w:r>
    </w:p>
    <w:p w14:paraId="12421601" w14:textId="77777777" w:rsidR="00AE2E75" w:rsidRDefault="002A125E" w:rsidP="002A125E">
      <w:pPr>
        <w:rPr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>שמעתי</w:t>
      </w:r>
      <w:r w:rsidRPr="006F178A">
        <w:rPr>
          <w:rFonts w:ascii="Fb Fontext" w:hAnsi="Fb Fontext"/>
          <w:rtl/>
        </w:rPr>
        <w:t xml:space="preserve"> שמקריבין בבית חוניו בזמן הזה.</w:t>
      </w:r>
    </w:p>
    <w:p w14:paraId="2A76C266" w14:textId="0774432F" w:rsidR="002A125E" w:rsidRPr="00392931" w:rsidRDefault="002A125E" w:rsidP="002C47B9">
      <w:pPr>
        <w:rPr>
          <w:rtl/>
        </w:rPr>
      </w:pPr>
      <w:r w:rsidRPr="00F53094">
        <w:rPr>
          <w:rStyle w:val="afff"/>
          <w:rFonts w:hint="cs"/>
          <w:b/>
          <w:rtl/>
        </w:rPr>
        <w:t>א</w:t>
      </w:r>
      <w:r w:rsidR="002E65D4">
        <w:rPr>
          <w:rStyle w:val="afff"/>
          <w:rFonts w:hint="cs"/>
          <w:b/>
          <w:rtl/>
        </w:rPr>
        <w:t>.</w:t>
      </w:r>
      <w:r>
        <w:rPr>
          <w:rFonts w:hint="cs"/>
          <w:rtl/>
        </w:rPr>
        <w:t xml:space="preserve"> </w:t>
      </w:r>
      <w:r w:rsidRPr="00F05A14">
        <w:rPr>
          <w:rFonts w:cs="PFT_Frank" w:hint="cs"/>
          <w:b/>
          <w:bCs/>
          <w:szCs w:val="14"/>
          <w:rtl/>
        </w:rPr>
        <w:t>שאינו</w:t>
      </w:r>
      <w:r w:rsidRPr="00392931">
        <w:rPr>
          <w:rtl/>
        </w:rPr>
        <w:t xml:space="preserve"> בית ע"</w:t>
      </w:r>
      <w:r w:rsidRPr="00392931">
        <w:rPr>
          <w:rFonts w:hint="eastAsia"/>
          <w:rtl/>
        </w:rPr>
        <w:t>ז</w:t>
      </w:r>
      <w:r>
        <w:rPr>
          <w:rFonts w:hint="cs"/>
          <w:rtl/>
        </w:rPr>
        <w:t>,</w:t>
      </w:r>
      <w:r w:rsidRPr="009A4CE4">
        <w:rPr>
          <w:rFonts w:cs="PFT_Frank"/>
          <w:b/>
          <w:bCs/>
          <w:szCs w:val="14"/>
          <w:rtl/>
        </w:rPr>
        <w:t xml:space="preserve"> </w:t>
      </w:r>
      <w:r w:rsidR="002E65D4" w:rsidRPr="00411327">
        <w:rPr>
          <w:rStyle w:val="afff"/>
          <w:rFonts w:hint="cs"/>
          <w:b/>
          <w:rtl/>
        </w:rPr>
        <w:t>ב.</w:t>
      </w:r>
      <w:r>
        <w:rPr>
          <w:rtl/>
        </w:rPr>
        <w:t xml:space="preserve"> קדושה ראשונה </w:t>
      </w:r>
      <w:r w:rsidRPr="00F05A14">
        <w:rPr>
          <w:rFonts w:cs="PFT_Frank"/>
          <w:b/>
          <w:bCs/>
          <w:szCs w:val="14"/>
          <w:rtl/>
        </w:rPr>
        <w:t>לשעתה</w:t>
      </w:r>
      <w:r w:rsidRPr="00392931">
        <w:rPr>
          <w:rtl/>
        </w:rPr>
        <w:t xml:space="preserve"> ולא </w:t>
      </w:r>
      <w:r>
        <w:rPr>
          <w:rFonts w:hint="cs"/>
          <w:rtl/>
        </w:rPr>
        <w:t>לעתיד</w:t>
      </w:r>
      <w:r w:rsidRPr="00392931">
        <w:rPr>
          <w:rtl/>
        </w:rPr>
        <w:t>.</w:t>
      </w:r>
    </w:p>
    <w:p w14:paraId="145F47C1" w14:textId="77777777" w:rsidR="0094084F" w:rsidRDefault="002E65D4" w:rsidP="002C47B9">
      <w:pPr>
        <w:pStyle w:val="36"/>
        <w:framePr w:wrap="notBeside"/>
        <w:rPr>
          <w:rtl/>
        </w:rPr>
      </w:pPr>
      <w:r w:rsidRPr="002C47B9">
        <w:rPr>
          <w:rFonts w:ascii="Times New Roman" w:hAnsi="Times New Roman" w:cs="Times New Roman" w:hint="cs"/>
          <w:rtl/>
        </w:rPr>
        <w:t>◦</w:t>
      </w:r>
      <w:r w:rsidRPr="002C47B9">
        <w:rPr>
          <w:rtl/>
        </w:rPr>
        <w:t xml:space="preserve"> </w:t>
      </w:r>
      <w:r w:rsidR="002A125E" w:rsidRPr="002C47B9">
        <w:rPr>
          <w:rFonts w:hint="cs"/>
          <w:rtl/>
        </w:rPr>
        <w:t>ורי</w:t>
      </w:r>
      <w:r w:rsidR="002A125E" w:rsidRPr="002C47B9">
        <w:rPr>
          <w:rtl/>
        </w:rPr>
        <w:t>"</w:t>
      </w:r>
      <w:r w:rsidR="002A125E" w:rsidRPr="002C47B9">
        <w:rPr>
          <w:rFonts w:hint="cs"/>
          <w:rtl/>
        </w:rPr>
        <w:t>צ</w:t>
      </w:r>
      <w:r w:rsidR="0094084F">
        <w:rPr>
          <w:rtl/>
        </w:rPr>
        <w:t>:</w:t>
      </w:r>
    </w:p>
    <w:p w14:paraId="290C9C85" w14:textId="1252FA76" w:rsidR="002A125E" w:rsidRPr="000C0C8B" w:rsidRDefault="002A125E" w:rsidP="002A125E">
      <w:pPr>
        <w:rPr>
          <w:spacing w:val="-2"/>
          <w:rtl/>
        </w:rPr>
      </w:pPr>
      <w:r w:rsidRPr="002C47B9">
        <w:rPr>
          <w:rStyle w:val="afff"/>
          <w:rFonts w:hint="cs"/>
          <w:rtl/>
        </w:rPr>
        <w:t>חזר בו מקושיית ר"מ דתנן:</w:t>
      </w:r>
      <w:r w:rsidRPr="00411327">
        <w:rPr>
          <w:rStyle w:val="afff"/>
          <w:rFonts w:hint="cs"/>
          <w:b/>
          <w:spacing w:val="-2"/>
          <w:rtl/>
        </w:rPr>
        <w:t xml:space="preserve"> </w:t>
      </w:r>
      <w:r w:rsidRPr="00400560">
        <w:rPr>
          <w:rtl/>
        </w:rPr>
        <w:t>קדושת ירושלים</w:t>
      </w:r>
      <w:r w:rsidRPr="000C0C8B">
        <w:rPr>
          <w:spacing w:val="-2"/>
          <w:rtl/>
        </w:rPr>
        <w:t xml:space="preserve"> </w:t>
      </w:r>
      <w:r w:rsidRPr="000C0C8B">
        <w:rPr>
          <w:rFonts w:cs="PFT_Frank"/>
          <w:b/>
          <w:bCs/>
          <w:spacing w:val="-2"/>
          <w:szCs w:val="14"/>
          <w:rtl/>
        </w:rPr>
        <w:t>אין</w:t>
      </w:r>
      <w:r w:rsidRPr="000C0C8B">
        <w:rPr>
          <w:spacing w:val="-2"/>
          <w:rtl/>
        </w:rPr>
        <w:t xml:space="preserve"> אחריה היתר.</w:t>
      </w:r>
    </w:p>
    <w:p w14:paraId="3BD75730" w14:textId="31C9E96D" w:rsidR="0094084F" w:rsidRDefault="002A125E" w:rsidP="002C47B9">
      <w:pPr>
        <w:pStyle w:val="36"/>
        <w:framePr w:wrap="notBeside"/>
        <w:rPr>
          <w:rtl/>
        </w:rPr>
      </w:pPr>
      <w:r w:rsidRPr="002C47B9">
        <w:rPr>
          <w:rtl/>
        </w:rPr>
        <w:t>ועוד תנן</w:t>
      </w:r>
      <w:r w:rsidR="0094084F">
        <w:rPr>
          <w:rtl/>
        </w:rPr>
        <w:t>:</w:t>
      </w:r>
    </w:p>
    <w:p w14:paraId="63DD6F82" w14:textId="37AB25D6" w:rsidR="002A125E" w:rsidRPr="00411327" w:rsidRDefault="002A125E" w:rsidP="008A0E17">
      <w:pPr>
        <w:spacing w:after="60"/>
        <w:rPr>
          <w:rStyle w:val="afff"/>
          <w:b/>
          <w:rtl/>
        </w:rPr>
      </w:pPr>
      <w:r w:rsidRPr="00266720">
        <w:rPr>
          <w:rtl/>
        </w:rPr>
        <w:t>מ</w:t>
      </w:r>
      <w:r w:rsidRPr="006F178A">
        <w:rPr>
          <w:rtl/>
        </w:rPr>
        <w:t xml:space="preserve">שבאו לירושלים נאסרו הבמות, </w:t>
      </w:r>
      <w:r w:rsidRPr="00F05A14">
        <w:rPr>
          <w:rFonts w:cs="PFT_Frank"/>
          <w:b/>
          <w:bCs/>
          <w:szCs w:val="14"/>
          <w:rtl/>
        </w:rPr>
        <w:t>ולא</w:t>
      </w:r>
      <w:r w:rsidRPr="006F178A">
        <w:rPr>
          <w:rtl/>
        </w:rPr>
        <w:t xml:space="preserve"> היה  עוד היתר</w:t>
      </w:r>
      <w:r>
        <w:rPr>
          <w:rFonts w:hint="cs"/>
          <w:rtl/>
        </w:rPr>
        <w:t>.</w:t>
      </w:r>
    </w:p>
    <w:p w14:paraId="194A44C7" w14:textId="276476A2" w:rsidR="0094084F" w:rsidRDefault="008A0E17" w:rsidP="00400560">
      <w:pPr>
        <w:pStyle w:val="36"/>
        <w:framePr w:wrap="notBeside"/>
        <w:rPr>
          <w:rtl/>
        </w:rPr>
      </w:pPr>
      <w:r>
        <w:rPr>
          <w:rFonts w:hint="cs"/>
          <w:rtl/>
        </w:rPr>
        <w:lastRenderedPageBreak/>
        <w:t>לאו כ</w:t>
      </w:r>
      <w:r w:rsidR="002A125E" w:rsidRPr="00400560">
        <w:rPr>
          <w:rtl/>
        </w:rPr>
        <w:t>תנא</w:t>
      </w:r>
      <w:r>
        <w:rPr>
          <w:rFonts w:hint="cs"/>
          <w:rtl/>
        </w:rPr>
        <w:t>י</w:t>
      </w:r>
      <w:r w:rsidR="0094084F">
        <w:rPr>
          <w:rFonts w:hint="cs"/>
          <w:rtl/>
        </w:rPr>
        <w:t>:</w:t>
      </w:r>
    </w:p>
    <w:p w14:paraId="410BBC39" w14:textId="7A2E0F99" w:rsidR="002A125E" w:rsidRPr="00411327" w:rsidRDefault="002A125E" w:rsidP="002A125E">
      <w:pPr>
        <w:rPr>
          <w:rStyle w:val="afff"/>
          <w:b/>
          <w:rtl/>
        </w:rPr>
      </w:pPr>
      <w:r w:rsidRPr="00F05A14">
        <w:rPr>
          <w:rFonts w:cs="PFT_Frank" w:hint="cs"/>
          <w:b/>
          <w:bCs/>
          <w:szCs w:val="14"/>
          <w:rtl/>
        </w:rPr>
        <w:t>אם</w:t>
      </w:r>
      <w:r w:rsidR="000A1204">
        <w:rPr>
          <w:rFonts w:cs="PFT_Frank" w:hint="cs"/>
          <w:b/>
          <w:bCs/>
          <w:szCs w:val="14"/>
          <w:rtl/>
        </w:rPr>
        <w:t xml:space="preserve"> </w:t>
      </w:r>
      <w:r w:rsidRPr="00F05A14">
        <w:rPr>
          <w:rFonts w:cs="PFT_Frank" w:hint="cs"/>
          <w:b/>
          <w:bCs/>
          <w:szCs w:val="14"/>
          <w:rtl/>
        </w:rPr>
        <w:t>קידשה לעתיד</w:t>
      </w:r>
      <w:r w:rsidRPr="009C6910">
        <w:rPr>
          <w:rFonts w:hint="cs"/>
          <w:rtl/>
        </w:rPr>
        <w:t xml:space="preserve"> </w:t>
      </w:r>
      <w:r w:rsidRPr="009C6910">
        <w:rPr>
          <w:rStyle w:val="afff7"/>
          <w:rFonts w:hint="cs"/>
          <w:rtl/>
        </w:rPr>
        <w:t xml:space="preserve">אבל לכו"ע </w:t>
      </w:r>
      <w:r w:rsidRPr="009C6910">
        <w:rPr>
          <w:rStyle w:val="afff7"/>
          <w:rFonts w:hint="cs"/>
          <w:b/>
          <w:bCs/>
          <w:rtl/>
        </w:rPr>
        <w:t>אין אחריה היתר במות</w:t>
      </w:r>
    </w:p>
    <w:p w14:paraId="274614B1" w14:textId="0829E51D" w:rsidR="0094084F" w:rsidRDefault="002A125E" w:rsidP="00400560">
      <w:pPr>
        <w:pStyle w:val="36"/>
        <w:framePr w:wrap="notBeside"/>
        <w:rPr>
          <w:rtl/>
        </w:rPr>
      </w:pPr>
      <w:r w:rsidRPr="00400560">
        <w:rPr>
          <w:rFonts w:hint="cs"/>
          <w:rtl/>
        </w:rPr>
        <w:t>ר</w:t>
      </w:r>
      <w:r w:rsidR="00C91FD0" w:rsidRPr="00400560">
        <w:rPr>
          <w:rFonts w:hint="cs"/>
          <w:rtl/>
        </w:rPr>
        <w:t>"</w:t>
      </w:r>
      <w:r w:rsidRPr="00400560">
        <w:rPr>
          <w:rFonts w:hint="cs"/>
          <w:rtl/>
        </w:rPr>
        <w:t>א</w:t>
      </w:r>
      <w:r w:rsidR="00825A18">
        <w:rPr>
          <w:rFonts w:hint="cs"/>
          <w:rtl/>
        </w:rPr>
        <w:t>: שמעתי</w:t>
      </w:r>
      <w:r w:rsidR="0094084F">
        <w:rPr>
          <w:rtl/>
        </w:rPr>
        <w:t>:</w:t>
      </w:r>
    </w:p>
    <w:p w14:paraId="7A40A30E" w14:textId="43441E2A" w:rsidR="002A125E" w:rsidRPr="009C6910" w:rsidRDefault="002A125E" w:rsidP="00400560">
      <w:pPr>
        <w:rPr>
          <w:rStyle w:val="afff7"/>
          <w:rtl/>
        </w:rPr>
      </w:pPr>
      <w:r w:rsidRPr="009C6910">
        <w:rPr>
          <w:rFonts w:hint="cs"/>
          <w:rtl/>
        </w:rPr>
        <w:t>שמעתי</w:t>
      </w:r>
      <w:r>
        <w:rPr>
          <w:rFonts w:hint="cs"/>
          <w:rtl/>
        </w:rPr>
        <w:t xml:space="preserve"> </w:t>
      </w:r>
      <w:r w:rsidRPr="006F178A">
        <w:rPr>
          <w:rtl/>
        </w:rPr>
        <w:t>כש</w:t>
      </w:r>
      <w:r>
        <w:rPr>
          <w:rFonts w:hint="cs"/>
          <w:rtl/>
        </w:rPr>
        <w:t>בנו</w:t>
      </w:r>
      <w:r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עש</w:t>
      </w:r>
      <w:r w:rsidRPr="00F05A14">
        <w:rPr>
          <w:rFonts w:cs="PFT_Frank" w:hint="cs"/>
          <w:b/>
          <w:bCs/>
          <w:szCs w:val="14"/>
          <w:rtl/>
        </w:rPr>
        <w:t>ו</w:t>
      </w:r>
      <w:r w:rsidRPr="00F05A14">
        <w:rPr>
          <w:rFonts w:cs="PFT_Frank"/>
          <w:b/>
          <w:bCs/>
          <w:szCs w:val="14"/>
          <w:rtl/>
        </w:rPr>
        <w:t xml:space="preserve"> קלעים</w:t>
      </w:r>
      <w:r w:rsidRPr="006F178A">
        <w:rPr>
          <w:rtl/>
        </w:rPr>
        <w:t xml:space="preserve"> להיכל</w:t>
      </w:r>
      <w:r>
        <w:rPr>
          <w:rFonts w:hint="cs"/>
          <w:rtl/>
        </w:rPr>
        <w:t xml:space="preserve"> מבחוץ </w:t>
      </w:r>
      <w:r w:rsidRPr="009C6910">
        <w:rPr>
          <w:rStyle w:val="afff7"/>
          <w:rFonts w:hint="cs"/>
          <w:rtl/>
        </w:rPr>
        <w:t xml:space="preserve">לקדש </w:t>
      </w:r>
      <w:r>
        <w:rPr>
          <w:rStyle w:val="afff7"/>
          <w:rFonts w:hint="cs"/>
          <w:rtl/>
        </w:rPr>
        <w:t>ההיכל</w:t>
      </w:r>
    </w:p>
    <w:p w14:paraId="77061C56" w14:textId="08E21548" w:rsidR="0094084F" w:rsidRDefault="002A125E" w:rsidP="00400560">
      <w:pPr>
        <w:pStyle w:val="36"/>
        <w:framePr w:wrap="notBeside"/>
        <w:rPr>
          <w:rtl/>
        </w:rPr>
      </w:pPr>
      <w:r w:rsidRPr="00400560">
        <w:rPr>
          <w:rtl/>
        </w:rPr>
        <w:t>ר</w:t>
      </w:r>
      <w:r w:rsidRPr="00400560">
        <w:rPr>
          <w:rFonts w:hint="cs"/>
          <w:rtl/>
        </w:rPr>
        <w:t>י</w:t>
      </w:r>
      <w:r w:rsidR="00C91FD0" w:rsidRPr="00400560">
        <w:rPr>
          <w:rFonts w:hint="cs"/>
          <w:rtl/>
        </w:rPr>
        <w:t>"</w:t>
      </w:r>
      <w:r w:rsidRPr="00400560">
        <w:rPr>
          <w:rFonts w:hint="cs"/>
          <w:rtl/>
        </w:rPr>
        <w:t>ה</w:t>
      </w:r>
      <w:r w:rsidR="0094084F">
        <w:rPr>
          <w:rtl/>
        </w:rPr>
        <w:t>:</w:t>
      </w:r>
      <w:r w:rsidR="00825A18">
        <w:rPr>
          <w:rFonts w:hint="cs"/>
          <w:rtl/>
        </w:rPr>
        <w:t xml:space="preserve"> שמעתי:</w:t>
      </w:r>
    </w:p>
    <w:p w14:paraId="64EB9753" w14:textId="400C7B69" w:rsidR="00596473" w:rsidRPr="00596473" w:rsidRDefault="002A125E" w:rsidP="00400560">
      <w:pPr>
        <w:rPr>
          <w:spacing w:val="-6"/>
          <w:rtl/>
        </w:rPr>
      </w:pPr>
      <w:r w:rsidRPr="00596473">
        <w:rPr>
          <w:rFonts w:cs="PFT_Frank"/>
          <w:b/>
          <w:bCs/>
          <w:spacing w:val="-6"/>
          <w:szCs w:val="14"/>
          <w:rtl/>
        </w:rPr>
        <w:t>שמקריבין א</w:t>
      </w:r>
      <w:r w:rsidR="00825A18" w:rsidRPr="00596473">
        <w:rPr>
          <w:rFonts w:cs="PFT_Frank" w:hint="cs"/>
          <w:b/>
          <w:bCs/>
          <w:spacing w:val="-6"/>
          <w:szCs w:val="14"/>
          <w:rtl/>
        </w:rPr>
        <w:t>ף</w:t>
      </w:r>
      <w:r w:rsidRPr="00596473">
        <w:rPr>
          <w:rFonts w:cs="PFT_Frank"/>
          <w:b/>
          <w:bCs/>
          <w:spacing w:val="-6"/>
          <w:szCs w:val="14"/>
          <w:rtl/>
        </w:rPr>
        <w:t xml:space="preserve"> שאין בית</w:t>
      </w:r>
      <w:r w:rsidRPr="00596473">
        <w:rPr>
          <w:spacing w:val="-6"/>
          <w:rtl/>
        </w:rPr>
        <w:t>, שקדושה ראשונה</w:t>
      </w:r>
      <w:r w:rsidR="00C91FD0" w:rsidRPr="00596473">
        <w:rPr>
          <w:rFonts w:hint="cs"/>
          <w:spacing w:val="-6"/>
          <w:rtl/>
        </w:rPr>
        <w:t xml:space="preserve"> </w:t>
      </w:r>
      <w:r w:rsidRPr="00596473">
        <w:rPr>
          <w:spacing w:val="-6"/>
          <w:rtl/>
        </w:rPr>
        <w:t xml:space="preserve">קידשה </w:t>
      </w:r>
      <w:r w:rsidR="008A0E17">
        <w:rPr>
          <w:rFonts w:hint="cs"/>
          <w:spacing w:val="-6"/>
          <w:rtl/>
        </w:rPr>
        <w:t>אף לעתיד לבוא</w:t>
      </w:r>
      <w:r w:rsidR="00596473" w:rsidRPr="00596473">
        <w:rPr>
          <w:rFonts w:hint="cs"/>
          <w:spacing w:val="-6"/>
          <w:rtl/>
        </w:rPr>
        <w:t xml:space="preserve"> </w:t>
      </w:r>
    </w:p>
    <w:p w14:paraId="2825910D" w14:textId="3C0E450C" w:rsidR="0094084F" w:rsidRDefault="002A125E" w:rsidP="00400560">
      <w:pPr>
        <w:pStyle w:val="36"/>
        <w:framePr w:wrap="notBeside"/>
        <w:rPr>
          <w:rtl/>
        </w:rPr>
      </w:pPr>
      <w:r w:rsidRPr="00400560">
        <w:rPr>
          <w:rFonts w:hint="cs"/>
          <w:rtl/>
        </w:rPr>
        <w:t>- אין ראייה</w:t>
      </w:r>
      <w:r w:rsidR="002243A3" w:rsidRPr="00400560">
        <w:rPr>
          <w:rFonts w:hint="cs"/>
          <w:rtl/>
        </w:rPr>
        <w:t>,</w:t>
      </w:r>
      <w:r w:rsidRPr="00400560">
        <w:rPr>
          <w:rFonts w:hint="cs"/>
          <w:rtl/>
        </w:rPr>
        <w:t xml:space="preserve"> דלר</w:t>
      </w:r>
      <w:r w:rsidRPr="00400560">
        <w:rPr>
          <w:rtl/>
        </w:rPr>
        <w:t>"</w:t>
      </w:r>
      <w:r w:rsidRPr="00400560">
        <w:rPr>
          <w:rFonts w:hint="cs"/>
          <w:rtl/>
        </w:rPr>
        <w:t>א</w:t>
      </w:r>
      <w:r w:rsidR="0094084F">
        <w:rPr>
          <w:rFonts w:hint="cs"/>
          <w:rtl/>
        </w:rPr>
        <w:t>:</w:t>
      </w:r>
    </w:p>
    <w:p w14:paraId="7FE8129F" w14:textId="4578035B" w:rsidR="002A125E" w:rsidRPr="00C91FD0" w:rsidRDefault="002A125E" w:rsidP="008A0E17">
      <w:pPr>
        <w:spacing w:after="60"/>
        <w:rPr>
          <w:spacing w:val="-2"/>
          <w:rtl/>
        </w:rPr>
      </w:pPr>
      <w:r w:rsidRPr="00C91FD0">
        <w:rPr>
          <w:rFonts w:hint="cs"/>
          <w:spacing w:val="-2"/>
          <w:rtl/>
        </w:rPr>
        <w:t>אפשר שקידשה לעתיד, וקלעים</w:t>
      </w:r>
      <w:r w:rsidRPr="00C91FD0">
        <w:rPr>
          <w:spacing w:val="-2"/>
          <w:rtl/>
        </w:rPr>
        <w:t xml:space="preserve"> </w:t>
      </w:r>
      <w:r w:rsidRPr="00C91FD0">
        <w:rPr>
          <w:rFonts w:cs="PFT_Frank"/>
          <w:b/>
          <w:bCs/>
          <w:spacing w:val="-2"/>
          <w:szCs w:val="14"/>
          <w:rtl/>
        </w:rPr>
        <w:t>לצניעות</w:t>
      </w:r>
      <w:r w:rsidRPr="00C91FD0">
        <w:rPr>
          <w:rFonts w:hint="cs"/>
          <w:spacing w:val="-2"/>
          <w:rtl/>
        </w:rPr>
        <w:t>.</w:t>
      </w:r>
    </w:p>
    <w:p w14:paraId="09639F74" w14:textId="045EECE7" w:rsidR="0094084F" w:rsidRDefault="002A125E" w:rsidP="00400560">
      <w:pPr>
        <w:pStyle w:val="36"/>
        <w:framePr w:wrap="notBeside"/>
        <w:rPr>
          <w:rtl/>
        </w:rPr>
      </w:pPr>
      <w:r w:rsidRPr="00400560">
        <w:rPr>
          <w:rtl/>
        </w:rPr>
        <w:t>אלא כ</w:t>
      </w:r>
      <w:r w:rsidRPr="00400560">
        <w:rPr>
          <w:rFonts w:hint="cs"/>
          <w:rtl/>
        </w:rPr>
        <w:t>תנאי</w:t>
      </w:r>
      <w:r w:rsidR="00540606">
        <w:rPr>
          <w:rFonts w:hint="cs"/>
          <w:rtl/>
        </w:rPr>
        <w:t>: ריבר"י</w:t>
      </w:r>
      <w:r w:rsidR="0094084F">
        <w:rPr>
          <w:rFonts w:hint="cs"/>
          <w:rtl/>
        </w:rPr>
        <w:t>:</w:t>
      </w:r>
    </w:p>
    <w:p w14:paraId="051F6995" w14:textId="13BA2133" w:rsidR="002A125E" w:rsidRPr="006F178A" w:rsidRDefault="002A125E" w:rsidP="007D2E4F">
      <w:pPr>
        <w:rPr>
          <w:rtl/>
        </w:rPr>
      </w:pPr>
      <w:r w:rsidRPr="001C76EA">
        <w:rPr>
          <w:spacing w:val="-4"/>
          <w:rtl/>
        </w:rPr>
        <w:t xml:space="preserve">חכמים </w:t>
      </w:r>
      <w:r w:rsidR="009B03FA" w:rsidRPr="001C76EA">
        <w:rPr>
          <w:rFonts w:hint="cs"/>
          <w:spacing w:val="-4"/>
          <w:rtl/>
        </w:rPr>
        <w:t xml:space="preserve">שמנו </w:t>
      </w:r>
      <w:r w:rsidRPr="001C76EA">
        <w:rPr>
          <w:rFonts w:hint="cs"/>
          <w:spacing w:val="-4"/>
          <w:rtl/>
        </w:rPr>
        <w:t>ערים המוקפים מיהושע</w:t>
      </w:r>
      <w:r w:rsidR="007D2E4F" w:rsidRPr="001C76EA">
        <w:rPr>
          <w:rFonts w:hint="cs"/>
          <w:spacing w:val="-4"/>
          <w:rtl/>
        </w:rPr>
        <w:t xml:space="preserve"> </w:t>
      </w:r>
      <w:r w:rsidR="009B03FA" w:rsidRPr="001C76EA">
        <w:rPr>
          <w:rFonts w:hint="cs"/>
          <w:spacing w:val="-4"/>
          <w:rtl/>
        </w:rPr>
        <w:t>מה שמצאו כשעלו מהגולה</w:t>
      </w:r>
      <w:r w:rsidR="009B03FA">
        <w:rPr>
          <w:rFonts w:hint="cs"/>
          <w:rtl/>
        </w:rPr>
        <w:t xml:space="preserve"> וקידשום</w:t>
      </w:r>
      <w:r w:rsidR="001C76EA">
        <w:rPr>
          <w:rFonts w:hint="cs"/>
          <w:rtl/>
        </w:rPr>
        <w:t>,</w:t>
      </w:r>
      <w:r w:rsidR="009B03FA">
        <w:rPr>
          <w:rFonts w:hint="cs"/>
          <w:rtl/>
        </w:rPr>
        <w:t xml:space="preserve"> </w:t>
      </w:r>
      <w:r>
        <w:rPr>
          <w:rtl/>
        </w:rPr>
        <w:t>אבל הראשונות</w:t>
      </w:r>
      <w:r w:rsidRPr="006F178A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 xml:space="preserve">בטלו </w:t>
      </w:r>
      <w:r w:rsidRPr="00F05A14">
        <w:rPr>
          <w:rFonts w:cs="PFT_Frank" w:hint="cs"/>
          <w:b/>
          <w:bCs/>
          <w:szCs w:val="14"/>
          <w:rtl/>
        </w:rPr>
        <w:t>בחורבן</w:t>
      </w:r>
      <w:r>
        <w:rPr>
          <w:rFonts w:hint="cs"/>
          <w:rtl/>
        </w:rPr>
        <w:t xml:space="preserve">, </w:t>
      </w:r>
      <w:r w:rsidRPr="00307671">
        <w:rPr>
          <w:rStyle w:val="afff7"/>
          <w:rFonts w:hint="cs"/>
          <w:rtl/>
        </w:rPr>
        <w:t>דקידשה רק לשעתה</w:t>
      </w:r>
      <w:r>
        <w:rPr>
          <w:rStyle w:val="afff7"/>
          <w:rFonts w:hint="cs"/>
          <w:rtl/>
        </w:rPr>
        <w:t>,</w:t>
      </w:r>
    </w:p>
    <w:p w14:paraId="09A2BBE9" w14:textId="48BA3A45" w:rsidR="0094084F" w:rsidRDefault="002A125E" w:rsidP="007D2E4F">
      <w:pPr>
        <w:pStyle w:val="36"/>
        <w:framePr w:wrap="notBeside"/>
        <w:rPr>
          <w:rtl/>
        </w:rPr>
      </w:pPr>
      <w:r w:rsidRPr="007D2E4F">
        <w:rPr>
          <w:rFonts w:hint="cs"/>
          <w:rtl/>
        </w:rPr>
        <w:t>ולאידך דריבר</w:t>
      </w:r>
      <w:r w:rsidRPr="007D2E4F">
        <w:rPr>
          <w:rtl/>
        </w:rPr>
        <w:t>"</w:t>
      </w:r>
      <w:r w:rsidRPr="007D2E4F">
        <w:rPr>
          <w:rFonts w:hint="cs"/>
          <w:rtl/>
        </w:rPr>
        <w:t>י</w:t>
      </w:r>
      <w:r w:rsidR="0094084F">
        <w:rPr>
          <w:rFonts w:hint="cs"/>
          <w:rtl/>
        </w:rPr>
        <w:t>:</w:t>
      </w:r>
    </w:p>
    <w:p w14:paraId="21222A82" w14:textId="4C682ECC" w:rsidR="002A125E" w:rsidRPr="00D65D31" w:rsidRDefault="002A125E" w:rsidP="007D2E4F">
      <w:pPr>
        <w:rPr>
          <w:rFonts w:cs="PFT_Frank"/>
          <w:b/>
          <w:bCs/>
          <w:sz w:val="14"/>
          <w:szCs w:val="14"/>
          <w:rtl/>
        </w:rPr>
      </w:pPr>
      <w:r w:rsidRPr="006F178A">
        <w:rPr>
          <w:rFonts w:hint="cs"/>
          <w:rtl/>
        </w:rPr>
        <w:t xml:space="preserve">מנו </w:t>
      </w:r>
      <w:r w:rsidR="00043699">
        <w:rPr>
          <w:rFonts w:hint="cs"/>
          <w:rtl/>
        </w:rPr>
        <w:t xml:space="preserve">את מה שמצאו </w:t>
      </w:r>
      <w:r w:rsidRPr="00384409">
        <w:rPr>
          <w:rStyle w:val="afff7"/>
          <w:rFonts w:hint="cs"/>
          <w:rtl/>
        </w:rPr>
        <w:t>שכבר קדושים היו</w:t>
      </w:r>
      <w:r w:rsidRPr="00F87DC2">
        <w:rPr>
          <w:spacing w:val="-2"/>
          <w:rtl/>
        </w:rPr>
        <w:t xml:space="preserve">, </w:t>
      </w:r>
      <w:r>
        <w:rPr>
          <w:rFonts w:hint="cs"/>
          <w:spacing w:val="-2"/>
          <w:rtl/>
        </w:rPr>
        <w:t>ו</w:t>
      </w:r>
      <w:r w:rsidRPr="00F87DC2">
        <w:rPr>
          <w:spacing w:val="-2"/>
          <w:rtl/>
        </w:rPr>
        <w:t xml:space="preserve">כל שתעלה לך מסורת שמוקפת מיהושע </w:t>
      </w:r>
      <w:r w:rsidRPr="006F178A">
        <w:rPr>
          <w:rtl/>
        </w:rPr>
        <w:t xml:space="preserve">כל המצות הללו </w:t>
      </w:r>
      <w:r>
        <w:rPr>
          <w:rtl/>
        </w:rPr>
        <w:t xml:space="preserve">נוהגין בה, שקדושה ראשונה </w:t>
      </w:r>
      <w:r w:rsidRPr="00F05A14">
        <w:rPr>
          <w:rFonts w:cs="PFT_Frank"/>
          <w:b/>
          <w:bCs/>
          <w:szCs w:val="14"/>
          <w:rtl/>
        </w:rPr>
        <w:t xml:space="preserve">קידשה </w:t>
      </w:r>
      <w:r w:rsidRPr="00F05A14">
        <w:rPr>
          <w:rFonts w:cs="PFT_Frank" w:hint="cs"/>
          <w:b/>
          <w:bCs/>
          <w:szCs w:val="14"/>
          <w:rtl/>
        </w:rPr>
        <w:t>לעתיד</w:t>
      </w:r>
      <w:r>
        <w:rPr>
          <w:rFonts w:hint="cs"/>
          <w:rtl/>
        </w:rPr>
        <w:t>,</w:t>
      </w:r>
    </w:p>
    <w:p w14:paraId="36C58B9A" w14:textId="77777777" w:rsidR="002A125E" w:rsidRPr="006F178A" w:rsidRDefault="002A125E" w:rsidP="002A125E">
      <w:pPr>
        <w:pStyle w:val="afff6"/>
        <w:rPr>
          <w:rFonts w:cs="Guttman Vilna"/>
          <w:b/>
          <w:bCs/>
          <w:rtl/>
        </w:rPr>
      </w:pPr>
      <w:r>
        <w:rPr>
          <w:rFonts w:hint="cs"/>
          <w:rtl/>
        </w:rPr>
        <w:t>וב'</w:t>
      </w:r>
      <w:r>
        <w:rPr>
          <w:rtl/>
        </w:rPr>
        <w:t xml:space="preserve"> תנאי אליבא </w:t>
      </w:r>
      <w:r>
        <w:rPr>
          <w:rStyle w:val="afff"/>
          <w:rtl/>
          <w:rPrChange w:id="9020" w:author="מנוע אמוראים" w:date="2026-10-05T16:41:43Z">
            <w:rPr>
              <w:rtl/>
            </w:rPr>
          </w:rPrChange>
        </w:rPr>
        <w:t xml:space="preserve">דר</w:t>
      </w:r>
      <w:r>
        <w:rPr>
          <w:rStyle w:val="afff"/>
          <w:rFonts w:hint="cs"/>
          <w:rtl/>
          <w:rPrChange w:id="9021" w:author="מנוע אמוראים" w:date="2026-10-05T16:41:43Z">
            <w:rPr>
              <w:rFonts w:hint="cs"/>
              <w:rtl/>
            </w:rPr>
          </w:rPrChange>
        </w:rPr>
        <w:t xml:space="preserve">יב"י</w:t>
      </w:r>
      <w:r>
        <w:rPr>
          <w:rFonts w:hint="cs"/>
          <w:rtl/>
        </w:rPr>
        <w:t xml:space="preserve">, </w:t>
      </w:r>
      <w:r w:rsidRPr="00307671">
        <w:rPr>
          <w:rFonts w:hint="cs"/>
          <w:b/>
          <w:bCs/>
          <w:rtl/>
        </w:rPr>
        <w:t>או</w:t>
      </w:r>
      <w:r>
        <w:rPr>
          <w:rFonts w:hint="cs"/>
          <w:rtl/>
        </w:rPr>
        <w:t xml:space="preserve"> </w:t>
      </w:r>
      <w:r w:rsidRPr="00411327">
        <w:rPr>
          <w:rStyle w:val="afff"/>
          <w:b/>
          <w:rtl/>
        </w:rPr>
        <w:t>ר</w:t>
      </w:r>
      <w:r w:rsidRPr="00411327">
        <w:rPr>
          <w:rStyle w:val="afff"/>
          <w:rFonts w:hint="cs"/>
          <w:b/>
          <w:rtl/>
        </w:rPr>
        <w:t>אבר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י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היא </w:t>
      </w:r>
      <w:r w:rsidRPr="00227FF3">
        <w:rPr>
          <w:rStyle w:val="a4"/>
          <w:rFonts w:hint="cs"/>
          <w:sz w:val="16"/>
          <w:szCs w:val="14"/>
          <w:rtl/>
        </w:rPr>
        <w:t>ד'אשר ל</w:t>
      </w:r>
      <w:r w:rsidRPr="00227FF3">
        <w:rPr>
          <w:rStyle w:val="a4"/>
          <w:sz w:val="16"/>
          <w:szCs w:val="14"/>
          <w:rtl/>
        </w:rPr>
        <w:t>וא חמה'</w:t>
      </w:r>
      <w:r w:rsidRPr="006F178A">
        <w:rPr>
          <w:rtl/>
        </w:rPr>
        <w:t xml:space="preserve"> א</w:t>
      </w:r>
      <w:r>
        <w:rPr>
          <w:rFonts w:hint="cs"/>
          <w:rtl/>
        </w:rPr>
        <w:t>פי</w:t>
      </w:r>
      <w:r w:rsidRPr="006F178A">
        <w:rPr>
          <w:rtl/>
        </w:rPr>
        <w:t xml:space="preserve"> שאין לו עכשיו </w:t>
      </w:r>
    </w:p>
    <w:p w14:paraId="53896CA2" w14:textId="1490302A" w:rsidR="00241A7B" w:rsidRDefault="003809EA" w:rsidP="002A125E">
      <w:pPr>
        <w:pStyle w:val="af3"/>
        <w:rPr>
          <w:rtl/>
        </w:rPr>
      </w:pPr>
      <w:r>
        <w:rPr>
          <w:rFonts w:ascii="MS Mincho" w:hAnsi="MS Mincho" w:hint="cs"/>
          <w:rtl/>
        </w:rPr>
        <w:t>****</w:t>
      </w:r>
    </w:p>
    <w:p w14:paraId="7A947639" w14:textId="77777777" w:rsidR="00241A7B" w:rsidRDefault="00241A7B">
      <w:pPr>
        <w:bidi w:val="0"/>
        <w:spacing w:after="160" w:line="259" w:lineRule="auto"/>
        <w:jc w:val="left"/>
        <w:rPr>
          <w:rFonts w:cs="BA TM • Vilna Extra-Bold"/>
          <w:bCs/>
          <w:color w:val="A6A6A6" w:themeColor="background1" w:themeShade="A6"/>
        </w:rPr>
      </w:pPr>
      <w:r>
        <w:rPr>
          <w:rtl/>
        </w:rPr>
        <w:br w:type="page"/>
      </w:r>
    </w:p>
    <w:p w14:paraId="5A196CF3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lastRenderedPageBreak/>
        <w:t>י:</w:t>
      </w:r>
    </w:p>
    <w:p w14:paraId="17AC462F" w14:textId="54939294" w:rsidR="0094084F" w:rsidRDefault="002A125E" w:rsidP="002C642D">
      <w:pPr>
        <w:pStyle w:val="36"/>
        <w:framePr w:wrap="notBeside"/>
        <w:rPr>
          <w:rtl/>
        </w:rPr>
      </w:pPr>
      <w:r w:rsidRPr="002C642D">
        <w:rPr>
          <w:rFonts w:hint="cs"/>
          <w:rtl/>
        </w:rPr>
        <w:t>רבי לוי</w:t>
      </w:r>
      <w:r w:rsidR="0094084F">
        <w:rPr>
          <w:rtl/>
        </w:rPr>
        <w:t>:</w:t>
      </w:r>
    </w:p>
    <w:p w14:paraId="66A94F0E" w14:textId="7545F3F0" w:rsidR="002A125E" w:rsidRPr="00A22F74" w:rsidRDefault="002A125E" w:rsidP="00493E69">
      <w:pPr>
        <w:rPr>
          <w:spacing w:val="-4"/>
          <w:rtl/>
        </w:rPr>
      </w:pPr>
      <w:r w:rsidRPr="00F05A14">
        <w:rPr>
          <w:rFonts w:cs="PFT_Frank"/>
          <w:b/>
          <w:bCs/>
          <w:spacing w:val="-4"/>
          <w:szCs w:val="14"/>
          <w:rtl/>
        </w:rPr>
        <w:t>מסורת מאנשי כנסת הגדולה</w:t>
      </w:r>
      <w:r w:rsidRPr="00A22F74">
        <w:rPr>
          <w:spacing w:val="-4"/>
          <w:rtl/>
        </w:rPr>
        <w:t>: כל מקום שנא</w:t>
      </w:r>
      <w:r w:rsidRPr="00A22F74">
        <w:rPr>
          <w:rStyle w:val="a4"/>
          <w:spacing w:val="-4"/>
          <w:rtl/>
        </w:rPr>
        <w:t xml:space="preserve"> 'ויהי'</w:t>
      </w:r>
      <w:r>
        <w:rPr>
          <w:rFonts w:hint="cs"/>
          <w:spacing w:val="-4"/>
          <w:rtl/>
        </w:rPr>
        <w:t>-</w:t>
      </w:r>
      <w:r w:rsidRPr="00A22F74">
        <w:rPr>
          <w:spacing w:val="-4"/>
          <w:rtl/>
        </w:rPr>
        <w:t xml:space="preserve"> לשון צער</w:t>
      </w:r>
      <w:r>
        <w:rPr>
          <w:rFonts w:hint="cs"/>
          <w:spacing w:val="-4"/>
          <w:rtl/>
        </w:rPr>
        <w:t xml:space="preserve">: </w:t>
      </w:r>
      <w:r w:rsidR="00227FF3" w:rsidRPr="001864F0">
        <w:rPr>
          <w:rStyle w:val="afffb"/>
          <w:rFonts w:hint="cs"/>
          <w:rtl/>
        </w:rPr>
        <w:t>[יא]</w:t>
      </w:r>
    </w:p>
    <w:p w14:paraId="084AC147" w14:textId="0DDA6B2F" w:rsidR="002A125E" w:rsidRPr="006F178A" w:rsidRDefault="002A125E" w:rsidP="00493E69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ויהי בימי אחשורוש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="00493E69">
        <w:rPr>
          <w:rtl/>
        </w:rPr>
        <w:tab/>
      </w:r>
      <w:r w:rsidR="00493E69">
        <w:rPr>
          <w:rtl/>
        </w:rPr>
        <w:tab/>
      </w:r>
      <w:r w:rsidR="00493E69">
        <w:rPr>
          <w:rFonts w:hint="cs"/>
          <w:rtl/>
        </w:rPr>
        <w:t xml:space="preserve">- </w:t>
      </w:r>
      <w:r w:rsidRPr="006F178A">
        <w:rPr>
          <w:rtl/>
        </w:rPr>
        <w:t>המן.</w:t>
      </w:r>
    </w:p>
    <w:p w14:paraId="36E57791" w14:textId="5B922CD9" w:rsidR="002A125E" w:rsidRPr="006F178A" w:rsidRDefault="002A125E" w:rsidP="00493E69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ויהי בימי שפט השפטים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="00493E69">
        <w:rPr>
          <w:rtl/>
        </w:rPr>
        <w:tab/>
      </w:r>
      <w:r w:rsidRPr="006F178A">
        <w:rPr>
          <w:rtl/>
        </w:rPr>
        <w:t>- רעב.</w:t>
      </w:r>
    </w:p>
    <w:p w14:paraId="1C28C70D" w14:textId="6495B263" w:rsidR="002A125E" w:rsidRPr="006F178A" w:rsidRDefault="002A125E" w:rsidP="00493E69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ויהי כי החל האדם לרב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="00493E69">
        <w:rPr>
          <w:rtl/>
        </w:rPr>
        <w:tab/>
      </w:r>
      <w:r w:rsidRPr="006F178A">
        <w:rPr>
          <w:rtl/>
        </w:rPr>
        <w:t>- וירא</w:t>
      </w:r>
      <w:r>
        <w:rPr>
          <w:rtl/>
        </w:rPr>
        <w:t xml:space="preserve"> ה'</w:t>
      </w:r>
      <w:r w:rsidRPr="006F178A">
        <w:rPr>
          <w:rtl/>
        </w:rPr>
        <w:t xml:space="preserve"> כי רבה רעת האדם.</w:t>
      </w:r>
    </w:p>
    <w:p w14:paraId="6368FB3D" w14:textId="529CB531" w:rsidR="002A125E" w:rsidRPr="006F178A" w:rsidRDefault="002A125E" w:rsidP="00493E69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ויהי בנסעם מקדם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="00493E69">
        <w:rPr>
          <w:rtl/>
        </w:rPr>
        <w:tab/>
      </w:r>
      <w:r w:rsidR="00493E69">
        <w:rPr>
          <w:rtl/>
        </w:rPr>
        <w:tab/>
      </w:r>
      <w:r w:rsidR="00493E69">
        <w:rPr>
          <w:rtl/>
        </w:rPr>
        <w:tab/>
      </w:r>
      <w:r w:rsidRPr="006F178A">
        <w:rPr>
          <w:rtl/>
        </w:rPr>
        <w:t>-</w:t>
      </w:r>
      <w:r w:rsidR="00493E69">
        <w:rPr>
          <w:rFonts w:hint="cs"/>
          <w:rtl/>
        </w:rPr>
        <w:t xml:space="preserve"> </w:t>
      </w:r>
      <w:r w:rsidRPr="006F178A">
        <w:rPr>
          <w:rtl/>
        </w:rPr>
        <w:t>הבה נבנה לנו עיר.</w:t>
      </w:r>
    </w:p>
    <w:p w14:paraId="4D7B31DE" w14:textId="32EFBA8D" w:rsidR="002A125E" w:rsidRPr="006F178A" w:rsidRDefault="002A125E" w:rsidP="00493E69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ויהי בימי אמרפל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="00493E69">
        <w:rPr>
          <w:rStyle w:val="a4"/>
          <w:rtl/>
        </w:rPr>
        <w:tab/>
      </w:r>
      <w:r w:rsidR="00493E69">
        <w:rPr>
          <w:rStyle w:val="a4"/>
          <w:rtl/>
        </w:rPr>
        <w:tab/>
      </w:r>
      <w:r w:rsidR="00493E69">
        <w:rPr>
          <w:rStyle w:val="a4"/>
          <w:rtl/>
        </w:rPr>
        <w:tab/>
      </w:r>
      <w:r w:rsidRPr="006F178A">
        <w:rPr>
          <w:rtl/>
        </w:rPr>
        <w:t>-</w:t>
      </w:r>
      <w:r w:rsidR="00493E69">
        <w:rPr>
          <w:rFonts w:hint="cs"/>
          <w:rtl/>
        </w:rPr>
        <w:t xml:space="preserve"> </w:t>
      </w:r>
      <w:r w:rsidRPr="006F178A">
        <w:rPr>
          <w:rtl/>
        </w:rPr>
        <w:t>עשו מלחמה.</w:t>
      </w:r>
    </w:p>
    <w:p w14:paraId="0A350245" w14:textId="28D5209D" w:rsidR="002A125E" w:rsidRPr="006F178A" w:rsidRDefault="002A125E" w:rsidP="00493E69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ויהי בהיות יהושע ביריחו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="00493E69">
        <w:rPr>
          <w:rtl/>
        </w:rPr>
        <w:tab/>
      </w:r>
      <w:r w:rsidRPr="006F178A">
        <w:rPr>
          <w:rtl/>
        </w:rPr>
        <w:t>-</w:t>
      </w:r>
      <w:r w:rsidR="00493E69">
        <w:rPr>
          <w:rFonts w:hint="cs"/>
          <w:rtl/>
        </w:rPr>
        <w:t xml:space="preserve"> </w:t>
      </w:r>
      <w:r w:rsidRPr="006F178A">
        <w:rPr>
          <w:rtl/>
        </w:rPr>
        <w:t>וחרבו שלופה בידו.</w:t>
      </w:r>
    </w:p>
    <w:p w14:paraId="2EA4C4C5" w14:textId="04141DE0" w:rsidR="002A125E" w:rsidRPr="006F178A" w:rsidRDefault="002A125E" w:rsidP="00493E69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ויהי ה</w:t>
      </w:r>
      <w:r>
        <w:rPr>
          <w:rStyle w:val="a4"/>
          <w:rtl/>
        </w:rPr>
        <w:t>'</w:t>
      </w:r>
      <w:r w:rsidRPr="00CC56D5">
        <w:rPr>
          <w:rStyle w:val="a4"/>
          <w:rtl/>
        </w:rPr>
        <w:t xml:space="preserve"> את יהושע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="00493E69">
        <w:rPr>
          <w:rtl/>
        </w:rPr>
        <w:tab/>
      </w:r>
      <w:r w:rsidR="00493E69">
        <w:rPr>
          <w:rtl/>
        </w:rPr>
        <w:tab/>
      </w:r>
      <w:r w:rsidR="00493E69">
        <w:rPr>
          <w:rtl/>
        </w:rPr>
        <w:tab/>
      </w:r>
      <w:r w:rsidRPr="006F178A">
        <w:rPr>
          <w:rtl/>
        </w:rPr>
        <w:t>- וימעלו בני ישראל.</w:t>
      </w:r>
    </w:p>
    <w:p w14:paraId="021D79C9" w14:textId="77777777" w:rsidR="002A125E" w:rsidRPr="006F178A" w:rsidRDefault="002A125E" w:rsidP="00493E69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ויהי איש אחד מן הרמתים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>
        <w:rPr>
          <w:rtl/>
        </w:rPr>
        <w:t xml:space="preserve">- </w:t>
      </w:r>
      <w:r>
        <w:rPr>
          <w:rStyle w:val="a4"/>
          <w:rtl/>
          <w:rPrChange w:id="9001" w:author="מנוע פסוקים" w:date="2026-10-05T16:38:27Z">
            <w:rPr>
              <w:rtl/>
            </w:rPr>
          </w:rPrChange>
        </w:rPr>
        <w:t xml:space="preserve">כי את חנה אהב ו</w:t>
      </w:r>
      <w:r>
        <w:rPr>
          <w:rStyle w:val="a4"/>
          <w:rtl/>
          <w:rPrChange w:id="9002" w:author="מנוע פסוקים" w:date="2026-10-05T16:38:27Z">
            <w:rPr>
              <w:rtl/>
            </w:rPr>
          </w:rPrChange>
        </w:rPr>
        <w:t xml:space="preserve">ה'</w:t>
      </w:r>
      <w:r>
        <w:rPr>
          <w:rStyle w:val="a4"/>
          <w:rtl/>
          <w:rPrChange w:id="9003" w:author="מנוע פסוקים" w:date="2026-10-05T16:38:27Z">
            <w:rPr>
              <w:rtl/>
            </w:rPr>
          </w:rPrChange>
        </w:rPr>
        <w:t xml:space="preserve"> סגר רחמה</w:t>
      </w:r>
      <w:r>
        <w:rPr>
          <w:rtl/>
        </w:rPr>
        <w:t xml:space="preserve">.</w:t>
      </w:r>
    </w:p>
    <w:p w14:paraId="3FD5BAAF" w14:textId="69BBBF50" w:rsidR="002A125E" w:rsidRPr="006F178A" w:rsidRDefault="002A125E" w:rsidP="00493E69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ויהי </w:t>
      </w:r>
      <w:r w:rsidRPr="00CC56D5">
        <w:rPr>
          <w:rStyle w:val="a4"/>
          <w:rFonts w:hint="cs"/>
          <w:rtl/>
        </w:rPr>
        <w:t xml:space="preserve">כי </w:t>
      </w:r>
      <w:r w:rsidRPr="00CC56D5">
        <w:rPr>
          <w:rStyle w:val="a4"/>
          <w:rtl/>
        </w:rPr>
        <w:t>זקן שמואל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="00493E69">
        <w:rPr>
          <w:rtl/>
        </w:rPr>
        <w:tab/>
      </w:r>
      <w:r w:rsidR="00493E69">
        <w:rPr>
          <w:rtl/>
        </w:rPr>
        <w:tab/>
      </w:r>
      <w:r w:rsidR="00493E69">
        <w:rPr>
          <w:rtl/>
        </w:rPr>
        <w:tab/>
      </w:r>
      <w:r w:rsidRPr="006F178A">
        <w:rPr>
          <w:rtl/>
        </w:rPr>
        <w:t>- ולא הלכו בניו בדרכו.</w:t>
      </w:r>
    </w:p>
    <w:p w14:paraId="05679AEE" w14:textId="558ECDE6" w:rsidR="002A125E" w:rsidRPr="006F178A" w:rsidRDefault="002A125E" w:rsidP="00493E69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>
        <w:rPr>
          <w:rStyle w:val="a4"/>
          <w:rtl/>
        </w:rPr>
        <w:t>ויהי דוד לכל דרכו משכיל</w:t>
      </w:r>
      <w:r w:rsidRPr="00652A4C">
        <w:rPr>
          <w:rStyle w:val="a4"/>
          <w:rFonts w:hint="cs"/>
          <w:rtl/>
        </w:rPr>
        <w:t>'</w:t>
      </w:r>
      <w:r w:rsidR="00493E69">
        <w:rPr>
          <w:rFonts w:hint="cs"/>
          <w:rtl/>
        </w:rPr>
        <w:t xml:space="preserve">  </w:t>
      </w:r>
      <w:r w:rsidRPr="006F178A">
        <w:rPr>
          <w:rtl/>
        </w:rPr>
        <w:t>ויהי שאול עוין את דוד.</w:t>
      </w:r>
    </w:p>
    <w:p w14:paraId="72AF4E49" w14:textId="76AD293C" w:rsidR="002A125E" w:rsidRPr="006F178A" w:rsidRDefault="002A125E" w:rsidP="00493E69">
      <w:pPr>
        <w:rPr>
          <w:rFonts w:cs="Guttman Vilna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ויהי כי ישב המלך בביתו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="00493E69">
        <w:rPr>
          <w:rtl/>
        </w:rPr>
        <w:tab/>
      </w:r>
      <w:r w:rsidRPr="006F178A">
        <w:rPr>
          <w:rtl/>
        </w:rPr>
        <w:t>-</w:t>
      </w:r>
      <w:r w:rsidR="00493E69">
        <w:rPr>
          <w:rFonts w:hint="cs"/>
          <w:rtl/>
        </w:rPr>
        <w:t xml:space="preserve"> </w:t>
      </w:r>
      <w:r w:rsidRPr="006F178A">
        <w:rPr>
          <w:rtl/>
        </w:rPr>
        <w:t>רק אתה לא תבנה הבית.</w:t>
      </w:r>
    </w:p>
    <w:p w14:paraId="543148EA" w14:textId="4B977371" w:rsidR="0094084F" w:rsidRDefault="003C160B" w:rsidP="00493E69">
      <w:pPr>
        <w:pStyle w:val="36"/>
        <w:framePr w:wrap="notBeside"/>
        <w:rPr>
          <w:rtl/>
        </w:rPr>
      </w:pPr>
      <w:r w:rsidRPr="00493E69">
        <w:rPr>
          <w:rFonts w:ascii="Times New Roman" w:hAnsi="Times New Roman" w:cs="Times New Roman" w:hint="cs"/>
          <w:rtl/>
        </w:rPr>
        <w:t>◦</w:t>
      </w:r>
      <w:r w:rsidRPr="00493E69">
        <w:rPr>
          <w:rFonts w:hint="cs"/>
          <w:rtl/>
        </w:rPr>
        <w:t xml:space="preserve"> </w:t>
      </w:r>
      <w:r w:rsidR="002A125E" w:rsidRPr="00493E69">
        <w:rPr>
          <w:rFonts w:hint="cs"/>
          <w:rtl/>
        </w:rPr>
        <w:t>רב אשי</w:t>
      </w:r>
      <w:r w:rsidR="0094084F">
        <w:rPr>
          <w:rFonts w:hint="cs"/>
          <w:rtl/>
        </w:rPr>
        <w:t>:</w:t>
      </w:r>
    </w:p>
    <w:p w14:paraId="4A5B3EB4" w14:textId="5B5E700A" w:rsidR="002A125E" w:rsidRPr="006F178A" w:rsidRDefault="002A125E" w:rsidP="003C160B">
      <w:pPr>
        <w:rPr>
          <w:rtl/>
        </w:rPr>
      </w:pPr>
      <w:r w:rsidRPr="00A824E4">
        <w:rPr>
          <w:rStyle w:val="a4"/>
          <w:rFonts w:hint="cs"/>
          <w:rtl/>
        </w:rPr>
        <w:t xml:space="preserve">'ויהי' </w:t>
      </w:r>
      <w:r>
        <w:rPr>
          <w:rFonts w:hint="cs"/>
          <w:rtl/>
        </w:rPr>
        <w:t>יש כך, ויש כך</w:t>
      </w:r>
      <w:r w:rsidRPr="006F178A">
        <w:rPr>
          <w:rFonts w:hint="cs"/>
          <w:rtl/>
        </w:rPr>
        <w:t>.</w:t>
      </w:r>
    </w:p>
    <w:p w14:paraId="0021E890" w14:textId="203A40A2" w:rsidR="002E6EDC" w:rsidRDefault="002A125E" w:rsidP="00493E69">
      <w:pPr>
        <w:rPr>
          <w:rtl/>
        </w:rPr>
      </w:pPr>
      <w:r w:rsidRPr="00384409">
        <w:rPr>
          <w:rStyle w:val="a4"/>
          <w:b/>
          <w:bCs/>
          <w:rtl/>
        </w:rPr>
        <w:t>ויהי</w:t>
      </w:r>
      <w:r w:rsidRPr="00266720">
        <w:rPr>
          <w:rStyle w:val="a4"/>
          <w:rtl/>
        </w:rPr>
        <w:t xml:space="preserve"> ערב </w:t>
      </w:r>
      <w:r w:rsidRPr="00307671">
        <w:rPr>
          <w:rStyle w:val="a4"/>
          <w:rtl/>
        </w:rPr>
        <w:t>ויהי</w:t>
      </w:r>
      <w:r w:rsidRPr="00266720">
        <w:rPr>
          <w:rStyle w:val="a4"/>
          <w:rtl/>
        </w:rPr>
        <w:t xml:space="preserve"> בקר</w:t>
      </w:r>
      <w:r>
        <w:rPr>
          <w:rFonts w:hint="cs"/>
          <w:rtl/>
        </w:rPr>
        <w:t xml:space="preserve"> דששת ימי </w:t>
      </w:r>
      <w:r w:rsidRPr="00307671">
        <w:rPr>
          <w:rFonts w:hint="cs"/>
          <w:rtl/>
        </w:rPr>
        <w:t>בראשית</w:t>
      </w:r>
      <w:r w:rsidR="00227FF3">
        <w:rPr>
          <w:rFonts w:hint="cs"/>
          <w:rtl/>
        </w:rPr>
        <w:t>,</w:t>
      </w:r>
      <w:r>
        <w:rPr>
          <w:rFonts w:hint="cs"/>
          <w:rtl/>
        </w:rPr>
        <w:t xml:space="preserve"> וכן דיעקב ושלמה</w:t>
      </w:r>
      <w:r w:rsidRPr="00307671">
        <w:rPr>
          <w:rFonts w:hint="cs"/>
          <w:rtl/>
        </w:rPr>
        <w:t xml:space="preserve">, </w:t>
      </w:r>
    </w:p>
    <w:p w14:paraId="298166B8" w14:textId="6EDF1B29" w:rsidR="002A125E" w:rsidRPr="009A4CE4" w:rsidRDefault="002A125E" w:rsidP="00493E69">
      <w:pPr>
        <w:rPr>
          <w:rFonts w:cs="PFT_Frank"/>
          <w:b/>
          <w:bCs/>
          <w:szCs w:val="14"/>
          <w:rtl/>
        </w:rPr>
      </w:pPr>
      <w:r w:rsidRPr="00307671">
        <w:rPr>
          <w:rFonts w:hint="cs"/>
          <w:rtl/>
        </w:rPr>
        <w:t xml:space="preserve">אבל </w:t>
      </w:r>
      <w:r w:rsidRPr="00307671">
        <w:rPr>
          <w:rStyle w:val="a4"/>
          <w:rFonts w:hint="cs"/>
          <w:rtl/>
        </w:rPr>
        <w:t>'ויהי בימי'</w:t>
      </w:r>
      <w:r w:rsidRPr="00307671">
        <w:rPr>
          <w:rFonts w:hint="cs"/>
          <w:rtl/>
        </w:rPr>
        <w:t xml:space="preserve"> רק </w:t>
      </w:r>
      <w:r>
        <w:rPr>
          <w:rFonts w:hint="cs"/>
          <w:rtl/>
        </w:rPr>
        <w:t>ד</w:t>
      </w:r>
      <w:r w:rsidRPr="00307671">
        <w:rPr>
          <w:rFonts w:hint="cs"/>
          <w:rtl/>
        </w:rPr>
        <w:t>צער</w:t>
      </w:r>
      <w:r>
        <w:rPr>
          <w:rStyle w:val="a4"/>
          <w:rFonts w:hint="cs"/>
          <w:rtl/>
        </w:rPr>
        <w:t>:</w:t>
      </w:r>
    </w:p>
    <w:p w14:paraId="5BD93868" w14:textId="24F060C7" w:rsidR="00227FF3" w:rsidRPr="00493E69" w:rsidRDefault="00227FF3" w:rsidP="00493E69">
      <w:pPr>
        <w:pStyle w:val="a3"/>
        <w:rPr>
          <w:b/>
          <w:bCs/>
          <w:sz w:val="17"/>
          <w:szCs w:val="17"/>
          <w:rtl/>
        </w:rPr>
      </w:pPr>
      <w:r w:rsidRPr="00493E69">
        <w:rPr>
          <w:rStyle w:val="afff"/>
          <w:rFonts w:hint="cs"/>
          <w:spacing w:val="0"/>
          <w:rtl/>
        </w:rPr>
        <w:t>א.</w:t>
      </w:r>
      <w:r w:rsidRPr="00493E69">
        <w:rPr>
          <w:rFonts w:hint="cs"/>
          <w:sz w:val="17"/>
          <w:szCs w:val="17"/>
          <w:rtl/>
          <w:lang w:bidi="he-IL"/>
        </w:rPr>
        <w:t xml:space="preserve"> </w:t>
      </w:r>
      <w:r w:rsidR="002A125E" w:rsidRPr="00493E69">
        <w:rPr>
          <w:sz w:val="17"/>
          <w:szCs w:val="17"/>
          <w:rtl/>
          <w:lang w:bidi="he-IL"/>
        </w:rPr>
        <w:t>ויהי בימי אחשורוש</w:t>
      </w:r>
      <w:r w:rsidR="002A125E" w:rsidRPr="00493E69">
        <w:rPr>
          <w:sz w:val="17"/>
          <w:szCs w:val="17"/>
          <w:rtl/>
        </w:rPr>
        <w:t xml:space="preserve">, </w:t>
      </w:r>
      <w:r w:rsidRPr="00493E69">
        <w:rPr>
          <w:rStyle w:val="afff"/>
          <w:rFonts w:hint="cs"/>
          <w:spacing w:val="0"/>
          <w:rtl/>
        </w:rPr>
        <w:t>ב,</w:t>
      </w:r>
      <w:r w:rsidRPr="00493E69">
        <w:rPr>
          <w:rFonts w:hint="cs"/>
          <w:sz w:val="17"/>
          <w:szCs w:val="17"/>
          <w:rtl/>
          <w:lang w:bidi="he-IL"/>
        </w:rPr>
        <w:t xml:space="preserve"> </w:t>
      </w:r>
      <w:r w:rsidR="002A125E" w:rsidRPr="00493E69">
        <w:rPr>
          <w:sz w:val="17"/>
          <w:szCs w:val="17"/>
          <w:rtl/>
          <w:lang w:bidi="he-IL"/>
        </w:rPr>
        <w:t>ויהי בימי שפט השפטים</w:t>
      </w:r>
      <w:r w:rsidR="002A125E" w:rsidRPr="00493E69">
        <w:rPr>
          <w:sz w:val="17"/>
          <w:szCs w:val="17"/>
          <w:rtl/>
        </w:rPr>
        <w:t>,</w:t>
      </w:r>
      <w:r w:rsidR="002A125E" w:rsidRPr="00493E69">
        <w:rPr>
          <w:b/>
          <w:bCs/>
          <w:sz w:val="17"/>
          <w:szCs w:val="17"/>
          <w:rtl/>
          <w:lang w:bidi="he-IL"/>
        </w:rPr>
        <w:t xml:space="preserve"> </w:t>
      </w:r>
      <w:r w:rsidRPr="00493E69">
        <w:rPr>
          <w:rStyle w:val="afff"/>
          <w:rFonts w:hint="cs"/>
          <w:spacing w:val="0"/>
          <w:rtl/>
        </w:rPr>
        <w:t>ג.</w:t>
      </w:r>
      <w:r w:rsidRPr="00493E69">
        <w:rPr>
          <w:rFonts w:hint="cs"/>
          <w:sz w:val="17"/>
          <w:szCs w:val="17"/>
          <w:rtl/>
          <w:lang w:bidi="he-IL"/>
        </w:rPr>
        <w:t xml:space="preserve"> </w:t>
      </w:r>
      <w:r w:rsidR="002A125E" w:rsidRPr="00493E69">
        <w:rPr>
          <w:sz w:val="17"/>
          <w:szCs w:val="17"/>
          <w:rtl/>
          <w:lang w:bidi="he-IL"/>
        </w:rPr>
        <w:t>ויהי בימי אמרפל</w:t>
      </w:r>
    </w:p>
    <w:p w14:paraId="644E66D3" w14:textId="411CC51A" w:rsidR="002A125E" w:rsidRPr="009C1970" w:rsidRDefault="00227FF3" w:rsidP="00493E69">
      <w:pPr>
        <w:pStyle w:val="a3"/>
        <w:rPr>
          <w:rFonts w:cs="Guttman Vilna"/>
          <w:b/>
          <w:bCs/>
          <w:rtl/>
        </w:rPr>
      </w:pPr>
      <w:r w:rsidRPr="00F53094">
        <w:rPr>
          <w:rStyle w:val="afff"/>
          <w:rFonts w:hint="cs"/>
          <w:b/>
          <w:rtl/>
        </w:rPr>
        <w:t>ד.</w:t>
      </w:r>
      <w:r>
        <w:rPr>
          <w:rFonts w:hint="cs"/>
          <w:rtl/>
          <w:lang w:bidi="he-IL"/>
        </w:rPr>
        <w:t xml:space="preserve"> </w:t>
      </w:r>
      <w:r w:rsidR="002A125E" w:rsidRPr="00392931">
        <w:rPr>
          <w:rtl/>
          <w:lang w:bidi="he-IL"/>
        </w:rPr>
        <w:t>ויהי בימי אחז</w:t>
      </w:r>
      <w:r w:rsidR="002A125E" w:rsidRPr="00392931">
        <w:rPr>
          <w:rtl/>
        </w:rPr>
        <w:t>,</w:t>
      </w:r>
      <w:r w:rsidR="002A125E" w:rsidRPr="00F53094">
        <w:rPr>
          <w:b/>
          <w:bCs/>
          <w:rtl/>
          <w:lang w:bidi="he-IL"/>
        </w:rPr>
        <w:t xml:space="preserve"> </w:t>
      </w:r>
      <w:r w:rsidRPr="00F53094">
        <w:rPr>
          <w:rStyle w:val="afff"/>
          <w:rFonts w:cs="BA Haketer Regular" w:hint="cs"/>
          <w:b/>
          <w:rtl/>
        </w:rPr>
        <w:t>ה.</w:t>
      </w:r>
      <w:r>
        <w:rPr>
          <w:rFonts w:hint="cs"/>
          <w:rtl/>
          <w:lang w:bidi="he-IL"/>
        </w:rPr>
        <w:t xml:space="preserve"> </w:t>
      </w:r>
      <w:r w:rsidR="002A125E" w:rsidRPr="00392931">
        <w:rPr>
          <w:rtl/>
          <w:lang w:bidi="he-IL"/>
        </w:rPr>
        <w:t>ויהי בימי יהויקים</w:t>
      </w:r>
      <w:r w:rsidR="002A125E" w:rsidRPr="00392931">
        <w:rPr>
          <w:rtl/>
        </w:rPr>
        <w:t>.</w:t>
      </w:r>
    </w:p>
    <w:p w14:paraId="2ECB9F85" w14:textId="5F49EA57" w:rsidR="002A125E" w:rsidRPr="006F178A" w:rsidRDefault="003809EA" w:rsidP="002A125E">
      <w:pPr>
        <w:pStyle w:val="af3"/>
        <w:rPr>
          <w:rtl/>
        </w:rPr>
      </w:pPr>
      <w:r>
        <w:rPr>
          <w:rFonts w:ascii="MS Mincho" w:hAnsi="MS Mincho" w:hint="cs"/>
          <w:rtl/>
        </w:rPr>
        <w:t>****</w:t>
      </w:r>
    </w:p>
    <w:p w14:paraId="1B2C9A55" w14:textId="77777777" w:rsidR="00AE2E75" w:rsidRDefault="002A125E" w:rsidP="00AE2E75">
      <w:pPr>
        <w:pStyle w:val="36"/>
        <w:framePr w:wrap="notBeside"/>
        <w:rPr>
          <w:rStyle w:val="afff"/>
          <w:b/>
          <w:rtl/>
        </w:rPr>
      </w:pPr>
      <w:r w:rsidRPr="00411327">
        <w:rPr>
          <w:rStyle w:val="afff"/>
          <w:rFonts w:hint="cs"/>
          <w:b/>
          <w:rtl/>
        </w:rPr>
        <w:t xml:space="preserve">רבי </w:t>
      </w:r>
      <w:r w:rsidRPr="00411327">
        <w:rPr>
          <w:rStyle w:val="afff"/>
          <w:b/>
          <w:rtl/>
        </w:rPr>
        <w:t>לוי:</w:t>
      </w:r>
    </w:p>
    <w:p w14:paraId="03CC534A" w14:textId="15C35A39" w:rsidR="002A125E" w:rsidRPr="006F178A" w:rsidRDefault="002A125E" w:rsidP="00493E69">
      <w:pPr>
        <w:rPr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 xml:space="preserve">מסורת </w:t>
      </w:r>
      <w:r w:rsidRPr="00F05A14">
        <w:rPr>
          <w:rFonts w:ascii="Fb Fontext" w:hAnsi="Fb Fontext" w:cs="PFT_Frank" w:hint="cs"/>
          <w:b/>
          <w:bCs/>
          <w:szCs w:val="14"/>
          <w:rtl/>
        </w:rPr>
        <w:t>מאבותינו</w:t>
      </w:r>
      <w:r w:rsidRPr="006F178A">
        <w:rPr>
          <w:rFonts w:ascii="Fb Fontext" w:hAnsi="Fb Fontext"/>
          <w:rtl/>
        </w:rPr>
        <w:t xml:space="preserve">: </w:t>
      </w:r>
      <w:r w:rsidRPr="00F53094">
        <w:rPr>
          <w:rStyle w:val="afff"/>
          <w:rFonts w:hint="cs"/>
          <w:b/>
          <w:rtl/>
        </w:rPr>
        <w:t>א.</w:t>
      </w:r>
      <w:r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אמוץ ואמציה אחים </w:t>
      </w:r>
      <w:r>
        <w:rPr>
          <w:rFonts w:ascii="Fb Fontext" w:hAnsi="Fb Fontext"/>
          <w:rtl/>
        </w:rPr>
        <w:t>ה</w:t>
      </w:r>
      <w:r>
        <w:rPr>
          <w:rFonts w:ascii="Fb Fontext" w:hAnsi="Fb Fontext" w:hint="cs"/>
          <w:rtl/>
        </w:rPr>
        <w:t>ן</w:t>
      </w:r>
      <w:r w:rsidRPr="006F178A">
        <w:rPr>
          <w:rFonts w:ascii="Fb Fontext" w:hAnsi="Fb Fontext"/>
          <w:rtl/>
        </w:rPr>
        <w:t>.</w:t>
      </w:r>
    </w:p>
    <w:p w14:paraId="23938038" w14:textId="77777777" w:rsidR="0094084F" w:rsidRDefault="002A125E" w:rsidP="00493E69">
      <w:pPr>
        <w:pStyle w:val="36"/>
        <w:framePr w:wrap="notBeside"/>
        <w:rPr>
          <w:rtl/>
        </w:rPr>
      </w:pPr>
      <w:r w:rsidRPr="00493E69">
        <w:rPr>
          <w:rFonts w:hint="cs"/>
          <w:rtl/>
        </w:rPr>
        <w:t>וקמ</w:t>
      </w:r>
      <w:r w:rsidRPr="00493E69">
        <w:rPr>
          <w:rtl/>
        </w:rPr>
        <w:t>"</w:t>
      </w:r>
      <w:r w:rsidRPr="00493E69">
        <w:rPr>
          <w:rFonts w:hint="cs"/>
          <w:rtl/>
        </w:rPr>
        <w:t>ל</w:t>
      </w:r>
      <w:r w:rsidR="0094084F">
        <w:rPr>
          <w:rtl/>
        </w:rPr>
        <w:t>:</w:t>
      </w:r>
    </w:p>
    <w:p w14:paraId="50A3EFC9" w14:textId="21C527C5" w:rsidR="002A125E" w:rsidRDefault="002A125E" w:rsidP="002A125E">
      <w:pPr>
        <w:rPr>
          <w:rtl/>
        </w:rPr>
      </w:pPr>
      <w:r w:rsidRPr="006F178A">
        <w:rPr>
          <w:rtl/>
        </w:rPr>
        <w:t>כלה שצנועה בבית חמיה, זוכה ויוצאין ממנה מלכים ונביאים.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מתמר</w:t>
      </w:r>
      <w:r w:rsidRPr="006F178A">
        <w:rPr>
          <w:rFonts w:hint="cs"/>
          <w:rtl/>
        </w:rPr>
        <w:t xml:space="preserve"> </w:t>
      </w:r>
      <w:r w:rsidRPr="002C641B">
        <w:rPr>
          <w:rStyle w:val="a4"/>
          <w:rtl/>
        </w:rPr>
        <w:t>ד</w:t>
      </w:r>
      <w:r w:rsidRPr="002C641B">
        <w:rPr>
          <w:rStyle w:val="a4"/>
          <w:rFonts w:hint="cs"/>
          <w:rtl/>
        </w:rPr>
        <w:t>'</w:t>
      </w:r>
      <w:r w:rsidRPr="002C641B">
        <w:rPr>
          <w:rStyle w:val="a4"/>
          <w:rtl/>
        </w:rPr>
        <w:t>כי כסתה פניה'</w:t>
      </w:r>
      <w:r>
        <w:rPr>
          <w:rFonts w:hint="cs"/>
          <w:rtl/>
        </w:rPr>
        <w:t>-</w:t>
      </w:r>
      <w:r>
        <w:rPr>
          <w:rtl/>
        </w:rPr>
        <w:t>בבית חמיה</w:t>
      </w:r>
      <w:r>
        <w:rPr>
          <w:rFonts w:hint="cs"/>
          <w:rtl/>
        </w:rPr>
        <w:t>,</w:t>
      </w:r>
      <w:r>
        <w:rPr>
          <w:rtl/>
        </w:rPr>
        <w:t xml:space="preserve"> ו</w:t>
      </w:r>
      <w:r>
        <w:rPr>
          <w:rFonts w:hint="cs"/>
          <w:rtl/>
        </w:rPr>
        <w:t xml:space="preserve">יהודה </w:t>
      </w:r>
      <w:r>
        <w:rPr>
          <w:rtl/>
        </w:rPr>
        <w:t>לא ה</w:t>
      </w:r>
      <w:r>
        <w:rPr>
          <w:rFonts w:hint="cs"/>
          <w:rtl/>
        </w:rPr>
        <w:t>כירה,</w:t>
      </w:r>
    </w:p>
    <w:p w14:paraId="3C32CACF" w14:textId="77777777" w:rsidR="002A125E" w:rsidRPr="00F53094" w:rsidRDefault="002A125E" w:rsidP="002A125E">
      <w:pPr>
        <w:rPr>
          <w:rFonts w:cs="PFT_Frank"/>
          <w:b/>
          <w:bCs/>
          <w:sz w:val="14"/>
          <w:szCs w:val="14"/>
          <w:rtl/>
        </w:rPr>
      </w:pPr>
      <w:r w:rsidRPr="006F178A">
        <w:rPr>
          <w:rStyle w:val="afe"/>
          <w:rtl/>
        </w:rPr>
        <w:t>מלכים</w:t>
      </w:r>
      <w:r>
        <w:rPr>
          <w:rFonts w:hint="cs"/>
          <w:rtl/>
        </w:rPr>
        <w:t>:</w:t>
      </w:r>
      <w:r w:rsidRPr="006F178A">
        <w:rPr>
          <w:rtl/>
        </w:rPr>
        <w:t xml:space="preserve"> מדוד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Style w:val="afe"/>
          <w:rtl/>
        </w:rPr>
        <w:t>נביאים</w:t>
      </w:r>
      <w:r w:rsidRPr="00411327">
        <w:rPr>
          <w:rStyle w:val="afff"/>
          <w:rFonts w:hint="cs"/>
          <w:b/>
          <w:rtl/>
        </w:rPr>
        <w:t>:</w:t>
      </w:r>
      <w:r w:rsidRPr="006F178A">
        <w:rPr>
          <w:rtl/>
        </w:rPr>
        <w:t xml:space="preserve"> </w:t>
      </w:r>
      <w:r>
        <w:rPr>
          <w:rFonts w:hint="cs"/>
          <w:rtl/>
        </w:rPr>
        <w:t>ד</w:t>
      </w:r>
      <w:r w:rsidRPr="006F178A">
        <w:rPr>
          <w:rtl/>
        </w:rPr>
        <w:t>אמוץ</w:t>
      </w:r>
      <w:r>
        <w:rPr>
          <w:rFonts w:hint="cs"/>
          <w:rtl/>
        </w:rPr>
        <w:t xml:space="preserve"> </w:t>
      </w:r>
      <w:r w:rsidRPr="00307671">
        <w:rPr>
          <w:rStyle w:val="afff7"/>
          <w:rFonts w:hint="cs"/>
          <w:rtl/>
        </w:rPr>
        <w:t>[אביו דישעיה</w:t>
      </w:r>
      <w:r>
        <w:rPr>
          <w:rStyle w:val="afff7"/>
          <w:rFonts w:hint="cs"/>
          <w:rtl/>
        </w:rPr>
        <w:t>ו</w:t>
      </w:r>
      <w:r w:rsidRPr="00307671">
        <w:rPr>
          <w:rStyle w:val="afff7"/>
          <w:rFonts w:hint="cs"/>
          <w:rtl/>
        </w:rPr>
        <w:t>]</w:t>
      </w:r>
      <w:r w:rsidRPr="006F178A">
        <w:rPr>
          <w:rtl/>
        </w:rPr>
        <w:t xml:space="preserve"> ואמציה אחים היו.</w:t>
      </w:r>
    </w:p>
    <w:p w14:paraId="44089B4B" w14:textId="14B393DE" w:rsidR="0094084F" w:rsidRDefault="002A125E" w:rsidP="00493E69">
      <w:pPr>
        <w:pStyle w:val="36"/>
        <w:framePr w:wrap="notBeside"/>
        <w:rPr>
          <w:rtl/>
        </w:rPr>
      </w:pPr>
      <w:r w:rsidRPr="00493E69">
        <w:rPr>
          <w:rFonts w:hint="cs"/>
          <w:rtl/>
        </w:rPr>
        <w:t>ב</w:t>
      </w:r>
      <w:r w:rsidR="0094084F">
        <w:rPr>
          <w:rFonts w:hint="cs"/>
          <w:rtl/>
        </w:rPr>
        <w:t>.</w:t>
      </w:r>
    </w:p>
    <w:p w14:paraId="039B4A69" w14:textId="7F5D9420" w:rsidR="002A125E" w:rsidRPr="006F178A" w:rsidRDefault="002A125E" w:rsidP="002E6EDC">
      <w:pPr>
        <w:rPr>
          <w:rFonts w:cs="Guttman Vilna"/>
          <w:b/>
          <w:bCs/>
          <w:rtl/>
        </w:rPr>
      </w:pPr>
      <w:r>
        <w:rPr>
          <w:rFonts w:hint="cs"/>
          <w:rtl/>
        </w:rPr>
        <w:t>מקום א</w:t>
      </w:r>
      <w:r w:rsidRPr="00307671">
        <w:rPr>
          <w:rtl/>
        </w:rPr>
        <w:t>רון אינו מן המ</w:t>
      </w:r>
      <w:r>
        <w:rPr>
          <w:rFonts w:hint="cs"/>
          <w:rtl/>
        </w:rPr>
        <w:t>ידה,</w:t>
      </w:r>
      <w:r w:rsidRPr="006F178A">
        <w:rPr>
          <w:rtl/>
        </w:rPr>
        <w:t xml:space="preserve"> </w:t>
      </w:r>
      <w:r>
        <w:rPr>
          <w:rFonts w:hint="cs"/>
          <w:rtl/>
        </w:rPr>
        <w:t>ש</w:t>
      </w:r>
      <w:r w:rsidRPr="006F178A">
        <w:rPr>
          <w:rtl/>
        </w:rPr>
        <w:t xml:space="preserve">יש לו עשר אמות לכל רוח, </w:t>
      </w:r>
      <w:r w:rsidRPr="000C0C8B">
        <w:rPr>
          <w:rStyle w:val="a4"/>
          <w:rFonts w:hint="cs"/>
          <w:spacing w:val="-2"/>
          <w:rtl/>
        </w:rPr>
        <w:t>'</w:t>
      </w:r>
      <w:r w:rsidRPr="000C0C8B">
        <w:rPr>
          <w:rStyle w:val="a4"/>
          <w:spacing w:val="-2"/>
          <w:rtl/>
        </w:rPr>
        <w:t xml:space="preserve">ולפני </w:t>
      </w:r>
      <w:r w:rsidRPr="00493E69">
        <w:rPr>
          <w:rStyle w:val="a4"/>
          <w:rtl/>
        </w:rPr>
        <w:t>הדביר עשרים אמה ארך</w:t>
      </w:r>
      <w:r w:rsidRPr="00493E69">
        <w:rPr>
          <w:rStyle w:val="a4"/>
          <w:rFonts w:hint="cs"/>
          <w:rtl/>
        </w:rPr>
        <w:t xml:space="preserve"> ועשרים אמה רוחב' </w:t>
      </w:r>
      <w:r w:rsidRPr="000C0C8B">
        <w:rPr>
          <w:rFonts w:hint="cs"/>
          <w:spacing w:val="-2"/>
          <w:rtl/>
        </w:rPr>
        <w:t>ו</w:t>
      </w:r>
      <w:r w:rsidRPr="000C0C8B">
        <w:rPr>
          <w:spacing w:val="-2"/>
          <w:rtl/>
        </w:rPr>
        <w:t xml:space="preserve">ארון </w:t>
      </w:r>
      <w:r w:rsidR="002E6EDC" w:rsidRPr="000C0C8B">
        <w:rPr>
          <w:rFonts w:hint="cs"/>
          <w:spacing w:val="-2"/>
          <w:rtl/>
        </w:rPr>
        <w:t>עצמו</w:t>
      </w:r>
      <w:r w:rsidRPr="000C0C8B">
        <w:rPr>
          <w:rFonts w:hint="cs"/>
          <w:spacing w:val="-2"/>
          <w:rtl/>
        </w:rPr>
        <w:t xml:space="preserve"> בנס עמד</w:t>
      </w:r>
    </w:p>
    <w:p w14:paraId="77823E23" w14:textId="48186903" w:rsidR="002A125E" w:rsidRDefault="003809EA" w:rsidP="002A125E">
      <w:pPr>
        <w:pStyle w:val="af3"/>
        <w:rPr>
          <w:rtl/>
        </w:rPr>
      </w:pPr>
      <w:r>
        <w:rPr>
          <w:rFonts w:ascii="MS Mincho" w:hAnsi="MS Mincho" w:hint="cs"/>
          <w:rtl/>
        </w:rPr>
        <w:t>****</w:t>
      </w:r>
    </w:p>
    <w:p w14:paraId="644135F6" w14:textId="77777777" w:rsidR="00C749E8" w:rsidRDefault="00C749E8">
      <w:pPr>
        <w:bidi w:val="0"/>
        <w:spacing w:after="160" w:line="259" w:lineRule="auto"/>
        <w:jc w:val="left"/>
        <w:rPr>
          <w:rFonts w:ascii="BA Esthetic Regular" w:hAnsi="BA Esthetic Regular" w:cs="BAW TM • Vilna hollow"/>
          <w:szCs w:val="15"/>
        </w:rPr>
      </w:pPr>
      <w:r>
        <w:rPr>
          <w:rtl/>
        </w:rPr>
        <w:br w:type="page"/>
      </w:r>
    </w:p>
    <w:p w14:paraId="5A96B40F" w14:textId="2BAB434A" w:rsidR="002A125E" w:rsidRPr="00F53094" w:rsidRDefault="002A125E" w:rsidP="00E7367D">
      <w:pPr>
        <w:pStyle w:val="afff4"/>
        <w:rPr>
          <w:b/>
          <w:rtl/>
        </w:rPr>
      </w:pPr>
      <w:r>
        <w:rPr>
          <w:rFonts w:hint="cs"/>
          <w:rtl/>
        </w:rPr>
        <w:lastRenderedPageBreak/>
        <w:t>י"ח</w:t>
      </w:r>
      <w:r w:rsidRPr="00700DE8">
        <w:rPr>
          <w:rFonts w:hint="cs"/>
          <w:rtl/>
        </w:rPr>
        <w:t xml:space="preserve"> דרשות</w:t>
      </w:r>
      <w:r>
        <w:rPr>
          <w:rFonts w:hint="cs"/>
          <w:rtl/>
        </w:rPr>
        <w:t xml:space="preserve"> שפתחו בהם מדרש המגילה</w:t>
      </w:r>
      <w:r w:rsidRPr="00700DE8">
        <w:rPr>
          <w:rFonts w:hint="cs"/>
          <w:rtl/>
        </w:rPr>
        <w:t xml:space="preserve"> </w:t>
      </w:r>
    </w:p>
    <w:p w14:paraId="57D0BE4E" w14:textId="558FA5DF" w:rsidR="0094084F" w:rsidRDefault="002A125E" w:rsidP="00493E69">
      <w:pPr>
        <w:pStyle w:val="36"/>
        <w:framePr w:wrap="notBeside"/>
        <w:rPr>
          <w:rtl/>
        </w:rPr>
      </w:pPr>
      <w:r w:rsidRPr="00493E69">
        <w:rPr>
          <w:rFonts w:hint="cs"/>
          <w:rtl/>
        </w:rPr>
        <w:t>א.</w:t>
      </w:r>
      <w:r w:rsidRPr="00493E69">
        <w:rPr>
          <w:rtl/>
        </w:rPr>
        <w:t xml:space="preserve"> ר</w:t>
      </w:r>
      <w:r w:rsidRPr="00493E69">
        <w:rPr>
          <w:rFonts w:hint="eastAsia"/>
          <w:rtl/>
        </w:rPr>
        <w:t>יו</w:t>
      </w:r>
      <w:r w:rsidRPr="00493E69">
        <w:rPr>
          <w:rtl/>
        </w:rPr>
        <w:t>"נ</w:t>
      </w:r>
      <w:r w:rsidR="0094084F">
        <w:rPr>
          <w:rtl/>
        </w:rPr>
        <w:t>:</w:t>
      </w:r>
    </w:p>
    <w:p w14:paraId="62867A4A" w14:textId="4F0D99C3" w:rsidR="002A125E" w:rsidRPr="00F53094" w:rsidRDefault="002A125E" w:rsidP="00AE2E75">
      <w:pPr>
        <w:spacing w:after="60"/>
        <w:rPr>
          <w:rFonts w:cs="PFT_Frank"/>
          <w:b/>
          <w:bCs/>
          <w:sz w:val="14"/>
          <w:szCs w:val="14"/>
          <w:rtl/>
        </w:rPr>
      </w:pPr>
      <w:r w:rsidRPr="00CC56D5">
        <w:rPr>
          <w:rStyle w:val="a4"/>
          <w:rFonts w:hint="cs"/>
          <w:rtl/>
        </w:rPr>
        <w:t>'</w:t>
      </w:r>
      <w:r w:rsidRPr="00A85E96">
        <w:rPr>
          <w:rStyle w:val="a4"/>
          <w:rtl/>
        </w:rPr>
        <w:t>והכר</w:t>
      </w:r>
      <w:r>
        <w:rPr>
          <w:rStyle w:val="a4"/>
          <w:rtl/>
        </w:rPr>
        <w:t xml:space="preserve">תי לבבל </w:t>
      </w:r>
      <w:r w:rsidRPr="001B6F81">
        <w:rPr>
          <w:rStyle w:val="a4"/>
          <w:rtl/>
        </w:rPr>
        <w:t xml:space="preserve">שם </w:t>
      </w:r>
      <w:r w:rsidRPr="00DB0BD7">
        <w:rPr>
          <w:rStyle w:val="afff7"/>
          <w:rtl/>
        </w:rPr>
        <w:t>כתב</w:t>
      </w:r>
      <w:r w:rsidR="00227FF3">
        <w:rPr>
          <w:rStyle w:val="afff7"/>
          <w:rFonts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Style w:val="a4"/>
          <w:rFonts w:hint="cs"/>
          <w:rtl/>
        </w:rPr>
        <w:t>וש</w:t>
      </w:r>
      <w:r w:rsidRPr="001B6F81">
        <w:rPr>
          <w:rStyle w:val="a4"/>
          <w:rtl/>
        </w:rPr>
        <w:t xml:space="preserve">אר </w:t>
      </w:r>
      <w:r w:rsidRPr="00DB0BD7">
        <w:rPr>
          <w:rStyle w:val="afff7"/>
          <w:rtl/>
        </w:rPr>
        <w:t>לשון</w:t>
      </w:r>
      <w:r w:rsidR="00227FF3">
        <w:rPr>
          <w:rStyle w:val="afff7"/>
          <w:rFonts w:hint="cs"/>
          <w:rtl/>
        </w:rPr>
        <w:t>,</w:t>
      </w:r>
      <w:r w:rsidRPr="006F178A">
        <w:rPr>
          <w:rtl/>
        </w:rPr>
        <w:t xml:space="preserve"> </w:t>
      </w:r>
      <w:r w:rsidRPr="001B6F81">
        <w:rPr>
          <w:rStyle w:val="a4"/>
          <w:rtl/>
        </w:rPr>
        <w:t xml:space="preserve">נין </w:t>
      </w:r>
      <w:r w:rsidRPr="00DB0BD7">
        <w:rPr>
          <w:rStyle w:val="afff7"/>
          <w:rtl/>
        </w:rPr>
        <w:t>מלכות</w:t>
      </w:r>
      <w:r w:rsidR="00227FF3">
        <w:rPr>
          <w:rStyle w:val="afff7"/>
          <w:rFonts w:hint="cs"/>
          <w:rtl/>
        </w:rPr>
        <w:t>,</w:t>
      </w:r>
      <w:r w:rsidRPr="006F178A">
        <w:rPr>
          <w:rtl/>
        </w:rPr>
        <w:t xml:space="preserve"> </w:t>
      </w:r>
      <w:r w:rsidRPr="001B6F81">
        <w:rPr>
          <w:rStyle w:val="a4"/>
          <w:rtl/>
        </w:rPr>
        <w:t xml:space="preserve">ונכד </w:t>
      </w:r>
      <w:r w:rsidRPr="00AE2E75">
        <w:rPr>
          <w:rStyle w:val="afffb"/>
          <w:rtl/>
        </w:rPr>
        <w:t>ושתי</w:t>
      </w:r>
      <w:r w:rsidR="00227FF3" w:rsidRPr="00AE2E75">
        <w:rPr>
          <w:rStyle w:val="afffb"/>
          <w:rFonts w:hint="cs"/>
          <w:rtl/>
        </w:rPr>
        <w:t>,</w:t>
      </w:r>
    </w:p>
    <w:p w14:paraId="33A52723" w14:textId="31F7F7FA" w:rsidR="0094084F" w:rsidRDefault="002A125E" w:rsidP="00493E69">
      <w:pPr>
        <w:pStyle w:val="36"/>
        <w:framePr w:wrap="notBeside"/>
        <w:rPr>
          <w:rtl/>
        </w:rPr>
      </w:pPr>
      <w:r w:rsidRPr="00493E69">
        <w:rPr>
          <w:rFonts w:hint="cs"/>
          <w:rtl/>
        </w:rPr>
        <w:t>ב. רשב</w:t>
      </w:r>
      <w:r w:rsidRPr="00493E69">
        <w:rPr>
          <w:rtl/>
        </w:rPr>
        <w:t>"</w:t>
      </w:r>
      <w:r w:rsidRPr="00493E69">
        <w:rPr>
          <w:rFonts w:hint="cs"/>
          <w:rtl/>
        </w:rPr>
        <w:t>נ</w:t>
      </w:r>
      <w:r w:rsidR="0094084F">
        <w:rPr>
          <w:rFonts w:hint="cs"/>
          <w:rtl/>
        </w:rPr>
        <w:t>:</w:t>
      </w:r>
    </w:p>
    <w:p w14:paraId="7EB7A91D" w14:textId="4971E01C" w:rsidR="00AE2E75" w:rsidRDefault="00AE2E75" w:rsidP="00227FF3">
      <w:pPr>
        <w:rPr>
          <w:rStyle w:val="a4"/>
          <w:spacing w:val="-2"/>
          <w:rtl/>
        </w:rPr>
      </w:pPr>
      <w:r>
        <w:rPr>
          <w:rStyle w:val="a4"/>
          <w:rFonts w:hint="cs"/>
          <w:rtl/>
        </w:rPr>
        <w:t>'</w:t>
      </w:r>
      <w:r w:rsidR="002A125E" w:rsidRPr="00AE2E75">
        <w:rPr>
          <w:rStyle w:val="a4"/>
          <w:rtl/>
        </w:rPr>
        <w:t>תחת הנעצוץ</w:t>
      </w:r>
      <w:r>
        <w:rPr>
          <w:rFonts w:hint="cs"/>
          <w:spacing w:val="-2"/>
          <w:rtl/>
        </w:rPr>
        <w:t>'</w:t>
      </w:r>
      <w:r w:rsidR="002A125E" w:rsidRPr="00227FF3">
        <w:rPr>
          <w:spacing w:val="-2"/>
          <w:rtl/>
        </w:rPr>
        <w:t xml:space="preserve"> </w:t>
      </w:r>
      <w:r>
        <w:rPr>
          <w:spacing w:val="-2"/>
          <w:rtl/>
        </w:rPr>
        <w:tab/>
      </w:r>
      <w:r>
        <w:rPr>
          <w:rFonts w:hint="cs"/>
          <w:spacing w:val="-2"/>
          <w:rtl/>
        </w:rPr>
        <w:t xml:space="preserve">- </w:t>
      </w:r>
      <w:r w:rsidR="002A125E" w:rsidRPr="003B4ECC">
        <w:rPr>
          <w:rFonts w:cs="PFT_Frank"/>
          <w:b/>
          <w:bCs/>
          <w:szCs w:val="14"/>
          <w:rtl/>
        </w:rPr>
        <w:t>המן</w:t>
      </w:r>
      <w:r w:rsidR="002A125E" w:rsidRPr="0060712C">
        <w:rPr>
          <w:rtl/>
        </w:rPr>
        <w:t xml:space="preserve"> </w:t>
      </w:r>
      <w:r w:rsidR="002A125E" w:rsidRPr="0060712C">
        <w:rPr>
          <w:rFonts w:hint="eastAsia"/>
          <w:rtl/>
        </w:rPr>
        <w:t>שנדמה</w:t>
      </w:r>
      <w:r w:rsidR="002A125E" w:rsidRPr="0060712C">
        <w:rPr>
          <w:rtl/>
        </w:rPr>
        <w:t xml:space="preserve"> </w:t>
      </w:r>
      <w:r w:rsidR="002A125E" w:rsidRPr="0060712C">
        <w:rPr>
          <w:rFonts w:hint="eastAsia"/>
          <w:rtl/>
        </w:rPr>
        <w:t>ל</w:t>
      </w:r>
      <w:r w:rsidR="002A125E" w:rsidRPr="0060712C">
        <w:rPr>
          <w:rtl/>
        </w:rPr>
        <w:t>ע"</w:t>
      </w:r>
      <w:r w:rsidR="002A125E" w:rsidRPr="0060712C">
        <w:rPr>
          <w:rFonts w:hint="eastAsia"/>
          <w:rtl/>
        </w:rPr>
        <w:t>ז</w:t>
      </w:r>
      <w:r w:rsidR="00227FF3" w:rsidRPr="00227FF3">
        <w:rPr>
          <w:rStyle w:val="afff7"/>
          <w:rFonts w:hint="cs"/>
          <w:spacing w:val="-2"/>
          <w:rtl/>
        </w:rPr>
        <w:t>,</w:t>
      </w:r>
      <w:r w:rsidR="002A125E" w:rsidRPr="00227FF3">
        <w:rPr>
          <w:rStyle w:val="a4"/>
          <w:rFonts w:hint="cs"/>
          <w:spacing w:val="-2"/>
          <w:rtl/>
        </w:rPr>
        <w:t xml:space="preserve"> </w:t>
      </w:r>
    </w:p>
    <w:p w14:paraId="43FCA4AD" w14:textId="750EF5C2" w:rsidR="00227FF3" w:rsidRDefault="002A125E" w:rsidP="00227FF3">
      <w:pPr>
        <w:rPr>
          <w:rStyle w:val="a4"/>
          <w:rtl/>
        </w:rPr>
      </w:pPr>
      <w:r w:rsidRPr="00AE2E75">
        <w:rPr>
          <w:rStyle w:val="a4"/>
          <w:rFonts w:hint="cs"/>
          <w:rtl/>
        </w:rPr>
        <w:t>'</w:t>
      </w:r>
      <w:r w:rsidRPr="00AE2E75">
        <w:rPr>
          <w:rStyle w:val="a4"/>
          <w:rtl/>
        </w:rPr>
        <w:t>יעלה ברוש</w:t>
      </w:r>
      <w:r w:rsidRPr="00AE2E75">
        <w:rPr>
          <w:rStyle w:val="a4"/>
          <w:rFonts w:hint="cs"/>
          <w:rtl/>
        </w:rPr>
        <w:t>'</w:t>
      </w:r>
      <w:r w:rsidRPr="00227FF3">
        <w:rPr>
          <w:rStyle w:val="a4"/>
          <w:spacing w:val="-2"/>
          <w:rtl/>
        </w:rPr>
        <w:t xml:space="preserve"> </w:t>
      </w:r>
      <w:r w:rsidR="00AE2E75">
        <w:rPr>
          <w:rFonts w:cs="PFT_Frank"/>
          <w:b/>
          <w:bCs/>
          <w:spacing w:val="-4"/>
          <w:szCs w:val="14"/>
          <w:rtl/>
        </w:rPr>
        <w:tab/>
      </w:r>
      <w:r w:rsidR="00AE2E75">
        <w:rPr>
          <w:rFonts w:cs="PFT_Frank"/>
          <w:b/>
          <w:bCs/>
          <w:spacing w:val="-4"/>
          <w:szCs w:val="14"/>
          <w:rtl/>
        </w:rPr>
        <w:tab/>
      </w:r>
      <w:r w:rsidR="00AE2E75">
        <w:rPr>
          <w:rFonts w:cs="PFT_Frank" w:hint="cs"/>
          <w:b/>
          <w:bCs/>
          <w:spacing w:val="-4"/>
          <w:szCs w:val="14"/>
          <w:rtl/>
        </w:rPr>
        <w:t xml:space="preserve">- </w:t>
      </w:r>
      <w:r w:rsidRPr="003B4ECC">
        <w:rPr>
          <w:rFonts w:cs="PFT_Frank"/>
          <w:b/>
          <w:bCs/>
          <w:spacing w:val="-4"/>
          <w:szCs w:val="14"/>
          <w:rtl/>
        </w:rPr>
        <w:t>מרדכי</w:t>
      </w:r>
      <w:r w:rsidRPr="0060712C">
        <w:rPr>
          <w:spacing w:val="-4"/>
          <w:rtl/>
        </w:rPr>
        <w:t xml:space="preserve"> </w:t>
      </w:r>
      <w:r w:rsidR="00AE2E75">
        <w:rPr>
          <w:rFonts w:hint="cs"/>
          <w:rtl/>
        </w:rPr>
        <w:t xml:space="preserve"> שהוא </w:t>
      </w:r>
      <w:r w:rsidRPr="00AE2E75">
        <w:rPr>
          <w:rFonts w:hint="eastAsia"/>
          <w:rtl/>
        </w:rPr>
        <w:t>ראש</w:t>
      </w:r>
      <w:r w:rsidRPr="00AE2E75">
        <w:rPr>
          <w:rtl/>
        </w:rPr>
        <w:t xml:space="preserve"> </w:t>
      </w:r>
      <w:r w:rsidRPr="00AE2E75">
        <w:rPr>
          <w:rFonts w:hint="eastAsia"/>
          <w:rtl/>
        </w:rPr>
        <w:t>לבשמים</w:t>
      </w:r>
      <w:r w:rsidR="00AE2E75">
        <w:rPr>
          <w:rStyle w:val="a4"/>
          <w:rFonts w:hint="cs"/>
          <w:rtl/>
        </w:rPr>
        <w:t>.</w:t>
      </w:r>
      <w:r>
        <w:rPr>
          <w:rStyle w:val="a4"/>
          <w:rFonts w:hint="cs"/>
          <w:rtl/>
        </w:rPr>
        <w:t xml:space="preserve"> </w:t>
      </w:r>
    </w:p>
    <w:p w14:paraId="793DEB5C" w14:textId="33A23D37" w:rsidR="00227FF3" w:rsidRDefault="002A125E" w:rsidP="00493E69">
      <w:pPr>
        <w:rPr>
          <w:rStyle w:val="a4"/>
          <w:rtl/>
        </w:rPr>
      </w:pPr>
      <w:r w:rsidRPr="00AE2E75">
        <w:rPr>
          <w:rStyle w:val="a4"/>
          <w:rFonts w:hint="cs"/>
          <w:rtl/>
        </w:rPr>
        <w:t>'ו</w:t>
      </w:r>
      <w:r w:rsidRPr="00AE2E75">
        <w:rPr>
          <w:rStyle w:val="a4"/>
          <w:rtl/>
        </w:rPr>
        <w:t>תחת הסרפד'</w:t>
      </w:r>
      <w:r w:rsidR="00AE2E75">
        <w:rPr>
          <w:rStyle w:val="a4"/>
          <w:rtl/>
        </w:rPr>
        <w:tab/>
      </w:r>
      <w:r w:rsidR="0057432C" w:rsidRPr="00AE2E75">
        <w:rPr>
          <w:rStyle w:val="a4"/>
          <w:rFonts w:hint="cs"/>
          <w:rtl/>
        </w:rPr>
        <w:t>-</w:t>
      </w:r>
      <w:r w:rsidRPr="00A22F74">
        <w:rPr>
          <w:rStyle w:val="a4"/>
          <w:spacing w:val="-4"/>
          <w:rtl/>
        </w:rPr>
        <w:t xml:space="preserve"> </w:t>
      </w:r>
      <w:r w:rsidRPr="0060712C">
        <w:rPr>
          <w:rtl/>
        </w:rPr>
        <w:t xml:space="preserve">תחת </w:t>
      </w:r>
      <w:r w:rsidRPr="003B4ECC">
        <w:rPr>
          <w:rFonts w:cs="PFT_Frank"/>
          <w:b/>
          <w:bCs/>
          <w:szCs w:val="14"/>
          <w:rtl/>
        </w:rPr>
        <w:t>ושתי</w:t>
      </w:r>
      <w:r w:rsidRPr="0060712C">
        <w:rPr>
          <w:rtl/>
        </w:rPr>
        <w:t xml:space="preserve"> </w:t>
      </w:r>
      <w:r w:rsidRPr="0060712C">
        <w:rPr>
          <w:rFonts w:hint="eastAsia"/>
          <w:rtl/>
        </w:rPr>
        <w:t>דמ</w:t>
      </w:r>
      <w:r w:rsidRPr="0060712C">
        <w:rPr>
          <w:rtl/>
        </w:rPr>
        <w:t xml:space="preserve">נבוכדנצר ששרף רפידת </w:t>
      </w:r>
      <w:r w:rsidRPr="0060712C">
        <w:rPr>
          <w:rFonts w:hint="eastAsia"/>
          <w:rtl/>
        </w:rPr>
        <w:t>הבית</w:t>
      </w:r>
      <w:r w:rsidR="00227FF3" w:rsidRPr="0060712C">
        <w:rPr>
          <w:rFonts w:hint="cs"/>
          <w:rtl/>
        </w:rPr>
        <w:t>,</w:t>
      </w:r>
      <w:r>
        <w:rPr>
          <w:rStyle w:val="a4"/>
          <w:rFonts w:hint="cs"/>
          <w:rtl/>
        </w:rPr>
        <w:t xml:space="preserve"> </w:t>
      </w:r>
    </w:p>
    <w:p w14:paraId="52D5E50D" w14:textId="45165DD0" w:rsidR="00AE2E75" w:rsidRDefault="002A125E" w:rsidP="00493E69">
      <w:pPr>
        <w:rPr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יעלה הדס</w:t>
      </w:r>
      <w:r w:rsidRPr="00CC56D5">
        <w:rPr>
          <w:rStyle w:val="a4"/>
          <w:rFonts w:hint="cs"/>
          <w:rtl/>
        </w:rPr>
        <w:t>'</w:t>
      </w:r>
      <w:r>
        <w:rPr>
          <w:rStyle w:val="a4"/>
          <w:rFonts w:hint="cs"/>
          <w:rtl/>
        </w:rPr>
        <w:t xml:space="preserve"> </w:t>
      </w:r>
      <w:r w:rsidR="00AE2E75">
        <w:rPr>
          <w:rFonts w:cs="PFT_Frank"/>
          <w:b/>
          <w:bCs/>
          <w:spacing w:val="-2"/>
          <w:szCs w:val="14"/>
          <w:rtl/>
        </w:rPr>
        <w:tab/>
      </w:r>
      <w:r w:rsidR="00AE2E75">
        <w:rPr>
          <w:rFonts w:cs="PFT_Frank"/>
          <w:b/>
          <w:bCs/>
          <w:spacing w:val="-2"/>
          <w:szCs w:val="14"/>
          <w:rtl/>
        </w:rPr>
        <w:tab/>
      </w:r>
      <w:r w:rsidR="00AE2E75">
        <w:rPr>
          <w:rFonts w:cs="PFT_Frank" w:hint="cs"/>
          <w:b/>
          <w:bCs/>
          <w:spacing w:val="-2"/>
          <w:szCs w:val="14"/>
          <w:rtl/>
        </w:rPr>
        <w:t xml:space="preserve">- </w:t>
      </w:r>
      <w:r w:rsidRPr="003B4ECC">
        <w:rPr>
          <w:rFonts w:cs="PFT_Frank"/>
          <w:b/>
          <w:bCs/>
          <w:spacing w:val="-2"/>
          <w:szCs w:val="14"/>
          <w:rtl/>
        </w:rPr>
        <w:t>אסתר</w:t>
      </w:r>
      <w:r w:rsidRPr="0057432C">
        <w:rPr>
          <w:spacing w:val="-2"/>
          <w:rtl/>
        </w:rPr>
        <w:t xml:space="preserve"> שנקראת הדסה</w:t>
      </w:r>
      <w:r w:rsidR="00227FF3" w:rsidRPr="0057432C">
        <w:rPr>
          <w:rFonts w:hint="cs"/>
          <w:spacing w:val="-2"/>
          <w:rtl/>
        </w:rPr>
        <w:t>,</w:t>
      </w:r>
      <w:r w:rsidRPr="006F178A">
        <w:rPr>
          <w:rtl/>
        </w:rPr>
        <w:t xml:space="preserve"> </w:t>
      </w:r>
    </w:p>
    <w:p w14:paraId="753348DF" w14:textId="2C7ED221" w:rsidR="00227FF3" w:rsidRDefault="002A125E" w:rsidP="00493E69">
      <w:pPr>
        <w:rPr>
          <w:rtl/>
        </w:rPr>
      </w:pPr>
      <w:r w:rsidRPr="00AE2E75">
        <w:rPr>
          <w:rStyle w:val="a4"/>
          <w:rFonts w:hint="cs"/>
          <w:rtl/>
        </w:rPr>
        <w:t>'</w:t>
      </w:r>
      <w:r w:rsidRPr="00AE2E75">
        <w:rPr>
          <w:rStyle w:val="a4"/>
          <w:rtl/>
        </w:rPr>
        <w:t>והיה לה' לשם'</w:t>
      </w:r>
      <w:r w:rsidRPr="006F178A">
        <w:rPr>
          <w:rtl/>
        </w:rPr>
        <w:t xml:space="preserve"> </w:t>
      </w:r>
      <w:r w:rsidR="00AE2E75">
        <w:rPr>
          <w:rtl/>
        </w:rPr>
        <w:tab/>
      </w:r>
      <w:r w:rsidR="00AE2E75">
        <w:rPr>
          <w:rFonts w:hint="cs"/>
          <w:rtl/>
        </w:rPr>
        <w:t xml:space="preserve">- </w:t>
      </w:r>
      <w:r w:rsidRPr="0060712C">
        <w:rPr>
          <w:rtl/>
        </w:rPr>
        <w:t xml:space="preserve">מקרא </w:t>
      </w:r>
      <w:r w:rsidRPr="003B4ECC">
        <w:rPr>
          <w:rFonts w:cs="PFT_Frank"/>
          <w:b/>
          <w:bCs/>
          <w:szCs w:val="14"/>
          <w:rtl/>
        </w:rPr>
        <w:t>מגילה</w:t>
      </w:r>
      <w:r w:rsidR="00227FF3" w:rsidRPr="003B4ECC">
        <w:rPr>
          <w:rFonts w:cs="PFT_Frank" w:hint="cs"/>
          <w:b/>
          <w:bCs/>
          <w:szCs w:val="14"/>
          <w:rtl/>
        </w:rPr>
        <w:t>,</w:t>
      </w:r>
      <w:r>
        <w:rPr>
          <w:rFonts w:hint="cs"/>
          <w:rtl/>
        </w:rPr>
        <w:t xml:space="preserve"> </w:t>
      </w:r>
    </w:p>
    <w:p w14:paraId="5C0E56BA" w14:textId="5D5CEAA9" w:rsidR="002A125E" w:rsidRPr="00F53094" w:rsidRDefault="002A125E" w:rsidP="00AE2E75">
      <w:pPr>
        <w:spacing w:after="60"/>
        <w:rPr>
          <w:rStyle w:val="afff7"/>
          <w:b/>
          <w:bCs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לאות עולם לא יכרת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="0060712C">
        <w:rPr>
          <w:rFonts w:hint="cs"/>
          <w:rtl/>
        </w:rPr>
        <w:t xml:space="preserve">- </w:t>
      </w:r>
      <w:r w:rsidRPr="0060712C">
        <w:rPr>
          <w:rtl/>
        </w:rPr>
        <w:t>ימי פורים.</w:t>
      </w:r>
    </w:p>
    <w:p w14:paraId="1FDB3A13" w14:textId="078D7B46" w:rsidR="0094084F" w:rsidRDefault="002A125E" w:rsidP="00493E69">
      <w:pPr>
        <w:pStyle w:val="36"/>
        <w:framePr w:wrap="notBeside"/>
        <w:rPr>
          <w:rtl/>
        </w:rPr>
      </w:pPr>
      <w:r w:rsidRPr="00493E69">
        <w:rPr>
          <w:rFonts w:hint="cs"/>
          <w:rtl/>
        </w:rPr>
        <w:t xml:space="preserve">ג. </w:t>
      </w:r>
      <w:r w:rsidRPr="00493E69">
        <w:rPr>
          <w:rtl/>
        </w:rPr>
        <w:t>ר</w:t>
      </w:r>
      <w:r w:rsidRPr="00493E69">
        <w:rPr>
          <w:rFonts w:hint="cs"/>
          <w:rtl/>
        </w:rPr>
        <w:t>יב</w:t>
      </w:r>
      <w:r w:rsidRPr="00493E69">
        <w:rPr>
          <w:rtl/>
        </w:rPr>
        <w:t>"</w:t>
      </w:r>
      <w:r w:rsidRPr="00493E69">
        <w:rPr>
          <w:rFonts w:hint="cs"/>
          <w:rtl/>
        </w:rPr>
        <w:t>ל</w:t>
      </w:r>
      <w:r w:rsidR="0094084F">
        <w:rPr>
          <w:rFonts w:hint="cs"/>
          <w:rtl/>
        </w:rPr>
        <w:t>:</w:t>
      </w:r>
    </w:p>
    <w:p w14:paraId="0CC0F5F0" w14:textId="47245135" w:rsidR="002A125E" w:rsidRPr="00F53094" w:rsidRDefault="002A125E" w:rsidP="00AE2E75">
      <w:pPr>
        <w:spacing w:after="60"/>
        <w:rPr>
          <w:rFonts w:cs="Guttman Vilna"/>
          <w:b/>
          <w:bCs/>
          <w:rtl/>
        </w:rPr>
      </w:pPr>
      <w:r w:rsidRPr="00AE2E75">
        <w:rPr>
          <w:rStyle w:val="a4"/>
          <w:rFonts w:hint="cs"/>
          <w:spacing w:val="0"/>
          <w:rtl/>
        </w:rPr>
        <w:t>'</w:t>
      </w:r>
      <w:r w:rsidRPr="00AE2E75">
        <w:rPr>
          <w:rStyle w:val="a4"/>
          <w:spacing w:val="0"/>
          <w:rtl/>
        </w:rPr>
        <w:t>כאשר שש עליכם להיטיב</w:t>
      </w:r>
      <w:r w:rsidRPr="00AE2E75">
        <w:rPr>
          <w:rStyle w:val="a4"/>
          <w:rFonts w:hint="cs"/>
          <w:spacing w:val="0"/>
          <w:rtl/>
        </w:rPr>
        <w:t>..</w:t>
      </w:r>
      <w:r w:rsidRPr="00AE2E75">
        <w:rPr>
          <w:rStyle w:val="a4"/>
          <w:spacing w:val="0"/>
          <w:rtl/>
        </w:rPr>
        <w:t xml:space="preserve"> כן ישיש</w:t>
      </w:r>
      <w:r w:rsidR="00AE2E75">
        <w:rPr>
          <w:rStyle w:val="a4"/>
          <w:rFonts w:hint="cs"/>
          <w:b/>
          <w:bCs/>
          <w:rtl/>
        </w:rPr>
        <w:t xml:space="preserve"> </w:t>
      </w:r>
      <w:r w:rsidR="00AE2E75">
        <w:rPr>
          <w:rFonts w:hint="cs"/>
          <w:rtl/>
        </w:rPr>
        <w:t xml:space="preserve">אחרים </w:t>
      </w:r>
      <w:r w:rsidRPr="0057432C">
        <w:rPr>
          <w:rtl/>
        </w:rPr>
        <w:t>להרע אתכם</w:t>
      </w:r>
      <w:r w:rsidR="00AE2E75">
        <w:rPr>
          <w:rFonts w:hint="cs"/>
          <w:rtl/>
        </w:rPr>
        <w:t>-</w:t>
      </w:r>
      <w:r w:rsidR="00FE6DF8">
        <w:rPr>
          <w:rFonts w:hint="cs"/>
          <w:rtl/>
        </w:rPr>
        <w:t xml:space="preserve"> </w:t>
      </w:r>
      <w:r w:rsidRPr="0057432C">
        <w:rPr>
          <w:rtl/>
        </w:rPr>
        <w:t>ב</w:t>
      </w:r>
      <w:r w:rsidRPr="0057432C">
        <w:rPr>
          <w:rFonts w:hint="cs"/>
          <w:rtl/>
        </w:rPr>
        <w:t>ימי</w:t>
      </w:r>
      <w:r w:rsidRPr="0057432C">
        <w:rPr>
          <w:rtl/>
        </w:rPr>
        <w:t xml:space="preserve"> </w:t>
      </w:r>
      <w:r w:rsidRPr="0057432C">
        <w:rPr>
          <w:rFonts w:hint="eastAsia"/>
          <w:rtl/>
        </w:rPr>
        <w:t>המן</w:t>
      </w:r>
      <w:r w:rsidR="0057432C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57432C">
        <w:rPr>
          <w:rFonts w:hint="cs"/>
          <w:rtl/>
        </w:rPr>
        <w:t xml:space="preserve"> - </w:t>
      </w:r>
      <w:r>
        <w:rPr>
          <w:rFonts w:hint="cs"/>
          <w:rtl/>
        </w:rPr>
        <w:t>ולא הוא</w:t>
      </w:r>
      <w:r w:rsidR="00AE2E75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AE2E75">
        <w:rPr>
          <w:rFonts w:hint="cs"/>
          <w:rtl/>
        </w:rPr>
        <w:t xml:space="preserve">- </w:t>
      </w:r>
      <w:r>
        <w:rPr>
          <w:rFonts w:hint="cs"/>
          <w:rtl/>
        </w:rPr>
        <w:t>שאינו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שמח </w:t>
      </w:r>
      <w:r>
        <w:rPr>
          <w:rtl/>
        </w:rPr>
        <w:t>במפלת רשעים</w:t>
      </w:r>
      <w:r>
        <w:rPr>
          <w:rFonts w:hint="cs"/>
          <w:rtl/>
        </w:rPr>
        <w:t>.</w:t>
      </w:r>
      <w:r w:rsidRPr="006F178A">
        <w:rPr>
          <w:rtl/>
        </w:rPr>
        <w:t xml:space="preserve"> </w:t>
      </w:r>
    </w:p>
    <w:p w14:paraId="6147A482" w14:textId="0D8077D9" w:rsidR="0094084F" w:rsidRDefault="002A125E" w:rsidP="00493E69">
      <w:pPr>
        <w:pStyle w:val="36"/>
        <w:framePr w:wrap="notBeside"/>
        <w:rPr>
          <w:rtl/>
        </w:rPr>
      </w:pPr>
      <w:r w:rsidRPr="00493E69">
        <w:rPr>
          <w:rFonts w:hint="cs"/>
          <w:rtl/>
        </w:rPr>
        <w:t>ד. ראב</w:t>
      </w:r>
      <w:r w:rsidRPr="00493E69">
        <w:rPr>
          <w:rtl/>
        </w:rPr>
        <w:t>"</w:t>
      </w:r>
      <w:r w:rsidRPr="00493E69">
        <w:rPr>
          <w:rFonts w:hint="cs"/>
          <w:rtl/>
        </w:rPr>
        <w:t>כ</w:t>
      </w:r>
      <w:r w:rsidR="0094084F">
        <w:rPr>
          <w:rtl/>
        </w:rPr>
        <w:t>:</w:t>
      </w:r>
    </w:p>
    <w:p w14:paraId="4706348B" w14:textId="0FEC0DAE" w:rsidR="00FE6DF8" w:rsidRDefault="002A125E" w:rsidP="00FE6DF8">
      <w:pPr>
        <w:rPr>
          <w:rStyle w:val="a4"/>
          <w:rtl/>
        </w:rPr>
      </w:pPr>
      <w:r w:rsidRPr="00493E69">
        <w:rPr>
          <w:rStyle w:val="a4"/>
          <w:rtl/>
        </w:rPr>
        <w:t>לאדם שטוב לפניו</w:t>
      </w:r>
      <w:r w:rsidRPr="00FE6DF8">
        <w:rPr>
          <w:rStyle w:val="afff7"/>
          <w:spacing w:val="-2"/>
          <w:rtl/>
        </w:rPr>
        <w:t xml:space="preserve"> </w:t>
      </w:r>
      <w:r w:rsidR="00AE2E75">
        <w:rPr>
          <w:rStyle w:val="afff7"/>
          <w:rFonts w:hint="cs"/>
          <w:spacing w:val="-2"/>
          <w:rtl/>
        </w:rPr>
        <w:t>-</w:t>
      </w:r>
      <w:r w:rsidRPr="00C364BD">
        <w:rPr>
          <w:rStyle w:val="afe"/>
          <w:rtl/>
        </w:rPr>
        <w:t>מרדכי</w:t>
      </w:r>
      <w:r w:rsidR="00FE6DF8" w:rsidRPr="00C364BD">
        <w:rPr>
          <w:rStyle w:val="afe"/>
          <w:rFonts w:hint="cs"/>
          <w:rtl/>
        </w:rPr>
        <w:t>,</w:t>
      </w:r>
      <w:r w:rsidRPr="00FE6DF8">
        <w:rPr>
          <w:rStyle w:val="a4"/>
          <w:spacing w:val="-2"/>
          <w:rtl/>
        </w:rPr>
        <w:t xml:space="preserve"> </w:t>
      </w:r>
      <w:r w:rsidRPr="00493E69">
        <w:rPr>
          <w:rStyle w:val="a4"/>
          <w:rtl/>
        </w:rPr>
        <w:t>נתן חכמה</w:t>
      </w:r>
      <w:r w:rsidRPr="00493E69">
        <w:rPr>
          <w:rStyle w:val="a4"/>
          <w:rFonts w:hint="cs"/>
          <w:rtl/>
        </w:rPr>
        <w:t xml:space="preserve">.. </w:t>
      </w:r>
      <w:r w:rsidRPr="00493E69">
        <w:rPr>
          <w:rStyle w:val="a4"/>
          <w:rtl/>
        </w:rPr>
        <w:t>ולחוטא</w:t>
      </w:r>
      <w:r w:rsidRPr="00FE6DF8">
        <w:rPr>
          <w:rFonts w:hint="cs"/>
          <w:spacing w:val="-2"/>
          <w:rtl/>
        </w:rPr>
        <w:t xml:space="preserve"> </w:t>
      </w:r>
      <w:r w:rsidR="00AE2E75" w:rsidRPr="00C364BD">
        <w:rPr>
          <w:rStyle w:val="afe"/>
          <w:rFonts w:hint="cs"/>
          <w:rtl/>
        </w:rPr>
        <w:t>-</w:t>
      </w:r>
      <w:r w:rsidRPr="00C364BD">
        <w:rPr>
          <w:rStyle w:val="afe"/>
          <w:rtl/>
        </w:rPr>
        <w:t>המן</w:t>
      </w:r>
      <w:r w:rsidRPr="00FE6DF8">
        <w:rPr>
          <w:rStyle w:val="a4"/>
          <w:spacing w:val="-2"/>
          <w:rtl/>
        </w:rPr>
        <w:t xml:space="preserve"> </w:t>
      </w:r>
      <w:r w:rsidRPr="00493E69">
        <w:rPr>
          <w:rStyle w:val="a4"/>
          <w:rtl/>
        </w:rPr>
        <w:t>נתן ענין לאסף</w:t>
      </w:r>
      <w:r w:rsidRPr="00493E69">
        <w:rPr>
          <w:rStyle w:val="a4"/>
          <w:rFonts w:hint="cs"/>
          <w:rtl/>
        </w:rPr>
        <w:t>.</w:t>
      </w:r>
    </w:p>
    <w:p w14:paraId="61A7B75A" w14:textId="55194F5B" w:rsidR="002A125E" w:rsidRPr="00F53094" w:rsidRDefault="002A125E" w:rsidP="00AE2E75">
      <w:pPr>
        <w:spacing w:after="60"/>
        <w:rPr>
          <w:rFonts w:cs="Guttman Vilna"/>
          <w:b/>
          <w:bCs/>
          <w:rtl/>
        </w:rPr>
      </w:pPr>
      <w:r w:rsidRPr="00CC56D5">
        <w:rPr>
          <w:rStyle w:val="a4"/>
          <w:rtl/>
        </w:rPr>
        <w:t>לתת לטוב לפני האלהים</w:t>
      </w: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 </w:t>
      </w:r>
      <w:r w:rsidRPr="00C364BD">
        <w:rPr>
          <w:rStyle w:val="afe"/>
          <w:rtl/>
        </w:rPr>
        <w:t>מרדכי</w:t>
      </w:r>
      <w:r w:rsidRPr="00C364BD">
        <w:rPr>
          <w:rStyle w:val="afe"/>
          <w:rFonts w:hint="cs"/>
          <w:rtl/>
        </w:rPr>
        <w:t xml:space="preserve">, שמינתו </w:t>
      </w:r>
      <w:r w:rsidRPr="00C364BD">
        <w:rPr>
          <w:rStyle w:val="afe"/>
          <w:rFonts w:hint="eastAsia"/>
          <w:rtl/>
        </w:rPr>
        <w:t>אסתר</w:t>
      </w:r>
      <w:r w:rsidR="00FE6DF8" w:rsidRPr="00C364BD">
        <w:rPr>
          <w:rStyle w:val="afe"/>
          <w:rFonts w:hint="cs"/>
          <w:rtl/>
        </w:rPr>
        <w:t>,</w:t>
      </w:r>
      <w:r>
        <w:rPr>
          <w:rStyle w:val="afff7"/>
          <w:rFonts w:hint="cs"/>
          <w:rtl/>
        </w:rPr>
        <w:t xml:space="preserve"> '</w:t>
      </w:r>
      <w:r w:rsidRPr="00FA08BF">
        <w:rPr>
          <w:rStyle w:val="a4"/>
          <w:rtl/>
        </w:rPr>
        <w:t xml:space="preserve">על בית </w:t>
      </w:r>
      <w:r w:rsidRPr="00DB0BD7">
        <w:rPr>
          <w:rStyle w:val="a4"/>
          <w:b/>
          <w:bCs/>
          <w:rtl/>
        </w:rPr>
        <w:t>המן'</w:t>
      </w:r>
      <w:r w:rsidRPr="00FA08BF">
        <w:rPr>
          <w:rStyle w:val="a4"/>
          <w:rtl/>
        </w:rPr>
        <w:t>.</w:t>
      </w:r>
    </w:p>
    <w:p w14:paraId="7F05F3CE" w14:textId="6E5D0F09" w:rsidR="0094084F" w:rsidRDefault="002A125E" w:rsidP="00493E69">
      <w:pPr>
        <w:pStyle w:val="36"/>
        <w:framePr w:wrap="notBeside"/>
        <w:rPr>
          <w:rtl/>
        </w:rPr>
      </w:pPr>
      <w:r w:rsidRPr="00493E69">
        <w:rPr>
          <w:rFonts w:hint="cs"/>
          <w:rtl/>
        </w:rPr>
        <w:t xml:space="preserve">ה. </w:t>
      </w:r>
      <w:r w:rsidRPr="00493E69">
        <w:rPr>
          <w:rtl/>
        </w:rPr>
        <w:t>רב</w:t>
      </w:r>
      <w:r w:rsidRPr="00493E69">
        <w:rPr>
          <w:rFonts w:hint="cs"/>
          <w:rtl/>
        </w:rPr>
        <w:t>"ע</w:t>
      </w:r>
      <w:r w:rsidR="0094084F">
        <w:rPr>
          <w:rtl/>
        </w:rPr>
        <w:t>:</w:t>
      </w:r>
    </w:p>
    <w:p w14:paraId="7A31D640" w14:textId="6F893D6A" w:rsidR="002A125E" w:rsidRPr="006F178A" w:rsidRDefault="002A125E" w:rsidP="00AE2E75">
      <w:pPr>
        <w:spacing w:after="60"/>
        <w:rPr>
          <w:rtl/>
        </w:rPr>
      </w:pPr>
      <w:r w:rsidRPr="00493E69">
        <w:rPr>
          <w:rStyle w:val="a4"/>
          <w:rFonts w:hint="cs"/>
          <w:rtl/>
        </w:rPr>
        <w:t>'</w:t>
      </w:r>
      <w:r w:rsidRPr="00493E69">
        <w:rPr>
          <w:rStyle w:val="a4"/>
          <w:rtl/>
        </w:rPr>
        <w:t>ושמתי כסאי בעילם והאבדתי</w:t>
      </w:r>
      <w:r w:rsidRPr="00493E69">
        <w:rPr>
          <w:rStyle w:val="a4"/>
          <w:rFonts w:hint="cs"/>
          <w:rtl/>
        </w:rPr>
        <w:t>..</w:t>
      </w:r>
      <w:r w:rsidRPr="00493E69">
        <w:rPr>
          <w:rStyle w:val="a4"/>
          <w:rtl/>
        </w:rPr>
        <w:t xml:space="preserve"> מלך</w:t>
      </w:r>
      <w:r>
        <w:rPr>
          <w:rStyle w:val="afff7"/>
          <w:rFonts w:hint="cs"/>
          <w:rtl/>
        </w:rPr>
        <w:t xml:space="preserve"> </w:t>
      </w:r>
      <w:r w:rsidRPr="00C364BD">
        <w:rPr>
          <w:rStyle w:val="afe"/>
          <w:rtl/>
        </w:rPr>
        <w:t>ושתי</w:t>
      </w:r>
      <w:r w:rsidR="00FE6DF8" w:rsidRPr="00C364BD">
        <w:rPr>
          <w:rStyle w:val="afe"/>
          <w:rFonts w:hint="cs"/>
          <w:rtl/>
        </w:rPr>
        <w:t>,</w:t>
      </w:r>
      <w:r>
        <w:rPr>
          <w:rStyle w:val="a4"/>
          <w:rFonts w:hint="cs"/>
          <w:rtl/>
        </w:rPr>
        <w:t xml:space="preserve"> </w:t>
      </w:r>
      <w:r w:rsidRPr="00A85E96">
        <w:rPr>
          <w:rStyle w:val="a4"/>
          <w:rtl/>
        </w:rPr>
        <w:t>ושרים</w:t>
      </w:r>
      <w:r w:rsidR="00FE6DF8">
        <w:rPr>
          <w:rStyle w:val="afff7"/>
          <w:rtl/>
        </w:rPr>
        <w:t xml:space="preserve"> </w:t>
      </w:r>
      <w:r w:rsidRPr="00C364BD">
        <w:rPr>
          <w:rStyle w:val="afe"/>
          <w:rtl/>
        </w:rPr>
        <w:t>המן ו</w:t>
      </w:r>
      <w:r w:rsidRPr="00C364BD">
        <w:rPr>
          <w:rStyle w:val="afe"/>
          <w:rFonts w:hint="eastAsia"/>
          <w:rtl/>
        </w:rPr>
        <w:t>י</w:t>
      </w:r>
      <w:r w:rsidR="00FE6DF8" w:rsidRPr="00C364BD">
        <w:rPr>
          <w:rStyle w:val="afe"/>
          <w:rtl/>
        </w:rPr>
        <w:t>' בניו</w:t>
      </w:r>
      <w:r w:rsidRPr="00C364BD">
        <w:rPr>
          <w:rStyle w:val="afe"/>
          <w:rtl/>
        </w:rPr>
        <w:t>.</w:t>
      </w:r>
    </w:p>
    <w:p w14:paraId="64F55E4B" w14:textId="77777777" w:rsidR="002A125E" w:rsidRPr="00F53094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יא.</w:t>
      </w:r>
    </w:p>
    <w:p w14:paraId="50942377" w14:textId="1D7286E9" w:rsidR="0094084F" w:rsidRDefault="002A125E" w:rsidP="00493E69">
      <w:pPr>
        <w:pStyle w:val="36"/>
        <w:framePr w:wrap="notBeside"/>
        <w:rPr>
          <w:rtl/>
        </w:rPr>
      </w:pPr>
      <w:r w:rsidRPr="00493E69">
        <w:rPr>
          <w:rFonts w:hint="cs"/>
          <w:rtl/>
        </w:rPr>
        <w:t xml:space="preserve">ו. </w:t>
      </w:r>
      <w:r w:rsidRPr="00493E69">
        <w:rPr>
          <w:rtl/>
        </w:rPr>
        <w:t>ר</w:t>
      </w:r>
      <w:r w:rsidRPr="00493E69">
        <w:rPr>
          <w:rFonts w:hint="cs"/>
          <w:rtl/>
        </w:rPr>
        <w:t>דב"י</w:t>
      </w:r>
      <w:r w:rsidR="0094084F">
        <w:rPr>
          <w:rtl/>
        </w:rPr>
        <w:t>:</w:t>
      </w:r>
    </w:p>
    <w:p w14:paraId="342F45A1" w14:textId="1D5E9558" w:rsidR="002A125E" w:rsidRPr="00F53094" w:rsidRDefault="002A125E" w:rsidP="00AE2E75">
      <w:pPr>
        <w:spacing w:after="60"/>
        <w:rPr>
          <w:rFonts w:cs="PFT_Frank"/>
          <w:b/>
          <w:bCs/>
          <w:spacing w:val="-4"/>
          <w:sz w:val="14"/>
          <w:szCs w:val="14"/>
          <w:rtl/>
        </w:rPr>
      </w:pPr>
      <w:r w:rsidRPr="00493E69">
        <w:rPr>
          <w:rStyle w:val="a4"/>
          <w:rFonts w:hint="cs"/>
          <w:rtl/>
        </w:rPr>
        <w:t>'</w:t>
      </w:r>
      <w:r w:rsidRPr="00493E69">
        <w:rPr>
          <w:rStyle w:val="a4"/>
          <w:rtl/>
        </w:rPr>
        <w:t>כי עבדים אנחנו</w:t>
      </w:r>
      <w:r w:rsidRPr="00493E69">
        <w:rPr>
          <w:rStyle w:val="a4"/>
          <w:rFonts w:hint="cs"/>
          <w:rtl/>
        </w:rPr>
        <w:t>..</w:t>
      </w:r>
      <w:r w:rsidRPr="00493E69">
        <w:rPr>
          <w:rStyle w:val="a4"/>
          <w:rtl/>
        </w:rPr>
        <w:t xml:space="preserve"> לא עזבנו אלהינו</w:t>
      </w:r>
      <w:r w:rsidRPr="00493E69">
        <w:rPr>
          <w:rStyle w:val="a4"/>
          <w:rFonts w:hint="cs"/>
          <w:rtl/>
        </w:rPr>
        <w:t>..</w:t>
      </w:r>
      <w:r w:rsidRPr="00493E69">
        <w:rPr>
          <w:rStyle w:val="a4"/>
          <w:rtl/>
        </w:rPr>
        <w:t xml:space="preserve"> חסד לפני</w:t>
      </w:r>
      <w:r w:rsidRPr="00493E69">
        <w:rPr>
          <w:rStyle w:val="a4"/>
          <w:rFonts w:hint="cs"/>
          <w:rtl/>
        </w:rPr>
        <w:t xml:space="preserve"> </w:t>
      </w:r>
      <w:r w:rsidRPr="00493E69">
        <w:rPr>
          <w:rStyle w:val="a4"/>
          <w:rtl/>
        </w:rPr>
        <w:t>מלכי פרס</w:t>
      </w:r>
      <w:r w:rsidRPr="000C0C8B">
        <w:rPr>
          <w:rStyle w:val="afff7"/>
          <w:rFonts w:hint="cs"/>
          <w:spacing w:val="-4"/>
          <w:rtl/>
        </w:rPr>
        <w:t xml:space="preserve"> בימי </w:t>
      </w:r>
      <w:r w:rsidRPr="000C0C8B">
        <w:rPr>
          <w:rStyle w:val="afff7"/>
          <w:rFonts w:hint="cs"/>
          <w:b/>
          <w:bCs/>
          <w:spacing w:val="-4"/>
          <w:rtl/>
        </w:rPr>
        <w:t>מרדכי</w:t>
      </w:r>
      <w:r w:rsidRPr="000C0C8B">
        <w:rPr>
          <w:rStyle w:val="afff7"/>
          <w:spacing w:val="-4"/>
          <w:rtl/>
        </w:rPr>
        <w:t>.</w:t>
      </w:r>
    </w:p>
    <w:p w14:paraId="26521889" w14:textId="37A490A5" w:rsidR="0094084F" w:rsidRDefault="002A125E" w:rsidP="008672E7">
      <w:pPr>
        <w:pStyle w:val="36"/>
        <w:framePr w:wrap="notBeside"/>
        <w:rPr>
          <w:rtl/>
        </w:rPr>
      </w:pPr>
      <w:r w:rsidRPr="008672E7">
        <w:rPr>
          <w:rFonts w:hint="cs"/>
          <w:rtl/>
        </w:rPr>
        <w:t>ז. רחב</w:t>
      </w:r>
      <w:r w:rsidRPr="008672E7">
        <w:rPr>
          <w:rtl/>
        </w:rPr>
        <w:t>"</w:t>
      </w:r>
      <w:r w:rsidRPr="008672E7">
        <w:rPr>
          <w:rFonts w:hint="cs"/>
          <w:rtl/>
        </w:rPr>
        <w:t>פ</w:t>
      </w:r>
      <w:r w:rsidR="0094084F">
        <w:rPr>
          <w:rtl/>
        </w:rPr>
        <w:t>:</w:t>
      </w:r>
    </w:p>
    <w:p w14:paraId="148EF7ED" w14:textId="63EA15C5" w:rsidR="002A125E" w:rsidRPr="00F53094" w:rsidRDefault="002A125E" w:rsidP="00AE2E75">
      <w:pPr>
        <w:spacing w:after="60"/>
        <w:rPr>
          <w:rFonts w:cs="Guttman Vilna"/>
          <w:b/>
          <w:bCs/>
          <w:rtl/>
        </w:rPr>
      </w:pPr>
      <w:r w:rsidRPr="00A85E96">
        <w:rPr>
          <w:rStyle w:val="a4"/>
          <w:rFonts w:hint="cs"/>
          <w:rtl/>
        </w:rPr>
        <w:t>'</w:t>
      </w:r>
      <w:r>
        <w:rPr>
          <w:rStyle w:val="a4"/>
          <w:rtl/>
        </w:rPr>
        <w:t>הרכבת אנוש לראשנו</w:t>
      </w:r>
      <w:r>
        <w:rPr>
          <w:rStyle w:val="a4"/>
          <w:rFonts w:hint="cs"/>
          <w:rtl/>
        </w:rPr>
        <w:t>,</w:t>
      </w:r>
      <w:r>
        <w:rPr>
          <w:rStyle w:val="a4"/>
          <w:rtl/>
        </w:rPr>
        <w:t xml:space="preserve"> באנו </w:t>
      </w:r>
      <w:r w:rsidRPr="004A0EE9">
        <w:rPr>
          <w:rStyle w:val="a4"/>
          <w:rtl/>
        </w:rPr>
        <w:t xml:space="preserve">באש </w:t>
      </w:r>
      <w:r w:rsidRPr="00DB0BD7">
        <w:rPr>
          <w:rStyle w:val="afff7"/>
          <w:rtl/>
        </w:rPr>
        <w:t>בימי נבוכדנצר</w:t>
      </w:r>
      <w:r w:rsidR="008672E7">
        <w:rPr>
          <w:rStyle w:val="a4"/>
          <w:rFonts w:hint="cs"/>
          <w:rtl/>
        </w:rPr>
        <w:t>,</w:t>
      </w:r>
      <w:r>
        <w:rPr>
          <w:rStyle w:val="a4"/>
          <w:rFonts w:hint="cs"/>
          <w:rtl/>
        </w:rPr>
        <w:t xml:space="preserve"> </w:t>
      </w:r>
      <w:r w:rsidRPr="004A0EE9">
        <w:rPr>
          <w:rStyle w:val="a4"/>
          <w:rtl/>
        </w:rPr>
        <w:t>ובמים</w:t>
      </w:r>
      <w:r>
        <w:rPr>
          <w:rFonts w:hint="cs"/>
          <w:rtl/>
        </w:rPr>
        <w:t xml:space="preserve"> </w:t>
      </w:r>
      <w:r w:rsidRPr="00DB0BD7">
        <w:rPr>
          <w:rStyle w:val="afff7"/>
          <w:rtl/>
        </w:rPr>
        <w:t>בימי פרעה</w:t>
      </w:r>
      <w:r w:rsidRPr="006F178A">
        <w:rPr>
          <w:rtl/>
        </w:rPr>
        <w:t xml:space="preserve"> </w:t>
      </w:r>
      <w:r w:rsidRPr="004A0EE9">
        <w:rPr>
          <w:rStyle w:val="a4"/>
          <w:rtl/>
        </w:rPr>
        <w:t>ותוציאנו לרויה</w:t>
      </w:r>
      <w:r w:rsidRPr="006F178A">
        <w:rPr>
          <w:rtl/>
        </w:rPr>
        <w:t xml:space="preserve"> </w:t>
      </w:r>
      <w:r w:rsidRPr="00DB0BD7">
        <w:rPr>
          <w:rStyle w:val="afff7"/>
          <w:rtl/>
        </w:rPr>
        <w:t xml:space="preserve">בימי </w:t>
      </w:r>
      <w:r w:rsidRPr="00DB0BD7">
        <w:rPr>
          <w:rStyle w:val="afff7"/>
          <w:b/>
          <w:bCs/>
          <w:rtl/>
        </w:rPr>
        <w:t>המן</w:t>
      </w:r>
      <w:r w:rsidRPr="00DB0BD7">
        <w:rPr>
          <w:rStyle w:val="afff7"/>
          <w:rtl/>
        </w:rPr>
        <w:t>.</w:t>
      </w:r>
    </w:p>
    <w:p w14:paraId="3EBF606C" w14:textId="2B19B677" w:rsidR="0094084F" w:rsidRDefault="002A125E" w:rsidP="008672E7">
      <w:pPr>
        <w:pStyle w:val="36"/>
        <w:framePr w:wrap="notBeside"/>
        <w:rPr>
          <w:rtl/>
        </w:rPr>
      </w:pPr>
      <w:r w:rsidRPr="008672E7">
        <w:rPr>
          <w:rFonts w:hint="cs"/>
          <w:rtl/>
        </w:rPr>
        <w:t>ח. רי</w:t>
      </w:r>
      <w:r w:rsidRPr="008672E7">
        <w:rPr>
          <w:rtl/>
        </w:rPr>
        <w:t>"</w:t>
      </w:r>
      <w:r w:rsidRPr="008672E7">
        <w:rPr>
          <w:rFonts w:hint="cs"/>
          <w:rtl/>
        </w:rPr>
        <w:t>ו</w:t>
      </w:r>
      <w:r w:rsidR="0094084F">
        <w:rPr>
          <w:rtl/>
        </w:rPr>
        <w:t>:</w:t>
      </w:r>
    </w:p>
    <w:p w14:paraId="4BC9E8AF" w14:textId="01CD5EED" w:rsidR="002A125E" w:rsidRPr="00F53094" w:rsidRDefault="002A125E" w:rsidP="00FE6DF8">
      <w:pPr>
        <w:rPr>
          <w:rFonts w:cs="PFT_Frank"/>
          <w:b/>
          <w:bCs/>
          <w:sz w:val="14"/>
          <w:szCs w:val="14"/>
          <w:rtl/>
        </w:rPr>
      </w:pPr>
      <w:r w:rsidRPr="00CC56D5">
        <w:rPr>
          <w:rStyle w:val="a4"/>
          <w:rtl/>
        </w:rPr>
        <w:t xml:space="preserve">ראו </w:t>
      </w:r>
      <w:r w:rsidRPr="00DB0BD7">
        <w:rPr>
          <w:rStyle w:val="a4"/>
          <w:b/>
          <w:bCs/>
          <w:rtl/>
        </w:rPr>
        <w:t>כל</w:t>
      </w:r>
      <w:r w:rsidRPr="00CC56D5">
        <w:rPr>
          <w:rStyle w:val="a4"/>
          <w:rtl/>
        </w:rPr>
        <w:t xml:space="preserve"> אפסי ארץ את ישועת אלהינו</w:t>
      </w:r>
      <w:r w:rsidRPr="00CC56D5"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 w:rsidRPr="00DB0BD7">
        <w:rPr>
          <w:rStyle w:val="afff7"/>
          <w:rtl/>
        </w:rPr>
        <w:t xml:space="preserve">בימי </w:t>
      </w:r>
      <w:r w:rsidRPr="00DB0BD7">
        <w:rPr>
          <w:rStyle w:val="afff7"/>
          <w:b/>
          <w:bCs/>
          <w:rtl/>
        </w:rPr>
        <w:t>מרדכי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b/>
          <w:bCs/>
          <w:rtl/>
        </w:rPr>
        <w:t>ואסתר</w:t>
      </w:r>
      <w:r w:rsidRPr="00DB0BD7">
        <w:rPr>
          <w:rStyle w:val="afff7"/>
          <w:rtl/>
        </w:rPr>
        <w:t>.</w:t>
      </w:r>
    </w:p>
    <w:p w14:paraId="4BEA2071" w14:textId="1F893F8B" w:rsidR="0094084F" w:rsidRDefault="002A125E" w:rsidP="008672E7">
      <w:pPr>
        <w:pStyle w:val="36"/>
        <w:framePr w:wrap="notBeside"/>
        <w:rPr>
          <w:rtl/>
        </w:rPr>
      </w:pPr>
      <w:r w:rsidRPr="008672E7">
        <w:rPr>
          <w:rFonts w:hint="cs"/>
          <w:rtl/>
        </w:rPr>
        <w:t xml:space="preserve">ט. </w:t>
      </w:r>
      <w:r w:rsidRPr="008672E7">
        <w:rPr>
          <w:rtl/>
        </w:rPr>
        <w:t>ר"ל</w:t>
      </w:r>
      <w:r w:rsidR="0094084F">
        <w:rPr>
          <w:rFonts w:hint="cs"/>
          <w:rtl/>
        </w:rPr>
        <w:t>:</w:t>
      </w:r>
    </w:p>
    <w:p w14:paraId="1BF05426" w14:textId="5506150F" w:rsidR="002A125E" w:rsidRPr="00F53094" w:rsidRDefault="002A125E" w:rsidP="003D6E80">
      <w:pPr>
        <w:rPr>
          <w:rFonts w:cs="Guttman Vilna"/>
          <w:b/>
          <w:bCs/>
          <w:spacing w:val="-2"/>
          <w:rtl/>
        </w:rPr>
      </w:pPr>
      <w:r w:rsidRPr="008672E7">
        <w:rPr>
          <w:rStyle w:val="a4"/>
          <w:rtl/>
        </w:rPr>
        <w:t>ארי נהם</w:t>
      </w:r>
      <w:r w:rsidRPr="003D6E80">
        <w:rPr>
          <w:spacing w:val="-4"/>
          <w:rtl/>
        </w:rPr>
        <w:t xml:space="preserve"> </w:t>
      </w:r>
      <w:r w:rsidRPr="003D6E80">
        <w:rPr>
          <w:rStyle w:val="afff7"/>
          <w:spacing w:val="-4"/>
          <w:rtl/>
        </w:rPr>
        <w:t>נבוכדנצר</w:t>
      </w:r>
      <w:r w:rsidRPr="003D6E80">
        <w:rPr>
          <w:rStyle w:val="afff7"/>
          <w:rFonts w:hint="cs"/>
          <w:spacing w:val="-4"/>
          <w:rtl/>
        </w:rPr>
        <w:t xml:space="preserve"> שנמשל לאריה</w:t>
      </w:r>
      <w:r w:rsidR="00FE6DF8" w:rsidRPr="003D6E80">
        <w:rPr>
          <w:rStyle w:val="afff7"/>
          <w:rFonts w:hint="cs"/>
          <w:spacing w:val="-4"/>
          <w:rtl/>
        </w:rPr>
        <w:t>,</w:t>
      </w:r>
      <w:r w:rsidRPr="003D6E80">
        <w:rPr>
          <w:rStyle w:val="a4"/>
          <w:rFonts w:hint="cs"/>
          <w:spacing w:val="-4"/>
          <w:rtl/>
        </w:rPr>
        <w:t xml:space="preserve"> </w:t>
      </w:r>
      <w:r w:rsidRPr="003D6E80">
        <w:rPr>
          <w:rStyle w:val="a4"/>
          <w:spacing w:val="-4"/>
          <w:rtl/>
        </w:rPr>
        <w:t>דב שוקק</w:t>
      </w:r>
      <w:r w:rsidRPr="003D6E80">
        <w:rPr>
          <w:rStyle w:val="afff7"/>
          <w:spacing w:val="-4"/>
          <w:rtl/>
        </w:rPr>
        <w:t xml:space="preserve"> </w:t>
      </w:r>
      <w:r w:rsidRPr="003D6E80">
        <w:rPr>
          <w:rStyle w:val="afff7"/>
          <w:b/>
          <w:bCs/>
          <w:spacing w:val="-4"/>
          <w:rtl/>
        </w:rPr>
        <w:t>אחשורוש</w:t>
      </w:r>
      <w:r w:rsidRPr="003D6E80">
        <w:rPr>
          <w:rStyle w:val="afff7"/>
          <w:rFonts w:hint="cs"/>
          <w:spacing w:val="-4"/>
          <w:rtl/>
        </w:rPr>
        <w:t>, שנמשלו פרסיים</w:t>
      </w:r>
      <w:r w:rsidRPr="00FE6DF8">
        <w:rPr>
          <w:rStyle w:val="afff7"/>
          <w:rFonts w:hint="cs"/>
          <w:spacing w:val="-2"/>
          <w:rtl/>
        </w:rPr>
        <w:t xml:space="preserve"> לדוב שמסורבל וללא מנוחה</w:t>
      </w:r>
      <w:r w:rsidR="00FE6DF8" w:rsidRPr="00FE6DF8">
        <w:rPr>
          <w:rStyle w:val="afff7"/>
          <w:rFonts w:hint="cs"/>
          <w:spacing w:val="-2"/>
          <w:rtl/>
        </w:rPr>
        <w:t>,</w:t>
      </w:r>
      <w:r w:rsidRPr="00FE6DF8">
        <w:rPr>
          <w:rStyle w:val="a4"/>
          <w:rFonts w:hint="cs"/>
          <w:spacing w:val="-2"/>
          <w:rtl/>
        </w:rPr>
        <w:t xml:space="preserve"> </w:t>
      </w:r>
      <w:r w:rsidRPr="00AE2E75">
        <w:rPr>
          <w:rStyle w:val="a4"/>
          <w:rtl/>
        </w:rPr>
        <w:t>מושל רשע</w:t>
      </w:r>
      <w:r w:rsidRPr="00FE6DF8">
        <w:rPr>
          <w:rStyle w:val="a4"/>
          <w:spacing w:val="-2"/>
          <w:rtl/>
        </w:rPr>
        <w:t xml:space="preserve"> </w:t>
      </w:r>
      <w:r w:rsidRPr="00AE2E75">
        <w:rPr>
          <w:rStyle w:val="afffb"/>
          <w:rtl/>
        </w:rPr>
        <w:t>המן</w:t>
      </w:r>
      <w:r w:rsidRPr="00FE6DF8">
        <w:rPr>
          <w:rStyle w:val="a4"/>
          <w:rFonts w:hint="cs"/>
          <w:spacing w:val="-2"/>
          <w:rtl/>
        </w:rPr>
        <w:t xml:space="preserve"> </w:t>
      </w:r>
      <w:r w:rsidR="00AE2E75">
        <w:rPr>
          <w:rStyle w:val="a4"/>
          <w:spacing w:val="-2"/>
          <w:rtl/>
        </w:rPr>
        <w:tab/>
      </w:r>
      <w:r w:rsidR="00AE2E75">
        <w:rPr>
          <w:rStyle w:val="a4"/>
          <w:rFonts w:hint="cs"/>
          <w:spacing w:val="-2"/>
          <w:rtl/>
        </w:rPr>
        <w:t xml:space="preserve">    </w:t>
      </w:r>
      <w:r w:rsidRPr="00AE2E75">
        <w:rPr>
          <w:rStyle w:val="a4"/>
          <w:rtl/>
        </w:rPr>
        <w:t>על עם דל</w:t>
      </w:r>
      <w:r w:rsidRPr="00FE6DF8">
        <w:rPr>
          <w:rStyle w:val="a4"/>
          <w:spacing w:val="-2"/>
          <w:rtl/>
        </w:rPr>
        <w:t xml:space="preserve"> </w:t>
      </w:r>
      <w:r w:rsidRPr="00FE6DF8">
        <w:rPr>
          <w:rStyle w:val="afff7"/>
          <w:b/>
          <w:bCs/>
          <w:spacing w:val="-2"/>
          <w:rtl/>
        </w:rPr>
        <w:t>ישראל</w:t>
      </w:r>
      <w:r w:rsidRPr="00FE6DF8">
        <w:rPr>
          <w:rStyle w:val="afff7"/>
          <w:spacing w:val="-2"/>
          <w:rtl/>
        </w:rPr>
        <w:t xml:space="preserve"> שדל</w:t>
      </w:r>
      <w:r w:rsidRPr="00FE6DF8">
        <w:rPr>
          <w:rStyle w:val="afff7"/>
          <w:rFonts w:hint="eastAsia"/>
          <w:spacing w:val="-2"/>
          <w:rtl/>
        </w:rPr>
        <w:t>ו</w:t>
      </w:r>
      <w:r w:rsidR="00FE6DF8" w:rsidRPr="00FE6DF8">
        <w:rPr>
          <w:rStyle w:val="afff7"/>
          <w:spacing w:val="-2"/>
          <w:rtl/>
        </w:rPr>
        <w:t xml:space="preserve"> ממצות</w:t>
      </w:r>
      <w:r w:rsidRPr="00FE6DF8">
        <w:rPr>
          <w:rStyle w:val="afff7"/>
          <w:spacing w:val="-2"/>
          <w:rtl/>
        </w:rPr>
        <w:t>.</w:t>
      </w:r>
    </w:p>
    <w:p w14:paraId="3A6F99C9" w14:textId="073CA94E" w:rsidR="0094084F" w:rsidRDefault="002A125E" w:rsidP="008672E7">
      <w:pPr>
        <w:pStyle w:val="36"/>
        <w:framePr w:wrap="notBeside"/>
        <w:rPr>
          <w:rtl/>
        </w:rPr>
      </w:pPr>
      <w:r w:rsidRPr="008672E7">
        <w:rPr>
          <w:rFonts w:hint="cs"/>
          <w:rtl/>
        </w:rPr>
        <w:t xml:space="preserve">י. </w:t>
      </w:r>
      <w:r w:rsidRPr="008672E7">
        <w:rPr>
          <w:rtl/>
        </w:rPr>
        <w:t>ר</w:t>
      </w:r>
      <w:r w:rsidRPr="008672E7">
        <w:rPr>
          <w:rFonts w:hint="cs"/>
          <w:rtl/>
        </w:rPr>
        <w:t>"א</w:t>
      </w:r>
      <w:r w:rsidR="0094084F">
        <w:rPr>
          <w:rtl/>
        </w:rPr>
        <w:t>:</w:t>
      </w:r>
    </w:p>
    <w:p w14:paraId="6DD8EFB9" w14:textId="28254FB5" w:rsidR="002A125E" w:rsidRPr="006F178A" w:rsidRDefault="002A125E" w:rsidP="00AE2E75">
      <w:pPr>
        <w:pStyle w:val="afff6"/>
        <w:spacing w:after="60"/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בעצלתים </w:t>
      </w:r>
      <w:r w:rsidR="00332AC0">
        <w:rPr>
          <w:rStyle w:val="a4"/>
          <w:rFonts w:hint="cs"/>
          <w:rtl/>
        </w:rPr>
        <w:t xml:space="preserve">- </w:t>
      </w:r>
      <w:r w:rsidRPr="00332AC0">
        <w:rPr>
          <w:rFonts w:hint="eastAsia"/>
          <w:rtl/>
        </w:rPr>
        <w:t>עצלות</w:t>
      </w:r>
      <w:r w:rsidRPr="00332AC0">
        <w:rPr>
          <w:rtl/>
        </w:rPr>
        <w:t xml:space="preserve"> </w:t>
      </w:r>
      <w:r w:rsidRPr="00332AC0">
        <w:rPr>
          <w:rFonts w:hint="eastAsia"/>
          <w:rtl/>
        </w:rPr>
        <w:t>מתורה</w:t>
      </w:r>
      <w:r w:rsidRPr="003D14CE">
        <w:rPr>
          <w:rFonts w:hint="cs"/>
          <w:rtl/>
        </w:rPr>
        <w:t xml:space="preserve"> </w:t>
      </w:r>
      <w:r w:rsidRPr="00A824E4">
        <w:rPr>
          <w:rStyle w:val="a4"/>
          <w:rtl/>
        </w:rPr>
        <w:t>ימך</w:t>
      </w:r>
      <w:r w:rsidRPr="00DB0BD7">
        <w:rPr>
          <w:rtl/>
        </w:rPr>
        <w:t xml:space="preserve"> </w:t>
      </w:r>
      <w:r>
        <w:rPr>
          <w:rFonts w:hint="cs"/>
          <w:rtl/>
        </w:rPr>
        <w:t xml:space="preserve">כעני, בימי </w:t>
      </w:r>
      <w:r w:rsidRPr="00DB0BD7">
        <w:rPr>
          <w:rFonts w:hint="eastAsia"/>
          <w:b/>
          <w:bCs/>
          <w:rtl/>
        </w:rPr>
        <w:t>המן</w:t>
      </w:r>
      <w:r w:rsidR="00FE6DF8">
        <w:rPr>
          <w:rStyle w:val="a4"/>
          <w:rFonts w:hint="cs"/>
          <w:rtl/>
        </w:rPr>
        <w:t>,</w:t>
      </w:r>
      <w:r>
        <w:rPr>
          <w:rStyle w:val="a4"/>
          <w:rFonts w:hint="cs"/>
          <w:rtl/>
        </w:rPr>
        <w:t xml:space="preserve"> </w:t>
      </w:r>
      <w:r w:rsidRPr="00A824E4">
        <w:rPr>
          <w:rStyle w:val="a4"/>
          <w:rtl/>
        </w:rPr>
        <w:t xml:space="preserve">המקרה </w:t>
      </w:r>
      <w:r w:rsidR="00FE6DF8">
        <w:rPr>
          <w:rFonts w:hint="cs"/>
          <w:rtl/>
        </w:rPr>
        <w:t>הקב''ה</w:t>
      </w:r>
      <w:r>
        <w:rPr>
          <w:rFonts w:hint="cs"/>
          <w:rtl/>
        </w:rPr>
        <w:t>.</w:t>
      </w:r>
    </w:p>
    <w:p w14:paraId="633E352C" w14:textId="21C91219" w:rsidR="0094084F" w:rsidRDefault="002A125E" w:rsidP="008672E7">
      <w:pPr>
        <w:pStyle w:val="36"/>
        <w:framePr w:wrap="notBeside"/>
        <w:rPr>
          <w:rtl/>
        </w:rPr>
      </w:pPr>
      <w:r w:rsidRPr="008672E7">
        <w:rPr>
          <w:rFonts w:hint="cs"/>
          <w:rtl/>
        </w:rPr>
        <w:t>יא. רנב</w:t>
      </w:r>
      <w:r w:rsidRPr="008672E7">
        <w:rPr>
          <w:rtl/>
        </w:rPr>
        <w:t>"</w:t>
      </w:r>
      <w:r w:rsidRPr="008672E7">
        <w:rPr>
          <w:rFonts w:hint="cs"/>
          <w:rtl/>
        </w:rPr>
        <w:t>י</w:t>
      </w:r>
      <w:r w:rsidR="0094084F">
        <w:rPr>
          <w:rFonts w:hint="cs"/>
          <w:rtl/>
        </w:rPr>
        <w:t>:</w:t>
      </w:r>
    </w:p>
    <w:p w14:paraId="367175B5" w14:textId="5EA7B7AC" w:rsidR="002A125E" w:rsidRPr="006F178A" w:rsidRDefault="002A125E" w:rsidP="00AE2E75">
      <w:pPr>
        <w:spacing w:after="60"/>
        <w:rPr>
          <w:rtl/>
        </w:rPr>
      </w:pPr>
      <w:r w:rsidRPr="00A824E4">
        <w:rPr>
          <w:rStyle w:val="a4"/>
          <w:rtl/>
        </w:rPr>
        <w:t>לולי ה</w:t>
      </w:r>
      <w:r>
        <w:rPr>
          <w:rStyle w:val="a4"/>
          <w:rtl/>
        </w:rPr>
        <w:t>'</w:t>
      </w:r>
      <w:r w:rsidRPr="00A824E4">
        <w:rPr>
          <w:rStyle w:val="a4"/>
          <w:rtl/>
        </w:rPr>
        <w:t xml:space="preserve"> שהיה לנו בקום עלינו </w:t>
      </w:r>
      <w:r w:rsidRPr="00DB0BD7">
        <w:rPr>
          <w:rStyle w:val="a4"/>
          <w:b/>
          <w:bCs/>
          <w:rtl/>
        </w:rPr>
        <w:t>אדם'</w:t>
      </w:r>
      <w:r>
        <w:rPr>
          <w:rFonts w:hint="cs"/>
          <w:rtl/>
        </w:rPr>
        <w:t xml:space="preserve"> </w:t>
      </w:r>
      <w:r w:rsidRPr="00DB0BD7">
        <w:rPr>
          <w:rStyle w:val="afff7"/>
          <w:rtl/>
        </w:rPr>
        <w:t xml:space="preserve">ולא מלך, </w:t>
      </w:r>
      <w:r w:rsidRPr="00DB0BD7">
        <w:rPr>
          <w:rStyle w:val="afff7"/>
          <w:rFonts w:hint="eastAsia"/>
          <w:b/>
          <w:bCs/>
          <w:rtl/>
        </w:rPr>
        <w:t>המן</w:t>
      </w:r>
      <w:r w:rsidRPr="00DB0BD7">
        <w:rPr>
          <w:rStyle w:val="afff7"/>
          <w:rtl/>
        </w:rPr>
        <w:t>.</w:t>
      </w:r>
    </w:p>
    <w:p w14:paraId="6DA940C3" w14:textId="48B505AC" w:rsidR="0094084F" w:rsidRDefault="002A125E" w:rsidP="008672E7">
      <w:pPr>
        <w:pStyle w:val="36"/>
        <w:framePr w:wrap="notBeside"/>
        <w:rPr>
          <w:rtl/>
        </w:rPr>
      </w:pPr>
      <w:r w:rsidRPr="008672E7">
        <w:rPr>
          <w:rFonts w:hint="cs"/>
          <w:rtl/>
        </w:rPr>
        <w:t xml:space="preserve">יב. </w:t>
      </w:r>
      <w:r w:rsidRPr="008672E7">
        <w:rPr>
          <w:rtl/>
        </w:rPr>
        <w:t>רבא</w:t>
      </w:r>
      <w:r w:rsidR="0094084F">
        <w:rPr>
          <w:rtl/>
        </w:rPr>
        <w:t>:</w:t>
      </w:r>
    </w:p>
    <w:p w14:paraId="39BD7101" w14:textId="26FDB22D" w:rsidR="002A125E" w:rsidRDefault="002A125E" w:rsidP="002A125E">
      <w:pPr>
        <w:rPr>
          <w:rStyle w:val="a4"/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ברבות צדיקים</w:t>
      </w:r>
      <w:r>
        <w:rPr>
          <w:rFonts w:hint="cs"/>
          <w:rtl/>
        </w:rPr>
        <w:t xml:space="preserve"> </w:t>
      </w:r>
      <w:r w:rsidRPr="00DB0BD7">
        <w:rPr>
          <w:rStyle w:val="afff7"/>
          <w:rFonts w:hint="eastAsia"/>
          <w:b/>
          <w:bCs/>
          <w:rtl/>
        </w:rPr>
        <w:t>מ</w:t>
      </w:r>
      <w:r w:rsidRPr="00DB0BD7">
        <w:rPr>
          <w:rStyle w:val="afff7"/>
          <w:b/>
          <w:bCs/>
          <w:rtl/>
        </w:rPr>
        <w:t>רדכי ואסתר</w:t>
      </w:r>
      <w:r w:rsidR="00FE6DF8">
        <w:rPr>
          <w:rStyle w:val="afff7"/>
          <w:rFonts w:hint="cs"/>
          <w:rtl/>
        </w:rPr>
        <w:t>,</w:t>
      </w:r>
      <w:r w:rsidRPr="00A824E4">
        <w:rPr>
          <w:rStyle w:val="a4"/>
          <w:rtl/>
        </w:rPr>
        <w:t xml:space="preserve"> ישמח העם</w:t>
      </w:r>
      <w:r w:rsidRPr="006F178A">
        <w:rPr>
          <w:rtl/>
        </w:rPr>
        <w:t xml:space="preserve"> </w:t>
      </w:r>
      <w:r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DB0BD7">
        <w:rPr>
          <w:rtl/>
        </w:rPr>
        <w:t>ד</w:t>
      </w:r>
      <w:r>
        <w:rPr>
          <w:rStyle w:val="a4"/>
          <w:rFonts w:hint="cs"/>
          <w:rtl/>
        </w:rPr>
        <w:t>'</w:t>
      </w:r>
      <w:r w:rsidRPr="00A85E96">
        <w:rPr>
          <w:rStyle w:val="a4"/>
          <w:rtl/>
        </w:rPr>
        <w:t>צהלה ושמחה</w:t>
      </w:r>
      <w:r>
        <w:rPr>
          <w:rStyle w:val="a4"/>
          <w:rFonts w:hint="cs"/>
          <w:rtl/>
        </w:rPr>
        <w:t>'</w:t>
      </w:r>
      <w:r>
        <w:rPr>
          <w:rFonts w:cs="Guttman Vilna" w:hint="cs"/>
          <w:b/>
          <w:bCs/>
          <w:rtl/>
        </w:rPr>
        <w:t>,</w:t>
      </w:r>
    </w:p>
    <w:p w14:paraId="33A4FB72" w14:textId="74A99406" w:rsidR="002A125E" w:rsidRPr="00FE6DF8" w:rsidRDefault="002A125E" w:rsidP="00AE2E75">
      <w:pPr>
        <w:spacing w:after="60"/>
        <w:rPr>
          <w:rStyle w:val="a4"/>
          <w:rFonts w:ascii="BA Fontov Regular" w:hAnsi="BA Fontov Regular" w:cs="FrankRuehl"/>
          <w:sz w:val="14"/>
          <w:szCs w:val="14"/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>ובמשל רשע</w:t>
      </w:r>
      <w:r>
        <w:rPr>
          <w:rFonts w:hint="cs"/>
          <w:rtl/>
        </w:rPr>
        <w:t xml:space="preserve"> </w:t>
      </w:r>
      <w:r w:rsidRPr="00DB0BD7">
        <w:rPr>
          <w:rStyle w:val="afff7"/>
          <w:b/>
          <w:bCs/>
          <w:rtl/>
        </w:rPr>
        <w:t>המן</w:t>
      </w:r>
      <w:r w:rsidR="00FE6DF8">
        <w:rPr>
          <w:rStyle w:val="afff7"/>
          <w:rFonts w:hint="cs"/>
          <w:rtl/>
        </w:rPr>
        <w:t>,</w:t>
      </w:r>
      <w:r w:rsidRPr="00DB0BD7">
        <w:rPr>
          <w:rStyle w:val="afff7"/>
          <w:rtl/>
        </w:rPr>
        <w:t xml:space="preserve"> </w:t>
      </w:r>
      <w:r w:rsidR="00FE6DF8">
        <w:rPr>
          <w:rStyle w:val="a4"/>
          <w:rtl/>
        </w:rPr>
        <w:tab/>
      </w:r>
      <w:r w:rsidR="00FE6DF8">
        <w:rPr>
          <w:rStyle w:val="a4"/>
          <w:rtl/>
        </w:rPr>
        <w:tab/>
      </w:r>
      <w:r w:rsidR="00FE6DF8">
        <w:rPr>
          <w:rStyle w:val="a4"/>
          <w:rtl/>
        </w:rPr>
        <w:tab/>
      </w:r>
      <w:r w:rsidRPr="00CC56D5">
        <w:rPr>
          <w:rStyle w:val="a4"/>
          <w:rtl/>
        </w:rPr>
        <w:t>יאנח עם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DB0BD7">
        <w:rPr>
          <w:rtl/>
        </w:rPr>
        <w:t>ד</w:t>
      </w:r>
      <w:r w:rsidRPr="00A85E96">
        <w:rPr>
          <w:rStyle w:val="a4"/>
          <w:rtl/>
        </w:rPr>
        <w:t>'והעיר שושן נבוכה</w:t>
      </w:r>
      <w:r>
        <w:rPr>
          <w:rStyle w:val="a4"/>
          <w:rFonts w:hint="cs"/>
          <w:rtl/>
        </w:rPr>
        <w:t>'</w:t>
      </w:r>
      <w:r w:rsidRPr="00A85E96">
        <w:rPr>
          <w:rStyle w:val="a4"/>
          <w:rtl/>
        </w:rPr>
        <w:t>.</w:t>
      </w:r>
    </w:p>
    <w:p w14:paraId="0F7B15C5" w14:textId="29F84BB9" w:rsidR="0094084F" w:rsidRDefault="002A125E" w:rsidP="008672E7">
      <w:pPr>
        <w:pStyle w:val="36"/>
        <w:framePr w:wrap="notBeside"/>
        <w:rPr>
          <w:rtl/>
        </w:rPr>
      </w:pPr>
      <w:r w:rsidRPr="008672E7">
        <w:rPr>
          <w:rFonts w:hint="cs"/>
          <w:rtl/>
        </w:rPr>
        <w:t xml:space="preserve">יג. </w:t>
      </w:r>
      <w:r w:rsidRPr="008672E7">
        <w:rPr>
          <w:rtl/>
        </w:rPr>
        <w:t>רב מתנה</w:t>
      </w:r>
      <w:r w:rsidR="0094084F">
        <w:rPr>
          <w:rtl/>
        </w:rPr>
        <w:t>:</w:t>
      </w:r>
    </w:p>
    <w:p w14:paraId="5B4F1436" w14:textId="4519F28E" w:rsidR="002A125E" w:rsidRPr="006F178A" w:rsidRDefault="002A125E" w:rsidP="00AE2E75">
      <w:pPr>
        <w:spacing w:after="60"/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כי מי גוי גדול אשר לו אלהים</w:t>
      </w:r>
      <w:r w:rsidRPr="00DB0BD7">
        <w:rPr>
          <w:rStyle w:val="a4"/>
          <w:b/>
          <w:bCs/>
          <w:rtl/>
        </w:rPr>
        <w:t xml:space="preserve"> קר</w:t>
      </w:r>
      <w:r w:rsidRPr="00104601">
        <w:rPr>
          <w:rStyle w:val="a4"/>
          <w:rFonts w:hint="cs"/>
          <w:b/>
          <w:bCs/>
          <w:rtl/>
        </w:rPr>
        <w:t>ו</w:t>
      </w:r>
      <w:r w:rsidRPr="00DB0BD7">
        <w:rPr>
          <w:rStyle w:val="a4"/>
          <w:b/>
          <w:bCs/>
          <w:rtl/>
        </w:rPr>
        <w:t>בים אליו'</w:t>
      </w:r>
      <w:r>
        <w:rPr>
          <w:rStyle w:val="afff7"/>
          <w:rFonts w:hint="cs"/>
          <w:rtl/>
        </w:rPr>
        <w:t xml:space="preserve"> </w:t>
      </w:r>
      <w:r w:rsidRPr="00DB0BD7">
        <w:rPr>
          <w:rStyle w:val="afff7"/>
          <w:rtl/>
        </w:rPr>
        <w:t xml:space="preserve">בימי </w:t>
      </w:r>
      <w:r w:rsidRPr="00DB0BD7">
        <w:rPr>
          <w:rStyle w:val="afff7"/>
          <w:rFonts w:hint="eastAsia"/>
          <w:b/>
          <w:bCs/>
          <w:rtl/>
        </w:rPr>
        <w:t>המן</w:t>
      </w:r>
      <w:r w:rsidRPr="00DB0BD7">
        <w:rPr>
          <w:rStyle w:val="afff7"/>
          <w:rtl/>
        </w:rPr>
        <w:t>.</w:t>
      </w:r>
    </w:p>
    <w:p w14:paraId="3438768E" w14:textId="338BCF17" w:rsidR="0094084F" w:rsidRDefault="002A125E" w:rsidP="008672E7">
      <w:pPr>
        <w:pStyle w:val="36"/>
        <w:framePr w:wrap="notBeside"/>
        <w:rPr>
          <w:rtl/>
        </w:rPr>
      </w:pPr>
      <w:r w:rsidRPr="008672E7">
        <w:rPr>
          <w:rFonts w:hint="cs"/>
          <w:rtl/>
        </w:rPr>
        <w:t xml:space="preserve">יד. </w:t>
      </w:r>
      <w:r w:rsidRPr="008672E7">
        <w:rPr>
          <w:rtl/>
        </w:rPr>
        <w:t>רב אשי</w:t>
      </w:r>
      <w:r w:rsidR="0094084F">
        <w:rPr>
          <w:rtl/>
        </w:rPr>
        <w:t>:</w:t>
      </w:r>
    </w:p>
    <w:p w14:paraId="03C7469E" w14:textId="127BD8CA" w:rsidR="002A125E" w:rsidRPr="006F178A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או הנסה אלהים</w:t>
      </w:r>
      <w:r>
        <w:rPr>
          <w:rStyle w:val="a4"/>
          <w:rFonts w:hint="cs"/>
          <w:rtl/>
        </w:rPr>
        <w:t xml:space="preserve">.. לקחת לו </w:t>
      </w:r>
      <w:r w:rsidRPr="00DB0BD7">
        <w:rPr>
          <w:rStyle w:val="a4"/>
          <w:rFonts w:hint="eastAsia"/>
          <w:b/>
          <w:bCs/>
          <w:rtl/>
        </w:rPr>
        <w:t>גוי</w:t>
      </w:r>
      <w:r w:rsidRPr="00DB0BD7">
        <w:rPr>
          <w:rStyle w:val="a4"/>
          <w:b/>
          <w:bCs/>
          <w:rtl/>
        </w:rPr>
        <w:t xml:space="preserve"> </w:t>
      </w:r>
      <w:r w:rsidRPr="00DB0BD7">
        <w:rPr>
          <w:rStyle w:val="a4"/>
          <w:rFonts w:hint="eastAsia"/>
          <w:b/>
          <w:bCs/>
          <w:rtl/>
        </w:rPr>
        <w:t>מקרב</w:t>
      </w:r>
      <w:r w:rsidRPr="00DB0BD7">
        <w:rPr>
          <w:rStyle w:val="a4"/>
          <w:b/>
          <w:bCs/>
          <w:rtl/>
        </w:rPr>
        <w:t xml:space="preserve"> </w:t>
      </w:r>
      <w:r w:rsidRPr="00DB0BD7">
        <w:rPr>
          <w:rStyle w:val="a4"/>
          <w:rFonts w:hint="eastAsia"/>
          <w:b/>
          <w:bCs/>
          <w:rtl/>
        </w:rPr>
        <w:t>גוי</w:t>
      </w:r>
      <w:r>
        <w:rPr>
          <w:rStyle w:val="a4"/>
          <w:rFonts w:hint="cs"/>
          <w:rtl/>
        </w:rPr>
        <w:t xml:space="preserve">' </w:t>
      </w:r>
      <w:r w:rsidRPr="00DB0BD7">
        <w:rPr>
          <w:rStyle w:val="afff7"/>
          <w:rtl/>
        </w:rPr>
        <w:t xml:space="preserve">להציל </w:t>
      </w:r>
      <w:r w:rsidRPr="00DB0BD7">
        <w:rPr>
          <w:rStyle w:val="afff7"/>
          <w:rFonts w:hint="eastAsia"/>
          <w:b/>
          <w:bCs/>
          <w:rtl/>
        </w:rPr>
        <w:t>לישראל</w:t>
      </w:r>
      <w:r w:rsidRPr="00DB0BD7">
        <w:rPr>
          <w:rStyle w:val="afff7"/>
          <w:rtl/>
        </w:rPr>
        <w:t>.</w:t>
      </w:r>
      <w:r w:rsidRPr="00A824E4">
        <w:rPr>
          <w:rStyle w:val="a4"/>
          <w:rtl/>
        </w:rPr>
        <w:t xml:space="preserve"> </w:t>
      </w:r>
    </w:p>
    <w:p w14:paraId="1913C639" w14:textId="79991899" w:rsidR="0094084F" w:rsidRDefault="002A125E" w:rsidP="008672E7">
      <w:pPr>
        <w:pStyle w:val="36"/>
        <w:framePr w:wrap="notBeside"/>
        <w:rPr>
          <w:rtl/>
        </w:rPr>
      </w:pPr>
      <w:r w:rsidRPr="008672E7">
        <w:rPr>
          <w:rFonts w:hint="cs"/>
          <w:rtl/>
        </w:rPr>
        <w:lastRenderedPageBreak/>
        <w:t xml:space="preserve">טו. </w:t>
      </w:r>
      <w:r w:rsidRPr="008672E7">
        <w:rPr>
          <w:rtl/>
        </w:rPr>
        <w:t>רב</w:t>
      </w:r>
      <w:r w:rsidR="0094084F">
        <w:rPr>
          <w:rtl/>
        </w:rPr>
        <w:t>:</w:t>
      </w:r>
    </w:p>
    <w:p w14:paraId="0EECDD90" w14:textId="436F1F62" w:rsidR="002A125E" w:rsidRPr="006F178A" w:rsidRDefault="002A125E" w:rsidP="00AE2E75">
      <w:pPr>
        <w:spacing w:after="60"/>
        <w:rPr>
          <w:rtl/>
        </w:rPr>
      </w:pPr>
      <w:r w:rsidRPr="00FA08BF">
        <w:rPr>
          <w:rStyle w:val="a4"/>
          <w:rtl/>
        </w:rPr>
        <w:t>'והתמכרתם שם</w:t>
      </w:r>
      <w:r>
        <w:rPr>
          <w:rStyle w:val="a4"/>
          <w:rFonts w:hint="cs"/>
          <w:rtl/>
        </w:rPr>
        <w:t>..</w:t>
      </w:r>
      <w:r w:rsidRPr="00FA08BF">
        <w:rPr>
          <w:rStyle w:val="a4"/>
          <w:rtl/>
        </w:rPr>
        <w:t xml:space="preserve"> </w:t>
      </w:r>
      <w:r w:rsidRPr="00104601">
        <w:rPr>
          <w:rStyle w:val="a4"/>
          <w:rtl/>
        </w:rPr>
        <w:t>לעבדים ו</w:t>
      </w:r>
      <w:r w:rsidRPr="00DB0BD7">
        <w:rPr>
          <w:rStyle w:val="a4"/>
          <w:rFonts w:hint="eastAsia"/>
          <w:rtl/>
        </w:rPr>
        <w:t>אין</w:t>
      </w:r>
      <w:r w:rsidRPr="00DB0BD7">
        <w:rPr>
          <w:rStyle w:val="a4"/>
          <w:rtl/>
        </w:rPr>
        <w:t xml:space="preserve"> </w:t>
      </w:r>
      <w:r w:rsidRPr="00DB0BD7">
        <w:rPr>
          <w:rStyle w:val="a4"/>
          <w:rFonts w:hint="eastAsia"/>
          <w:rtl/>
        </w:rPr>
        <w:t>קונה</w:t>
      </w:r>
      <w:r w:rsidRPr="00DB0BD7">
        <w:rPr>
          <w:rStyle w:val="a4"/>
          <w:rtl/>
        </w:rPr>
        <w:t>'</w:t>
      </w:r>
      <w:r>
        <w:rPr>
          <w:rStyle w:val="a4"/>
          <w:rFonts w:hint="cs"/>
          <w:rtl/>
        </w:rPr>
        <w:t xml:space="preserve"> </w:t>
      </w:r>
      <w:r w:rsidRPr="00DB0BD7">
        <w:rPr>
          <w:rStyle w:val="afff7"/>
          <w:rFonts w:hint="eastAsia"/>
          <w:b/>
          <w:bCs/>
          <w:rtl/>
        </w:rPr>
        <w:t>המן</w:t>
      </w:r>
      <w:r w:rsidRPr="00DB0BD7">
        <w:rPr>
          <w:rStyle w:val="afff7"/>
          <w:rtl/>
        </w:rPr>
        <w:t xml:space="preserve"> גזר שלא יקנום</w:t>
      </w:r>
      <w:r>
        <w:rPr>
          <w:rStyle w:val="afff7"/>
          <w:rFonts w:hint="cs"/>
          <w:rtl/>
        </w:rPr>
        <w:t xml:space="preserve"> לעבדים</w:t>
      </w:r>
      <w:r w:rsidRPr="00DB0BD7">
        <w:rPr>
          <w:rStyle w:val="afff7"/>
          <w:rtl/>
        </w:rPr>
        <w:t>.</w:t>
      </w:r>
    </w:p>
    <w:p w14:paraId="4939DA53" w14:textId="309D4C72" w:rsidR="0094084F" w:rsidRDefault="002A125E" w:rsidP="008672E7">
      <w:pPr>
        <w:pStyle w:val="36"/>
        <w:framePr w:wrap="notBeside"/>
        <w:rPr>
          <w:rtl/>
        </w:rPr>
      </w:pPr>
      <w:r w:rsidRPr="008672E7">
        <w:rPr>
          <w:rFonts w:hint="cs"/>
          <w:rtl/>
        </w:rPr>
        <w:t xml:space="preserve">טז. </w:t>
      </w:r>
      <w:r w:rsidRPr="008672E7">
        <w:rPr>
          <w:rtl/>
        </w:rPr>
        <w:t>שמואל</w:t>
      </w:r>
      <w:r w:rsidR="0094084F">
        <w:rPr>
          <w:rtl/>
        </w:rPr>
        <w:t>:</w:t>
      </w:r>
    </w:p>
    <w:p w14:paraId="12A9B431" w14:textId="06AD80FB" w:rsidR="00FE6DF8" w:rsidRDefault="002A125E" w:rsidP="002A125E">
      <w:pPr>
        <w:rPr>
          <w:rStyle w:val="a4"/>
          <w:rtl/>
        </w:rPr>
      </w:pPr>
      <w:r w:rsidRPr="00A85E96">
        <w:rPr>
          <w:rStyle w:val="a4"/>
          <w:rtl/>
        </w:rPr>
        <w:t>לא מאסתים</w:t>
      </w:r>
      <w:r w:rsidR="00FE6DF8">
        <w:rPr>
          <w:rStyle w:val="afff7"/>
          <w:rtl/>
        </w:rPr>
        <w:t xml:space="preserve"> </w:t>
      </w:r>
      <w:r w:rsidRPr="00DB0BD7">
        <w:rPr>
          <w:rStyle w:val="afff7"/>
          <w:rtl/>
        </w:rPr>
        <w:t>בימי יוונים</w:t>
      </w:r>
      <w:r w:rsidR="00FE6DF8">
        <w:rPr>
          <w:rStyle w:val="afff7"/>
          <w:rFonts w:hint="cs"/>
          <w:rtl/>
        </w:rPr>
        <w:t>,</w:t>
      </w:r>
      <w:r>
        <w:rPr>
          <w:rStyle w:val="a4"/>
          <w:rFonts w:hint="cs"/>
          <w:rtl/>
        </w:rPr>
        <w:t xml:space="preserve"> </w:t>
      </w:r>
      <w:r w:rsidRPr="00A85E96">
        <w:rPr>
          <w:rStyle w:val="a4"/>
          <w:rtl/>
        </w:rPr>
        <w:t>ולא געלתים</w:t>
      </w:r>
      <w:r w:rsidRPr="006F178A">
        <w:rPr>
          <w:rtl/>
        </w:rPr>
        <w:t xml:space="preserve"> </w:t>
      </w:r>
      <w:r w:rsidRPr="00DB0BD7">
        <w:rPr>
          <w:rStyle w:val="afff7"/>
          <w:rtl/>
        </w:rPr>
        <w:t>בימי אספסיינוס</w:t>
      </w:r>
      <w:r w:rsidR="00FE6DF8">
        <w:rPr>
          <w:rStyle w:val="afff7"/>
          <w:rFonts w:hint="cs"/>
          <w:rtl/>
        </w:rPr>
        <w:t>,</w:t>
      </w:r>
      <w:r>
        <w:rPr>
          <w:rStyle w:val="a4"/>
          <w:rFonts w:hint="cs"/>
          <w:rtl/>
        </w:rPr>
        <w:t xml:space="preserve"> </w:t>
      </w:r>
    </w:p>
    <w:p w14:paraId="263EB895" w14:textId="4BA77186" w:rsidR="002B100E" w:rsidRPr="00AE2E75" w:rsidRDefault="002A125E" w:rsidP="00AE2E75">
      <w:pPr>
        <w:spacing w:after="60"/>
        <w:rPr>
          <w:rStyle w:val="afff"/>
          <w:rFonts w:cs="FrankRuehl"/>
          <w:spacing w:val="-2"/>
          <w:szCs w:val="18"/>
          <w:rtl/>
        </w:rPr>
      </w:pPr>
      <w:r w:rsidRPr="00AE2E75">
        <w:rPr>
          <w:rStyle w:val="a4"/>
          <w:spacing w:val="-2"/>
          <w:rtl/>
        </w:rPr>
        <w:t>לכלותם</w:t>
      </w:r>
      <w:r w:rsidRPr="00AE2E75">
        <w:rPr>
          <w:spacing w:val="-2"/>
          <w:rtl/>
        </w:rPr>
        <w:t xml:space="preserve"> </w:t>
      </w:r>
      <w:r w:rsidRPr="00AE2E75">
        <w:rPr>
          <w:rStyle w:val="afff7"/>
          <w:spacing w:val="-2"/>
          <w:rtl/>
        </w:rPr>
        <w:t xml:space="preserve">בימי </w:t>
      </w:r>
      <w:r w:rsidRPr="00AE2E75">
        <w:rPr>
          <w:rStyle w:val="afff7"/>
          <w:b/>
          <w:bCs/>
          <w:spacing w:val="-2"/>
          <w:rtl/>
        </w:rPr>
        <w:t>המן</w:t>
      </w:r>
      <w:r w:rsidR="00FE6DF8" w:rsidRPr="00AE2E75">
        <w:rPr>
          <w:rStyle w:val="afff7"/>
          <w:rFonts w:hint="cs"/>
          <w:b/>
          <w:bCs/>
          <w:spacing w:val="-2"/>
          <w:rtl/>
        </w:rPr>
        <w:t>,</w:t>
      </w:r>
      <w:r w:rsidRPr="00AE2E75">
        <w:rPr>
          <w:rFonts w:hint="cs"/>
          <w:spacing w:val="-2"/>
          <w:rtl/>
        </w:rPr>
        <w:t xml:space="preserve"> </w:t>
      </w:r>
      <w:r w:rsidRPr="00AE2E75">
        <w:rPr>
          <w:rStyle w:val="a4"/>
          <w:spacing w:val="-2"/>
          <w:rtl/>
        </w:rPr>
        <w:t>להפר בריתי</w:t>
      </w:r>
      <w:r w:rsidRPr="00AE2E75">
        <w:rPr>
          <w:spacing w:val="-2"/>
          <w:rtl/>
        </w:rPr>
        <w:t xml:space="preserve"> </w:t>
      </w:r>
      <w:r w:rsidRPr="00AE2E75">
        <w:rPr>
          <w:rStyle w:val="afff7"/>
          <w:spacing w:val="-2"/>
          <w:rtl/>
        </w:rPr>
        <w:t>בימי רומיים</w:t>
      </w:r>
      <w:r w:rsidR="00FE6DF8" w:rsidRPr="00AE2E75">
        <w:rPr>
          <w:rStyle w:val="afff7"/>
          <w:rFonts w:hint="cs"/>
          <w:spacing w:val="-2"/>
          <w:rtl/>
        </w:rPr>
        <w:t>,</w:t>
      </w:r>
      <w:r w:rsidRPr="00AE2E75">
        <w:rPr>
          <w:rStyle w:val="a4"/>
          <w:rFonts w:hint="cs"/>
          <w:spacing w:val="-2"/>
          <w:rtl/>
        </w:rPr>
        <w:t xml:space="preserve"> </w:t>
      </w:r>
      <w:r w:rsidRPr="00AE2E75">
        <w:rPr>
          <w:rStyle w:val="a4"/>
          <w:spacing w:val="-2"/>
          <w:rtl/>
        </w:rPr>
        <w:t>כי אני ה' אלהיהם</w:t>
      </w:r>
      <w:r w:rsidRPr="00AE2E75">
        <w:rPr>
          <w:spacing w:val="-2"/>
          <w:rtl/>
        </w:rPr>
        <w:t xml:space="preserve"> </w:t>
      </w:r>
      <w:r w:rsidRPr="00AE2E75">
        <w:rPr>
          <w:rStyle w:val="afff7"/>
          <w:spacing w:val="-2"/>
          <w:rtl/>
        </w:rPr>
        <w:t>בימי גוג ומגוג.</w:t>
      </w:r>
    </w:p>
    <w:p w14:paraId="44282E45" w14:textId="64DC9301" w:rsidR="0094084F" w:rsidRDefault="002A125E" w:rsidP="002B100E">
      <w:pPr>
        <w:pStyle w:val="36"/>
        <w:framePr w:wrap="notBeside"/>
        <w:rPr>
          <w:rtl/>
        </w:rPr>
      </w:pPr>
      <w:r w:rsidRPr="002B100E">
        <w:rPr>
          <w:rFonts w:hint="cs"/>
          <w:rtl/>
        </w:rPr>
        <w:t xml:space="preserve">יז. </w:t>
      </w:r>
      <w:r w:rsidRPr="002B100E">
        <w:rPr>
          <w:rtl/>
        </w:rPr>
        <w:t>רבי לוי</w:t>
      </w:r>
      <w:r w:rsidR="0094084F">
        <w:rPr>
          <w:rtl/>
        </w:rPr>
        <w:t>:</w:t>
      </w:r>
    </w:p>
    <w:p w14:paraId="7C76E534" w14:textId="0011C110" w:rsidR="002B100E" w:rsidRDefault="002A125E" w:rsidP="00AE2E75">
      <w:pPr>
        <w:spacing w:after="60"/>
        <w:rPr>
          <w:rtl/>
        </w:rPr>
      </w:pPr>
      <w:r>
        <w:rPr>
          <w:rFonts w:ascii="Fb Fontext" w:hAnsi="Fb Fontext" w:hint="cs"/>
          <w:rtl/>
        </w:rPr>
        <w:t>'</w:t>
      </w:r>
      <w:r w:rsidRPr="00146475">
        <w:rPr>
          <w:rStyle w:val="a4"/>
          <w:rtl/>
        </w:rPr>
        <w:t>ואם לא תורישו את ישבי הארץ</w:t>
      </w:r>
      <w:r>
        <w:rPr>
          <w:rStyle w:val="a4"/>
          <w:rFonts w:hint="cs"/>
          <w:rtl/>
        </w:rPr>
        <w:t>..'</w:t>
      </w:r>
      <w:r w:rsidRPr="00DB0BD7">
        <w:rPr>
          <w:rStyle w:val="afff7"/>
          <w:rtl/>
        </w:rPr>
        <w:t xml:space="preserve"> </w:t>
      </w:r>
      <w:r>
        <w:rPr>
          <w:rStyle w:val="afff7"/>
          <w:rFonts w:hint="cs"/>
          <w:rtl/>
        </w:rPr>
        <w:t>נענשו</w:t>
      </w:r>
      <w:r w:rsidRPr="00DB0BD7">
        <w:rPr>
          <w:rStyle w:val="afff7"/>
          <w:rtl/>
        </w:rPr>
        <w:t xml:space="preserve"> </w:t>
      </w:r>
      <w:r>
        <w:rPr>
          <w:rStyle w:val="afff7"/>
          <w:rFonts w:hint="cs"/>
          <w:rtl/>
        </w:rPr>
        <w:t>ש</w:t>
      </w:r>
      <w:r w:rsidRPr="00DB0BD7">
        <w:rPr>
          <w:rStyle w:val="afff7"/>
          <w:rFonts w:hint="eastAsia"/>
          <w:rtl/>
        </w:rPr>
        <w:t>לא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הכרית</w:t>
      </w:r>
      <w:r>
        <w:rPr>
          <w:rStyle w:val="afff7"/>
          <w:rFonts w:hint="cs"/>
          <w:rtl/>
        </w:rPr>
        <w:t>ו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b/>
          <w:bCs/>
          <w:rtl/>
        </w:rPr>
        <w:t>עמלק</w:t>
      </w:r>
      <w:r w:rsidRPr="00DB0BD7">
        <w:rPr>
          <w:rStyle w:val="afff7"/>
          <w:rtl/>
        </w:rPr>
        <w:t>.</w:t>
      </w:r>
    </w:p>
    <w:p w14:paraId="7215AABA" w14:textId="15572283" w:rsidR="0094084F" w:rsidRDefault="002A125E" w:rsidP="002B100E">
      <w:pPr>
        <w:pStyle w:val="36"/>
        <w:framePr w:wrap="notBeside"/>
        <w:rPr>
          <w:rtl/>
        </w:rPr>
      </w:pPr>
      <w:r w:rsidRPr="002B100E">
        <w:rPr>
          <w:rFonts w:hint="cs"/>
          <w:rtl/>
        </w:rPr>
        <w:t>יח.</w:t>
      </w:r>
      <w:r w:rsidRPr="002B100E">
        <w:rPr>
          <w:rtl/>
        </w:rPr>
        <w:t xml:space="preserve"> </w:t>
      </w:r>
      <w:r w:rsidRPr="002B100E">
        <w:rPr>
          <w:rFonts w:hint="eastAsia"/>
          <w:rtl/>
        </w:rPr>
        <w:t>ר</w:t>
      </w:r>
      <w:r w:rsidRPr="002B100E">
        <w:rPr>
          <w:rFonts w:hint="cs"/>
          <w:rtl/>
        </w:rPr>
        <w:t>'</w:t>
      </w:r>
      <w:r w:rsidRPr="002B100E">
        <w:rPr>
          <w:rtl/>
        </w:rPr>
        <w:t xml:space="preserve"> </w:t>
      </w:r>
      <w:r w:rsidRPr="002B100E">
        <w:rPr>
          <w:rFonts w:hint="eastAsia"/>
          <w:rtl/>
        </w:rPr>
        <w:t>חייא</w:t>
      </w:r>
      <w:r w:rsidR="0094084F">
        <w:rPr>
          <w:rtl/>
        </w:rPr>
        <w:t>:</w:t>
      </w:r>
    </w:p>
    <w:p w14:paraId="760A37E5" w14:textId="6D83BDCF" w:rsidR="002A125E" w:rsidRDefault="002A125E" w:rsidP="00AE2E75">
      <w:pPr>
        <w:rPr>
          <w:rFonts w:cs="BA Vilna Bold"/>
          <w:b/>
          <w:spacing w:val="4"/>
          <w:szCs w:val="14"/>
          <w:rtl/>
        </w:rPr>
      </w:pPr>
      <w:r>
        <w:rPr>
          <w:rStyle w:val="a4"/>
          <w:rFonts w:hint="cs"/>
          <w:rtl/>
        </w:rPr>
        <w:t>'</w:t>
      </w:r>
      <w:r w:rsidRPr="00146475">
        <w:rPr>
          <w:rStyle w:val="a4"/>
          <w:rFonts w:hint="cs"/>
          <w:rtl/>
        </w:rPr>
        <w:t>והיה כאשר דימיתי לעשות להם כן אעשה לכם</w:t>
      </w:r>
      <w:r>
        <w:rPr>
          <w:rStyle w:val="a4"/>
          <w:rFonts w:hint="cs"/>
          <w:rtl/>
        </w:rPr>
        <w:t xml:space="preserve">' </w:t>
      </w:r>
      <w:r w:rsidRPr="00DB0BD7">
        <w:rPr>
          <w:rStyle w:val="afff7"/>
          <w:rtl/>
        </w:rPr>
        <w:t xml:space="preserve">עונש </w:t>
      </w:r>
      <w:r w:rsidRPr="00DB0BD7">
        <w:rPr>
          <w:rStyle w:val="afff7"/>
          <w:rFonts w:hint="eastAsia"/>
          <w:b/>
          <w:bCs/>
          <w:rtl/>
        </w:rPr>
        <w:t>כליה</w:t>
      </w:r>
      <w:r w:rsidRPr="00DB0BD7">
        <w:rPr>
          <w:rStyle w:val="afff7"/>
          <w:rtl/>
        </w:rPr>
        <w:t>.</w:t>
      </w:r>
    </w:p>
    <w:p w14:paraId="0F3BC9FE" w14:textId="76F397DB" w:rsidR="00AE2E75" w:rsidRPr="00F53D68" w:rsidRDefault="00AE2E75" w:rsidP="00AE2E75">
      <w:pPr>
        <w:pStyle w:val="af3"/>
        <w:spacing w:before="0" w:after="0"/>
        <w:rPr>
          <w:rtl/>
        </w:rPr>
      </w:pPr>
      <w:r>
        <w:rPr>
          <w:rFonts w:hint="cs"/>
          <w:rtl/>
        </w:rPr>
        <w:t>***</w:t>
      </w:r>
    </w:p>
    <w:p w14:paraId="61EF7CFC" w14:textId="77777777" w:rsidR="00AE2E75" w:rsidRDefault="00AE2E75" w:rsidP="00AE2E75">
      <w:pPr>
        <w:pStyle w:val="36"/>
        <w:framePr w:wrap="notBeside"/>
        <w:rPr>
          <w:rStyle w:val="a4"/>
          <w:b/>
          <w:bCs/>
          <w:rtl/>
        </w:rPr>
      </w:pPr>
      <w:r w:rsidRPr="00411327">
        <w:rPr>
          <w:rStyle w:val="afff"/>
          <w:rFonts w:hint="eastAsia"/>
          <w:b/>
          <w:rtl/>
        </w:rPr>
        <w:t>רב</w:t>
      </w:r>
      <w:r w:rsidRPr="00411327">
        <w:rPr>
          <w:rStyle w:val="afff"/>
          <w:b/>
          <w:rtl/>
        </w:rPr>
        <w:t>:</w:t>
      </w:r>
    </w:p>
    <w:p w14:paraId="010F340C" w14:textId="13271BC8" w:rsidR="002A125E" w:rsidRDefault="002A125E" w:rsidP="005D733E">
      <w:pPr>
        <w:rPr>
          <w:rStyle w:val="afff"/>
          <w:b/>
          <w:bCs/>
          <w:color w:val="A6A6A6" w:themeColor="background1" w:themeShade="A6"/>
          <w:rtl/>
        </w:rPr>
      </w:pPr>
      <w:r w:rsidRPr="00DB0BD7">
        <w:rPr>
          <w:rStyle w:val="a4"/>
          <w:b/>
          <w:bCs/>
          <w:rtl/>
        </w:rPr>
        <w:t>'ויהי</w:t>
      </w:r>
      <w:r w:rsidRPr="00DB0BD7">
        <w:rPr>
          <w:rStyle w:val="a4"/>
          <w:rtl/>
        </w:rPr>
        <w:t xml:space="preserve"> בימי'</w:t>
      </w:r>
      <w:r>
        <w:rPr>
          <w:rFonts w:hint="cs"/>
          <w:rtl/>
        </w:rPr>
        <w:t xml:space="preserve">  </w:t>
      </w:r>
      <w:r w:rsidR="00AE2E75">
        <w:rPr>
          <w:rFonts w:hint="cs"/>
          <w:rtl/>
        </w:rPr>
        <w:t xml:space="preserve">- </w:t>
      </w:r>
      <w:r w:rsidRPr="00F05A14">
        <w:rPr>
          <w:rFonts w:cs="PFT_Frank" w:hint="eastAsia"/>
          <w:b/>
          <w:bCs/>
          <w:szCs w:val="14"/>
          <w:rtl/>
        </w:rPr>
        <w:t>וי</w:t>
      </w:r>
      <w:r w:rsidRPr="00F05A14">
        <w:rPr>
          <w:rFonts w:cs="PFT_Frank"/>
          <w:b/>
          <w:bCs/>
          <w:szCs w:val="14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והי</w:t>
      </w:r>
      <w:r>
        <w:rPr>
          <w:rFonts w:hint="cs"/>
          <w:rtl/>
        </w:rPr>
        <w:t>.</w:t>
      </w:r>
      <w:r w:rsidRPr="00392931">
        <w:rPr>
          <w:rtl/>
        </w:rPr>
        <w:t xml:space="preserve"> </w:t>
      </w:r>
    </w:p>
    <w:p w14:paraId="085127DA" w14:textId="58DC7234" w:rsidR="0094084F" w:rsidRDefault="0094084F" w:rsidP="005D733E">
      <w:pPr>
        <w:pStyle w:val="36"/>
        <w:framePr w:wrap="notBeside" w:y="1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61047A3" w14:textId="5D3A5754" w:rsidR="00FE6DF8" w:rsidRDefault="002A125E" w:rsidP="005D733E">
      <w:pPr>
        <w:rPr>
          <w:rStyle w:val="afff7"/>
          <w:rtl/>
        </w:rPr>
      </w:pPr>
      <w:r w:rsidRPr="00DB0BD7">
        <w:rPr>
          <w:rStyle w:val="a4"/>
          <w:rtl/>
        </w:rPr>
        <w:t>'אחשורוש</w:t>
      </w:r>
      <w:r w:rsidRPr="00DB0BD7">
        <w:rPr>
          <w:rStyle w:val="a4"/>
          <w:b/>
          <w:bCs/>
          <w:rtl/>
        </w:rPr>
        <w:t>'</w:t>
      </w:r>
      <w:r w:rsidRPr="00411327">
        <w:rPr>
          <w:rStyle w:val="afff"/>
          <w:rFonts w:hint="cs"/>
          <w:b/>
          <w:rtl/>
        </w:rPr>
        <w:t xml:space="preserve"> </w:t>
      </w:r>
      <w:r w:rsidRPr="009A4CE4">
        <w:rPr>
          <w:rFonts w:cs="PFT_Frank" w:hint="cs"/>
          <w:b/>
          <w:bCs/>
          <w:szCs w:val="14"/>
          <w:rtl/>
        </w:rPr>
        <w:t xml:space="preserve"> </w:t>
      </w:r>
      <w:r w:rsidR="00AE2E75">
        <w:rPr>
          <w:rFonts w:cs="PFT_Frank" w:hint="cs"/>
          <w:b/>
          <w:bCs/>
          <w:szCs w:val="14"/>
          <w:rtl/>
        </w:rPr>
        <w:t>-</w:t>
      </w:r>
      <w:r w:rsidRPr="00F53094">
        <w:rPr>
          <w:rStyle w:val="afff"/>
          <w:rFonts w:cs="FrankRuehl" w:hint="eastAsia"/>
          <w:b/>
          <w:rtl/>
        </w:rPr>
        <w:t>א</w:t>
      </w:r>
      <w:r w:rsidRPr="00F53094">
        <w:rPr>
          <w:rStyle w:val="afff"/>
          <w:rFonts w:cs="FrankRuehl"/>
          <w:b/>
          <w:rtl/>
        </w:rPr>
        <w:t>.</w:t>
      </w:r>
      <w:r>
        <w:rPr>
          <w:rFonts w:hint="cs"/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אחיו של ראש</w:t>
      </w:r>
      <w:r w:rsidRPr="006F178A">
        <w:rPr>
          <w:rtl/>
        </w:rPr>
        <w:t xml:space="preserve"> </w:t>
      </w:r>
      <w:r w:rsidRPr="00DB0BD7">
        <w:rPr>
          <w:rStyle w:val="afff7"/>
          <w:rtl/>
        </w:rPr>
        <w:t>נבוכדנצר שנקרא ראש</w:t>
      </w:r>
      <w:r w:rsidR="00FE6DF8">
        <w:rPr>
          <w:rFonts w:hint="cs"/>
          <w:rtl/>
        </w:rPr>
        <w:t>,</w:t>
      </w:r>
      <w:r>
        <w:rPr>
          <w:rFonts w:hint="cs"/>
          <w:rtl/>
        </w:rPr>
        <w:t xml:space="preserve"> ו</w:t>
      </w:r>
      <w:r w:rsidRPr="006F178A">
        <w:rPr>
          <w:rtl/>
        </w:rPr>
        <w:t>בן גילו</w:t>
      </w:r>
      <w:r>
        <w:rPr>
          <w:rFonts w:hint="cs"/>
          <w:rtl/>
        </w:rPr>
        <w:t xml:space="preserve">  </w:t>
      </w:r>
      <w:r w:rsidRPr="00DB0BD7">
        <w:rPr>
          <w:rStyle w:val="afff7"/>
          <w:rFonts w:hint="eastAsia"/>
          <w:b/>
          <w:bCs/>
          <w:rtl/>
        </w:rPr>
        <w:t>ש</w:t>
      </w:r>
      <w:r w:rsidRPr="00DB0BD7">
        <w:rPr>
          <w:rStyle w:val="afff7"/>
          <w:b/>
          <w:bCs/>
          <w:rtl/>
        </w:rPr>
        <w:t>ביקש</w:t>
      </w:r>
      <w:r w:rsidRPr="006F178A">
        <w:rPr>
          <w:rtl/>
        </w:rPr>
        <w:t xml:space="preserve"> </w:t>
      </w:r>
    </w:p>
    <w:p w14:paraId="49C21A60" w14:textId="47AE11E5" w:rsidR="00FE6DF8" w:rsidRPr="00F53094" w:rsidRDefault="002A125E" w:rsidP="002B100E">
      <w:pPr>
        <w:rPr>
          <w:rStyle w:val="afff"/>
          <w:b/>
          <w:bCs/>
          <w:rtl/>
        </w:rPr>
      </w:pPr>
      <w:r w:rsidRPr="00DB0BD7">
        <w:rPr>
          <w:rStyle w:val="afff7"/>
          <w:rtl/>
        </w:rPr>
        <w:t>להרוג</w:t>
      </w:r>
      <w:r>
        <w:rPr>
          <w:rFonts w:hint="cs"/>
          <w:rtl/>
        </w:rPr>
        <w:t xml:space="preserve"> </w:t>
      </w:r>
      <w:r w:rsidRPr="00DB0BD7">
        <w:rPr>
          <w:rStyle w:val="afff7"/>
          <w:rFonts w:hint="eastAsia"/>
          <w:rtl/>
        </w:rPr>
        <w:t>ול</w:t>
      </w:r>
      <w:r w:rsidRPr="00DB0BD7">
        <w:rPr>
          <w:rStyle w:val="afff7"/>
          <w:rtl/>
        </w:rPr>
        <w:t>החריב</w:t>
      </w:r>
      <w:r w:rsidRPr="006F178A">
        <w:rPr>
          <w:rtl/>
        </w:rPr>
        <w:t xml:space="preserve"> </w:t>
      </w:r>
      <w:r w:rsidRPr="00DB0BD7">
        <w:rPr>
          <w:rStyle w:val="afff7"/>
          <w:rFonts w:hint="eastAsia"/>
          <w:rtl/>
        </w:rPr>
        <w:t>ביהמ</w:t>
      </w:r>
      <w:r w:rsidRPr="00DB0BD7">
        <w:rPr>
          <w:rStyle w:val="afff7"/>
          <w:rtl/>
        </w:rPr>
        <w:t>"ק כמו</w:t>
      </w:r>
      <w:r>
        <w:rPr>
          <w:rStyle w:val="afff7"/>
          <w:rFonts w:hint="cs"/>
          <w:rtl/>
        </w:rPr>
        <w:t>ה</w:t>
      </w:r>
      <w:r w:rsidRPr="00DB0BD7">
        <w:rPr>
          <w:rStyle w:val="afff7"/>
          <w:rFonts w:hint="eastAsia"/>
          <w:rtl/>
        </w:rPr>
        <w:t>ו</w:t>
      </w:r>
      <w:r>
        <w:rPr>
          <w:rFonts w:hint="cs"/>
          <w:rtl/>
        </w:rPr>
        <w:t>,</w:t>
      </w:r>
      <w:r w:rsidRPr="00F53094">
        <w:rPr>
          <w:rStyle w:val="afff"/>
          <w:b/>
          <w:rtl/>
        </w:rPr>
        <w:t xml:space="preserve"> </w:t>
      </w:r>
      <w:r w:rsidR="00AE2E75">
        <w:rPr>
          <w:rStyle w:val="afff"/>
          <w:b/>
          <w:rtl/>
        </w:rPr>
        <w:tab/>
      </w:r>
      <w:r w:rsidR="00AE2E75">
        <w:rPr>
          <w:rStyle w:val="afff"/>
          <w:b/>
          <w:rtl/>
        </w:rPr>
        <w:tab/>
      </w:r>
      <w:r w:rsidR="00AE2E75">
        <w:rPr>
          <w:rStyle w:val="afff"/>
          <w:b/>
          <w:rtl/>
        </w:rPr>
        <w:tab/>
      </w:r>
      <w:r w:rsidR="00AE2E75">
        <w:rPr>
          <w:rStyle w:val="afff"/>
          <w:rFonts w:hint="cs"/>
          <w:b/>
          <w:rtl/>
        </w:rPr>
        <w:t xml:space="preserve">   </w:t>
      </w:r>
      <w:r w:rsidRPr="00F53094">
        <w:rPr>
          <w:rStyle w:val="afff"/>
          <w:rFonts w:hint="eastAsia"/>
          <w:b/>
          <w:rtl/>
        </w:rPr>
        <w:t>ב</w:t>
      </w:r>
      <w:r w:rsidRPr="00F53094">
        <w:rPr>
          <w:rStyle w:val="afff"/>
          <w:b/>
          <w:rtl/>
        </w:rPr>
        <w:t>.</w:t>
      </w:r>
      <w:r w:rsidRPr="00411327">
        <w:rPr>
          <w:rStyle w:val="afff"/>
          <w:b/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שהושחרו</w:t>
      </w:r>
      <w:r w:rsidRPr="006F178A">
        <w:rPr>
          <w:rtl/>
        </w:rPr>
        <w:t xml:space="preserve"> </w:t>
      </w:r>
      <w:r>
        <w:rPr>
          <w:rFonts w:hint="cs"/>
          <w:rtl/>
        </w:rPr>
        <w:t>בימיו כ</w:t>
      </w:r>
      <w:r w:rsidRPr="006F178A">
        <w:rPr>
          <w:rtl/>
        </w:rPr>
        <w:t>קדרה</w:t>
      </w:r>
      <w:r>
        <w:rPr>
          <w:rFonts w:hint="cs"/>
          <w:rtl/>
        </w:rPr>
        <w:t>,</w:t>
      </w:r>
      <w:r w:rsidRPr="00411327">
        <w:rPr>
          <w:rStyle w:val="afff"/>
          <w:b/>
          <w:rtl/>
        </w:rPr>
        <w:t xml:space="preserve"> </w:t>
      </w:r>
    </w:p>
    <w:p w14:paraId="3F4C5A8B" w14:textId="451E0877" w:rsidR="002A125E" w:rsidRPr="006F178A" w:rsidRDefault="002A125E" w:rsidP="00FA21E6">
      <w:pPr>
        <w:spacing w:after="60"/>
        <w:rPr>
          <w:rtl/>
        </w:rPr>
      </w:pPr>
      <w:r w:rsidRPr="00FA21E6">
        <w:rPr>
          <w:rStyle w:val="afff"/>
          <w:rFonts w:hint="eastAsia"/>
          <w:rtl/>
        </w:rPr>
        <w:t>ג</w:t>
      </w:r>
      <w:r w:rsidRPr="00FA21E6">
        <w:rPr>
          <w:rStyle w:val="afff"/>
          <w:rtl/>
        </w:rPr>
        <w:t>.</w:t>
      </w:r>
      <w:r>
        <w:rPr>
          <w:rFonts w:hint="cs"/>
          <w:rtl/>
        </w:rPr>
        <w:t xml:space="preserve"> </w:t>
      </w:r>
      <w:r w:rsidRPr="00E55B35">
        <w:rPr>
          <w:rFonts w:hint="cs"/>
          <w:rtl/>
        </w:rPr>
        <w:t>הז</w:t>
      </w:r>
      <w:r>
        <w:rPr>
          <w:rFonts w:hint="cs"/>
          <w:rtl/>
        </w:rPr>
        <w:t>וכרו אומר</w:t>
      </w:r>
      <w:r w:rsidRPr="006F178A">
        <w:rPr>
          <w:rtl/>
        </w:rPr>
        <w:t xml:space="preserve">: </w:t>
      </w:r>
      <w:r w:rsidRPr="00F05A14">
        <w:rPr>
          <w:rFonts w:cs="PFT_Frank"/>
          <w:b/>
          <w:bCs/>
          <w:szCs w:val="14"/>
          <w:rtl/>
        </w:rPr>
        <w:t>אח לראשו</w:t>
      </w:r>
      <w:r>
        <w:rPr>
          <w:rFonts w:hint="cs"/>
          <w:rtl/>
        </w:rPr>
        <w:t>,</w:t>
      </w:r>
      <w:r w:rsidRPr="00F53094">
        <w:rPr>
          <w:rStyle w:val="afff"/>
          <w:b/>
          <w:rtl/>
        </w:rPr>
        <w:t xml:space="preserve"> </w:t>
      </w:r>
      <w:r w:rsidR="00AE2E75">
        <w:rPr>
          <w:rStyle w:val="afff"/>
          <w:b/>
          <w:rtl/>
        </w:rPr>
        <w:tab/>
      </w:r>
      <w:r w:rsidR="00AE2E75">
        <w:rPr>
          <w:rStyle w:val="afff"/>
          <w:b/>
          <w:rtl/>
        </w:rPr>
        <w:tab/>
      </w:r>
      <w:r w:rsidR="00AE2E75">
        <w:rPr>
          <w:rStyle w:val="afff"/>
          <w:b/>
          <w:rtl/>
        </w:rPr>
        <w:tab/>
      </w:r>
      <w:r w:rsidRPr="00FA21E6">
        <w:rPr>
          <w:rStyle w:val="afff"/>
          <w:rFonts w:hint="eastAsia"/>
          <w:rtl/>
        </w:rPr>
        <w:t>ד</w:t>
      </w:r>
      <w:r w:rsidRPr="00FA21E6">
        <w:rPr>
          <w:rStyle w:val="afff"/>
          <w:rtl/>
        </w:rPr>
        <w:t>.</w:t>
      </w:r>
      <w:r>
        <w:rPr>
          <w:rFonts w:hint="cs"/>
          <w:rtl/>
        </w:rPr>
        <w:t xml:space="preserve"> </w:t>
      </w:r>
      <w:r w:rsidRPr="00DB0BD7">
        <w:rPr>
          <w:rtl/>
        </w:rPr>
        <w:t>שהכל</w:t>
      </w:r>
      <w:r w:rsidRPr="006F178A">
        <w:rPr>
          <w:sz w:val="20"/>
          <w:rtl/>
        </w:rPr>
        <w:t xml:space="preserve"> </w:t>
      </w:r>
      <w:r w:rsidRPr="00F05A14">
        <w:rPr>
          <w:rFonts w:cs="PFT_Frank"/>
          <w:b/>
          <w:bCs/>
          <w:sz w:val="20"/>
          <w:szCs w:val="14"/>
          <w:rtl/>
        </w:rPr>
        <w:t>רשין</w:t>
      </w:r>
      <w:r w:rsidRPr="006F178A">
        <w:rPr>
          <w:sz w:val="20"/>
          <w:rtl/>
        </w:rPr>
        <w:t xml:space="preserve"> בימיו</w:t>
      </w:r>
      <w:r w:rsidRPr="00DB0BD7">
        <w:rPr>
          <w:rStyle w:val="afff7"/>
          <w:rtl/>
        </w:rPr>
        <w:t xml:space="preserve"> [מס].</w:t>
      </w:r>
    </w:p>
    <w:p w14:paraId="0B10F6FA" w14:textId="16879EDD" w:rsidR="0094084F" w:rsidRDefault="0094084F" w:rsidP="005D733E">
      <w:pPr>
        <w:pStyle w:val="36"/>
        <w:framePr w:wrap="notBeside" w:y="1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F3A6A73" w14:textId="03811BB7" w:rsidR="002A125E" w:rsidRPr="006F178A" w:rsidRDefault="002A125E" w:rsidP="00FA21E6">
      <w:pPr>
        <w:spacing w:after="60"/>
        <w:rPr>
          <w:rtl/>
        </w:rPr>
      </w:pPr>
      <w:r w:rsidRPr="00DB0BD7">
        <w:rPr>
          <w:rStyle w:val="a4"/>
          <w:b/>
          <w:bCs/>
          <w:rtl/>
        </w:rPr>
        <w:t>'הוא</w:t>
      </w:r>
      <w:r w:rsidRPr="00CC56D5">
        <w:rPr>
          <w:rStyle w:val="a4"/>
          <w:rtl/>
        </w:rPr>
        <w:t xml:space="preserve"> אחשורוש</w:t>
      </w:r>
      <w:r w:rsidRPr="00CC56D5"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>
        <w:rPr>
          <w:rFonts w:hint="cs"/>
          <w:rtl/>
        </w:rPr>
        <w:t>ב</w:t>
      </w:r>
      <w:r w:rsidRPr="00665B5B">
        <w:rPr>
          <w:rFonts w:hint="cs"/>
          <w:rtl/>
        </w:rPr>
        <w:t>רשעו</w:t>
      </w:r>
      <w:r w:rsidRPr="00665B5B">
        <w:rPr>
          <w:rtl/>
        </w:rPr>
        <w:t xml:space="preserve"> מתחילת</w:t>
      </w:r>
      <w:r w:rsidRPr="00665B5B">
        <w:rPr>
          <w:rFonts w:hint="cs"/>
          <w:rtl/>
        </w:rPr>
        <w:t xml:space="preserve">ו - </w:t>
      </w:r>
      <w:r w:rsidRPr="00665B5B">
        <w:rPr>
          <w:rtl/>
        </w:rPr>
        <w:t>סופ</w:t>
      </w:r>
      <w:r w:rsidRPr="00665B5B">
        <w:rPr>
          <w:rFonts w:hint="cs"/>
          <w:rtl/>
        </w:rPr>
        <w:t>ו</w:t>
      </w:r>
      <w:r w:rsidRPr="00DB0BD7">
        <w:rPr>
          <w:rtl/>
        </w:rPr>
        <w:t xml:space="preserve"> </w:t>
      </w:r>
      <w:r w:rsidRPr="00DB0BD7">
        <w:rPr>
          <w:rStyle w:val="afff7"/>
          <w:rFonts w:hint="eastAsia"/>
          <w:rtl/>
        </w:rPr>
        <w:t>וכן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בעשו</w:t>
      </w:r>
      <w:r w:rsidRPr="00DB0BD7">
        <w:rPr>
          <w:rStyle w:val="afff7"/>
          <w:rtl/>
        </w:rPr>
        <w:t xml:space="preserve">, </w:t>
      </w:r>
      <w:r w:rsidRPr="00DB0BD7">
        <w:rPr>
          <w:rStyle w:val="afff7"/>
          <w:rFonts w:hint="eastAsia"/>
          <w:rtl/>
        </w:rPr>
        <w:t>דתן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ואבירם</w:t>
      </w:r>
      <w:r w:rsidRPr="00DB0BD7">
        <w:rPr>
          <w:rStyle w:val="afff7"/>
          <w:rtl/>
        </w:rPr>
        <w:t xml:space="preserve">, </w:t>
      </w:r>
      <w:r w:rsidRPr="00DB0BD7">
        <w:rPr>
          <w:rStyle w:val="afff7"/>
          <w:rFonts w:hint="eastAsia"/>
          <w:rtl/>
        </w:rPr>
        <w:t>ואח</w:t>
      </w:r>
      <w:r>
        <w:rPr>
          <w:rStyle w:val="afff7"/>
          <w:rFonts w:hint="cs"/>
          <w:rtl/>
        </w:rPr>
        <w:t>ז]</w:t>
      </w:r>
    </w:p>
    <w:p w14:paraId="0FA5FC34" w14:textId="7E3A545D" w:rsidR="0094084F" w:rsidRDefault="0094084F" w:rsidP="006C4056">
      <w:pPr>
        <w:pStyle w:val="36"/>
        <w:framePr w:wrap="notBeside" w:y="1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2F12AEEC" w14:textId="76A35C9C" w:rsidR="002A125E" w:rsidRPr="006F178A" w:rsidRDefault="002A125E" w:rsidP="00FA21E6">
      <w:pPr>
        <w:pStyle w:val="afff6"/>
        <w:spacing w:after="60"/>
        <w:rPr>
          <w:rtl/>
        </w:rPr>
      </w:pPr>
      <w:r w:rsidRPr="00CC56D5">
        <w:rPr>
          <w:rStyle w:val="a4"/>
          <w:rFonts w:hint="cs"/>
          <w:rtl/>
        </w:rPr>
        <w:t>'</w:t>
      </w:r>
      <w:r w:rsidRPr="00CC56D5">
        <w:rPr>
          <w:rStyle w:val="a4"/>
          <w:rtl/>
        </w:rPr>
        <w:t xml:space="preserve">אברם </w:t>
      </w:r>
      <w:r w:rsidRPr="00DB0BD7">
        <w:rPr>
          <w:rStyle w:val="a4"/>
          <w:b/>
          <w:bCs/>
          <w:rtl/>
        </w:rPr>
        <w:t>הוא</w:t>
      </w:r>
      <w:r w:rsidRPr="00CC56D5">
        <w:rPr>
          <w:rStyle w:val="a4"/>
          <w:rtl/>
        </w:rPr>
        <w:t xml:space="preserve"> אברהם</w:t>
      </w:r>
      <w:r w:rsidRPr="00CC56D5">
        <w:rPr>
          <w:rStyle w:val="a4"/>
          <w:rFonts w:hint="cs"/>
          <w:rtl/>
        </w:rPr>
        <w:t>'</w:t>
      </w:r>
      <w:r>
        <w:rPr>
          <w:rStyle w:val="a4"/>
          <w:rFonts w:hint="cs"/>
          <w:rtl/>
        </w:rPr>
        <w:t xml:space="preserve"> </w:t>
      </w:r>
      <w:r w:rsidR="00AE2E75">
        <w:rPr>
          <w:rStyle w:val="a4"/>
          <w:rFonts w:hint="cs"/>
          <w:rtl/>
        </w:rPr>
        <w:t>-</w:t>
      </w:r>
      <w:r w:rsidR="00AE2E75">
        <w:rPr>
          <w:rStyle w:val="a4"/>
          <w:rtl/>
        </w:rPr>
        <w:tab/>
      </w:r>
      <w:r w:rsidRPr="003D14CE">
        <w:rPr>
          <w:rFonts w:hint="cs"/>
          <w:rtl/>
        </w:rPr>
        <w:t>בצדק</w:t>
      </w:r>
      <w:r>
        <w:rPr>
          <w:rFonts w:hint="cs"/>
          <w:rtl/>
        </w:rPr>
        <w:t>ו</w:t>
      </w:r>
      <w:r w:rsidRPr="003D14CE">
        <w:rPr>
          <w:rFonts w:hint="cs"/>
          <w:rtl/>
        </w:rPr>
        <w:t xml:space="preserve"> מתחילת</w:t>
      </w:r>
      <w:r>
        <w:rPr>
          <w:rFonts w:hint="cs"/>
          <w:rtl/>
        </w:rPr>
        <w:t>ו</w:t>
      </w:r>
      <w:r w:rsidRPr="003D14CE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Pr="003D14CE">
        <w:rPr>
          <w:rFonts w:hint="cs"/>
          <w:rtl/>
        </w:rPr>
        <w:t>סופ</w:t>
      </w:r>
      <w:r>
        <w:rPr>
          <w:rFonts w:hint="cs"/>
          <w:rtl/>
        </w:rPr>
        <w:t>ו,</w:t>
      </w:r>
      <w:r>
        <w:rPr>
          <w:rFonts w:hint="cs"/>
          <w:sz w:val="20"/>
          <w:rtl/>
        </w:rPr>
        <w:t xml:space="preserve"> ו</w:t>
      </w:r>
      <w:r w:rsidRPr="00DB0BD7">
        <w:rPr>
          <w:rStyle w:val="afff7"/>
          <w:rFonts w:hint="eastAsia"/>
          <w:rtl/>
        </w:rPr>
        <w:t>כן</w:t>
      </w:r>
      <w:r w:rsidRPr="00DB0BD7">
        <w:rPr>
          <w:rStyle w:val="afff7"/>
          <w:rtl/>
        </w:rPr>
        <w:t xml:space="preserve"> במשה ואהרן ודוד]</w:t>
      </w:r>
      <w:r>
        <w:rPr>
          <w:rFonts w:hint="cs"/>
          <w:sz w:val="20"/>
          <w:rtl/>
        </w:rPr>
        <w:t>.</w:t>
      </w:r>
    </w:p>
    <w:p w14:paraId="1A50D0E0" w14:textId="4C427747" w:rsidR="0094084F" w:rsidRDefault="0094084F" w:rsidP="002B100E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ACD51FF" w14:textId="53CE9131" w:rsidR="002A125E" w:rsidRPr="006F178A" w:rsidRDefault="002A125E" w:rsidP="00FA21E6">
      <w:pPr>
        <w:spacing w:after="60"/>
        <w:rPr>
          <w:rtl/>
        </w:rPr>
      </w:pPr>
      <w:r w:rsidRPr="008701DF">
        <w:rPr>
          <w:rStyle w:val="a4"/>
          <w:rFonts w:hint="cs"/>
          <w:rtl/>
        </w:rPr>
        <w:t>'</w:t>
      </w:r>
      <w:r w:rsidRPr="008701DF">
        <w:rPr>
          <w:rStyle w:val="a4"/>
          <w:rtl/>
        </w:rPr>
        <w:t>המ</w:t>
      </w:r>
      <w:r w:rsidRPr="008701DF">
        <w:rPr>
          <w:rStyle w:val="a4"/>
          <w:rFonts w:hint="cs"/>
          <w:rtl/>
        </w:rPr>
        <w:t>ו</w:t>
      </w:r>
      <w:r w:rsidRPr="008701DF">
        <w:rPr>
          <w:rStyle w:val="a4"/>
          <w:rtl/>
        </w:rPr>
        <w:t>לך</w:t>
      </w:r>
      <w:r w:rsidRPr="008701DF">
        <w:rPr>
          <w:rStyle w:val="a4"/>
          <w:rFonts w:hint="cs"/>
          <w:rtl/>
        </w:rPr>
        <w:t xml:space="preserve">' </w:t>
      </w:r>
      <w:r w:rsidR="00AE2E75">
        <w:rPr>
          <w:rStyle w:val="a4"/>
          <w:rFonts w:hint="cs"/>
          <w:rtl/>
        </w:rPr>
        <w:t xml:space="preserve"> </w:t>
      </w:r>
      <w:r w:rsidR="00AE2E75">
        <w:rPr>
          <w:rStyle w:val="a4"/>
          <w:rtl/>
        </w:rPr>
        <w:tab/>
      </w:r>
      <w:r w:rsidR="00AE2E75">
        <w:rPr>
          <w:rStyle w:val="a4"/>
          <w:rFonts w:hint="cs"/>
          <w:rtl/>
        </w:rPr>
        <w:t xml:space="preserve">- </w:t>
      </w:r>
      <w:r w:rsidRPr="0029284E">
        <w:rPr>
          <w:rtl/>
        </w:rPr>
        <w:t>שמלך מעצמו</w:t>
      </w:r>
      <w:r>
        <w:rPr>
          <w:rFonts w:hint="cs"/>
          <w:rtl/>
        </w:rPr>
        <w:t xml:space="preserve"> </w:t>
      </w:r>
      <w:r w:rsidRPr="00DB0BD7">
        <w:rPr>
          <w:rStyle w:val="afff7"/>
          <w:rtl/>
        </w:rPr>
        <w:t>[</w:t>
      </w:r>
      <w:r w:rsidR="002E6EDC">
        <w:rPr>
          <w:rStyle w:val="afff7"/>
          <w:rFonts w:hint="cs"/>
          <w:rtl/>
        </w:rPr>
        <w:t xml:space="preserve">לא מזרע המלוכה, ומעצמו </w:t>
      </w:r>
      <w:r w:rsidRPr="00DB0BD7">
        <w:rPr>
          <w:rStyle w:val="afff7"/>
          <w:rtl/>
        </w:rPr>
        <w:t xml:space="preserve">לשבח </w:t>
      </w:r>
      <w:r w:rsidRPr="00DB0BD7">
        <w:rPr>
          <w:rStyle w:val="afff7"/>
          <w:rFonts w:hint="eastAsia"/>
          <w:rtl/>
        </w:rPr>
        <w:t>או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לגנאי</w:t>
      </w:r>
      <w:r w:rsidRPr="00DB0BD7">
        <w:rPr>
          <w:rStyle w:val="afff7"/>
          <w:rtl/>
        </w:rPr>
        <w:t>].</w:t>
      </w:r>
    </w:p>
    <w:p w14:paraId="59E52081" w14:textId="28A52347" w:rsidR="0094084F" w:rsidRDefault="0094084F" w:rsidP="002B100E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8FC47B1" w14:textId="2BF4565A" w:rsidR="002E6EDC" w:rsidRDefault="002A125E" w:rsidP="00AE2E75">
      <w:pPr>
        <w:rPr>
          <w:rtl/>
        </w:rPr>
      </w:pPr>
      <w:r w:rsidRPr="00652A4C">
        <w:rPr>
          <w:rStyle w:val="a4"/>
          <w:rtl/>
        </w:rPr>
        <w:t>מה</w:t>
      </w:r>
      <w:r w:rsidRPr="00652A4C">
        <w:rPr>
          <w:rStyle w:val="a4"/>
          <w:rFonts w:hint="cs"/>
          <w:rtl/>
        </w:rPr>
        <w:t>ו</w:t>
      </w:r>
      <w:r w:rsidRPr="00652A4C">
        <w:rPr>
          <w:rStyle w:val="a4"/>
          <w:rtl/>
        </w:rPr>
        <w:t>דו ועד כוש</w:t>
      </w:r>
      <w:r w:rsidRPr="006F178A">
        <w:rPr>
          <w:rtl/>
        </w:rPr>
        <w:t xml:space="preserve"> </w:t>
      </w:r>
      <w:r w:rsidR="00AE2E75">
        <w:rPr>
          <w:rFonts w:hint="cs"/>
          <w:rtl/>
        </w:rPr>
        <w:t xml:space="preserve">- </w:t>
      </w:r>
      <w:r w:rsidRPr="006F178A">
        <w:rPr>
          <w:rtl/>
        </w:rPr>
        <w:t xml:space="preserve">הודו וכוש </w:t>
      </w:r>
      <w:r>
        <w:rPr>
          <w:rFonts w:hint="cs"/>
          <w:rtl/>
        </w:rPr>
        <w:t>בשתי קצוות</w:t>
      </w:r>
      <w:r w:rsidRPr="006F178A">
        <w:rPr>
          <w:rtl/>
        </w:rPr>
        <w:t xml:space="preserve"> העולם, </w:t>
      </w:r>
    </w:p>
    <w:p w14:paraId="31CFA1AB" w14:textId="61C33605" w:rsidR="002A125E" w:rsidRPr="006F178A" w:rsidRDefault="002A125E" w:rsidP="00FA21E6">
      <w:pPr>
        <w:spacing w:after="60"/>
        <w:ind w:left="170" w:firstLine="170"/>
        <w:rPr>
          <w:rtl/>
        </w:rPr>
      </w:pPr>
      <w:r w:rsidRPr="00F05A14">
        <w:rPr>
          <w:rFonts w:cs="PFT_Frank" w:hint="eastAsia"/>
          <w:b/>
          <w:bCs/>
          <w:szCs w:val="14"/>
          <w:rtl/>
        </w:rPr>
        <w:t>או</w:t>
      </w:r>
      <w:r w:rsidRPr="00411327">
        <w:rPr>
          <w:rStyle w:val="afff"/>
          <w:b/>
          <w:rtl/>
        </w:rPr>
        <w:t xml:space="preserve"> </w:t>
      </w:r>
      <w:r w:rsidRPr="006F178A">
        <w:rPr>
          <w:rtl/>
        </w:rPr>
        <w:t>גבי הדדי קיימי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כשם שמלך על</w:t>
      </w:r>
      <w:r>
        <w:rPr>
          <w:rFonts w:hint="cs"/>
          <w:rtl/>
        </w:rPr>
        <w:t xml:space="preserve">יהם </w:t>
      </w:r>
      <w:r w:rsidRPr="006F178A">
        <w:rPr>
          <w:rtl/>
        </w:rPr>
        <w:t xml:space="preserve">כך </w:t>
      </w:r>
      <w:r>
        <w:rPr>
          <w:rFonts w:hint="cs"/>
          <w:rtl/>
        </w:rPr>
        <w:t>על כל העולם</w:t>
      </w:r>
      <w:r w:rsidRPr="006F178A">
        <w:rPr>
          <w:rtl/>
        </w:rPr>
        <w:t>.</w:t>
      </w:r>
    </w:p>
    <w:p w14:paraId="14733E3A" w14:textId="5E39F95D" w:rsidR="0094084F" w:rsidRDefault="0094084F" w:rsidP="006C4056">
      <w:pPr>
        <w:pStyle w:val="36"/>
        <w:framePr w:wrap="notBeside" w:y="1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0579E4AE" w14:textId="3DFFABEB" w:rsidR="002A125E" w:rsidRPr="000C0C8B" w:rsidRDefault="002A125E" w:rsidP="002A125E">
      <w:pPr>
        <w:rPr>
          <w:rFonts w:cs="Guttman Vilna"/>
          <w:b/>
          <w:bCs/>
          <w:spacing w:val="-2"/>
          <w:rtl/>
        </w:rPr>
      </w:pPr>
      <w:r w:rsidRPr="006C4056">
        <w:rPr>
          <w:rStyle w:val="a4"/>
          <w:rFonts w:hint="cs"/>
          <w:rtl/>
        </w:rPr>
        <w:t>'</w:t>
      </w:r>
      <w:r w:rsidRPr="006C4056">
        <w:rPr>
          <w:rStyle w:val="a4"/>
          <w:rtl/>
        </w:rPr>
        <w:t>שבע ועשרים ומאה מדינה'</w:t>
      </w:r>
      <w:r w:rsidRPr="00411327">
        <w:rPr>
          <w:rStyle w:val="afff"/>
          <w:b/>
          <w:spacing w:val="-2"/>
          <w:rtl/>
        </w:rPr>
        <w:t xml:space="preserve"> </w:t>
      </w:r>
      <w:r w:rsidRPr="006C4056">
        <w:rPr>
          <w:spacing w:val="-4"/>
          <w:rtl/>
        </w:rPr>
        <w:t xml:space="preserve">בתחילה שבע </w:t>
      </w:r>
      <w:r w:rsidRPr="006C4056">
        <w:rPr>
          <w:rFonts w:hint="cs"/>
          <w:spacing w:val="-4"/>
          <w:rtl/>
        </w:rPr>
        <w:t>אח''כ</w:t>
      </w:r>
      <w:r w:rsidRPr="006C4056">
        <w:rPr>
          <w:spacing w:val="-4"/>
          <w:rtl/>
        </w:rPr>
        <w:t xml:space="preserve"> עשרים בסוף מאה.</w:t>
      </w:r>
    </w:p>
    <w:p w14:paraId="225824B4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יא:</w:t>
      </w:r>
    </w:p>
    <w:p w14:paraId="2A84CCEE" w14:textId="1AC3AD6B" w:rsidR="002A125E" w:rsidRPr="00AE2E75" w:rsidRDefault="002A125E" w:rsidP="00E7367D">
      <w:pPr>
        <w:pStyle w:val="afff4"/>
        <w:rPr>
          <w:rtl/>
        </w:rPr>
      </w:pPr>
      <w:r w:rsidRPr="00AE2E75">
        <w:rPr>
          <w:rtl/>
        </w:rPr>
        <w:t xml:space="preserve">שלשה מלכו </w:t>
      </w:r>
      <w:r w:rsidRPr="00AE2E75">
        <w:rPr>
          <w:rFonts w:hint="cs"/>
          <w:rtl/>
        </w:rPr>
        <w:t>בכיפה</w:t>
      </w:r>
      <w:r w:rsidRPr="00AE2E75">
        <w:rPr>
          <w:rtl/>
        </w:rPr>
        <w:t xml:space="preserve"> </w:t>
      </w:r>
      <w:r w:rsidRPr="00AE2E75">
        <w:rPr>
          <w:rStyle w:val="afffb"/>
          <w:rtl/>
        </w:rPr>
        <w:t>כ</w:t>
      </w:r>
      <w:r w:rsidRPr="00AE2E75">
        <w:rPr>
          <w:rStyle w:val="afffb"/>
          <w:rFonts w:hint="eastAsia"/>
          <w:rtl/>
        </w:rPr>
        <w:t>ל</w:t>
      </w:r>
      <w:r w:rsidRPr="00AE2E75">
        <w:rPr>
          <w:rStyle w:val="afffb"/>
          <w:rtl/>
        </w:rPr>
        <w:t xml:space="preserve"> </w:t>
      </w:r>
      <w:r w:rsidRPr="00AE2E75">
        <w:rPr>
          <w:rStyle w:val="afffb"/>
          <w:rFonts w:hint="eastAsia"/>
          <w:rtl/>
        </w:rPr>
        <w:t>העולם</w:t>
      </w:r>
      <w:r w:rsidRPr="00AE2E75">
        <w:rPr>
          <w:rStyle w:val="afffb"/>
          <w:rtl/>
        </w:rPr>
        <w:t>,</w:t>
      </w:r>
      <w:r w:rsidRPr="00AE2E75">
        <w:rPr>
          <w:rtl/>
        </w:rPr>
        <w:t xml:space="preserve"> אחאב נבוכדנצר </w:t>
      </w:r>
      <w:r w:rsidRPr="00AE2E75">
        <w:rPr>
          <w:rFonts w:hint="eastAsia"/>
          <w:rtl/>
        </w:rPr>
        <w:t>ואח</w:t>
      </w:r>
      <w:r w:rsidRPr="00AE2E75">
        <w:rPr>
          <w:rtl/>
        </w:rPr>
        <w:t>שורוש</w:t>
      </w:r>
      <w:r w:rsidRPr="00AE2E75">
        <w:rPr>
          <w:rFonts w:hint="cs"/>
          <w:rtl/>
        </w:rPr>
        <w:t>,</w:t>
      </w:r>
    </w:p>
    <w:p w14:paraId="43B6A180" w14:textId="42B02B11" w:rsidR="002A125E" w:rsidRPr="006F178A" w:rsidRDefault="002A125E" w:rsidP="006C4056">
      <w:pPr>
        <w:rPr>
          <w:rFonts w:cs="Guttman Vilna"/>
          <w:b/>
          <w:bCs/>
          <w:rtl/>
        </w:rPr>
      </w:pPr>
      <w:r w:rsidRPr="006F178A">
        <w:rPr>
          <w:rFonts w:hint="cs"/>
          <w:rtl/>
        </w:rPr>
        <w:t>ו</w:t>
      </w:r>
      <w:r>
        <w:rPr>
          <w:rFonts w:hint="cs"/>
          <w:rtl/>
        </w:rPr>
        <w:t>לא</w:t>
      </w:r>
      <w:r w:rsidRPr="006F178A">
        <w:rPr>
          <w:rFonts w:hint="cs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שלמה</w:t>
      </w:r>
      <w:r>
        <w:rPr>
          <w:rFonts w:hint="cs"/>
          <w:rtl/>
        </w:rPr>
        <w:t xml:space="preserve"> </w:t>
      </w:r>
      <w:r w:rsidR="006C4056">
        <w:rPr>
          <w:rtl/>
        </w:rPr>
        <w:tab/>
      </w:r>
      <w:r>
        <w:rPr>
          <w:rFonts w:hint="cs"/>
          <w:rtl/>
        </w:rPr>
        <w:t>-</w:t>
      </w:r>
      <w:r w:rsidRPr="006F178A">
        <w:rPr>
          <w:rtl/>
        </w:rPr>
        <w:t xml:space="preserve"> </w:t>
      </w:r>
      <w:r>
        <w:rPr>
          <w:rFonts w:hint="cs"/>
          <w:rtl/>
        </w:rPr>
        <w:t>ש</w:t>
      </w:r>
      <w:r w:rsidRPr="006F178A">
        <w:rPr>
          <w:rtl/>
        </w:rPr>
        <w:t>מלך</w:t>
      </w:r>
      <w:r>
        <w:rPr>
          <w:rFonts w:hint="cs"/>
          <w:rtl/>
        </w:rPr>
        <w:t xml:space="preserve"> גם</w:t>
      </w:r>
      <w:r w:rsidRPr="006F178A">
        <w:rPr>
          <w:rtl/>
        </w:rPr>
        <w:t xml:space="preserve"> על העליונים</w:t>
      </w:r>
      <w:r w:rsidR="00AE2E75">
        <w:rPr>
          <w:rFonts w:hint="cs"/>
          <w:rtl/>
        </w:rPr>
        <w:t>.</w:t>
      </w:r>
    </w:p>
    <w:p w14:paraId="505E7993" w14:textId="77777777" w:rsidR="002A125E" w:rsidRPr="006F178A" w:rsidRDefault="002A125E" w:rsidP="006C4056">
      <w:pPr>
        <w:rPr>
          <w:rtl/>
        </w:rPr>
      </w:pPr>
      <w:r w:rsidRPr="006F178A">
        <w:rPr>
          <w:rFonts w:hint="cs"/>
          <w:rtl/>
        </w:rPr>
        <w:t xml:space="preserve">ולא </w:t>
      </w:r>
      <w:r w:rsidRPr="00F05A14">
        <w:rPr>
          <w:rFonts w:cs="PFT_Frank" w:hint="eastAsia"/>
          <w:b/>
          <w:bCs/>
          <w:szCs w:val="14"/>
          <w:rtl/>
        </w:rPr>
        <w:t>סנחריב</w:t>
      </w:r>
      <w:r w:rsidRPr="006F178A">
        <w:rPr>
          <w:rFonts w:hint="cs"/>
          <w:rtl/>
        </w:rPr>
        <w:t xml:space="preserve"> </w:t>
      </w:r>
      <w:r>
        <w:rPr>
          <w:rStyle w:val="a4"/>
          <w:rFonts w:hint="cs"/>
          <w:rtl/>
        </w:rPr>
        <w:t xml:space="preserve">- </w:t>
      </w:r>
      <w:r>
        <w:rPr>
          <w:rFonts w:hint="cs"/>
          <w:rtl/>
        </w:rPr>
        <w:t xml:space="preserve"> דירושלים לא כבש</w:t>
      </w:r>
      <w:r w:rsidRPr="006F178A">
        <w:rPr>
          <w:rtl/>
        </w:rPr>
        <w:t>.</w:t>
      </w:r>
    </w:p>
    <w:p w14:paraId="536AE095" w14:textId="7072A9EA" w:rsidR="002A125E" w:rsidRDefault="002A125E" w:rsidP="006C4056">
      <w:pPr>
        <w:rPr>
          <w:rtl/>
        </w:rPr>
      </w:pPr>
      <w:r w:rsidRPr="00701689">
        <w:rPr>
          <w:rFonts w:hint="cs"/>
          <w:rtl/>
        </w:rPr>
        <w:t xml:space="preserve">ולא </w:t>
      </w:r>
      <w:r w:rsidRPr="00F05A14">
        <w:rPr>
          <w:rFonts w:cs="PFT_Frank" w:hint="eastAsia"/>
          <w:b/>
          <w:bCs/>
          <w:szCs w:val="14"/>
          <w:rtl/>
        </w:rPr>
        <w:t>דרויש</w:t>
      </w:r>
      <w:r w:rsidRPr="00701689">
        <w:rPr>
          <w:rFonts w:hint="cs"/>
          <w:rtl/>
        </w:rPr>
        <w:t xml:space="preserve"> </w:t>
      </w:r>
      <w:r w:rsidR="006C4056">
        <w:rPr>
          <w:rtl/>
        </w:rPr>
        <w:tab/>
      </w:r>
      <w:r>
        <w:rPr>
          <w:rFonts w:hint="cs"/>
          <w:rtl/>
        </w:rPr>
        <w:t>-</w:t>
      </w:r>
      <w:r w:rsidRPr="00701689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Pr="00701689">
        <w:rPr>
          <w:rFonts w:hint="cs"/>
          <w:rtl/>
        </w:rPr>
        <w:t>מלך</w:t>
      </w:r>
      <w:r>
        <w:rPr>
          <w:rFonts w:hint="cs"/>
          <w:rtl/>
        </w:rPr>
        <w:t xml:space="preserve"> רק על מאה ועשרים.</w:t>
      </w:r>
    </w:p>
    <w:p w14:paraId="46368859" w14:textId="0EFFBEB7" w:rsidR="002A125E" w:rsidRPr="009C1970" w:rsidRDefault="002A125E" w:rsidP="006C4056">
      <w:pPr>
        <w:rPr>
          <w:rtl/>
        </w:rPr>
      </w:pPr>
      <w:r w:rsidRPr="00392931">
        <w:rPr>
          <w:rFonts w:hint="cs"/>
          <w:rtl/>
        </w:rPr>
        <w:t xml:space="preserve">ולא </w:t>
      </w:r>
      <w:r w:rsidRPr="00F05A14">
        <w:rPr>
          <w:rFonts w:cs="PFT_Frank"/>
          <w:b/>
          <w:bCs/>
          <w:szCs w:val="14"/>
          <w:rtl/>
        </w:rPr>
        <w:t>כורש</w:t>
      </w:r>
      <w:r>
        <w:rPr>
          <w:rFonts w:hint="cs"/>
          <w:rtl/>
        </w:rPr>
        <w:t xml:space="preserve"> </w:t>
      </w:r>
      <w:r w:rsidR="006C4056">
        <w:rPr>
          <w:rtl/>
        </w:rPr>
        <w:tab/>
      </w:r>
      <w:r>
        <w:rPr>
          <w:rFonts w:hint="cs"/>
          <w:rtl/>
        </w:rPr>
        <w:t>- ש</w:t>
      </w:r>
      <w:r w:rsidRPr="00392931">
        <w:rPr>
          <w:rFonts w:hint="cs"/>
          <w:rtl/>
        </w:rPr>
        <w:t>רק השתבח בעצמו.</w:t>
      </w:r>
    </w:p>
    <w:p w14:paraId="2059FD82" w14:textId="7BF47708" w:rsidR="00C7214A" w:rsidRPr="006C4056" w:rsidRDefault="003809EA" w:rsidP="006C4056">
      <w:pPr>
        <w:pStyle w:val="af3"/>
        <w:rPr>
          <w:rStyle w:val="a4"/>
          <w:rFonts w:ascii="BA Fontov Regular" w:hAnsi="BA Fontov Regular" w:cs="BA TM • Vilna Extra-Bold"/>
          <w:spacing w:val="0"/>
          <w:szCs w:val="18"/>
        </w:rPr>
      </w:pPr>
      <w:r>
        <w:rPr>
          <w:rFonts w:ascii="MS Mincho" w:hAnsi="MS Mincho" w:hint="cs"/>
          <w:rtl/>
        </w:rPr>
        <w:t>****</w:t>
      </w:r>
    </w:p>
    <w:p w14:paraId="32E116CB" w14:textId="62BDA46E" w:rsidR="002A125E" w:rsidRPr="006F178A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בימים ההם </w:t>
      </w:r>
      <w:r w:rsidRPr="00DB0BD7">
        <w:rPr>
          <w:rStyle w:val="a4"/>
          <w:b/>
          <w:bCs/>
          <w:rtl/>
        </w:rPr>
        <w:t>כשבת</w:t>
      </w:r>
      <w:r w:rsidRPr="00A824E4">
        <w:rPr>
          <w:rStyle w:val="a4"/>
          <w:rtl/>
        </w:rPr>
        <w:t xml:space="preserve"> המלך</w:t>
      </w:r>
      <w:r w:rsidRPr="00A824E4">
        <w:rPr>
          <w:rStyle w:val="a4"/>
          <w:rFonts w:hint="cs"/>
          <w:rtl/>
        </w:rPr>
        <w:t>'</w:t>
      </w:r>
      <w:r w:rsidRPr="006F178A">
        <w:rPr>
          <w:rFonts w:ascii="Fb Fontext" w:hAnsi="Fb Fontext"/>
          <w:rtl/>
        </w:rPr>
        <w:t xml:space="preserve"> </w:t>
      </w:r>
      <w:r w:rsidRPr="00411327">
        <w:rPr>
          <w:rStyle w:val="afff"/>
          <w:b/>
          <w:rtl/>
        </w:rPr>
        <w:t>וכתיב בתריה</w:t>
      </w:r>
      <w:r w:rsidRPr="00A824E4">
        <w:rPr>
          <w:rStyle w:val="a4"/>
          <w:rtl/>
        </w:rPr>
        <w:t xml:space="preserve"> </w:t>
      </w:r>
      <w:r w:rsidRPr="00A824E4">
        <w:rPr>
          <w:rStyle w:val="a4"/>
          <w:rFonts w:hint="cs"/>
          <w:rtl/>
        </w:rPr>
        <w:t>'</w:t>
      </w:r>
      <w:r w:rsidRPr="00DB0BD7">
        <w:rPr>
          <w:rStyle w:val="a4"/>
          <w:b/>
          <w:bCs/>
          <w:rtl/>
        </w:rPr>
        <w:t xml:space="preserve">בשנת שלוש </w:t>
      </w:r>
      <w:r w:rsidRPr="00A824E4">
        <w:rPr>
          <w:rStyle w:val="a4"/>
          <w:rtl/>
        </w:rPr>
        <w:t>למלכו</w:t>
      </w:r>
      <w:r w:rsidRPr="00A824E4">
        <w:rPr>
          <w:rStyle w:val="a4"/>
          <w:rFonts w:hint="cs"/>
          <w:rtl/>
        </w:rPr>
        <w:t>'</w:t>
      </w:r>
      <w:r>
        <w:rPr>
          <w:rFonts w:hint="cs"/>
          <w:rtl/>
        </w:rPr>
        <w:t>?</w:t>
      </w:r>
    </w:p>
    <w:p w14:paraId="5D330030" w14:textId="77777777" w:rsidR="00D2290C" w:rsidRDefault="002A125E" w:rsidP="00D2290C">
      <w:pPr>
        <w:pStyle w:val="36"/>
        <w:framePr w:wrap="notBeside"/>
        <w:rPr>
          <w:rtl/>
        </w:rPr>
      </w:pPr>
      <w:r w:rsidRPr="009A4CE4">
        <w:rPr>
          <w:rFonts w:hint="cs"/>
          <w:rtl/>
        </w:rPr>
        <w:t>אלא</w:t>
      </w:r>
    </w:p>
    <w:p w14:paraId="0034423E" w14:textId="77496CED" w:rsidR="002A125E" w:rsidRPr="006F178A" w:rsidRDefault="002A125E" w:rsidP="00567379">
      <w:pPr>
        <w:spacing w:after="60"/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כשבת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>
        <w:rPr>
          <w:rFonts w:hint="cs"/>
          <w:rtl/>
        </w:rPr>
        <w:t>כ</w:t>
      </w:r>
      <w:r w:rsidRPr="006F178A">
        <w:rPr>
          <w:rtl/>
        </w:rPr>
        <w:t>שנתיישבה דעתו</w:t>
      </w:r>
      <w:r>
        <w:rPr>
          <w:rFonts w:hint="cs"/>
          <w:rtl/>
        </w:rPr>
        <w:t>, שלא טעיתי כ</w:t>
      </w:r>
      <w:r w:rsidR="001864F0">
        <w:rPr>
          <w:rFonts w:hint="cs"/>
          <w:rtl/>
        </w:rPr>
        <w:t>בלשאצר</w:t>
      </w:r>
      <w:r>
        <w:rPr>
          <w:rFonts w:hint="cs"/>
          <w:rtl/>
        </w:rPr>
        <w:t>.</w:t>
      </w:r>
    </w:p>
    <w:p w14:paraId="3401B6CA" w14:textId="4F8D1B20" w:rsidR="0094084F" w:rsidRDefault="002A125E" w:rsidP="00567379">
      <w:pPr>
        <w:pStyle w:val="36"/>
        <w:framePr w:wrap="notBeside"/>
        <w:rPr>
          <w:rtl/>
        </w:rPr>
      </w:pPr>
      <w:r w:rsidRPr="00567379">
        <w:rPr>
          <w:rFonts w:hint="cs"/>
          <w:rtl/>
        </w:rPr>
        <w:t>א</w:t>
      </w:r>
      <w:r w:rsidR="0094084F">
        <w:rPr>
          <w:rFonts w:hint="cs"/>
          <w:rtl/>
        </w:rPr>
        <w:t>.</w:t>
      </w:r>
    </w:p>
    <w:p w14:paraId="2EB9E99E" w14:textId="6757F292" w:rsidR="002A125E" w:rsidRPr="00DB0BD7" w:rsidRDefault="002A125E" w:rsidP="00567379">
      <w:pPr>
        <w:pStyle w:val="ae"/>
        <w:spacing w:before="0"/>
        <w:rPr>
          <w:rStyle w:val="a4"/>
          <w:b/>
          <w:bCs/>
          <w:rtl/>
        </w:rPr>
      </w:pPr>
      <w:r w:rsidRPr="003D6E80">
        <w:rPr>
          <w:rFonts w:cs="PFT_Frank" w:hint="cs"/>
          <w:b/>
          <w:bCs/>
          <w:szCs w:val="14"/>
          <w:rtl/>
        </w:rPr>
        <w:t xml:space="preserve">אמר, </w:t>
      </w:r>
      <w:r w:rsidR="001864F0">
        <w:rPr>
          <w:rFonts w:cs="PFT_Frank" w:hint="eastAsia"/>
          <w:b/>
          <w:bCs/>
          <w:szCs w:val="14"/>
          <w:rtl/>
        </w:rPr>
        <w:t>בלשאצר</w:t>
      </w:r>
      <w:r w:rsidRPr="003D6E80">
        <w:rPr>
          <w:rFonts w:cs="PFT_Frank"/>
          <w:b/>
          <w:bCs/>
          <w:szCs w:val="14"/>
          <w:rtl/>
        </w:rPr>
        <w:t xml:space="preserve"> חישב כך וטעה</w:t>
      </w:r>
      <w:r w:rsidRPr="00DB0BD7">
        <w:rPr>
          <w:rStyle w:val="a4"/>
          <w:b/>
          <w:bCs/>
          <w:rtl/>
        </w:rPr>
        <w:t>:</w:t>
      </w:r>
      <w:r w:rsidRPr="00DB0BD7">
        <w:rPr>
          <w:rStyle w:val="afff7"/>
          <w:rtl/>
        </w:rPr>
        <w:t xml:space="preserve"> [שבעים </w:t>
      </w:r>
      <w:r w:rsidRPr="00DB0BD7">
        <w:rPr>
          <w:rStyle w:val="afff7"/>
          <w:rFonts w:hint="eastAsia"/>
          <w:rtl/>
        </w:rPr>
        <w:t>למלכות</w:t>
      </w:r>
      <w:r w:rsidRPr="00DB0BD7">
        <w:rPr>
          <w:rStyle w:val="afff7"/>
          <w:rtl/>
        </w:rPr>
        <w:t xml:space="preserve"> בבל]</w:t>
      </w:r>
    </w:p>
    <w:p w14:paraId="2F5FDDDD" w14:textId="77777777" w:rsidR="003C160B" w:rsidRDefault="002A125E" w:rsidP="002A125E">
      <w:pPr>
        <w:pStyle w:val="afff6"/>
        <w:rPr>
          <w:b/>
          <w:bCs/>
          <w:sz w:val="20"/>
          <w:rtl/>
        </w:rPr>
      </w:pPr>
      <w:r w:rsidRPr="00A824E4">
        <w:rPr>
          <w:rStyle w:val="a4"/>
          <w:rFonts w:hint="cs"/>
          <w:rtl/>
        </w:rPr>
        <w:lastRenderedPageBreak/>
        <w:t>'</w:t>
      </w:r>
      <w:r w:rsidRPr="00A824E4">
        <w:rPr>
          <w:rStyle w:val="a4"/>
          <w:rtl/>
        </w:rPr>
        <w:t xml:space="preserve">כי לפי מלאת לבבל </w:t>
      </w:r>
      <w:r w:rsidRPr="00DB0BD7">
        <w:rPr>
          <w:rStyle w:val="a4"/>
          <w:b/>
          <w:bCs/>
          <w:rtl/>
        </w:rPr>
        <w:t>שבעים שנה</w:t>
      </w:r>
      <w:r w:rsidRPr="00A824E4">
        <w:rPr>
          <w:rStyle w:val="a4"/>
          <w:rtl/>
        </w:rPr>
        <w:t xml:space="preserve"> אפקד אתכם</w:t>
      </w:r>
      <w:r w:rsidRPr="00A824E4">
        <w:rPr>
          <w:rStyle w:val="a4"/>
          <w:rFonts w:hint="cs"/>
          <w:rtl/>
        </w:rPr>
        <w:t>'</w:t>
      </w:r>
      <w:r>
        <w:rPr>
          <w:rStyle w:val="a4"/>
          <w:rFonts w:hint="cs"/>
          <w:rtl/>
        </w:rPr>
        <w:t xml:space="preserve"> -</w:t>
      </w:r>
      <w:r>
        <w:rPr>
          <w:rFonts w:hint="cs"/>
          <w:sz w:val="20"/>
          <w:rtl/>
        </w:rPr>
        <w:t xml:space="preserve"> </w:t>
      </w:r>
      <w:r w:rsidRPr="00DB0BD7">
        <w:rPr>
          <w:rFonts w:hint="eastAsia"/>
          <w:b/>
          <w:bCs/>
          <w:sz w:val="20"/>
          <w:rtl/>
        </w:rPr>
        <w:t>מ</w:t>
      </w:r>
      <w:r w:rsidRPr="00DB0BD7">
        <w:rPr>
          <w:b/>
          <w:bCs/>
          <w:sz w:val="20"/>
          <w:rtl/>
        </w:rPr>
        <w:t>"</w:t>
      </w:r>
      <w:r w:rsidRPr="00DB0BD7">
        <w:rPr>
          <w:rFonts w:hint="eastAsia"/>
          <w:b/>
          <w:bCs/>
          <w:sz w:val="20"/>
          <w:rtl/>
        </w:rPr>
        <w:t>ה</w:t>
      </w:r>
      <w:r w:rsidRPr="00701689">
        <w:rPr>
          <w:rFonts w:hint="cs"/>
          <w:sz w:val="20"/>
          <w:rtl/>
        </w:rPr>
        <w:t xml:space="preserve"> </w:t>
      </w:r>
      <w:r w:rsidRPr="00411327">
        <w:rPr>
          <w:rStyle w:val="afff"/>
          <w:b/>
          <w:rtl/>
        </w:rPr>
        <w:t>דנבוכדנצר</w:t>
      </w:r>
      <w:r w:rsidRPr="00701689">
        <w:rPr>
          <w:sz w:val="20"/>
          <w:rtl/>
        </w:rPr>
        <w:t xml:space="preserve">, </w:t>
      </w:r>
    </w:p>
    <w:p w14:paraId="2D442858" w14:textId="250DE23E" w:rsidR="002A125E" w:rsidRDefault="002A125E" w:rsidP="00567379">
      <w:pPr>
        <w:pStyle w:val="afff6"/>
        <w:rPr>
          <w:rFonts w:ascii="Fb Fontext" w:hAnsi="Fb Fontext"/>
          <w:rtl/>
        </w:rPr>
      </w:pPr>
      <w:r w:rsidRPr="00DB0BD7">
        <w:rPr>
          <w:rFonts w:hint="eastAsia"/>
          <w:b/>
          <w:bCs/>
          <w:sz w:val="20"/>
          <w:rtl/>
        </w:rPr>
        <w:t>כ</w:t>
      </w:r>
      <w:r w:rsidRPr="00DB0BD7">
        <w:rPr>
          <w:b/>
          <w:bCs/>
          <w:sz w:val="20"/>
          <w:rtl/>
        </w:rPr>
        <w:t>"</w:t>
      </w:r>
      <w:r w:rsidRPr="00DB0BD7">
        <w:rPr>
          <w:rFonts w:hint="eastAsia"/>
          <w:b/>
          <w:bCs/>
          <w:sz w:val="20"/>
          <w:rtl/>
        </w:rPr>
        <w:t>ג</w:t>
      </w:r>
      <w:r w:rsidRPr="00701689">
        <w:rPr>
          <w:rFonts w:hint="cs"/>
          <w:sz w:val="20"/>
          <w:rtl/>
        </w:rPr>
        <w:t xml:space="preserve"> </w:t>
      </w:r>
      <w:r w:rsidRPr="00411327">
        <w:rPr>
          <w:rStyle w:val="afff"/>
          <w:b/>
          <w:rtl/>
        </w:rPr>
        <w:t>דאויל מרודך</w:t>
      </w:r>
      <w:r w:rsidRPr="00701689">
        <w:rPr>
          <w:sz w:val="20"/>
          <w:rtl/>
        </w:rPr>
        <w:t xml:space="preserve">, </w:t>
      </w:r>
      <w:r w:rsidRPr="00DB0BD7">
        <w:rPr>
          <w:rFonts w:hint="eastAsia"/>
          <w:b/>
          <w:bCs/>
          <w:sz w:val="20"/>
          <w:rtl/>
        </w:rPr>
        <w:t>ב</w:t>
      </w:r>
      <w:r w:rsidRPr="00DB0BD7">
        <w:rPr>
          <w:b/>
          <w:bCs/>
          <w:sz w:val="20"/>
          <w:rtl/>
        </w:rPr>
        <w:t>'</w:t>
      </w:r>
      <w:r w:rsidRPr="00701689">
        <w:rPr>
          <w:sz w:val="20"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ד</w:t>
      </w:r>
      <w:r w:rsidR="001864F0">
        <w:rPr>
          <w:rStyle w:val="afff"/>
          <w:rFonts w:hint="eastAsia"/>
          <w:b/>
          <w:rtl/>
        </w:rPr>
        <w:t>בלשאצר</w:t>
      </w:r>
      <w:r>
        <w:rPr>
          <w:rFonts w:hint="cs"/>
          <w:sz w:val="20"/>
          <w:rtl/>
        </w:rPr>
        <w:t xml:space="preserve"> - השתמש</w:t>
      </w:r>
      <w:r w:rsidRPr="00701689">
        <w:rPr>
          <w:sz w:val="20"/>
          <w:rtl/>
        </w:rPr>
        <w:t xml:space="preserve"> </w:t>
      </w:r>
      <w:r>
        <w:rPr>
          <w:rFonts w:hint="cs"/>
          <w:sz w:val="20"/>
          <w:rtl/>
        </w:rPr>
        <w:t>ב</w:t>
      </w:r>
      <w:r w:rsidRPr="00701689">
        <w:rPr>
          <w:rFonts w:hint="eastAsia"/>
          <w:sz w:val="20"/>
          <w:rtl/>
        </w:rPr>
        <w:t>כלי</w:t>
      </w:r>
      <w:r w:rsidRPr="00701689">
        <w:rPr>
          <w:sz w:val="20"/>
          <w:rtl/>
        </w:rPr>
        <w:t xml:space="preserve"> </w:t>
      </w:r>
      <w:r w:rsidRPr="00701689">
        <w:rPr>
          <w:rFonts w:hint="eastAsia"/>
          <w:sz w:val="20"/>
          <w:rtl/>
        </w:rPr>
        <w:t>המקדש</w:t>
      </w:r>
      <w:r>
        <w:rPr>
          <w:rFonts w:hint="cs"/>
          <w:sz w:val="20"/>
          <w:rtl/>
        </w:rPr>
        <w:t xml:space="preserve"> ונהרג.</w:t>
      </w:r>
    </w:p>
    <w:p w14:paraId="0E1FC2C7" w14:textId="77777777" w:rsidR="003C160B" w:rsidRDefault="002A125E" w:rsidP="00567379">
      <w:pPr>
        <w:pStyle w:val="afff6"/>
        <w:rPr>
          <w:rtl/>
        </w:rPr>
      </w:pPr>
      <w:r>
        <w:rPr>
          <w:rFonts w:ascii="Fb Fontext" w:hAnsi="Fb Fontext" w:hint="cs"/>
          <w:rtl/>
        </w:rPr>
        <w:t>[</w:t>
      </w:r>
      <w:r w:rsidRPr="006F178A">
        <w:rPr>
          <w:rFonts w:ascii="Fb Fontext" w:hAnsi="Fb Fontext"/>
          <w:rtl/>
        </w:rPr>
        <w:t>נבוכדנצר מ</w:t>
      </w:r>
      <w:r w:rsidRPr="006F178A">
        <w:rPr>
          <w:rFonts w:ascii="Fb Fontext" w:hAnsi="Fb Fontext" w:hint="cs"/>
          <w:rtl/>
        </w:rPr>
        <w:t xml:space="preserve">לך </w:t>
      </w:r>
      <w:r w:rsidRPr="00DB0BD7">
        <w:rPr>
          <w:rFonts w:ascii="Fb Fontext" w:hAnsi="Fb Fontext" w:hint="eastAsia"/>
          <w:b/>
          <w:bCs/>
          <w:rtl/>
        </w:rPr>
        <w:t>מ</w:t>
      </w:r>
      <w:r w:rsidRPr="00DB0BD7">
        <w:rPr>
          <w:rFonts w:ascii="Fb Fontext" w:hAnsi="Fb Fontext"/>
          <w:b/>
          <w:bCs/>
          <w:rtl/>
        </w:rPr>
        <w:t>"</w:t>
      </w:r>
      <w:r w:rsidRPr="00DB0BD7">
        <w:rPr>
          <w:rFonts w:ascii="Fb Fontext" w:hAnsi="Fb Fontext" w:hint="eastAsia"/>
          <w:b/>
          <w:bCs/>
          <w:rtl/>
        </w:rPr>
        <w:t>ה</w:t>
      </w:r>
      <w:r>
        <w:rPr>
          <w:rFonts w:ascii="Fb Fontext" w:hAnsi="Fb Fontext" w:hint="cs"/>
          <w:rtl/>
        </w:rPr>
        <w:t xml:space="preserve"> - </w:t>
      </w:r>
      <w:r>
        <w:rPr>
          <w:rFonts w:hint="cs"/>
          <w:rtl/>
        </w:rPr>
        <w:t>ש</w:t>
      </w:r>
      <w:r w:rsidRPr="006F178A">
        <w:rPr>
          <w:rtl/>
        </w:rPr>
        <w:t xml:space="preserve">גלו בשבע לכיבוש יהויקים - גלות יהויכין, </w:t>
      </w:r>
    </w:p>
    <w:p w14:paraId="2ACC788F" w14:textId="77157B15" w:rsidR="002A125E" w:rsidRPr="006F178A" w:rsidRDefault="002A125E" w:rsidP="00567379">
      <w:pPr>
        <w:pStyle w:val="afff6"/>
        <w:rPr>
          <w:rtl/>
        </w:rPr>
      </w:pPr>
      <w:r w:rsidRPr="006F178A">
        <w:rPr>
          <w:rtl/>
        </w:rPr>
        <w:t>שהיא שמונה לנבוכדנצר.</w:t>
      </w:r>
    </w:p>
    <w:p w14:paraId="0139CF75" w14:textId="77777777" w:rsidR="002A125E" w:rsidRPr="006F178A" w:rsidRDefault="002A125E" w:rsidP="00567379">
      <w:pPr>
        <w:pStyle w:val="afff6"/>
        <w:rPr>
          <w:rtl/>
        </w:rPr>
      </w:pPr>
      <w:r w:rsidRPr="006F178A">
        <w:rPr>
          <w:rtl/>
        </w:rPr>
        <w:t>גלו ב</w:t>
      </w:r>
      <w:r>
        <w:rPr>
          <w:rFonts w:hint="cs"/>
          <w:rtl/>
        </w:rPr>
        <w:t xml:space="preserve">י''ח </w:t>
      </w:r>
      <w:r w:rsidRPr="006F178A">
        <w:rPr>
          <w:rtl/>
        </w:rPr>
        <w:t>לכיבוש יהויקים</w:t>
      </w:r>
      <w:r>
        <w:rPr>
          <w:rFonts w:hint="cs"/>
          <w:rtl/>
        </w:rPr>
        <w:t xml:space="preserve"> -</w:t>
      </w:r>
      <w:r w:rsidRPr="006F178A">
        <w:rPr>
          <w:rtl/>
        </w:rPr>
        <w:t xml:space="preserve"> גלות צדקיהו שהיא </w:t>
      </w:r>
      <w:r>
        <w:rPr>
          <w:rFonts w:hint="cs"/>
          <w:rtl/>
        </w:rPr>
        <w:t>י"ט</w:t>
      </w:r>
      <w:r w:rsidRPr="006F178A">
        <w:rPr>
          <w:rtl/>
        </w:rPr>
        <w:t xml:space="preserve"> לנבוכדנצר.</w:t>
      </w:r>
    </w:p>
    <w:p w14:paraId="21D87640" w14:textId="1E9637CA" w:rsidR="002A125E" w:rsidRPr="00146475" w:rsidRDefault="002A125E" w:rsidP="006F4CEC">
      <w:pPr>
        <w:pStyle w:val="afff6"/>
        <w:spacing w:after="60"/>
        <w:rPr>
          <w:rStyle w:val="a4"/>
          <w:rtl/>
        </w:rPr>
      </w:pPr>
      <w:r w:rsidRPr="006F178A">
        <w:rPr>
          <w:rtl/>
        </w:rPr>
        <w:t xml:space="preserve">וכתיב </w:t>
      </w:r>
      <w:r w:rsidRPr="001C1FAE">
        <w:rPr>
          <w:rStyle w:val="a4"/>
          <w:spacing w:val="0"/>
          <w:rtl/>
        </w:rPr>
        <w:t xml:space="preserve">ויהי </w:t>
      </w:r>
      <w:r w:rsidRPr="001C1FAE">
        <w:rPr>
          <w:rStyle w:val="a4"/>
          <w:b/>
          <w:bCs/>
          <w:spacing w:val="0"/>
          <w:rtl/>
        </w:rPr>
        <w:t>בשלשים ושבע</w:t>
      </w:r>
      <w:r w:rsidRPr="001C1FAE">
        <w:rPr>
          <w:rStyle w:val="a4"/>
          <w:spacing w:val="0"/>
          <w:rtl/>
        </w:rPr>
        <w:t xml:space="preserve"> שנה לגלות יהויכן</w:t>
      </w:r>
      <w:r w:rsidRPr="001C1FAE">
        <w:rPr>
          <w:rStyle w:val="a4"/>
          <w:rFonts w:hint="cs"/>
          <w:spacing w:val="0"/>
          <w:rtl/>
        </w:rPr>
        <w:t>..</w:t>
      </w:r>
      <w:r w:rsidRPr="001C1FAE">
        <w:rPr>
          <w:rStyle w:val="a4"/>
          <w:spacing w:val="0"/>
          <w:rtl/>
        </w:rPr>
        <w:t xml:space="preserve"> אויל מרדך</w:t>
      </w:r>
      <w:r w:rsidRPr="001C1FAE">
        <w:rPr>
          <w:rStyle w:val="a4"/>
          <w:rFonts w:hint="cs"/>
          <w:spacing w:val="0"/>
          <w:rtl/>
        </w:rPr>
        <w:t>..</w:t>
      </w:r>
      <w:r w:rsidRPr="001C1FAE">
        <w:rPr>
          <w:rStyle w:val="a4"/>
          <w:spacing w:val="0"/>
          <w:rtl/>
        </w:rPr>
        <w:t xml:space="preserve"> </w:t>
      </w:r>
      <w:r w:rsidRPr="001C1FAE">
        <w:rPr>
          <w:rStyle w:val="a4"/>
          <w:b/>
          <w:bCs/>
          <w:spacing w:val="0"/>
          <w:rtl/>
        </w:rPr>
        <w:t>בשנת מלכתו</w:t>
      </w:r>
      <w:r w:rsidRPr="001C1FAE">
        <w:rPr>
          <w:rStyle w:val="a4"/>
          <w:rFonts w:hint="cs"/>
          <w:spacing w:val="0"/>
          <w:rtl/>
        </w:rPr>
        <w:t>.</w:t>
      </w:r>
    </w:p>
    <w:p w14:paraId="084FB0D5" w14:textId="54F89F56" w:rsidR="0094084F" w:rsidRDefault="002A125E" w:rsidP="00567379">
      <w:pPr>
        <w:pStyle w:val="36"/>
        <w:framePr w:wrap="notBeside"/>
        <w:rPr>
          <w:rtl/>
        </w:rPr>
      </w:pPr>
      <w:r w:rsidRPr="00567379">
        <w:rPr>
          <w:rFonts w:hint="cs"/>
          <w:rtl/>
        </w:rPr>
        <w:t>ב</w:t>
      </w:r>
      <w:r w:rsidR="0094084F">
        <w:rPr>
          <w:rFonts w:hint="cs"/>
          <w:rtl/>
        </w:rPr>
        <w:t>.</w:t>
      </w:r>
    </w:p>
    <w:p w14:paraId="2FA629D8" w14:textId="672818E3" w:rsidR="002A125E" w:rsidRDefault="002A125E" w:rsidP="00567379">
      <w:pPr>
        <w:pStyle w:val="ae"/>
        <w:spacing w:before="0"/>
        <w:rPr>
          <w:rFonts w:ascii="Fb Fontext" w:hAnsi="Fb Fontext"/>
          <w:spacing w:val="-2"/>
          <w:rtl/>
        </w:rPr>
      </w:pPr>
      <w:r w:rsidRPr="003D6E80">
        <w:rPr>
          <w:rFonts w:cs="PFT_Frank"/>
          <w:b/>
          <w:bCs/>
          <w:szCs w:val="14"/>
          <w:rtl/>
        </w:rPr>
        <w:t xml:space="preserve">אני </w:t>
      </w:r>
      <w:r w:rsidRPr="003D6E80">
        <w:rPr>
          <w:rFonts w:cs="PFT_Frank" w:hint="eastAsia"/>
          <w:b/>
          <w:bCs/>
          <w:szCs w:val="14"/>
          <w:rtl/>
        </w:rPr>
        <w:t>אחשורוש</w:t>
      </w:r>
      <w:r w:rsidRPr="003D6E80">
        <w:rPr>
          <w:rFonts w:cs="PFT_Frank"/>
          <w:b/>
          <w:bCs/>
          <w:szCs w:val="14"/>
          <w:rtl/>
        </w:rPr>
        <w:t xml:space="preserve"> </w:t>
      </w:r>
      <w:r w:rsidRPr="003D6E80">
        <w:rPr>
          <w:rFonts w:cs="PFT_Frank" w:hint="eastAsia"/>
          <w:b/>
          <w:bCs/>
          <w:szCs w:val="14"/>
          <w:rtl/>
        </w:rPr>
        <w:t>אחשב</w:t>
      </w:r>
      <w:r w:rsidRPr="003D6E80">
        <w:rPr>
          <w:rFonts w:cs="PFT_Frank"/>
          <w:b/>
          <w:bCs/>
          <w:szCs w:val="14"/>
          <w:rtl/>
        </w:rPr>
        <w:t xml:space="preserve"> </w:t>
      </w:r>
      <w:r w:rsidRPr="003D6E80">
        <w:rPr>
          <w:rFonts w:cs="PFT_Frank" w:hint="cs"/>
          <w:b/>
          <w:bCs/>
          <w:szCs w:val="14"/>
          <w:rtl/>
        </w:rPr>
        <w:t>ו</w:t>
      </w:r>
      <w:r w:rsidRPr="003D6E80">
        <w:rPr>
          <w:rFonts w:cs="PFT_Frank"/>
          <w:b/>
          <w:bCs/>
          <w:szCs w:val="14"/>
          <w:rtl/>
        </w:rPr>
        <w:t>לא אטעה:</w:t>
      </w:r>
      <w:r w:rsidRPr="00F87DC2">
        <w:rPr>
          <w:rFonts w:ascii="Fb Fontext" w:hAnsi="Fb Fontext"/>
          <w:spacing w:val="-2"/>
          <w:rtl/>
        </w:rPr>
        <w:t xml:space="preserve"> </w:t>
      </w:r>
      <w:r w:rsidRPr="00DB0BD7">
        <w:rPr>
          <w:rStyle w:val="afff7"/>
          <w:rtl/>
        </w:rPr>
        <w:t>[</w:t>
      </w:r>
      <w:r w:rsidRPr="00DB0BD7">
        <w:rPr>
          <w:rStyle w:val="afff7"/>
          <w:rFonts w:hint="eastAsia"/>
          <w:rtl/>
        </w:rPr>
        <w:t>שבעים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b/>
          <w:bCs/>
          <w:rtl/>
        </w:rPr>
        <w:t>לגלות</w:t>
      </w:r>
      <w:r w:rsidRPr="00DB0BD7">
        <w:rPr>
          <w:rStyle w:val="afff7"/>
          <w:rtl/>
        </w:rPr>
        <w:t xml:space="preserve"> בבל</w:t>
      </w:r>
      <w:r>
        <w:rPr>
          <w:rStyle w:val="afff7"/>
          <w:rFonts w:hint="cs"/>
          <w:rtl/>
        </w:rPr>
        <w:t>,</w:t>
      </w:r>
      <w:r w:rsidRPr="00DB0BD7">
        <w:rPr>
          <w:rStyle w:val="afff7"/>
          <w:rtl/>
        </w:rPr>
        <w:t xml:space="preserve"> יהויכין]</w:t>
      </w:r>
    </w:p>
    <w:p w14:paraId="0AB25351" w14:textId="2C89DDA5" w:rsidR="003C160B" w:rsidRDefault="002A125E" w:rsidP="003C160B">
      <w:pPr>
        <w:pStyle w:val="afff6"/>
        <w:rPr>
          <w:rtl/>
        </w:rPr>
      </w:pPr>
      <w:r>
        <w:rPr>
          <w:rStyle w:val="a4"/>
          <w:rFonts w:hint="cs"/>
          <w:rtl/>
        </w:rPr>
        <w:t>-</w:t>
      </w:r>
      <w:r>
        <w:rPr>
          <w:rFonts w:hint="cs"/>
          <w:sz w:val="20"/>
          <w:rtl/>
        </w:rPr>
        <w:t xml:space="preserve"> </w:t>
      </w:r>
      <w:r>
        <w:rPr>
          <w:rFonts w:hint="cs"/>
          <w:b/>
          <w:bCs/>
          <w:sz w:val="20"/>
          <w:rtl/>
        </w:rPr>
        <w:t>ל"ז</w:t>
      </w:r>
      <w:r w:rsidRPr="00701689">
        <w:rPr>
          <w:rFonts w:hint="cs"/>
          <w:sz w:val="20"/>
          <w:rtl/>
        </w:rPr>
        <w:t xml:space="preserve"> </w:t>
      </w:r>
      <w:r w:rsidRPr="00411327">
        <w:rPr>
          <w:rStyle w:val="afff"/>
          <w:b/>
          <w:rtl/>
        </w:rPr>
        <w:t>דנבוכדנצר</w:t>
      </w:r>
      <w:r w:rsidRPr="00411327">
        <w:rPr>
          <w:rStyle w:val="afff"/>
          <w:rFonts w:hint="cs"/>
          <w:b/>
          <w:rtl/>
        </w:rPr>
        <w:t xml:space="preserve"> </w:t>
      </w:r>
      <w:r w:rsidRPr="003C160B">
        <w:rPr>
          <w:rStyle w:val="afff7"/>
          <w:rFonts w:hint="eastAsia"/>
          <w:rtl/>
        </w:rPr>
        <w:t>דפחות</w:t>
      </w:r>
      <w:r w:rsidRPr="003C160B">
        <w:rPr>
          <w:rStyle w:val="afff7"/>
          <w:rtl/>
        </w:rPr>
        <w:t xml:space="preserve"> שמונה</w:t>
      </w:r>
      <w:r w:rsidRPr="00DB0BD7">
        <w:rPr>
          <w:rStyle w:val="afff7"/>
          <w:rtl/>
        </w:rPr>
        <w:t xml:space="preserve">, </w:t>
      </w:r>
      <w:r w:rsidRPr="00041E4A">
        <w:rPr>
          <w:rFonts w:hint="cs"/>
          <w:b/>
          <w:bCs/>
          <w:sz w:val="20"/>
          <w:rtl/>
        </w:rPr>
        <w:t>כ</w:t>
      </w:r>
      <w:r w:rsidRPr="00041E4A">
        <w:rPr>
          <w:b/>
          <w:bCs/>
          <w:sz w:val="20"/>
          <w:rtl/>
        </w:rPr>
        <w:t>"</w:t>
      </w:r>
      <w:r w:rsidRPr="00041E4A">
        <w:rPr>
          <w:rFonts w:hint="cs"/>
          <w:b/>
          <w:bCs/>
          <w:sz w:val="20"/>
          <w:rtl/>
        </w:rPr>
        <w:t>ג</w:t>
      </w:r>
      <w:r w:rsidRPr="00701689">
        <w:rPr>
          <w:rFonts w:hint="cs"/>
          <w:sz w:val="20"/>
          <w:rtl/>
        </w:rPr>
        <w:t xml:space="preserve"> </w:t>
      </w:r>
      <w:r w:rsidRPr="00411327">
        <w:rPr>
          <w:rStyle w:val="afff"/>
          <w:b/>
          <w:rtl/>
        </w:rPr>
        <w:t>דאויל מרודך</w:t>
      </w:r>
      <w:r w:rsidRPr="00701689">
        <w:rPr>
          <w:sz w:val="20"/>
          <w:rtl/>
        </w:rPr>
        <w:t xml:space="preserve">, </w:t>
      </w:r>
      <w:r>
        <w:rPr>
          <w:rFonts w:hint="cs"/>
          <w:b/>
          <w:bCs/>
          <w:sz w:val="20"/>
          <w:rtl/>
        </w:rPr>
        <w:t>ג</w:t>
      </w:r>
      <w:r w:rsidRPr="00041E4A">
        <w:rPr>
          <w:b/>
          <w:bCs/>
          <w:sz w:val="20"/>
          <w:rtl/>
        </w:rPr>
        <w:t>'</w:t>
      </w:r>
      <w:r w:rsidRPr="00701689">
        <w:rPr>
          <w:sz w:val="20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ד</w:t>
      </w:r>
      <w:r w:rsidR="001864F0">
        <w:rPr>
          <w:rStyle w:val="afff"/>
          <w:rFonts w:hint="cs"/>
          <w:b/>
          <w:rtl/>
        </w:rPr>
        <w:t>בלשאצר</w:t>
      </w:r>
      <w:r w:rsidR="003C160B">
        <w:rPr>
          <w:rStyle w:val="afff7"/>
          <w:rtl/>
        </w:rPr>
        <w:t xml:space="preserve"> </w:t>
      </w:r>
      <w:r>
        <w:rPr>
          <w:rStyle w:val="afff7"/>
          <w:rFonts w:hint="cs"/>
          <w:rtl/>
        </w:rPr>
        <w:t>שנת מותו</w:t>
      </w:r>
      <w:r>
        <w:rPr>
          <w:rFonts w:hint="cs"/>
          <w:sz w:val="20"/>
          <w:rtl/>
        </w:rPr>
        <w:t>,</w:t>
      </w:r>
      <w:r>
        <w:rPr>
          <w:rFonts w:hint="cs"/>
          <w:rtl/>
        </w:rPr>
        <w:t xml:space="preserve"> </w:t>
      </w:r>
    </w:p>
    <w:p w14:paraId="2F416376" w14:textId="77777777" w:rsidR="003C160B" w:rsidRDefault="002A125E" w:rsidP="00567379">
      <w:pPr>
        <w:pStyle w:val="afff6"/>
        <w:rPr>
          <w:spacing w:val="-2"/>
          <w:rtl/>
        </w:rPr>
      </w:pPr>
      <w:r w:rsidRPr="00DB0BD7">
        <w:rPr>
          <w:rFonts w:hint="eastAsia"/>
          <w:b/>
          <w:bCs/>
          <w:rtl/>
        </w:rPr>
        <w:t>ה</w:t>
      </w:r>
      <w:r w:rsidRPr="00DB0BD7">
        <w:rPr>
          <w:b/>
          <w:bCs/>
          <w:rtl/>
        </w:rPr>
        <w:t>'</w:t>
      </w:r>
      <w:r w:rsidRPr="006F178A">
        <w:rPr>
          <w:rFonts w:hint="cs"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דדריוש</w:t>
      </w:r>
      <w:r w:rsidRPr="00411327">
        <w:rPr>
          <w:rStyle w:val="afff"/>
          <w:b/>
          <w:rtl/>
        </w:rPr>
        <w:t xml:space="preserve"> וכורש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DB0BD7">
        <w:rPr>
          <w:rFonts w:hint="eastAsia"/>
          <w:b/>
          <w:bCs/>
          <w:rtl/>
        </w:rPr>
        <w:t>ב</w:t>
      </w:r>
      <w:r w:rsidRPr="00DB0BD7">
        <w:rPr>
          <w:b/>
          <w:bCs/>
          <w:rtl/>
        </w:rPr>
        <w:t>'</w:t>
      </w:r>
      <w:r w:rsidRPr="006F178A">
        <w:rPr>
          <w:rFonts w:hint="cs"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דאחשורוש</w:t>
      </w:r>
      <w:r>
        <w:rPr>
          <w:rFonts w:hint="cs"/>
          <w:rtl/>
        </w:rPr>
        <w:t xml:space="preserve"> - </w:t>
      </w:r>
      <w:r w:rsidRPr="00F87DC2">
        <w:rPr>
          <w:rFonts w:hint="eastAsia"/>
          <w:spacing w:val="-2"/>
          <w:rtl/>
        </w:rPr>
        <w:t>אמר</w:t>
      </w:r>
      <w:r w:rsidRPr="00F87DC2">
        <w:rPr>
          <w:spacing w:val="-2"/>
          <w:rtl/>
        </w:rPr>
        <w:t xml:space="preserve"> </w:t>
      </w:r>
      <w:r>
        <w:rPr>
          <w:rFonts w:hint="cs"/>
          <w:spacing w:val="-2"/>
          <w:rtl/>
        </w:rPr>
        <w:t>ודאי</w:t>
      </w:r>
      <w:r w:rsidRPr="00F87DC2">
        <w:rPr>
          <w:spacing w:val="-2"/>
          <w:rtl/>
        </w:rPr>
        <w:t xml:space="preserve"> </w:t>
      </w:r>
      <w:r w:rsidRPr="00F87DC2">
        <w:rPr>
          <w:rFonts w:hint="eastAsia"/>
          <w:spacing w:val="-2"/>
          <w:rtl/>
        </w:rPr>
        <w:t>לא</w:t>
      </w:r>
      <w:r w:rsidRPr="00F87DC2">
        <w:rPr>
          <w:spacing w:val="-2"/>
          <w:rtl/>
        </w:rPr>
        <w:t xml:space="preserve"> </w:t>
      </w:r>
      <w:r w:rsidRPr="00F87DC2">
        <w:rPr>
          <w:rFonts w:hint="eastAsia"/>
          <w:spacing w:val="-2"/>
          <w:rtl/>
        </w:rPr>
        <w:t>יגאלו</w:t>
      </w:r>
      <w:r>
        <w:rPr>
          <w:rFonts w:hint="cs"/>
          <w:spacing w:val="-2"/>
          <w:rtl/>
        </w:rPr>
        <w:t xml:space="preserve">, </w:t>
      </w:r>
    </w:p>
    <w:p w14:paraId="14A01E53" w14:textId="7261DBFD" w:rsidR="002A125E" w:rsidRDefault="002A125E" w:rsidP="00567379">
      <w:pPr>
        <w:pStyle w:val="afff6"/>
        <w:spacing w:after="60"/>
        <w:rPr>
          <w:rtl/>
        </w:rPr>
      </w:pPr>
      <w:r w:rsidRPr="00F87DC2">
        <w:rPr>
          <w:rFonts w:hint="eastAsia"/>
          <w:spacing w:val="-2"/>
          <w:rtl/>
        </w:rPr>
        <w:t>השתמש</w:t>
      </w:r>
      <w:r w:rsidRPr="00F87DC2">
        <w:rPr>
          <w:spacing w:val="-2"/>
          <w:rtl/>
        </w:rPr>
        <w:t xml:space="preserve"> </w:t>
      </w:r>
      <w:r w:rsidRPr="00F87DC2">
        <w:rPr>
          <w:rFonts w:hint="eastAsia"/>
          <w:spacing w:val="-2"/>
          <w:rtl/>
        </w:rPr>
        <w:t>בכלי</w:t>
      </w:r>
      <w:r w:rsidRPr="00F87DC2">
        <w:rPr>
          <w:spacing w:val="-2"/>
          <w:rtl/>
        </w:rPr>
        <w:t xml:space="preserve"> </w:t>
      </w:r>
      <w:r w:rsidRPr="00F87DC2">
        <w:rPr>
          <w:rFonts w:hint="eastAsia"/>
          <w:spacing w:val="-2"/>
          <w:rtl/>
        </w:rPr>
        <w:t>המקדש</w:t>
      </w:r>
      <w:r>
        <w:rPr>
          <w:rFonts w:hint="cs"/>
          <w:spacing w:val="-2"/>
          <w:rtl/>
        </w:rPr>
        <w:t>,</w:t>
      </w:r>
      <w:r w:rsidRPr="006F178A">
        <w:rPr>
          <w:rtl/>
        </w:rPr>
        <w:t xml:space="preserve"> בא שטן וריקד ביניהן והרג את ושתי.</w:t>
      </w:r>
    </w:p>
    <w:p w14:paraId="59F416DF" w14:textId="2AD5F9E4" w:rsidR="0094084F" w:rsidRDefault="002A125E" w:rsidP="00567379">
      <w:pPr>
        <w:pStyle w:val="36"/>
        <w:framePr w:wrap="notBeside"/>
        <w:rPr>
          <w:rtl/>
        </w:rPr>
      </w:pPr>
      <w:r w:rsidRPr="00567379">
        <w:rPr>
          <w:rFonts w:hint="cs"/>
          <w:rtl/>
        </w:rPr>
        <w:t>ג</w:t>
      </w:r>
      <w:r w:rsidR="0094084F">
        <w:rPr>
          <w:rFonts w:hint="cs"/>
          <w:rtl/>
        </w:rPr>
        <w:t>.</w:t>
      </w:r>
    </w:p>
    <w:p w14:paraId="76D6786C" w14:textId="46F902FA" w:rsidR="002A125E" w:rsidRPr="00DB0BD7" w:rsidRDefault="002A125E" w:rsidP="00567379">
      <w:pPr>
        <w:pStyle w:val="ae"/>
        <w:spacing w:before="0"/>
        <w:rPr>
          <w:rStyle w:val="a4"/>
          <w:b/>
          <w:bCs/>
          <w:rtl/>
        </w:rPr>
      </w:pPr>
      <w:r w:rsidRPr="003D6E80">
        <w:rPr>
          <w:rFonts w:cs="PFT_Frank" w:hint="eastAsia"/>
          <w:b/>
          <w:bCs/>
          <w:szCs w:val="14"/>
          <w:rtl/>
        </w:rPr>
        <w:t>והאמת</w:t>
      </w:r>
      <w:r w:rsidRPr="003D6E80">
        <w:rPr>
          <w:rFonts w:cs="PFT_Frank"/>
          <w:b/>
          <w:bCs/>
          <w:szCs w:val="14"/>
          <w:rtl/>
        </w:rPr>
        <w:t xml:space="preserve"> </w:t>
      </w:r>
      <w:r w:rsidRPr="003D6E80">
        <w:rPr>
          <w:rFonts w:cs="PFT_Frank" w:hint="eastAsia"/>
          <w:b/>
          <w:bCs/>
          <w:szCs w:val="14"/>
          <w:rtl/>
        </w:rPr>
        <w:t>שצריך</w:t>
      </w:r>
      <w:r w:rsidRPr="003D6E80">
        <w:rPr>
          <w:rFonts w:cs="PFT_Frank"/>
          <w:b/>
          <w:bCs/>
          <w:szCs w:val="14"/>
          <w:rtl/>
        </w:rPr>
        <w:t xml:space="preserve"> </w:t>
      </w:r>
      <w:r w:rsidRPr="003D6E80">
        <w:rPr>
          <w:rFonts w:cs="PFT_Frank" w:hint="eastAsia"/>
          <w:b/>
          <w:bCs/>
          <w:szCs w:val="14"/>
          <w:rtl/>
        </w:rPr>
        <w:t>לחשב</w:t>
      </w:r>
      <w:r w:rsidRPr="00F05A14">
        <w:rPr>
          <w:rtl/>
        </w:rPr>
        <w:t xml:space="preserve"> </w:t>
      </w:r>
      <w:r w:rsidRPr="00F05A14">
        <w:rPr>
          <w:rFonts w:hint="eastAsia"/>
          <w:rtl/>
        </w:rPr>
        <w:t>מ</w:t>
      </w:r>
      <w:r w:rsidRPr="00F05A14">
        <w:rPr>
          <w:rtl/>
        </w:rPr>
        <w:t>'</w:t>
      </w:r>
      <w:r w:rsidRPr="00DB0BD7">
        <w:rPr>
          <w:rStyle w:val="a4"/>
          <w:rFonts w:hint="eastAsia"/>
          <w:b/>
          <w:bCs/>
          <w:rtl/>
        </w:rPr>
        <w:t>חרבות</w:t>
      </w:r>
      <w:r w:rsidRPr="00DB0BD7">
        <w:rPr>
          <w:rStyle w:val="a4"/>
          <w:b/>
          <w:bCs/>
          <w:rtl/>
        </w:rPr>
        <w:t xml:space="preserve"> </w:t>
      </w:r>
      <w:r w:rsidRPr="00DB0BD7">
        <w:rPr>
          <w:rStyle w:val="a4"/>
          <w:rFonts w:hint="eastAsia"/>
          <w:b/>
          <w:bCs/>
          <w:rtl/>
        </w:rPr>
        <w:t>ירושלים</w:t>
      </w:r>
      <w:r w:rsidRPr="00DB0BD7">
        <w:rPr>
          <w:rStyle w:val="a4"/>
          <w:b/>
          <w:bCs/>
          <w:rtl/>
        </w:rPr>
        <w:t>':</w:t>
      </w:r>
      <w:r>
        <w:rPr>
          <w:rStyle w:val="a4"/>
          <w:rFonts w:hint="cs"/>
          <w:b/>
          <w:bCs/>
          <w:rtl/>
        </w:rPr>
        <w:t xml:space="preserve"> </w:t>
      </w:r>
      <w:r w:rsidRPr="00DB0BD7">
        <w:rPr>
          <w:rStyle w:val="afff7"/>
          <w:rtl/>
        </w:rPr>
        <w:t xml:space="preserve">[שבעים </w:t>
      </w:r>
      <w:r w:rsidRPr="00DB0BD7">
        <w:rPr>
          <w:rStyle w:val="afff7"/>
          <w:rFonts w:hint="eastAsia"/>
          <w:b/>
          <w:bCs/>
          <w:rtl/>
        </w:rPr>
        <w:t>לחורבן</w:t>
      </w:r>
      <w:r>
        <w:rPr>
          <w:rStyle w:val="afff7"/>
          <w:rFonts w:hint="cs"/>
          <w:rtl/>
        </w:rPr>
        <w:t>,</w:t>
      </w:r>
      <w:r w:rsidRPr="00DB0BD7">
        <w:rPr>
          <w:rStyle w:val="afff7"/>
          <w:rtl/>
        </w:rPr>
        <w:t xml:space="preserve"> צדקיהו]</w:t>
      </w:r>
    </w:p>
    <w:p w14:paraId="1CD6C0EC" w14:textId="2F07D675" w:rsidR="002A125E" w:rsidRPr="006F178A" w:rsidRDefault="002A125E" w:rsidP="00567379">
      <w:pPr>
        <w:pStyle w:val="afff6"/>
        <w:spacing w:after="60"/>
        <w:rPr>
          <w:rtl/>
        </w:rPr>
      </w:pPr>
      <w:r>
        <w:rPr>
          <w:rStyle w:val="a4"/>
          <w:rFonts w:hint="cs"/>
          <w:rtl/>
        </w:rPr>
        <w:t>-</w:t>
      </w:r>
      <w:r>
        <w:rPr>
          <w:rFonts w:hint="cs"/>
          <w:sz w:val="20"/>
          <w:rtl/>
        </w:rPr>
        <w:t xml:space="preserve"> </w:t>
      </w:r>
      <w:r>
        <w:rPr>
          <w:rFonts w:hint="cs"/>
          <w:b/>
          <w:bCs/>
          <w:sz w:val="20"/>
          <w:rtl/>
        </w:rPr>
        <w:t>כ"ו</w:t>
      </w:r>
      <w:r w:rsidRPr="00701689">
        <w:rPr>
          <w:rFonts w:hint="cs"/>
          <w:sz w:val="20"/>
          <w:rtl/>
        </w:rPr>
        <w:t xml:space="preserve"> </w:t>
      </w:r>
      <w:r w:rsidRPr="00411327">
        <w:rPr>
          <w:rStyle w:val="afff"/>
          <w:b/>
          <w:rtl/>
        </w:rPr>
        <w:t>דנבוכדנצר</w:t>
      </w:r>
      <w:r w:rsidRPr="00411327">
        <w:rPr>
          <w:rStyle w:val="afff"/>
          <w:rFonts w:hint="cs"/>
          <w:b/>
          <w:rtl/>
        </w:rPr>
        <w:t xml:space="preserve"> </w:t>
      </w:r>
      <w:r w:rsidRPr="003C160B">
        <w:rPr>
          <w:rStyle w:val="afff7"/>
          <w:rFonts w:hint="eastAsia"/>
          <w:rtl/>
        </w:rPr>
        <w:t>דפחות</w:t>
      </w:r>
      <w:r w:rsidRPr="003C160B">
        <w:rPr>
          <w:rStyle w:val="afff7"/>
          <w:rtl/>
        </w:rPr>
        <w:t xml:space="preserve"> י"א,</w:t>
      </w:r>
      <w:r w:rsidRPr="00041E4A">
        <w:rPr>
          <w:rStyle w:val="afff7"/>
          <w:rtl/>
        </w:rPr>
        <w:t xml:space="preserve"> </w:t>
      </w:r>
      <w:r w:rsidRPr="00041E4A">
        <w:rPr>
          <w:rFonts w:hint="cs"/>
          <w:b/>
          <w:bCs/>
          <w:sz w:val="20"/>
          <w:rtl/>
        </w:rPr>
        <w:t>כ</w:t>
      </w:r>
      <w:r w:rsidRPr="00041E4A">
        <w:rPr>
          <w:b/>
          <w:bCs/>
          <w:sz w:val="20"/>
          <w:rtl/>
        </w:rPr>
        <w:t>"</w:t>
      </w:r>
      <w:r>
        <w:rPr>
          <w:rFonts w:hint="cs"/>
          <w:b/>
          <w:bCs/>
          <w:sz w:val="20"/>
          <w:rtl/>
        </w:rPr>
        <w:t>ב</w:t>
      </w:r>
      <w:r w:rsidRPr="00701689">
        <w:rPr>
          <w:rFonts w:hint="cs"/>
          <w:sz w:val="20"/>
          <w:rtl/>
        </w:rPr>
        <w:t xml:space="preserve"> </w:t>
      </w:r>
      <w:r w:rsidRPr="00411327">
        <w:rPr>
          <w:rStyle w:val="afff"/>
          <w:b/>
          <w:rtl/>
        </w:rPr>
        <w:t>דאויל מרודך</w:t>
      </w:r>
      <w:r w:rsidRPr="00411327">
        <w:rPr>
          <w:rStyle w:val="afff"/>
          <w:rFonts w:hint="cs"/>
          <w:b/>
          <w:rtl/>
        </w:rPr>
        <w:t xml:space="preserve"> </w:t>
      </w:r>
      <w:r w:rsidRPr="00DB0BD7">
        <w:rPr>
          <w:rStyle w:val="afff7"/>
          <w:rtl/>
        </w:rPr>
        <w:t xml:space="preserve">ששנה אחת </w:t>
      </w:r>
      <w:r w:rsidRPr="003C160B">
        <w:rPr>
          <w:rStyle w:val="afff7"/>
          <w:rFonts w:hint="eastAsia"/>
          <w:rtl/>
        </w:rPr>
        <w:t>מקוטעת</w:t>
      </w:r>
      <w:r w:rsidRPr="003C160B">
        <w:rPr>
          <w:rStyle w:val="afff7"/>
          <w:rtl/>
        </w:rPr>
        <w:t xml:space="preserve"> </w:t>
      </w:r>
      <w:r w:rsidRPr="003C160B">
        <w:rPr>
          <w:rStyle w:val="afff7"/>
          <w:rFonts w:hint="eastAsia"/>
          <w:rtl/>
        </w:rPr>
        <w:t>עם</w:t>
      </w:r>
      <w:r w:rsidRPr="003C160B">
        <w:rPr>
          <w:rStyle w:val="afff7"/>
          <w:rtl/>
        </w:rPr>
        <w:t xml:space="preserve"> </w:t>
      </w:r>
      <w:r w:rsidRPr="003C160B">
        <w:rPr>
          <w:rStyle w:val="afff7"/>
          <w:rFonts w:hint="eastAsia"/>
          <w:rtl/>
        </w:rPr>
        <w:t>נבו</w:t>
      </w:r>
      <w:r w:rsidRPr="003C160B">
        <w:rPr>
          <w:rStyle w:val="afff7"/>
          <w:rFonts w:hint="cs"/>
          <w:rtl/>
        </w:rPr>
        <w:t>כ</w:t>
      </w:r>
      <w:r w:rsidRPr="003C160B">
        <w:rPr>
          <w:rStyle w:val="afff7"/>
          <w:rFonts w:hint="eastAsia"/>
          <w:rtl/>
        </w:rPr>
        <w:t>דנצר</w:t>
      </w:r>
      <w:r w:rsidRPr="00DB0BD7">
        <w:rPr>
          <w:b/>
          <w:bCs/>
          <w:sz w:val="20"/>
          <w:rtl/>
        </w:rPr>
        <w:t>,</w:t>
      </w:r>
      <w:r w:rsidRPr="00701689">
        <w:rPr>
          <w:sz w:val="20"/>
          <w:rtl/>
        </w:rPr>
        <w:t xml:space="preserve"> </w:t>
      </w:r>
      <w:r>
        <w:rPr>
          <w:rFonts w:hint="cs"/>
          <w:b/>
          <w:bCs/>
          <w:sz w:val="20"/>
          <w:rtl/>
        </w:rPr>
        <w:t>ג</w:t>
      </w:r>
      <w:r w:rsidRPr="00041E4A">
        <w:rPr>
          <w:b/>
          <w:bCs/>
          <w:sz w:val="20"/>
          <w:rtl/>
        </w:rPr>
        <w:t>'</w:t>
      </w:r>
      <w:r w:rsidRPr="00701689">
        <w:rPr>
          <w:sz w:val="20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ד</w:t>
      </w:r>
      <w:r w:rsidR="001864F0">
        <w:rPr>
          <w:rStyle w:val="afff"/>
          <w:rFonts w:hint="cs"/>
          <w:b/>
          <w:rtl/>
        </w:rPr>
        <w:t>בלשאצר</w:t>
      </w:r>
      <w:r>
        <w:rPr>
          <w:rFonts w:hint="cs"/>
          <w:rtl/>
        </w:rPr>
        <w:t xml:space="preserve">, </w:t>
      </w:r>
      <w:r>
        <w:rPr>
          <w:rFonts w:hint="cs"/>
          <w:b/>
          <w:bCs/>
          <w:rtl/>
        </w:rPr>
        <w:t>ד</w:t>
      </w:r>
      <w:r w:rsidRPr="00041E4A">
        <w:rPr>
          <w:b/>
          <w:bCs/>
          <w:rtl/>
        </w:rPr>
        <w:t>'</w:t>
      </w:r>
      <w:r w:rsidRPr="006F178A"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 xml:space="preserve">דדריוש וכורש </w:t>
      </w:r>
      <w:r w:rsidRPr="00DB0BD7">
        <w:rPr>
          <w:rStyle w:val="afff7"/>
          <w:rtl/>
        </w:rPr>
        <w:t>[</w:t>
      </w:r>
      <w:r w:rsidRPr="00DB0BD7">
        <w:rPr>
          <w:rStyle w:val="afff7"/>
          <w:rFonts w:hint="eastAsia"/>
          <w:rtl/>
        </w:rPr>
        <w:t>ד</w:t>
      </w:r>
      <w:r>
        <w:rPr>
          <w:rStyle w:val="afff7"/>
          <w:rFonts w:hint="cs"/>
          <w:rtl/>
        </w:rPr>
        <w:t>כתיב</w:t>
      </w:r>
      <w:r w:rsidRPr="00DB0BD7">
        <w:rPr>
          <w:rStyle w:val="afff7"/>
          <w:rtl/>
        </w:rPr>
        <w:t xml:space="preserve"> </w:t>
      </w:r>
      <w:r>
        <w:rPr>
          <w:rStyle w:val="afff7"/>
          <w:rFonts w:hint="cs"/>
          <w:rtl/>
        </w:rPr>
        <w:t xml:space="preserve">רק </w:t>
      </w:r>
      <w:r w:rsidRPr="00DB0BD7">
        <w:rPr>
          <w:rStyle w:val="afff7"/>
          <w:rFonts w:hint="eastAsia"/>
          <w:b/>
          <w:bCs/>
          <w:rtl/>
        </w:rPr>
        <w:t>א</w:t>
      </w:r>
      <w:r w:rsidRPr="00DB0BD7">
        <w:rPr>
          <w:rStyle w:val="afff7"/>
          <w:b/>
          <w:bCs/>
          <w:rtl/>
        </w:rPr>
        <w:t>'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לדריוש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b/>
          <w:bCs/>
          <w:rtl/>
        </w:rPr>
        <w:t>וג</w:t>
      </w:r>
      <w:r w:rsidRPr="00DB0BD7">
        <w:rPr>
          <w:rStyle w:val="afff7"/>
          <w:b/>
          <w:bCs/>
          <w:rtl/>
        </w:rPr>
        <w:t>'</w:t>
      </w:r>
      <w:r w:rsidRPr="00DB0BD7">
        <w:rPr>
          <w:rStyle w:val="afff7"/>
          <w:rtl/>
        </w:rPr>
        <w:t xml:space="preserve"> לכורש],</w:t>
      </w:r>
      <w:r w:rsidRPr="006F178A">
        <w:rPr>
          <w:rFonts w:hint="cs"/>
          <w:rtl/>
        </w:rPr>
        <w:t xml:space="preserve"> </w:t>
      </w:r>
      <w:r w:rsidRPr="00DB0BD7">
        <w:rPr>
          <w:rFonts w:hint="eastAsia"/>
          <w:b/>
          <w:bCs/>
          <w:rtl/>
        </w:rPr>
        <w:t>י</w:t>
      </w:r>
      <w:r w:rsidRPr="00DB0BD7">
        <w:rPr>
          <w:b/>
          <w:bCs/>
          <w:rtl/>
        </w:rPr>
        <w:t>"ד</w:t>
      </w:r>
      <w:r w:rsidRPr="006F178A"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דאחשורוש</w:t>
      </w:r>
      <w:r w:rsidRPr="00DB0BD7">
        <w:rPr>
          <w:rStyle w:val="a4"/>
          <w:rtl/>
        </w:rPr>
        <w:t xml:space="preserve"> </w:t>
      </w:r>
      <w:r>
        <w:rPr>
          <w:rFonts w:hint="cs"/>
          <w:rtl/>
        </w:rPr>
        <w:t xml:space="preserve">[י"ב הפיל פור, י"ג הנס, י"ד איגרת פורים השנית], </w:t>
      </w:r>
      <w:r w:rsidRPr="00DB0BD7">
        <w:rPr>
          <w:rStyle w:val="afff"/>
          <w:rFonts w:hint="eastAsia"/>
          <w:b/>
          <w:rtl/>
        </w:rPr>
        <w:t>א</w:t>
      </w:r>
      <w:r w:rsidRPr="00DB0BD7">
        <w:rPr>
          <w:rStyle w:val="afff"/>
          <w:b/>
          <w:rtl/>
        </w:rPr>
        <w:t>'</w:t>
      </w:r>
      <w:r w:rsidRPr="00411327">
        <w:rPr>
          <w:rStyle w:val="afff"/>
          <w:b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דדריוש</w:t>
      </w:r>
      <w:r w:rsidRPr="00411327">
        <w:rPr>
          <w:rStyle w:val="afff"/>
          <w:rFonts w:hint="cs"/>
          <w:b/>
          <w:rtl/>
        </w:rPr>
        <w:t>.</w:t>
      </w:r>
    </w:p>
    <w:p w14:paraId="75B3D09C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יב.</w:t>
      </w:r>
    </w:p>
    <w:p w14:paraId="5C7D9BE8" w14:textId="52B1DFF4" w:rsidR="0094084F" w:rsidRDefault="002A125E" w:rsidP="00567379">
      <w:pPr>
        <w:pStyle w:val="36"/>
        <w:framePr w:wrap="notBeside"/>
        <w:rPr>
          <w:rtl/>
        </w:rPr>
      </w:pPr>
      <w:r w:rsidRPr="00567379">
        <w:rPr>
          <w:rFonts w:hint="cs"/>
          <w:rtl/>
        </w:rPr>
        <w:t>ד</w:t>
      </w:r>
      <w:r w:rsidR="0094084F">
        <w:rPr>
          <w:rFonts w:hint="cs"/>
          <w:rtl/>
        </w:rPr>
        <w:t>.</w:t>
      </w:r>
    </w:p>
    <w:p w14:paraId="348F5F4C" w14:textId="1BA9CF2C" w:rsidR="002A125E" w:rsidRPr="00F05A14" w:rsidRDefault="002A125E" w:rsidP="00567379">
      <w:pPr>
        <w:pStyle w:val="ae"/>
        <w:spacing w:before="0"/>
        <w:rPr>
          <w:rtl/>
        </w:rPr>
      </w:pPr>
      <w:r w:rsidRPr="003D6E80">
        <w:rPr>
          <w:rFonts w:cs="PFT_Frank" w:hint="eastAsia"/>
          <w:b/>
          <w:bCs/>
          <w:szCs w:val="14"/>
          <w:rtl/>
        </w:rPr>
        <w:t>וגם</w:t>
      </w:r>
      <w:r w:rsidRPr="003D6E80">
        <w:rPr>
          <w:rFonts w:cs="PFT_Frank"/>
          <w:b/>
          <w:bCs/>
          <w:szCs w:val="14"/>
          <w:rtl/>
        </w:rPr>
        <w:t xml:space="preserve"> </w:t>
      </w:r>
      <w:r w:rsidRPr="003D6E80">
        <w:rPr>
          <w:rFonts w:cs="PFT_Frank" w:hint="eastAsia"/>
          <w:b/>
          <w:bCs/>
          <w:szCs w:val="14"/>
          <w:rtl/>
        </w:rPr>
        <w:t>דניאל</w:t>
      </w:r>
      <w:r w:rsidRPr="003D6E80">
        <w:rPr>
          <w:rFonts w:cs="PFT_Frank"/>
          <w:b/>
          <w:bCs/>
          <w:szCs w:val="14"/>
          <w:rtl/>
        </w:rPr>
        <w:t xml:space="preserve"> </w:t>
      </w:r>
      <w:r w:rsidRPr="003D6E80">
        <w:rPr>
          <w:rFonts w:cs="PFT_Frank" w:hint="eastAsia"/>
          <w:b/>
          <w:bCs/>
          <w:szCs w:val="14"/>
          <w:rtl/>
        </w:rPr>
        <w:t>טעה</w:t>
      </w:r>
      <w:r w:rsidRPr="003D6E80">
        <w:rPr>
          <w:rFonts w:cs="PFT_Frank"/>
          <w:b/>
          <w:bCs/>
          <w:szCs w:val="14"/>
          <w:rtl/>
        </w:rPr>
        <w:t xml:space="preserve"> </w:t>
      </w:r>
      <w:r w:rsidRPr="003D6E80">
        <w:rPr>
          <w:rFonts w:cs="PFT_Frank" w:hint="eastAsia"/>
          <w:b/>
          <w:bCs/>
          <w:szCs w:val="14"/>
          <w:rtl/>
        </w:rPr>
        <w:t>בחשבון</w:t>
      </w:r>
      <w:r w:rsidRPr="00F05A14">
        <w:rPr>
          <w:rtl/>
        </w:rPr>
        <w:t xml:space="preserve">: </w:t>
      </w:r>
      <w:r w:rsidRPr="00DB0BD7">
        <w:rPr>
          <w:rStyle w:val="afff7"/>
          <w:rtl/>
        </w:rPr>
        <w:t xml:space="preserve">[שבעים </w:t>
      </w:r>
      <w:r w:rsidRPr="00DB0BD7">
        <w:rPr>
          <w:rStyle w:val="afff7"/>
          <w:rFonts w:hint="eastAsia"/>
          <w:rtl/>
        </w:rPr>
        <w:t>משכיבש</w:t>
      </w:r>
      <w:r w:rsidRPr="00DB0BD7">
        <w:rPr>
          <w:rStyle w:val="afff7"/>
          <w:rtl/>
        </w:rPr>
        <w:t xml:space="preserve"> את יהויקים]</w:t>
      </w:r>
    </w:p>
    <w:p w14:paraId="7B47BFC5" w14:textId="77777777" w:rsidR="002A125E" w:rsidRPr="005B6A74" w:rsidRDefault="002A125E" w:rsidP="00A35418">
      <w:pPr>
        <w:pStyle w:val="afff6"/>
        <w:spacing w:after="60"/>
        <w:rPr>
          <w:rtl/>
        </w:rPr>
      </w:pPr>
      <w:r>
        <w:rPr>
          <w:rFonts w:hint="cs"/>
          <w:rtl/>
        </w:rPr>
        <w:t>וחישב שמלאו שבעים בתחילת מלכות כורש שנתן רשות לבנות, ובאמת זה</w:t>
      </w:r>
      <w:r w:rsidRPr="006F178A">
        <w:rPr>
          <w:rtl/>
        </w:rPr>
        <w:t xml:space="preserve"> </w:t>
      </w:r>
      <w:r w:rsidRPr="00DB0BD7">
        <w:rPr>
          <w:b/>
          <w:bCs/>
          <w:rtl/>
        </w:rPr>
        <w:t>לפקידה בעלמא</w:t>
      </w:r>
      <w:r>
        <w:rPr>
          <w:rFonts w:hint="cs"/>
          <w:rtl/>
        </w:rPr>
        <w:t xml:space="preserve"> </w:t>
      </w:r>
      <w:r>
        <w:rPr>
          <w:rStyle w:val="a4"/>
          <w:rFonts w:hint="cs"/>
          <w:rtl/>
        </w:rPr>
        <w:t>ד</w:t>
      </w:r>
      <w:r w:rsidRPr="00DB0BD7">
        <w:rPr>
          <w:rStyle w:val="a4"/>
          <w:rtl/>
        </w:rPr>
        <w:t>'</w:t>
      </w:r>
      <w:r w:rsidRPr="00DB0BD7">
        <w:rPr>
          <w:rStyle w:val="a4"/>
          <w:rFonts w:hint="eastAsia"/>
          <w:rtl/>
        </w:rPr>
        <w:t>מלאות</w:t>
      </w:r>
      <w:r w:rsidRPr="00DB0BD7">
        <w:rPr>
          <w:rStyle w:val="a4"/>
          <w:rtl/>
        </w:rPr>
        <w:t xml:space="preserve"> לבבל שבעים.. </w:t>
      </w:r>
      <w:r w:rsidRPr="00DB0BD7">
        <w:rPr>
          <w:rStyle w:val="a4"/>
          <w:rFonts w:hint="eastAsia"/>
          <w:b/>
          <w:bCs/>
          <w:rtl/>
        </w:rPr>
        <w:t>אפקוד</w:t>
      </w:r>
      <w:r w:rsidRPr="00DB0BD7">
        <w:rPr>
          <w:rStyle w:val="a4"/>
          <w:b/>
          <w:bCs/>
          <w:rtl/>
        </w:rPr>
        <w:t xml:space="preserve"> אתכם'</w:t>
      </w:r>
      <w:r>
        <w:rPr>
          <w:rFonts w:hint="cs"/>
          <w:rtl/>
        </w:rPr>
        <w:t xml:space="preserve">, אבל </w:t>
      </w:r>
      <w:r w:rsidRPr="00123AC1">
        <w:rPr>
          <w:rFonts w:hint="cs"/>
          <w:rtl/>
        </w:rPr>
        <w:t>ל</w:t>
      </w:r>
      <w:r w:rsidRPr="00DB0BD7">
        <w:rPr>
          <w:rFonts w:hint="eastAsia"/>
          <w:rtl/>
        </w:rPr>
        <w:t>א</w:t>
      </w:r>
      <w:r>
        <w:rPr>
          <w:rFonts w:hint="cs"/>
          <w:b/>
          <w:bCs/>
          <w:rtl/>
        </w:rPr>
        <w:t xml:space="preserve"> נבנה</w:t>
      </w:r>
      <w:r w:rsidRPr="00DB0BD7">
        <w:rPr>
          <w:b/>
          <w:bCs/>
          <w:rtl/>
        </w:rPr>
        <w:t xml:space="preserve"> </w:t>
      </w:r>
      <w:r w:rsidRPr="00DB0BD7">
        <w:rPr>
          <w:rFonts w:hint="eastAsia"/>
          <w:b/>
          <w:bCs/>
          <w:rtl/>
        </w:rPr>
        <w:t>ביהמ</w:t>
      </w:r>
      <w:r w:rsidRPr="00DB0BD7">
        <w:rPr>
          <w:b/>
          <w:bCs/>
          <w:rtl/>
        </w:rPr>
        <w:t>"ק</w:t>
      </w:r>
      <w:r w:rsidRPr="005B6A74">
        <w:rPr>
          <w:rFonts w:hint="cs"/>
          <w:rtl/>
        </w:rPr>
        <w:t xml:space="preserve"> </w:t>
      </w:r>
      <w:r>
        <w:rPr>
          <w:rFonts w:hint="cs"/>
          <w:rtl/>
        </w:rPr>
        <w:t>עד שעבר</w:t>
      </w:r>
      <w:r w:rsidRPr="005B6A74">
        <w:rPr>
          <w:rFonts w:hint="cs"/>
          <w:rtl/>
        </w:rPr>
        <w:t xml:space="preserve"> </w:t>
      </w:r>
      <w:r w:rsidRPr="00DB0BD7">
        <w:rPr>
          <w:b/>
          <w:bCs/>
          <w:rtl/>
        </w:rPr>
        <w:t>'</w:t>
      </w:r>
      <w:r w:rsidRPr="00DB0BD7">
        <w:rPr>
          <w:rStyle w:val="a4"/>
          <w:rFonts w:hint="eastAsia"/>
          <w:b/>
          <w:bCs/>
          <w:rtl/>
        </w:rPr>
        <w:t>לחרבות</w:t>
      </w:r>
      <w:r w:rsidRPr="00DB0BD7">
        <w:rPr>
          <w:rStyle w:val="a4"/>
          <w:b/>
          <w:bCs/>
          <w:rtl/>
        </w:rPr>
        <w:t xml:space="preserve"> </w:t>
      </w:r>
      <w:r w:rsidRPr="00DB0BD7">
        <w:rPr>
          <w:rStyle w:val="a4"/>
          <w:rFonts w:hint="eastAsia"/>
          <w:b/>
          <w:bCs/>
          <w:rtl/>
        </w:rPr>
        <w:t>ירושלים</w:t>
      </w:r>
      <w:r>
        <w:rPr>
          <w:rStyle w:val="a4"/>
          <w:rFonts w:hint="cs"/>
          <w:rtl/>
        </w:rPr>
        <w:t xml:space="preserve"> שבעים שנה</w:t>
      </w:r>
      <w:r w:rsidRPr="00DB0BD7">
        <w:rPr>
          <w:rStyle w:val="a4"/>
          <w:rtl/>
        </w:rPr>
        <w:t>'</w:t>
      </w:r>
      <w:r>
        <w:rPr>
          <w:rFonts w:hint="cs"/>
          <w:rtl/>
        </w:rPr>
        <w:t xml:space="preserve"> [בב' לדריוש הפרסי].</w:t>
      </w:r>
    </w:p>
    <w:p w14:paraId="6754A70C" w14:textId="387F535D" w:rsidR="0094084F" w:rsidRDefault="00D355BE" w:rsidP="00567379">
      <w:pPr>
        <w:pStyle w:val="36"/>
        <w:framePr w:wrap="notBeside"/>
        <w:rPr>
          <w:rtl/>
        </w:rPr>
      </w:pPr>
      <w:r w:rsidRPr="00567379">
        <w:rPr>
          <w:rFonts w:ascii="Times New Roman" w:hAnsi="Times New Roman" w:cs="Times New Roman" w:hint="cs"/>
          <w:rtl/>
        </w:rPr>
        <w:t>◦</w:t>
      </w:r>
      <w:r w:rsidRPr="00567379">
        <w:rPr>
          <w:rtl/>
        </w:rPr>
        <w:t xml:space="preserve"> </w:t>
      </w:r>
      <w:r w:rsidR="002A125E" w:rsidRPr="00567379">
        <w:rPr>
          <w:rtl/>
        </w:rPr>
        <w:t>דרש ר</w:t>
      </w:r>
      <w:r w:rsidR="002A125E" w:rsidRPr="00567379">
        <w:rPr>
          <w:rFonts w:hint="cs"/>
          <w:rtl/>
        </w:rPr>
        <w:t>"נ בר"ח</w:t>
      </w:r>
      <w:r w:rsidR="0094084F">
        <w:rPr>
          <w:rtl/>
        </w:rPr>
        <w:t>:</w:t>
      </w:r>
    </w:p>
    <w:p w14:paraId="5A123C68" w14:textId="02D60399" w:rsidR="003D6E80" w:rsidRPr="00567379" w:rsidRDefault="002A125E" w:rsidP="00567379">
      <w:pPr>
        <w:rPr>
          <w:rStyle w:val="afff"/>
          <w:b/>
          <w:spacing w:val="-2"/>
          <w:rtl/>
        </w:rPr>
      </w:pPr>
      <w:r w:rsidRPr="00567379">
        <w:rPr>
          <w:rStyle w:val="a4"/>
          <w:rFonts w:hint="cs"/>
          <w:rtl/>
        </w:rPr>
        <w:t>'</w:t>
      </w:r>
      <w:r w:rsidRPr="00567379">
        <w:rPr>
          <w:rStyle w:val="a4"/>
          <w:rtl/>
        </w:rPr>
        <w:t>כה אמר ה' למשיחו</w:t>
      </w:r>
      <w:r w:rsidRPr="00567379">
        <w:rPr>
          <w:rStyle w:val="a4"/>
          <w:rFonts w:hint="cs"/>
          <w:rtl/>
        </w:rPr>
        <w:t>,</w:t>
      </w:r>
      <w:r w:rsidRPr="00567379">
        <w:rPr>
          <w:rStyle w:val="a4"/>
          <w:rtl/>
        </w:rPr>
        <w:t xml:space="preserve"> לכורש</w:t>
      </w:r>
      <w:r w:rsidRPr="00567379">
        <w:rPr>
          <w:rStyle w:val="a4"/>
          <w:spacing w:val="-2"/>
          <w:rtl/>
        </w:rPr>
        <w:t xml:space="preserve"> </w:t>
      </w:r>
      <w:r w:rsidR="00567379" w:rsidRPr="00567379">
        <w:rPr>
          <w:rStyle w:val="afff"/>
          <w:rFonts w:hint="cs"/>
          <w:b/>
          <w:spacing w:val="-2"/>
          <w:rtl/>
        </w:rPr>
        <w:t xml:space="preserve"> </w:t>
      </w:r>
      <w:r w:rsidRPr="00567379">
        <w:rPr>
          <w:rStyle w:val="afff"/>
          <w:b/>
          <w:spacing w:val="-2"/>
          <w:rtl/>
        </w:rPr>
        <w:t xml:space="preserve">א"ל הקב"ה למשיח: </w:t>
      </w:r>
      <w:r w:rsidRPr="00567379">
        <w:rPr>
          <w:spacing w:val="-2"/>
          <w:rtl/>
        </w:rPr>
        <w:t xml:space="preserve">קובל אני לך על כורש, </w:t>
      </w:r>
    </w:p>
    <w:p w14:paraId="0A94EE9E" w14:textId="5A0EA850" w:rsidR="002A125E" w:rsidRPr="00567379" w:rsidRDefault="002A125E" w:rsidP="003D6E80">
      <w:pPr>
        <w:rPr>
          <w:rFonts w:cs="Guttman Vilna"/>
          <w:b/>
          <w:spacing w:val="2"/>
          <w:rtl/>
        </w:rPr>
      </w:pPr>
      <w:r w:rsidRPr="00567379">
        <w:rPr>
          <w:rStyle w:val="afff"/>
          <w:b/>
          <w:spacing w:val="2"/>
          <w:rtl/>
        </w:rPr>
        <w:t xml:space="preserve">אני אמרתי </w:t>
      </w:r>
      <w:r w:rsidRPr="00567379">
        <w:rPr>
          <w:rStyle w:val="a4"/>
          <w:rFonts w:hint="cs"/>
          <w:spacing w:val="2"/>
          <w:rtl/>
        </w:rPr>
        <w:t>'</w:t>
      </w:r>
      <w:r w:rsidRPr="00567379">
        <w:rPr>
          <w:rStyle w:val="a4"/>
          <w:spacing w:val="2"/>
          <w:rtl/>
        </w:rPr>
        <w:t xml:space="preserve">הוא יבנה </w:t>
      </w:r>
      <w:r w:rsidRPr="00567379">
        <w:rPr>
          <w:rStyle w:val="a4"/>
          <w:rFonts w:hint="cs"/>
          <w:spacing w:val="2"/>
          <w:rtl/>
        </w:rPr>
        <w:t>עירי</w:t>
      </w:r>
      <w:r w:rsidRPr="00567379">
        <w:rPr>
          <w:rStyle w:val="a4"/>
          <w:spacing w:val="2"/>
          <w:rtl/>
        </w:rPr>
        <w:t xml:space="preserve"> ויקבץ גליותי</w:t>
      </w:r>
      <w:r w:rsidRPr="00567379">
        <w:rPr>
          <w:rStyle w:val="a4"/>
          <w:rFonts w:hint="cs"/>
          <w:spacing w:val="2"/>
          <w:rtl/>
        </w:rPr>
        <w:t xml:space="preserve">' </w:t>
      </w:r>
      <w:r w:rsidRPr="00567379">
        <w:rPr>
          <w:rStyle w:val="afff"/>
          <w:b/>
          <w:spacing w:val="2"/>
          <w:rtl/>
        </w:rPr>
        <w:t>והוא אמר</w:t>
      </w:r>
      <w:r w:rsidRPr="00567379">
        <w:rPr>
          <w:rStyle w:val="a4"/>
          <w:spacing w:val="2"/>
          <w:rtl/>
        </w:rPr>
        <w:t xml:space="preserve"> </w:t>
      </w:r>
      <w:r w:rsidRPr="00567379">
        <w:rPr>
          <w:rStyle w:val="a4"/>
          <w:rFonts w:hint="cs"/>
          <w:spacing w:val="2"/>
          <w:rtl/>
        </w:rPr>
        <w:t>'</w:t>
      </w:r>
      <w:r w:rsidRPr="00567379">
        <w:rPr>
          <w:rStyle w:val="a4"/>
          <w:spacing w:val="2"/>
          <w:rtl/>
        </w:rPr>
        <w:t>מי בכם מכל עמו</w:t>
      </w:r>
      <w:r w:rsidRPr="00567379">
        <w:rPr>
          <w:rStyle w:val="a4"/>
          <w:rFonts w:hint="cs"/>
          <w:spacing w:val="2"/>
          <w:rtl/>
        </w:rPr>
        <w:t xml:space="preserve"> </w:t>
      </w:r>
      <w:r w:rsidRPr="00567379">
        <w:rPr>
          <w:rStyle w:val="a4"/>
          <w:spacing w:val="2"/>
          <w:rtl/>
        </w:rPr>
        <w:t>ויעל</w:t>
      </w:r>
      <w:r w:rsidRPr="00567379">
        <w:rPr>
          <w:rStyle w:val="a4"/>
          <w:rFonts w:hint="cs"/>
          <w:spacing w:val="2"/>
          <w:rtl/>
        </w:rPr>
        <w:t>'</w:t>
      </w:r>
      <w:r w:rsidRPr="00567379">
        <w:rPr>
          <w:rStyle w:val="a4"/>
          <w:spacing w:val="2"/>
          <w:rtl/>
        </w:rPr>
        <w:t>.</w:t>
      </w:r>
    </w:p>
    <w:p w14:paraId="0E92D53B" w14:textId="6A7BCD82" w:rsidR="002A125E" w:rsidRPr="00DB0BD7" w:rsidRDefault="003809EA" w:rsidP="00BC3A5C">
      <w:pPr>
        <w:pStyle w:val="af3"/>
        <w:spacing w:before="0" w:after="60"/>
        <w:rPr>
          <w:b/>
          <w:bCs w:val="0"/>
          <w:rtl/>
        </w:rPr>
      </w:pPr>
      <w:r>
        <w:rPr>
          <w:rFonts w:ascii="MS Mincho" w:hAnsi="MS Mincho"/>
          <w:b/>
          <w:bCs w:val="0"/>
          <w:rtl/>
        </w:rPr>
        <w:t>****</w:t>
      </w:r>
    </w:p>
    <w:p w14:paraId="61BE9F9D" w14:textId="7CBBF58B" w:rsidR="0094084F" w:rsidRDefault="0094084F" w:rsidP="00BC3A5C">
      <w:pPr>
        <w:pStyle w:val="36"/>
        <w:framePr w:wrap="notBeside" w:y="1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320AE3E5" w14:textId="09C4E62A" w:rsidR="002A125E" w:rsidRPr="00DB0BD7" w:rsidRDefault="002A125E" w:rsidP="00BC3A5C">
      <w:pPr>
        <w:rPr>
          <w:b/>
          <w:rtl/>
        </w:rPr>
      </w:pPr>
      <w:r w:rsidRPr="00DB0BD7">
        <w:rPr>
          <w:rStyle w:val="a4"/>
          <w:b/>
          <w:rtl/>
        </w:rPr>
        <w:t xml:space="preserve">'חיל פרס </w:t>
      </w:r>
      <w:r w:rsidRPr="00DB0BD7">
        <w:rPr>
          <w:rStyle w:val="a4"/>
          <w:bCs/>
          <w:rtl/>
        </w:rPr>
        <w:t>ומדי הפרתמים</w:t>
      </w:r>
      <w:r w:rsidRPr="00DB0BD7">
        <w:rPr>
          <w:rStyle w:val="a4"/>
          <w:b/>
          <w:rtl/>
        </w:rPr>
        <w:t>',</w:t>
      </w:r>
      <w:r w:rsidRPr="00DB0BD7">
        <w:rPr>
          <w:rFonts w:ascii="Fb Fontext" w:hAnsi="Fb Fontext"/>
          <w:b/>
          <w:rtl/>
        </w:rPr>
        <w:t xml:space="preserve"> </w:t>
      </w:r>
      <w:r w:rsidRPr="00DB0BD7">
        <w:rPr>
          <w:rStyle w:val="afff7"/>
          <w:rFonts w:hint="eastAsia"/>
          <w:rtl/>
        </w:rPr>
        <w:t>ובסוף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המגילה</w:t>
      </w:r>
      <w:r w:rsidRPr="00DB0BD7">
        <w:rPr>
          <w:rStyle w:val="a4"/>
          <w:b/>
          <w:rtl/>
        </w:rPr>
        <w:t xml:space="preserve"> </w:t>
      </w:r>
      <w:r w:rsidRPr="00DB0BD7">
        <w:rPr>
          <w:rStyle w:val="a4"/>
          <w:bCs/>
          <w:rtl/>
        </w:rPr>
        <w:t>'למלכי מדי</w:t>
      </w:r>
      <w:r w:rsidRPr="00DB0BD7">
        <w:rPr>
          <w:rStyle w:val="a4"/>
          <w:b/>
          <w:rtl/>
        </w:rPr>
        <w:t xml:space="preserve"> ופרס'.</w:t>
      </w:r>
    </w:p>
    <w:p w14:paraId="66D58927" w14:textId="77777777" w:rsidR="002A125E" w:rsidRPr="006F178A" w:rsidRDefault="002A125E" w:rsidP="002A125E">
      <w:pPr>
        <w:rPr>
          <w:rtl/>
        </w:rPr>
      </w:pPr>
      <w:r w:rsidRPr="00D355BE">
        <w:rPr>
          <w:rFonts w:hint="cs"/>
          <w:rtl/>
        </w:rPr>
        <w:t>ש</w:t>
      </w:r>
      <w:r w:rsidRPr="00DB0BD7">
        <w:rPr>
          <w:rFonts w:hint="eastAsia"/>
          <w:b/>
          <w:rtl/>
        </w:rPr>
        <w:t>התנו</w:t>
      </w:r>
      <w:r w:rsidRPr="00DB0BD7">
        <w:rPr>
          <w:b/>
          <w:rtl/>
        </w:rPr>
        <w:t xml:space="preserve"> </w:t>
      </w:r>
      <w:r w:rsidRPr="00DB0BD7">
        <w:rPr>
          <w:rFonts w:hint="eastAsia"/>
          <w:b/>
          <w:rtl/>
        </w:rPr>
        <w:t>בניהם</w:t>
      </w:r>
      <w:r>
        <w:rPr>
          <w:rFonts w:hint="cs"/>
          <w:rtl/>
        </w:rPr>
        <w:t xml:space="preserve"> שמאחד מלכים ומהשני פרתמים, ולהיפך.</w:t>
      </w:r>
    </w:p>
    <w:p w14:paraId="3358D92C" w14:textId="7AF93ECA" w:rsidR="0094084F" w:rsidRDefault="0094084F" w:rsidP="002B4CEB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3F7826D" w14:textId="2AEBCE5F" w:rsidR="00D355BE" w:rsidRPr="002B4CEB" w:rsidRDefault="002A125E" w:rsidP="00BC3A5C">
      <w:pPr>
        <w:rPr>
          <w:rStyle w:val="a4"/>
          <w:rFonts w:ascii="BA Fontov Regular" w:hAnsi="BA Fontov Regular" w:cs="FrankRuehl"/>
          <w:spacing w:val="0"/>
          <w:szCs w:val="18"/>
          <w:rtl/>
        </w:rPr>
      </w:pPr>
      <w:r w:rsidRPr="00A824E4">
        <w:rPr>
          <w:rStyle w:val="a4"/>
          <w:rtl/>
        </w:rPr>
        <w:t>בהראתו</w:t>
      </w:r>
      <w:r>
        <w:rPr>
          <w:rStyle w:val="a4"/>
          <w:rFonts w:hint="cs"/>
          <w:rtl/>
        </w:rPr>
        <w:t xml:space="preserve">.. את יקר </w:t>
      </w:r>
      <w:r w:rsidRPr="00DB0BD7">
        <w:rPr>
          <w:rStyle w:val="a4"/>
          <w:rFonts w:hint="eastAsia"/>
          <w:b/>
          <w:bCs/>
          <w:rtl/>
        </w:rPr>
        <w:t>תפארת</w:t>
      </w:r>
      <w:r>
        <w:rPr>
          <w:rStyle w:val="a4"/>
          <w:rFonts w:hint="cs"/>
          <w:rtl/>
        </w:rPr>
        <w:t xml:space="preserve"> גדולתו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 w:rsidRPr="006F178A">
        <w:rPr>
          <w:rtl/>
        </w:rPr>
        <w:t>שלבש בגדי כהונה</w:t>
      </w:r>
      <w:r w:rsidRPr="006F178A">
        <w:rPr>
          <w:rFonts w:hint="cs"/>
          <w:rtl/>
        </w:rPr>
        <w:t>.</w:t>
      </w:r>
    </w:p>
    <w:p w14:paraId="5A70FB95" w14:textId="34F094F0" w:rsidR="0094084F" w:rsidRDefault="0094084F" w:rsidP="002B4CEB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674A606" w14:textId="77777777" w:rsidR="00AE2E75" w:rsidRDefault="002A125E" w:rsidP="00BC3A5C">
      <w:pPr>
        <w:rPr>
          <w:rStyle w:val="afff"/>
          <w:b/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ובמלאות הימים</w:t>
      </w:r>
      <w:r>
        <w:rPr>
          <w:rStyle w:val="a4"/>
          <w:rFonts w:hint="cs"/>
          <w:rtl/>
        </w:rPr>
        <w:t xml:space="preserve">.. עשה המלך לכל העם </w:t>
      </w:r>
      <w:r w:rsidRPr="00DB0BD7">
        <w:rPr>
          <w:rStyle w:val="a4"/>
          <w:rFonts w:hint="eastAsia"/>
          <w:b/>
          <w:bCs/>
          <w:rtl/>
        </w:rPr>
        <w:t>הנמצאים</w:t>
      </w:r>
      <w:r w:rsidRPr="00DB0BD7">
        <w:rPr>
          <w:rStyle w:val="a4"/>
          <w:b/>
          <w:bCs/>
          <w:rtl/>
        </w:rPr>
        <w:t xml:space="preserve"> </w:t>
      </w:r>
      <w:r w:rsidRPr="00DB0BD7">
        <w:rPr>
          <w:rStyle w:val="a4"/>
          <w:rFonts w:hint="eastAsia"/>
          <w:b/>
          <w:bCs/>
          <w:rtl/>
        </w:rPr>
        <w:t>בשושן</w:t>
      </w:r>
      <w:r>
        <w:rPr>
          <w:rStyle w:val="a4"/>
          <w:rFonts w:hint="cs"/>
          <w:rtl/>
        </w:rPr>
        <w:t>.. משתה</w:t>
      </w:r>
      <w:r w:rsidRPr="00A824E4">
        <w:rPr>
          <w:rStyle w:val="a4"/>
          <w:rtl/>
        </w:rPr>
        <w:t>'</w:t>
      </w:r>
    </w:p>
    <w:p w14:paraId="755780B8" w14:textId="6504711F" w:rsidR="002A125E" w:rsidRPr="00D355BE" w:rsidRDefault="00D355BE" w:rsidP="00D355BE">
      <w:pPr>
        <w:rPr>
          <w:rStyle w:val="afff7"/>
          <w:spacing w:val="-2"/>
          <w:rtl/>
        </w:rPr>
      </w:pPr>
      <w:r w:rsidRPr="00411327">
        <w:rPr>
          <w:rStyle w:val="afff"/>
          <w:rFonts w:hint="cs"/>
          <w:b/>
          <w:spacing w:val="-2"/>
          <w:rtl/>
        </w:rPr>
        <w:t xml:space="preserve"> </w:t>
      </w:r>
      <w:r w:rsidRPr="00F53094">
        <w:rPr>
          <w:rStyle w:val="afff"/>
          <w:rFonts w:hint="cs"/>
          <w:b/>
          <w:spacing w:val="-2"/>
          <w:rtl/>
        </w:rPr>
        <w:t xml:space="preserve"> </w:t>
      </w:r>
      <w:r w:rsidR="002A125E" w:rsidRPr="00F53094">
        <w:rPr>
          <w:rStyle w:val="afff"/>
          <w:rFonts w:hint="cs"/>
          <w:b/>
          <w:spacing w:val="-2"/>
          <w:rtl/>
        </w:rPr>
        <w:t>א.</w:t>
      </w:r>
      <w:r w:rsidR="002A125E" w:rsidRPr="00411327">
        <w:rPr>
          <w:rStyle w:val="afff"/>
          <w:rFonts w:hint="cs"/>
          <w:b/>
          <w:spacing w:val="-2"/>
          <w:rtl/>
        </w:rPr>
        <w:t xml:space="preserve"> </w:t>
      </w:r>
      <w:r w:rsidR="002A125E" w:rsidRPr="00D355BE">
        <w:rPr>
          <w:spacing w:val="-2"/>
          <w:rtl/>
        </w:rPr>
        <w:t xml:space="preserve">מלך </w:t>
      </w:r>
      <w:r w:rsidR="002A125E" w:rsidRPr="00D355BE">
        <w:rPr>
          <w:rFonts w:cs="PFT_Frank"/>
          <w:b/>
          <w:bCs/>
          <w:spacing w:val="-2"/>
          <w:szCs w:val="14"/>
          <w:rtl/>
        </w:rPr>
        <w:t>פיקח</w:t>
      </w:r>
      <w:r w:rsidR="002A125E" w:rsidRPr="00D355BE">
        <w:rPr>
          <w:rFonts w:hint="cs"/>
          <w:spacing w:val="-2"/>
          <w:rtl/>
        </w:rPr>
        <w:t xml:space="preserve"> </w:t>
      </w:r>
      <w:r w:rsidR="002A125E" w:rsidRPr="00D355BE">
        <w:rPr>
          <w:rStyle w:val="afff7"/>
          <w:rFonts w:hint="eastAsia"/>
          <w:spacing w:val="-2"/>
          <w:rtl/>
        </w:rPr>
        <w:t>שקירב</w:t>
      </w:r>
      <w:r w:rsidR="002A125E" w:rsidRPr="00D355BE">
        <w:rPr>
          <w:rStyle w:val="afff7"/>
          <w:spacing w:val="-2"/>
          <w:rtl/>
        </w:rPr>
        <w:t xml:space="preserve"> </w:t>
      </w:r>
      <w:r w:rsidR="002A125E" w:rsidRPr="00D355BE">
        <w:rPr>
          <w:rStyle w:val="afff7"/>
          <w:rFonts w:hint="eastAsia"/>
          <w:spacing w:val="-2"/>
          <w:rtl/>
        </w:rPr>
        <w:t>הרחוקים</w:t>
      </w:r>
      <w:r w:rsidR="002A125E" w:rsidRPr="00D355BE">
        <w:rPr>
          <w:rStyle w:val="afff7"/>
          <w:spacing w:val="-2"/>
          <w:rtl/>
        </w:rPr>
        <w:t xml:space="preserve"> </w:t>
      </w:r>
      <w:r w:rsidR="002A125E" w:rsidRPr="00D355BE">
        <w:rPr>
          <w:rStyle w:val="afff7"/>
          <w:rFonts w:hint="eastAsia"/>
          <w:spacing w:val="-2"/>
          <w:rtl/>
        </w:rPr>
        <w:t>תחילה</w:t>
      </w:r>
      <w:r w:rsidR="002A125E" w:rsidRPr="00D355BE">
        <w:rPr>
          <w:rFonts w:hint="cs"/>
          <w:spacing w:val="-2"/>
          <w:rtl/>
        </w:rPr>
        <w:t>,</w:t>
      </w:r>
      <w:r w:rsidR="002A125E" w:rsidRPr="009A4CE4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="002A125E" w:rsidRPr="00F53094">
        <w:rPr>
          <w:rStyle w:val="afff"/>
          <w:rFonts w:cs="FrankRuehl" w:hint="cs"/>
          <w:b/>
          <w:spacing w:val="-2"/>
          <w:rtl/>
        </w:rPr>
        <w:t>ב.</w:t>
      </w:r>
      <w:r w:rsidR="002A125E" w:rsidRPr="00D355BE">
        <w:rPr>
          <w:spacing w:val="-2"/>
          <w:rtl/>
        </w:rPr>
        <w:t xml:space="preserve"> </w:t>
      </w:r>
      <w:r w:rsidR="002A125E" w:rsidRPr="00D355BE">
        <w:rPr>
          <w:rFonts w:cs="PFT_Frank"/>
          <w:b/>
          <w:bCs/>
          <w:spacing w:val="-2"/>
          <w:szCs w:val="14"/>
          <w:rtl/>
        </w:rPr>
        <w:t>טפש</w:t>
      </w:r>
      <w:r w:rsidR="002A125E" w:rsidRPr="00D355BE">
        <w:rPr>
          <w:spacing w:val="-2"/>
          <w:rtl/>
        </w:rPr>
        <w:t xml:space="preserve"> </w:t>
      </w:r>
      <w:r w:rsidR="002A125E" w:rsidRPr="00D355BE">
        <w:rPr>
          <w:rStyle w:val="afff7"/>
          <w:rFonts w:hint="eastAsia"/>
          <w:spacing w:val="-2"/>
          <w:rtl/>
        </w:rPr>
        <w:t>שהיה</w:t>
      </w:r>
      <w:r w:rsidR="002A125E" w:rsidRPr="00D355BE">
        <w:rPr>
          <w:rStyle w:val="afff7"/>
          <w:spacing w:val="-2"/>
          <w:rtl/>
        </w:rPr>
        <w:t xml:space="preserve"> לו לקרב </w:t>
      </w:r>
      <w:r w:rsidR="002A125E" w:rsidRPr="00D355BE">
        <w:rPr>
          <w:rStyle w:val="afff7"/>
          <w:rFonts w:hint="cs"/>
          <w:spacing w:val="-2"/>
          <w:rtl/>
        </w:rPr>
        <w:t xml:space="preserve">קודם </w:t>
      </w:r>
      <w:r w:rsidR="002A125E" w:rsidRPr="00D355BE">
        <w:rPr>
          <w:rStyle w:val="afff7"/>
          <w:rFonts w:hint="eastAsia"/>
          <w:spacing w:val="-2"/>
          <w:rtl/>
        </w:rPr>
        <w:t>עירו</w:t>
      </w:r>
      <w:r w:rsidR="002A125E" w:rsidRPr="00D355BE">
        <w:rPr>
          <w:rStyle w:val="afff7"/>
          <w:spacing w:val="-2"/>
          <w:rtl/>
        </w:rPr>
        <w:t xml:space="preserve"> </w:t>
      </w:r>
    </w:p>
    <w:p w14:paraId="3D2DCFB0" w14:textId="53293409" w:rsidR="0094084F" w:rsidRDefault="0094084F" w:rsidP="00DA1509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0E65E976" w14:textId="77777777" w:rsidR="00AE2E75" w:rsidRDefault="002A125E" w:rsidP="002A125E">
      <w:pPr>
        <w:pStyle w:val="afff6"/>
        <w:rPr>
          <w:rtl/>
        </w:rPr>
      </w:pPr>
      <w:r w:rsidRPr="00411327">
        <w:rPr>
          <w:rStyle w:val="afff"/>
          <w:b/>
          <w:rtl/>
        </w:rPr>
        <w:t>תלמידי ר</w:t>
      </w:r>
      <w:r w:rsidRPr="00411327">
        <w:rPr>
          <w:rStyle w:val="afff"/>
          <w:rFonts w:hint="cs"/>
          <w:b/>
          <w:rtl/>
        </w:rPr>
        <w:t>שב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 xml:space="preserve">י: </w:t>
      </w:r>
      <w:r>
        <w:rPr>
          <w:rFonts w:ascii="Fb Fontext" w:hAnsi="Fb Fontext"/>
          <w:rtl/>
        </w:rPr>
        <w:t xml:space="preserve">נתחייבו </w:t>
      </w:r>
      <w:r w:rsidRPr="006F178A">
        <w:rPr>
          <w:rFonts w:ascii="Fb Fontext" w:hAnsi="Fb Fontext"/>
          <w:rtl/>
        </w:rPr>
        <w:t>ישראל כלי</w:t>
      </w:r>
      <w:r>
        <w:rPr>
          <w:rFonts w:hint="cs"/>
          <w:rtl/>
        </w:rPr>
        <w:t xml:space="preserve">ה </w:t>
      </w:r>
      <w:r w:rsidRPr="00DB0BD7">
        <w:rPr>
          <w:b/>
          <w:bCs/>
          <w:rtl/>
        </w:rPr>
        <w:t>שנהנו</w:t>
      </w:r>
      <w:r w:rsidRPr="006F178A">
        <w:rPr>
          <w:rtl/>
        </w:rPr>
        <w:t xml:space="preserve"> מסעודת</w:t>
      </w:r>
      <w:r>
        <w:rPr>
          <w:rFonts w:hint="cs"/>
          <w:rtl/>
        </w:rPr>
        <w:t xml:space="preserve"> הרשע,</w:t>
      </w:r>
    </w:p>
    <w:p w14:paraId="399527E6" w14:textId="566C28CB" w:rsidR="002A125E" w:rsidRPr="00701689" w:rsidRDefault="002A125E" w:rsidP="002A125E">
      <w:pPr>
        <w:pStyle w:val="afff6"/>
        <w:rPr>
          <w:spacing w:val="-4"/>
          <w:rtl/>
        </w:rPr>
      </w:pPr>
      <w:r w:rsidRPr="00411327">
        <w:rPr>
          <w:rStyle w:val="afff"/>
          <w:rFonts w:hint="cs"/>
          <w:b/>
          <w:rtl/>
        </w:rPr>
        <w:lastRenderedPageBreak/>
        <w:t xml:space="preserve">  </w:t>
      </w:r>
      <w:r w:rsidRPr="00411327">
        <w:rPr>
          <w:rStyle w:val="afff"/>
          <w:rFonts w:hint="eastAsia"/>
          <w:b/>
          <w:rtl/>
        </w:rPr>
        <w:t>ודחאם</w:t>
      </w:r>
      <w:r w:rsidRPr="00411327">
        <w:rPr>
          <w:rStyle w:val="afff"/>
          <w:b/>
          <w:rtl/>
        </w:rPr>
        <w:t xml:space="preserve"> רשב"י</w:t>
      </w:r>
      <w:r w:rsidRPr="00411327">
        <w:rPr>
          <w:rStyle w:val="afff"/>
          <w:rFonts w:hint="cs"/>
          <w:b/>
          <w:rtl/>
        </w:rPr>
        <w:t>:</w:t>
      </w:r>
      <w:r w:rsidRPr="00411327">
        <w:rPr>
          <w:rStyle w:val="afff"/>
          <w:b/>
          <w:rtl/>
        </w:rPr>
        <w:t xml:space="preserve"> </w:t>
      </w:r>
      <w:r>
        <w:rPr>
          <w:rFonts w:hint="cs"/>
          <w:rtl/>
        </w:rPr>
        <w:t xml:space="preserve">א"כ רק בשושן, אלא </w:t>
      </w:r>
      <w:r w:rsidRPr="00DB0BD7">
        <w:rPr>
          <w:rFonts w:hint="eastAsia"/>
          <w:b/>
          <w:bCs/>
          <w:rtl/>
        </w:rPr>
        <w:t>שהשתחוו</w:t>
      </w:r>
      <w:r>
        <w:rPr>
          <w:rFonts w:hint="cs"/>
          <w:rtl/>
        </w:rPr>
        <w:t xml:space="preserve"> לצלם דנבוכדנצר. </w:t>
      </w:r>
    </w:p>
    <w:p w14:paraId="4BD32485" w14:textId="0F2A2C18" w:rsidR="0094084F" w:rsidRDefault="0094084F" w:rsidP="001E5F9D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BF73A5B" w14:textId="63799EEF" w:rsidR="002A125E" w:rsidRPr="0059783C" w:rsidRDefault="002A125E" w:rsidP="0059783C">
      <w:pPr>
        <w:rPr>
          <w:rStyle w:val="a4"/>
          <w:rFonts w:ascii="BA Fontov Regular" w:hAnsi="BA Fontov Regular" w:cs="FrankRuehl"/>
          <w:spacing w:val="0"/>
          <w:szCs w:val="18"/>
          <w:rtl/>
        </w:rPr>
      </w:pPr>
      <w:r w:rsidRPr="00DB0BD7">
        <w:rPr>
          <w:rStyle w:val="a4"/>
          <w:b/>
          <w:bCs/>
          <w:rtl/>
        </w:rPr>
        <w:t>'בחצר גנת ביתן</w:t>
      </w:r>
      <w:r w:rsidRPr="00A824E4">
        <w:rPr>
          <w:rStyle w:val="a4"/>
          <w:rtl/>
        </w:rPr>
        <w:t xml:space="preserve"> המלך</w:t>
      </w:r>
      <w:r w:rsidRPr="00A824E4">
        <w:rPr>
          <w:rStyle w:val="a4"/>
          <w:rFonts w:hint="cs"/>
          <w:rtl/>
        </w:rPr>
        <w:t>'</w:t>
      </w:r>
      <w:r w:rsidRPr="00F53094">
        <w:rPr>
          <w:rStyle w:val="afff"/>
          <w:rFonts w:hint="cs"/>
          <w:b/>
          <w:rtl/>
        </w:rPr>
        <w:t xml:space="preserve"> </w:t>
      </w:r>
      <w:r w:rsidRPr="00F53094">
        <w:rPr>
          <w:rStyle w:val="afff"/>
          <w:rFonts w:hint="eastAsia"/>
          <w:b/>
          <w:rtl/>
        </w:rPr>
        <w:t>א</w:t>
      </w:r>
      <w:r w:rsidRPr="00F53094">
        <w:rPr>
          <w:rStyle w:val="a4"/>
          <w:rFonts w:cs="PFT_Frank" w:hint="cs"/>
          <w:b/>
          <w:bCs/>
          <w:rtl/>
        </w:rPr>
        <w:t>.</w:t>
      </w:r>
      <w:r>
        <w:rPr>
          <w:rStyle w:val="a4"/>
          <w:rFonts w:hint="cs"/>
          <w:rtl/>
        </w:rPr>
        <w:t xml:space="preserve"> </w:t>
      </w:r>
      <w:r>
        <w:rPr>
          <w:rFonts w:hint="cs"/>
          <w:rtl/>
        </w:rPr>
        <w:t xml:space="preserve">כ''א מקום </w:t>
      </w:r>
      <w:r>
        <w:rPr>
          <w:rtl/>
        </w:rPr>
        <w:t xml:space="preserve">הראוי </w:t>
      </w:r>
      <w:r>
        <w:rPr>
          <w:rFonts w:hint="cs"/>
          <w:rtl/>
        </w:rPr>
        <w:t>לו,</w:t>
      </w:r>
      <w:r w:rsidRPr="009A4CE4">
        <w:rPr>
          <w:rFonts w:cs="PFT_Frank"/>
          <w:b/>
          <w:bCs/>
          <w:szCs w:val="14"/>
          <w:rtl/>
        </w:rPr>
        <w:t xml:space="preserve"> </w:t>
      </w:r>
      <w:r w:rsidRPr="00F53094">
        <w:rPr>
          <w:rStyle w:val="afff"/>
          <w:rFonts w:cs="FrankRuehl" w:hint="eastAsia"/>
          <w:b/>
          <w:rtl/>
        </w:rPr>
        <w:t>ב</w:t>
      </w:r>
      <w:r w:rsidRPr="00F53094">
        <w:rPr>
          <w:rFonts w:hint="cs"/>
          <w:b/>
          <w:bCs/>
          <w:szCs w:val="14"/>
          <w:rtl/>
        </w:rPr>
        <w:t>.</w:t>
      </w:r>
      <w:r>
        <w:rPr>
          <w:rFonts w:hint="cs"/>
          <w:rtl/>
        </w:rPr>
        <w:t xml:space="preserve"> ד</w:t>
      </w:r>
      <w:r>
        <w:rPr>
          <w:rtl/>
        </w:rPr>
        <w:t xml:space="preserve">חצר </w:t>
      </w:r>
      <w:r>
        <w:rPr>
          <w:rFonts w:hint="cs"/>
          <w:rtl/>
        </w:rPr>
        <w:t>ו</w:t>
      </w:r>
      <w:r>
        <w:rPr>
          <w:rtl/>
        </w:rPr>
        <w:t xml:space="preserve">גינה </w:t>
      </w:r>
      <w:r w:rsidRPr="0059783C">
        <w:rPr>
          <w:spacing w:val="-2"/>
          <w:rtl/>
        </w:rPr>
        <w:t>לא החזיקתן עד שהכניסן לביתן</w:t>
      </w:r>
      <w:r w:rsidRPr="0059783C">
        <w:rPr>
          <w:rFonts w:hint="cs"/>
          <w:spacing w:val="-2"/>
          <w:rtl/>
        </w:rPr>
        <w:t>,</w:t>
      </w:r>
      <w:r w:rsidRPr="0059783C">
        <w:rPr>
          <w:rStyle w:val="afff"/>
          <w:b/>
          <w:spacing w:val="-2"/>
          <w:rtl/>
        </w:rPr>
        <w:t xml:space="preserve"> </w:t>
      </w:r>
      <w:r w:rsidRPr="0059783C">
        <w:rPr>
          <w:rStyle w:val="afff"/>
          <w:rFonts w:hint="eastAsia"/>
          <w:b/>
          <w:spacing w:val="-2"/>
          <w:rtl/>
        </w:rPr>
        <w:t>ג</w:t>
      </w:r>
      <w:r w:rsidRPr="0059783C">
        <w:rPr>
          <w:rFonts w:cs="PFT_Frank" w:hint="cs"/>
          <w:b/>
          <w:bCs/>
          <w:spacing w:val="-2"/>
          <w:szCs w:val="14"/>
          <w:rtl/>
        </w:rPr>
        <w:t>.</w:t>
      </w:r>
      <w:r w:rsidRPr="0059783C">
        <w:rPr>
          <w:rFonts w:hint="cs"/>
          <w:spacing w:val="-2"/>
          <w:rtl/>
        </w:rPr>
        <w:t xml:space="preserve"> ד</w:t>
      </w:r>
      <w:r w:rsidRPr="0059783C">
        <w:rPr>
          <w:spacing w:val="-2"/>
          <w:rtl/>
        </w:rPr>
        <w:t>בחצר</w:t>
      </w:r>
      <w:r w:rsidRPr="0059783C">
        <w:rPr>
          <w:rFonts w:hint="cs"/>
          <w:spacing w:val="-2"/>
          <w:rtl/>
        </w:rPr>
        <w:t>,</w:t>
      </w:r>
      <w:r w:rsidRPr="0059783C">
        <w:rPr>
          <w:spacing w:val="-2"/>
          <w:rtl/>
        </w:rPr>
        <w:t xml:space="preserve"> ופתח</w:t>
      </w:r>
      <w:r w:rsidRPr="0059783C">
        <w:rPr>
          <w:rFonts w:hint="cs"/>
          <w:spacing w:val="-2"/>
          <w:rtl/>
        </w:rPr>
        <w:t xml:space="preserve">ה </w:t>
      </w:r>
      <w:r w:rsidRPr="0059783C">
        <w:rPr>
          <w:spacing w:val="-2"/>
          <w:rtl/>
        </w:rPr>
        <w:t xml:space="preserve">לגינה </w:t>
      </w:r>
      <w:r w:rsidRPr="0059783C">
        <w:rPr>
          <w:rFonts w:hint="cs"/>
          <w:spacing w:val="-2"/>
          <w:rtl/>
        </w:rPr>
        <w:t>ו</w:t>
      </w:r>
      <w:r w:rsidRPr="0059783C">
        <w:rPr>
          <w:spacing w:val="-2"/>
          <w:rtl/>
        </w:rPr>
        <w:t>ביתן.</w:t>
      </w:r>
    </w:p>
    <w:p w14:paraId="2A1E0004" w14:textId="3C41DC6B" w:rsidR="0094084F" w:rsidRDefault="0094084F" w:rsidP="0059783C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0686A528" w14:textId="546E64CD" w:rsidR="002A125E" w:rsidRPr="006F178A" w:rsidRDefault="002A125E" w:rsidP="002A125E">
      <w:pPr>
        <w:rPr>
          <w:rtl/>
        </w:rPr>
      </w:pPr>
      <w:r>
        <w:rPr>
          <w:rStyle w:val="a4"/>
          <w:rFonts w:hint="cs"/>
          <w:rtl/>
        </w:rPr>
        <w:t>'</w:t>
      </w:r>
      <w:r w:rsidRPr="00EA4BE0">
        <w:rPr>
          <w:rStyle w:val="a4"/>
          <w:rtl/>
        </w:rPr>
        <w:t>חור</w:t>
      </w:r>
      <w:r>
        <w:rPr>
          <w:rStyle w:val="a4"/>
          <w:rFonts w:hint="cs"/>
          <w:rtl/>
        </w:rPr>
        <w:t>'</w:t>
      </w:r>
      <w:r w:rsidRPr="009A4CE4">
        <w:rPr>
          <w:rFonts w:cs="PFT_Frank" w:hint="cs"/>
          <w:b/>
          <w:bCs/>
          <w:szCs w:val="14"/>
          <w:rtl/>
        </w:rPr>
        <w:t xml:space="preserve"> </w:t>
      </w:r>
      <w:r w:rsidRPr="004826F1">
        <w:rPr>
          <w:rStyle w:val="afff"/>
          <w:rFonts w:hint="eastAsia"/>
          <w:rtl/>
        </w:rPr>
        <w:t>א</w:t>
      </w:r>
      <w:r w:rsidRPr="004826F1">
        <w:rPr>
          <w:rStyle w:val="afff"/>
          <w:rFonts w:hint="cs"/>
          <w:rtl/>
        </w:rPr>
        <w:t>.</w:t>
      </w:r>
      <w:r>
        <w:rPr>
          <w:rFonts w:hint="cs"/>
          <w:rtl/>
        </w:rPr>
        <w:t xml:space="preserve"> מעשה נקבים </w:t>
      </w:r>
      <w:r w:rsidRPr="00DB0BD7">
        <w:rPr>
          <w:rStyle w:val="afff7"/>
          <w:rFonts w:hint="eastAsia"/>
          <w:rtl/>
        </w:rPr>
        <w:t>חורים</w:t>
      </w:r>
      <w:r>
        <w:rPr>
          <w:rFonts w:hint="cs"/>
          <w:rtl/>
        </w:rPr>
        <w:t>,</w:t>
      </w:r>
      <w:r w:rsidRPr="009A4CE4">
        <w:rPr>
          <w:rFonts w:cs="PFT_Frank"/>
          <w:b/>
          <w:bCs/>
          <w:szCs w:val="14"/>
          <w:rtl/>
        </w:rPr>
        <w:t xml:space="preserve"> </w:t>
      </w:r>
      <w:r w:rsidRPr="004826F1">
        <w:rPr>
          <w:rStyle w:val="afff"/>
          <w:rFonts w:hint="cs"/>
          <w:rtl/>
        </w:rPr>
        <w:t>ב.</w:t>
      </w:r>
      <w:r w:rsidRPr="006F178A">
        <w:rPr>
          <w:rtl/>
        </w:rPr>
        <w:t xml:space="preserve"> מילת לבנה</w:t>
      </w:r>
      <w:r>
        <w:rPr>
          <w:rFonts w:hint="cs"/>
          <w:rtl/>
        </w:rPr>
        <w:t xml:space="preserve"> </w:t>
      </w:r>
      <w:r w:rsidRPr="00DB0BD7">
        <w:rPr>
          <w:rStyle w:val="afff7"/>
          <w:rFonts w:hint="eastAsia"/>
          <w:rtl/>
        </w:rPr>
        <w:t>חיור</w:t>
      </w:r>
      <w:r>
        <w:rPr>
          <w:rFonts w:hint="cs"/>
          <w:rtl/>
        </w:rPr>
        <w:t>,</w:t>
      </w:r>
    </w:p>
    <w:p w14:paraId="5DE81593" w14:textId="52901F90" w:rsidR="0094084F" w:rsidRDefault="0094084F" w:rsidP="004826F1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67A98D0" w14:textId="03E0B0B7" w:rsidR="002A125E" w:rsidRPr="006F178A" w:rsidRDefault="002A125E" w:rsidP="002A125E">
      <w:pPr>
        <w:rPr>
          <w:rtl/>
        </w:rPr>
      </w:pPr>
      <w:r>
        <w:rPr>
          <w:rStyle w:val="a4"/>
          <w:rFonts w:hint="cs"/>
          <w:rtl/>
        </w:rPr>
        <w:t>'</w:t>
      </w:r>
      <w:r w:rsidRPr="00EA4BE0">
        <w:rPr>
          <w:rStyle w:val="a4"/>
          <w:rtl/>
        </w:rPr>
        <w:t>כרפס</w:t>
      </w:r>
      <w:r>
        <w:rPr>
          <w:rStyle w:val="a4"/>
          <w:rFonts w:hint="cs"/>
          <w:rtl/>
        </w:rPr>
        <w:t>'</w:t>
      </w:r>
      <w:r w:rsidRPr="00EA4BE0">
        <w:rPr>
          <w:rStyle w:val="a4"/>
          <w:rtl/>
        </w:rPr>
        <w:t xml:space="preserve"> </w:t>
      </w:r>
      <w:r w:rsidRPr="006F178A">
        <w:rPr>
          <w:rtl/>
        </w:rPr>
        <w:t>כרים של פסים.</w:t>
      </w:r>
    </w:p>
    <w:p w14:paraId="0B740165" w14:textId="6EF0EB75" w:rsidR="0094084F" w:rsidRDefault="0094084F" w:rsidP="004826F1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23FBE6F5" w14:textId="12777299" w:rsidR="004826F1" w:rsidRPr="004826F1" w:rsidRDefault="002A125E" w:rsidP="004826F1">
      <w:pPr>
        <w:rPr>
          <w:rStyle w:val="a4"/>
          <w:rFonts w:ascii="BA Fontov Regular" w:hAnsi="BA Fontov Regular" w:cs="FrankRuehl"/>
          <w:spacing w:val="0"/>
          <w:szCs w:val="18"/>
          <w:rtl/>
        </w:rPr>
      </w:pPr>
      <w:r>
        <w:rPr>
          <w:rFonts w:hint="cs"/>
          <w:rtl/>
        </w:rPr>
        <w:t>'</w:t>
      </w:r>
      <w:r w:rsidRPr="00DB0BD7">
        <w:rPr>
          <w:rStyle w:val="a4"/>
          <w:rtl/>
        </w:rPr>
        <w:t xml:space="preserve">מטות </w:t>
      </w:r>
      <w:r w:rsidRPr="00DB0BD7">
        <w:rPr>
          <w:rStyle w:val="a4"/>
          <w:b/>
          <w:bCs/>
          <w:rtl/>
        </w:rPr>
        <w:t>זהב וכסף</w:t>
      </w:r>
      <w:r w:rsidRPr="00F05A14">
        <w:rPr>
          <w:rFonts w:cs="PFT_Frank"/>
          <w:b/>
          <w:bCs/>
          <w:szCs w:val="14"/>
          <w:rtl/>
        </w:rPr>
        <w:t>'</w:t>
      </w:r>
      <w:r w:rsidRPr="009A4CE4">
        <w:rPr>
          <w:rFonts w:cs="PFT_Frank"/>
          <w:b/>
          <w:bCs/>
          <w:szCs w:val="14"/>
          <w:rtl/>
        </w:rPr>
        <w:t xml:space="preserve"> </w:t>
      </w:r>
      <w:r w:rsidRPr="00F53094">
        <w:rPr>
          <w:rStyle w:val="afff"/>
          <w:rFonts w:cs="FrankRuehl" w:hint="eastAsia"/>
          <w:b/>
          <w:rtl/>
        </w:rPr>
        <w:t>א</w:t>
      </w:r>
      <w:r w:rsidRPr="009A4CE4">
        <w:rPr>
          <w:rFonts w:cs="PFT_Frank" w:hint="cs"/>
          <w:b/>
          <w:bCs/>
          <w:szCs w:val="14"/>
          <w:rtl/>
        </w:rPr>
        <w:t>.</w:t>
      </w:r>
      <w:r>
        <w:rPr>
          <w:rFonts w:hint="cs"/>
          <w:rtl/>
        </w:rPr>
        <w:t xml:space="preserve"> </w:t>
      </w:r>
      <w:r w:rsidR="00D355BE">
        <w:rPr>
          <w:rtl/>
        </w:rPr>
        <w:t>הראוי</w:t>
      </w:r>
      <w:r w:rsidRPr="00DE3E56">
        <w:rPr>
          <w:rtl/>
        </w:rPr>
        <w:t xml:space="preserve"> כסף, </w:t>
      </w:r>
      <w:r>
        <w:rPr>
          <w:rFonts w:hint="cs"/>
          <w:rtl/>
        </w:rPr>
        <w:t>ו</w:t>
      </w:r>
      <w:r w:rsidR="00D355BE">
        <w:rPr>
          <w:rtl/>
        </w:rPr>
        <w:t>הראוי</w:t>
      </w:r>
      <w:r w:rsidR="00D355BE">
        <w:rPr>
          <w:rFonts w:hint="cs"/>
          <w:rtl/>
        </w:rPr>
        <w:t xml:space="preserve"> </w:t>
      </w:r>
      <w:r w:rsidRPr="00DE3E56">
        <w:rPr>
          <w:rtl/>
        </w:rPr>
        <w:t xml:space="preserve"> זהב</w:t>
      </w:r>
      <w:r w:rsidRPr="00DB0BD7">
        <w:rPr>
          <w:rtl/>
        </w:rPr>
        <w:t>,</w:t>
      </w:r>
      <w:r w:rsidRPr="009A4CE4">
        <w:rPr>
          <w:rFonts w:cs="PFT_Frank"/>
          <w:b/>
          <w:bCs/>
          <w:szCs w:val="14"/>
          <w:rtl/>
        </w:rPr>
        <w:t xml:space="preserve"> </w:t>
      </w:r>
      <w:r w:rsidRPr="00F53094">
        <w:rPr>
          <w:rStyle w:val="afff"/>
          <w:rFonts w:cs="FrankRuehl" w:hint="eastAsia"/>
          <w:b/>
          <w:rtl/>
        </w:rPr>
        <w:t>ב</w:t>
      </w:r>
      <w:r w:rsidRPr="00F53094">
        <w:rPr>
          <w:rFonts w:hint="cs"/>
          <w:b/>
          <w:bCs/>
          <w:szCs w:val="14"/>
          <w:rtl/>
        </w:rPr>
        <w:t>.</w:t>
      </w:r>
      <w:r w:rsidRPr="00DB0BD7">
        <w:rPr>
          <w:rtl/>
        </w:rPr>
        <w:t xml:space="preserve"> רגליה</w:t>
      </w:r>
      <w:r w:rsidRPr="00DB0BD7">
        <w:rPr>
          <w:rFonts w:hint="eastAsia"/>
          <w:rtl/>
        </w:rPr>
        <w:t>ם</w:t>
      </w:r>
      <w:r w:rsidRPr="00DB0BD7">
        <w:rPr>
          <w:rtl/>
        </w:rPr>
        <w:t xml:space="preserve"> </w:t>
      </w:r>
      <w:r w:rsidRPr="00DB0BD7">
        <w:rPr>
          <w:rFonts w:hint="eastAsia"/>
          <w:rtl/>
        </w:rPr>
        <w:t>זהב</w:t>
      </w:r>
      <w:r w:rsidRPr="00DB0BD7">
        <w:rPr>
          <w:rtl/>
        </w:rPr>
        <w:t>.</w:t>
      </w:r>
    </w:p>
    <w:p w14:paraId="24D7D86C" w14:textId="48707B05" w:rsidR="0094084F" w:rsidRDefault="0094084F" w:rsidP="004826F1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98CC276" w14:textId="383437B8" w:rsidR="002A125E" w:rsidRDefault="002A125E" w:rsidP="002A125E">
      <w:pPr>
        <w:rPr>
          <w:rtl/>
        </w:rPr>
      </w:pPr>
      <w:r>
        <w:rPr>
          <w:rStyle w:val="a4"/>
          <w:rFonts w:hint="cs"/>
          <w:rtl/>
        </w:rPr>
        <w:t>'</w:t>
      </w:r>
      <w:r w:rsidRPr="00DB0BD7">
        <w:rPr>
          <w:rStyle w:val="a4"/>
          <w:rFonts w:hint="eastAsia"/>
          <w:rtl/>
        </w:rPr>
        <w:t>רצפת</w:t>
      </w:r>
      <w:r w:rsidRPr="00DB0BD7">
        <w:rPr>
          <w:rStyle w:val="a4"/>
          <w:rtl/>
        </w:rPr>
        <w:t xml:space="preserve"> </w:t>
      </w:r>
      <w:r w:rsidRPr="00DB0BD7">
        <w:rPr>
          <w:rStyle w:val="a4"/>
          <w:b/>
          <w:bCs/>
          <w:rtl/>
        </w:rPr>
        <w:t>בהט</w:t>
      </w:r>
      <w:r w:rsidRPr="00DE3E56">
        <w:rPr>
          <w:rStyle w:val="a4"/>
          <w:rtl/>
        </w:rPr>
        <w:t xml:space="preserve"> </w:t>
      </w:r>
      <w:r w:rsidRPr="00EA4BE0">
        <w:rPr>
          <w:rStyle w:val="a4"/>
          <w:rtl/>
        </w:rPr>
        <w:t>ושש</w:t>
      </w:r>
      <w:r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 w:rsidR="00D2290C">
        <w:rPr>
          <w:rFonts w:hint="cs"/>
          <w:rtl/>
        </w:rPr>
        <w:t xml:space="preserve">- </w:t>
      </w:r>
      <w:r w:rsidRPr="006F178A">
        <w:rPr>
          <w:rtl/>
        </w:rPr>
        <w:t>אבנים שמ</w:t>
      </w:r>
      <w:r>
        <w:rPr>
          <w:rFonts w:hint="cs"/>
          <w:rtl/>
        </w:rPr>
        <w:t xml:space="preserve">חטטים אחריהם </w:t>
      </w:r>
      <w:r w:rsidRPr="00DB0BD7">
        <w:rPr>
          <w:rStyle w:val="afff7"/>
          <w:rFonts w:hint="eastAsia"/>
          <w:rtl/>
        </w:rPr>
        <w:t>למוצאן</w:t>
      </w:r>
      <w:r>
        <w:rPr>
          <w:rFonts w:hint="cs"/>
          <w:rtl/>
        </w:rPr>
        <w:t>.</w:t>
      </w:r>
    </w:p>
    <w:p w14:paraId="74626C4E" w14:textId="26EBA42D" w:rsidR="0094084F" w:rsidRDefault="0094084F" w:rsidP="004826F1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A639B15" w14:textId="6DF18CEF" w:rsidR="002A125E" w:rsidRPr="006F178A" w:rsidRDefault="002A125E" w:rsidP="00D2290C">
      <w:pPr>
        <w:rPr>
          <w:rtl/>
        </w:rPr>
      </w:pPr>
      <w:r>
        <w:rPr>
          <w:rStyle w:val="a4"/>
          <w:rFonts w:hint="cs"/>
          <w:rtl/>
        </w:rPr>
        <w:t>'</w:t>
      </w:r>
      <w:r w:rsidRPr="001B0C2E">
        <w:rPr>
          <w:rStyle w:val="a4"/>
          <w:rtl/>
        </w:rPr>
        <w:t>ודר וסחרת</w:t>
      </w:r>
      <w:r>
        <w:rPr>
          <w:rStyle w:val="a4"/>
          <w:rFonts w:hint="cs"/>
          <w:rtl/>
        </w:rPr>
        <w:t>'</w:t>
      </w:r>
      <w:r w:rsidRPr="009A4CE4">
        <w:rPr>
          <w:rFonts w:cs="PFT_Frank"/>
          <w:b/>
          <w:bCs/>
          <w:szCs w:val="14"/>
          <w:rtl/>
        </w:rPr>
        <w:t xml:space="preserve"> </w:t>
      </w:r>
      <w:r w:rsidR="00D2290C">
        <w:rPr>
          <w:rStyle w:val="afffb"/>
          <w:rtl/>
        </w:rPr>
        <w:tab/>
      </w:r>
      <w:r w:rsidRPr="00D2290C">
        <w:rPr>
          <w:rStyle w:val="afffb"/>
          <w:rFonts w:hint="eastAsia"/>
          <w:rtl/>
        </w:rPr>
        <w:t>א</w:t>
      </w:r>
      <w:r w:rsidRPr="00D2290C">
        <w:rPr>
          <w:rStyle w:val="afffb"/>
          <w:rFonts w:hint="cs"/>
          <w:rtl/>
        </w:rPr>
        <w:t>.</w:t>
      </w:r>
      <w:r>
        <w:rPr>
          <w:rFonts w:hint="cs"/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דרי</w:t>
      </w:r>
      <w:r w:rsidRPr="00F05A14">
        <w:rPr>
          <w:rFonts w:cs="PFT_Frank" w:hint="cs"/>
          <w:b/>
          <w:bCs/>
          <w:szCs w:val="14"/>
          <w:rtl/>
        </w:rPr>
        <w:t xml:space="preserve"> דרי</w:t>
      </w:r>
      <w:r w:rsidRPr="00F05A14">
        <w:rPr>
          <w:rFonts w:cs="PFT_Frank"/>
          <w:b/>
          <w:bCs/>
          <w:szCs w:val="14"/>
          <w:rtl/>
        </w:rPr>
        <w:t xml:space="preserve"> </w:t>
      </w:r>
      <w:r w:rsidRPr="00DB0BD7">
        <w:rPr>
          <w:rStyle w:val="afff7"/>
          <w:rFonts w:hint="eastAsia"/>
          <w:b/>
          <w:bCs/>
          <w:rtl/>
        </w:rPr>
        <w:t>סחור</w:t>
      </w:r>
      <w:r>
        <w:rPr>
          <w:rFonts w:hint="cs"/>
          <w:rtl/>
        </w:rPr>
        <w:t xml:space="preserve"> </w:t>
      </w:r>
      <w:r w:rsidRPr="00EA4BE0">
        <w:rPr>
          <w:rStyle w:val="afff7"/>
          <w:rFonts w:hint="cs"/>
          <w:rtl/>
        </w:rPr>
        <w:t>[שורות</w:t>
      </w:r>
      <w:r>
        <w:rPr>
          <w:rStyle w:val="afff7"/>
          <w:rFonts w:hint="cs"/>
          <w:rtl/>
        </w:rPr>
        <w:t xml:space="preserve"> סביב</w:t>
      </w:r>
      <w:r w:rsidRPr="00EA4BE0">
        <w:rPr>
          <w:rStyle w:val="afff7"/>
          <w:rFonts w:hint="cs"/>
          <w:rtl/>
        </w:rPr>
        <w:t>]</w:t>
      </w:r>
      <w:r>
        <w:rPr>
          <w:rFonts w:hint="cs"/>
          <w:rtl/>
        </w:rPr>
        <w:t>,</w:t>
      </w:r>
      <w:r w:rsidRPr="009A4CE4">
        <w:rPr>
          <w:rFonts w:cs="PFT_Frank" w:hint="cs"/>
          <w:b/>
          <w:bCs/>
          <w:szCs w:val="14"/>
          <w:rtl/>
        </w:rPr>
        <w:t xml:space="preserve"> </w:t>
      </w:r>
      <w:r w:rsidRPr="00F53094">
        <w:rPr>
          <w:rStyle w:val="afff"/>
          <w:rFonts w:cs="FrankRuehl" w:hint="eastAsia"/>
          <w:b/>
          <w:rtl/>
        </w:rPr>
        <w:t>ב</w:t>
      </w:r>
      <w:r w:rsidRPr="00F53094">
        <w:rPr>
          <w:rFonts w:hint="cs"/>
          <w:b/>
          <w:bCs/>
          <w:szCs w:val="14"/>
          <w:rtl/>
        </w:rPr>
        <w:t>.</w:t>
      </w:r>
      <w:r>
        <w:rPr>
          <w:rFonts w:hint="cs"/>
          <w:rtl/>
        </w:rPr>
        <w:t xml:space="preserve"> </w:t>
      </w:r>
      <w:r w:rsidRPr="006F178A">
        <w:rPr>
          <w:rtl/>
        </w:rPr>
        <w:t xml:space="preserve">אבן </w:t>
      </w:r>
      <w:r>
        <w:rPr>
          <w:rFonts w:hint="cs"/>
          <w:rtl/>
        </w:rPr>
        <w:t xml:space="preserve">ושמה </w:t>
      </w:r>
      <w:r w:rsidRPr="00F05A14">
        <w:rPr>
          <w:rFonts w:cs="PFT_Frank" w:hint="eastAsia"/>
          <w:b/>
          <w:bCs/>
          <w:szCs w:val="14"/>
          <w:rtl/>
        </w:rPr>
        <w:t>דרה</w:t>
      </w:r>
      <w:r w:rsidR="00D2290C">
        <w:rPr>
          <w:rFonts w:hint="cs"/>
          <w:rtl/>
        </w:rPr>
        <w:t xml:space="preserve"> </w:t>
      </w:r>
      <w:r w:rsidR="00D2290C">
        <w:rPr>
          <w:rtl/>
        </w:rPr>
        <w:br/>
      </w:r>
      <w:r w:rsidR="00D2290C">
        <w:rPr>
          <w:rFonts w:hint="cs"/>
          <w:rtl/>
        </w:rPr>
        <w:t xml:space="preserve"> </w:t>
      </w:r>
      <w:r w:rsidR="00D2290C">
        <w:rPr>
          <w:rtl/>
        </w:rPr>
        <w:tab/>
      </w:r>
      <w:r w:rsidR="00D2290C">
        <w:rPr>
          <w:rFonts w:hint="cs"/>
          <w:rtl/>
        </w:rPr>
        <w:t xml:space="preserve">  </w:t>
      </w:r>
      <w:r w:rsidR="00D2290C">
        <w:rPr>
          <w:rtl/>
        </w:rPr>
        <w:tab/>
      </w:r>
      <w:r w:rsidR="00D2290C">
        <w:rPr>
          <w:rtl/>
        </w:rPr>
        <w:tab/>
      </w:r>
      <w:r w:rsidR="00D2290C">
        <w:rPr>
          <w:rFonts w:hint="cs"/>
          <w:rtl/>
        </w:rPr>
        <w:t xml:space="preserve">    ו</w:t>
      </w:r>
      <w:r w:rsidRPr="006F178A">
        <w:rPr>
          <w:rtl/>
        </w:rPr>
        <w:t xml:space="preserve">מאירה </w:t>
      </w:r>
      <w:r w:rsidRPr="00F05A14">
        <w:rPr>
          <w:rFonts w:cs="PFT_Frank"/>
          <w:b/>
          <w:bCs/>
          <w:szCs w:val="14"/>
          <w:rtl/>
        </w:rPr>
        <w:t>כצהרים</w:t>
      </w:r>
      <w:r w:rsidRPr="00F05A14">
        <w:rPr>
          <w:rFonts w:cs="PFT_Frank" w:hint="cs"/>
          <w:b/>
          <w:bCs/>
          <w:szCs w:val="14"/>
          <w:rtl/>
        </w:rPr>
        <w:t xml:space="preserve"> </w:t>
      </w:r>
      <w:r w:rsidRPr="00DB0BD7">
        <w:rPr>
          <w:rStyle w:val="afff7"/>
          <w:rFonts w:hint="eastAsia"/>
          <w:rtl/>
        </w:rPr>
        <w:t>סיהרא</w:t>
      </w:r>
      <w:r w:rsidRPr="00D2290C">
        <w:rPr>
          <w:rStyle w:val="afffb"/>
          <w:rFonts w:hint="cs"/>
          <w:rtl/>
        </w:rPr>
        <w:t>,</w:t>
      </w:r>
      <w:r w:rsidRPr="00411327">
        <w:rPr>
          <w:rStyle w:val="afff"/>
          <w:rFonts w:hint="cs"/>
          <w:b/>
          <w:rtl/>
        </w:rPr>
        <w:t xml:space="preserve"> </w:t>
      </w:r>
      <w:r w:rsidRPr="00F53094">
        <w:rPr>
          <w:rStyle w:val="afff"/>
          <w:b/>
          <w:rtl/>
        </w:rPr>
        <w:t xml:space="preserve"> </w:t>
      </w:r>
      <w:r w:rsidRPr="00F53094">
        <w:rPr>
          <w:rStyle w:val="afff"/>
          <w:rFonts w:hint="eastAsia"/>
          <w:b/>
          <w:rtl/>
        </w:rPr>
        <w:t>ג</w:t>
      </w:r>
      <w:r w:rsidRPr="00F53094">
        <w:rPr>
          <w:rFonts w:cs="PFT_Frank" w:hint="cs"/>
          <w:b/>
          <w:bCs/>
          <w:szCs w:val="14"/>
          <w:rtl/>
        </w:rPr>
        <w:t>.</w:t>
      </w:r>
      <w:r>
        <w:rPr>
          <w:rFonts w:hint="cs"/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דרור</w:t>
      </w:r>
      <w:r>
        <w:rPr>
          <w:rFonts w:hint="cs"/>
          <w:rtl/>
        </w:rPr>
        <w:t xml:space="preserve"> </w:t>
      </w:r>
      <w:r w:rsidRPr="00DB0BD7">
        <w:rPr>
          <w:rStyle w:val="afff7"/>
          <w:rFonts w:hint="eastAsia"/>
          <w:rtl/>
        </w:rPr>
        <w:t>ממכס</w:t>
      </w:r>
      <w:r w:rsidRPr="006F178A">
        <w:rPr>
          <w:rtl/>
        </w:rPr>
        <w:t xml:space="preserve"> ל</w:t>
      </w:r>
      <w:r>
        <w:rPr>
          <w:rFonts w:hint="cs"/>
          <w:rtl/>
        </w:rPr>
        <w:t>ב</w:t>
      </w:r>
      <w:r w:rsidRPr="006F178A">
        <w:rPr>
          <w:rtl/>
        </w:rPr>
        <w:t xml:space="preserve">עלי </w:t>
      </w:r>
      <w:r w:rsidRPr="00F05A14">
        <w:rPr>
          <w:rFonts w:cs="PFT_Frank"/>
          <w:b/>
          <w:bCs/>
          <w:szCs w:val="14"/>
          <w:rtl/>
        </w:rPr>
        <w:t>סחורה</w:t>
      </w:r>
      <w:r w:rsidRPr="006F178A">
        <w:rPr>
          <w:rtl/>
        </w:rPr>
        <w:t>.</w:t>
      </w:r>
    </w:p>
    <w:p w14:paraId="5D31A2C2" w14:textId="38DD8D05" w:rsidR="0094084F" w:rsidRDefault="0094084F" w:rsidP="004826F1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6DCD724" w14:textId="77777777" w:rsidR="00D2290C" w:rsidRDefault="002A125E" w:rsidP="00D2290C">
      <w:pPr>
        <w:rPr>
          <w:rtl/>
        </w:rPr>
      </w:pPr>
      <w:r w:rsidRPr="009D1929">
        <w:rPr>
          <w:rFonts w:hint="cs"/>
          <w:rtl/>
        </w:rPr>
        <w:t>'</w:t>
      </w:r>
      <w:r w:rsidRPr="00DB0BD7">
        <w:rPr>
          <w:rStyle w:val="a4"/>
          <w:rtl/>
        </w:rPr>
        <w:t xml:space="preserve">והשקות .. וכלים מכלים </w:t>
      </w:r>
      <w:r w:rsidRPr="00DB0BD7">
        <w:rPr>
          <w:rStyle w:val="a4"/>
          <w:b/>
          <w:bCs/>
          <w:rtl/>
        </w:rPr>
        <w:t>שונים</w:t>
      </w:r>
      <w:r w:rsidRPr="00F05A14">
        <w:rPr>
          <w:rFonts w:cs="PFT_Frank"/>
          <w:b/>
          <w:bCs/>
          <w:szCs w:val="14"/>
          <w:rtl/>
        </w:rPr>
        <w:t>'</w:t>
      </w:r>
      <w:r w:rsidRPr="00701689">
        <w:rPr>
          <w:rFonts w:hint="cs"/>
          <w:rtl/>
        </w:rPr>
        <w:t xml:space="preserve"> </w:t>
      </w:r>
      <w:r w:rsidR="00D2290C">
        <w:rPr>
          <w:rFonts w:hint="cs"/>
          <w:rtl/>
        </w:rPr>
        <w:t xml:space="preserve">- </w:t>
      </w:r>
      <w:r w:rsidRPr="00701689">
        <w:rPr>
          <w:rtl/>
        </w:rPr>
        <w:t>ראשונים כלו</w:t>
      </w:r>
      <w:r>
        <w:rPr>
          <w:rFonts w:hint="cs"/>
          <w:rtl/>
        </w:rPr>
        <w:t xml:space="preserve"> מזה</w:t>
      </w:r>
      <w:r w:rsidRPr="00701689">
        <w:rPr>
          <w:rtl/>
        </w:rPr>
        <w:t xml:space="preserve"> </w:t>
      </w:r>
      <w:r w:rsidR="001864F0">
        <w:rPr>
          <w:rStyle w:val="afff7"/>
          <w:rFonts w:hint="eastAsia"/>
          <w:rtl/>
        </w:rPr>
        <w:t>בלשאצר</w:t>
      </w:r>
      <w:r>
        <w:rPr>
          <w:rStyle w:val="afff7"/>
          <w:rFonts w:hint="cs"/>
          <w:rtl/>
        </w:rPr>
        <w:t>,</w:t>
      </w:r>
      <w:r w:rsidRPr="00701689">
        <w:rPr>
          <w:rtl/>
        </w:rPr>
        <w:t xml:space="preserve"> </w:t>
      </w:r>
    </w:p>
    <w:p w14:paraId="7A412AB9" w14:textId="14074B34" w:rsidR="002A125E" w:rsidRPr="00701689" w:rsidRDefault="002A125E" w:rsidP="00D2290C">
      <w:pPr>
        <w:ind w:left="1530" w:firstLine="170"/>
        <w:rPr>
          <w:rtl/>
        </w:rPr>
      </w:pPr>
      <w:r w:rsidRPr="00701689">
        <w:rPr>
          <w:rtl/>
        </w:rPr>
        <w:t xml:space="preserve">ואתם </w:t>
      </w:r>
      <w:r w:rsidRPr="00F05A14">
        <w:rPr>
          <w:rFonts w:cs="PFT_Frank"/>
          <w:b/>
          <w:bCs/>
          <w:szCs w:val="14"/>
          <w:rtl/>
        </w:rPr>
        <w:t>שונים</w:t>
      </w:r>
      <w:r>
        <w:rPr>
          <w:rFonts w:hint="cs"/>
          <w:rtl/>
        </w:rPr>
        <w:t xml:space="preserve"> ושותים בהם?</w:t>
      </w:r>
    </w:p>
    <w:p w14:paraId="23FC0D53" w14:textId="5E8E608E" w:rsidR="0094084F" w:rsidRDefault="0094084F" w:rsidP="004826F1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311100F5" w14:textId="76E63759" w:rsidR="002A125E" w:rsidRPr="006F178A" w:rsidRDefault="002A125E" w:rsidP="002A125E">
      <w:pPr>
        <w:rPr>
          <w:rtl/>
        </w:rPr>
      </w:pPr>
      <w:r>
        <w:rPr>
          <w:rStyle w:val="a4"/>
          <w:rFonts w:hint="cs"/>
          <w:rtl/>
        </w:rPr>
        <w:t>'</w:t>
      </w:r>
      <w:r w:rsidRPr="001B0C2E">
        <w:rPr>
          <w:rStyle w:val="a4"/>
          <w:rtl/>
        </w:rPr>
        <w:t>ויין מלכות</w:t>
      </w:r>
      <w:r w:rsidRPr="001B0C2E">
        <w:rPr>
          <w:rStyle w:val="a4"/>
          <w:rFonts w:hint="cs"/>
          <w:rtl/>
        </w:rPr>
        <w:t xml:space="preserve"> </w:t>
      </w:r>
      <w:r w:rsidRPr="00DB0BD7">
        <w:rPr>
          <w:rStyle w:val="a4"/>
          <w:rFonts w:hint="eastAsia"/>
          <w:b/>
          <w:bCs/>
          <w:rtl/>
        </w:rPr>
        <w:t>רב</w:t>
      </w:r>
      <w:r w:rsidRPr="00DB0BD7">
        <w:rPr>
          <w:rStyle w:val="a4"/>
          <w:b/>
          <w:bCs/>
          <w:rtl/>
        </w:rPr>
        <w:t>'</w:t>
      </w:r>
      <w:r w:rsidRPr="006F178A">
        <w:rPr>
          <w:rFonts w:hint="cs"/>
          <w:rtl/>
        </w:rPr>
        <w:t xml:space="preserve"> </w:t>
      </w:r>
      <w:r w:rsidR="00D2290C">
        <w:rPr>
          <w:rFonts w:hint="cs"/>
          <w:rtl/>
        </w:rPr>
        <w:t xml:space="preserve">- </w:t>
      </w:r>
      <w:r>
        <w:rPr>
          <w:rtl/>
        </w:rPr>
        <w:t>ש</w:t>
      </w:r>
      <w:r>
        <w:rPr>
          <w:rFonts w:hint="cs"/>
          <w:rtl/>
        </w:rPr>
        <w:t>ה</w:t>
      </w:r>
      <w:r>
        <w:rPr>
          <w:rtl/>
        </w:rPr>
        <w:t>שקה</w:t>
      </w:r>
      <w:r>
        <w:rPr>
          <w:rFonts w:hint="cs"/>
          <w:rtl/>
        </w:rPr>
        <w:t xml:space="preserve"> כ"א</w:t>
      </w:r>
      <w:r w:rsidRPr="006F178A">
        <w:rPr>
          <w:rtl/>
        </w:rPr>
        <w:t xml:space="preserve"> יין </w:t>
      </w:r>
      <w:r>
        <w:rPr>
          <w:rFonts w:hint="cs"/>
          <w:rtl/>
        </w:rPr>
        <w:t>ה</w:t>
      </w:r>
      <w:r w:rsidRPr="006F178A">
        <w:rPr>
          <w:rtl/>
        </w:rPr>
        <w:t xml:space="preserve">גדול </w:t>
      </w:r>
      <w:r>
        <w:rPr>
          <w:rFonts w:hint="cs"/>
          <w:rtl/>
        </w:rPr>
        <w:t>מ</w:t>
      </w:r>
      <w:r w:rsidRPr="006F178A">
        <w:rPr>
          <w:rtl/>
        </w:rPr>
        <w:t>מנו</w:t>
      </w:r>
      <w:r>
        <w:rPr>
          <w:rFonts w:hint="cs"/>
          <w:rtl/>
        </w:rPr>
        <w:t>.</w:t>
      </w:r>
    </w:p>
    <w:p w14:paraId="1DC43735" w14:textId="035755A9" w:rsidR="0094084F" w:rsidRDefault="0094084F" w:rsidP="004826F1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45E7351" w14:textId="351FBDE1" w:rsidR="002A125E" w:rsidRPr="003D6E80" w:rsidRDefault="002A125E" w:rsidP="002A125E">
      <w:pPr>
        <w:rPr>
          <w:spacing w:val="-6"/>
          <w:rtl/>
        </w:rPr>
      </w:pPr>
      <w:r w:rsidRPr="004826F1">
        <w:rPr>
          <w:rStyle w:val="a4"/>
          <w:rFonts w:hint="cs"/>
          <w:rtl/>
        </w:rPr>
        <w:t xml:space="preserve">'והשתיה </w:t>
      </w:r>
      <w:r w:rsidRPr="004826F1">
        <w:rPr>
          <w:rStyle w:val="a4"/>
          <w:rtl/>
        </w:rPr>
        <w:t>כדת'</w:t>
      </w:r>
      <w:r w:rsidRPr="003D6E80">
        <w:rPr>
          <w:spacing w:val="-6"/>
          <w:rtl/>
        </w:rPr>
        <w:t xml:space="preserve"> </w:t>
      </w:r>
      <w:r w:rsidRPr="004826F1">
        <w:rPr>
          <w:rtl/>
        </w:rPr>
        <w:t>כדת תורה</w:t>
      </w:r>
      <w:r w:rsidRPr="003D6E80">
        <w:rPr>
          <w:rFonts w:hint="cs"/>
          <w:spacing w:val="-6"/>
          <w:rtl/>
        </w:rPr>
        <w:t xml:space="preserve"> </w:t>
      </w:r>
      <w:r w:rsidRPr="003D6E80">
        <w:rPr>
          <w:rStyle w:val="afff7"/>
          <w:spacing w:val="-6"/>
          <w:rtl/>
        </w:rPr>
        <w:t>אכילה מרובה משתיה</w:t>
      </w:r>
      <w:r w:rsidRPr="003D6E80">
        <w:rPr>
          <w:rFonts w:hint="cs"/>
          <w:spacing w:val="-6"/>
          <w:rtl/>
        </w:rPr>
        <w:t xml:space="preserve">, </w:t>
      </w:r>
      <w:r w:rsidRPr="003D6E80">
        <w:rPr>
          <w:rStyle w:val="a4"/>
          <w:rFonts w:hint="cs"/>
          <w:spacing w:val="-6"/>
          <w:rtl/>
        </w:rPr>
        <w:t>'</w:t>
      </w:r>
      <w:r w:rsidRPr="003D6E80">
        <w:rPr>
          <w:rStyle w:val="a4"/>
          <w:spacing w:val="-6"/>
          <w:rtl/>
        </w:rPr>
        <w:t>אין א</w:t>
      </w:r>
      <w:r w:rsidRPr="003D6E80">
        <w:rPr>
          <w:rStyle w:val="a4"/>
          <w:rFonts w:hint="cs"/>
          <w:spacing w:val="-6"/>
          <w:rtl/>
        </w:rPr>
        <w:t>ו</w:t>
      </w:r>
      <w:r w:rsidRPr="003D6E80">
        <w:rPr>
          <w:rStyle w:val="a4"/>
          <w:spacing w:val="-6"/>
          <w:rtl/>
        </w:rPr>
        <w:t>נס</w:t>
      </w:r>
      <w:r w:rsidRPr="003D6E80">
        <w:rPr>
          <w:rStyle w:val="a4"/>
          <w:rFonts w:hint="cs"/>
          <w:spacing w:val="-6"/>
          <w:rtl/>
        </w:rPr>
        <w:t>'</w:t>
      </w:r>
      <w:r w:rsidRPr="003D6E80">
        <w:rPr>
          <w:rFonts w:hint="cs"/>
          <w:spacing w:val="-6"/>
          <w:rtl/>
        </w:rPr>
        <w:t xml:space="preserve"> </w:t>
      </w:r>
      <w:r w:rsidRPr="003D6E80">
        <w:rPr>
          <w:spacing w:val="-6"/>
          <w:rtl/>
        </w:rPr>
        <w:t>כ</w:t>
      </w:r>
      <w:r w:rsidRPr="003D6E80">
        <w:rPr>
          <w:rFonts w:hint="cs"/>
          <w:spacing w:val="-6"/>
          <w:rtl/>
        </w:rPr>
        <w:t>"א</w:t>
      </w:r>
      <w:r w:rsidRPr="003D6E80">
        <w:rPr>
          <w:spacing w:val="-6"/>
          <w:rtl/>
        </w:rPr>
        <w:t xml:space="preserve"> יין מדינתו.</w:t>
      </w:r>
    </w:p>
    <w:p w14:paraId="3353D1EC" w14:textId="2057D1A5" w:rsidR="0094084F" w:rsidRDefault="0094084F" w:rsidP="004826F1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67AF318" w14:textId="5C57E75D" w:rsidR="002A125E" w:rsidRPr="006F178A" w:rsidRDefault="002A125E" w:rsidP="002A125E">
      <w:pPr>
        <w:rPr>
          <w:rtl/>
        </w:rPr>
      </w:pPr>
      <w:r>
        <w:rPr>
          <w:rStyle w:val="a4"/>
          <w:rFonts w:hint="cs"/>
          <w:rtl/>
        </w:rPr>
        <w:t>'</w:t>
      </w:r>
      <w:r w:rsidRPr="009D1929">
        <w:rPr>
          <w:rStyle w:val="a4"/>
          <w:rtl/>
        </w:rPr>
        <w:t xml:space="preserve">לעשות כרצון </w:t>
      </w:r>
      <w:r w:rsidRPr="00DB0BD7">
        <w:rPr>
          <w:rStyle w:val="a4"/>
          <w:b/>
          <w:bCs/>
          <w:rtl/>
        </w:rPr>
        <w:t>איש ואיש'</w:t>
      </w:r>
      <w:r w:rsidRPr="009D1929">
        <w:rPr>
          <w:rStyle w:val="a4"/>
          <w:rtl/>
        </w:rPr>
        <w:t xml:space="preserve"> </w:t>
      </w:r>
      <w:r w:rsidRPr="006F178A">
        <w:rPr>
          <w:rtl/>
        </w:rPr>
        <w:t>כרצון מרדכי</w:t>
      </w:r>
      <w:r>
        <w:rPr>
          <w:rFonts w:hint="cs"/>
          <w:rtl/>
        </w:rPr>
        <w:t xml:space="preserve"> והמן, שנקראו </w:t>
      </w:r>
      <w:r w:rsidRPr="00DB0BD7">
        <w:rPr>
          <w:rStyle w:val="a4"/>
          <w:rFonts w:hint="eastAsia"/>
          <w:rtl/>
        </w:rPr>
        <w:t>איש</w:t>
      </w:r>
      <w:r>
        <w:rPr>
          <w:rFonts w:hint="cs"/>
          <w:rtl/>
        </w:rPr>
        <w:t>.</w:t>
      </w:r>
    </w:p>
    <w:p w14:paraId="3900169A" w14:textId="30A1DB58" w:rsidR="0094084F" w:rsidRDefault="0094084F" w:rsidP="004826F1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B2D252B" w14:textId="77777777" w:rsidR="00AE2E75" w:rsidRDefault="002A125E" w:rsidP="002A125E">
      <w:pPr>
        <w:rPr>
          <w:rtl/>
        </w:rPr>
      </w:pPr>
      <w:r>
        <w:rPr>
          <w:rFonts w:hint="cs"/>
          <w:rtl/>
        </w:rPr>
        <w:t>'</w:t>
      </w:r>
      <w:r w:rsidRPr="002B03B2">
        <w:rPr>
          <w:rStyle w:val="a4"/>
          <w:rtl/>
        </w:rPr>
        <w:t>גם ושתי</w:t>
      </w:r>
      <w:r>
        <w:rPr>
          <w:rStyle w:val="a4"/>
          <w:rFonts w:hint="cs"/>
          <w:rtl/>
        </w:rPr>
        <w:t xml:space="preserve">.. </w:t>
      </w:r>
      <w:r w:rsidRPr="002B03B2">
        <w:rPr>
          <w:rStyle w:val="a4"/>
          <w:rtl/>
        </w:rPr>
        <w:t xml:space="preserve">עשתה משתה נשים </w:t>
      </w:r>
      <w:r w:rsidRPr="00DB0BD7">
        <w:rPr>
          <w:rStyle w:val="a4"/>
          <w:b/>
          <w:bCs/>
          <w:rtl/>
        </w:rPr>
        <w:t>בית המלכות'</w:t>
      </w:r>
      <w:r>
        <w:rPr>
          <w:rStyle w:val="a4"/>
          <w:rFonts w:hint="cs"/>
          <w:rtl/>
        </w:rPr>
        <w:t xml:space="preserve"> - </w:t>
      </w:r>
      <w:r w:rsidRPr="006F178A">
        <w:rPr>
          <w:rFonts w:hint="cs"/>
          <w:rtl/>
        </w:rPr>
        <w:t xml:space="preserve">ולא </w:t>
      </w:r>
      <w:r w:rsidRPr="006F178A">
        <w:rPr>
          <w:rtl/>
        </w:rPr>
        <w:t>בית הנשים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</w:p>
    <w:p w14:paraId="1E4122D2" w14:textId="261C020B" w:rsidR="00C7214A" w:rsidRPr="006F178A" w:rsidRDefault="00D355BE" w:rsidP="00806133">
      <w:pPr>
        <w:rPr>
          <w:rtl/>
        </w:rPr>
      </w:pPr>
      <w:r>
        <w:rPr>
          <w:rFonts w:hint="cs"/>
          <w:rtl/>
        </w:rPr>
        <w:t xml:space="preserve">  </w:t>
      </w:r>
      <w:r w:rsidR="00D2290C">
        <w:rPr>
          <w:rtl/>
        </w:rPr>
        <w:tab/>
      </w:r>
      <w:r w:rsidR="00D2290C">
        <w:rPr>
          <w:rtl/>
        </w:rPr>
        <w:tab/>
      </w:r>
      <w:r w:rsidR="00D2290C">
        <w:rPr>
          <w:rtl/>
        </w:rPr>
        <w:tab/>
      </w:r>
      <w:r w:rsidR="00D2290C">
        <w:rPr>
          <w:rtl/>
        </w:rPr>
        <w:tab/>
      </w:r>
      <w:r w:rsidR="00D2290C">
        <w:rPr>
          <w:rtl/>
        </w:rPr>
        <w:tab/>
      </w:r>
      <w:r w:rsidR="00D2290C">
        <w:rPr>
          <w:rtl/>
        </w:rPr>
        <w:tab/>
      </w:r>
      <w:r w:rsidR="00D2290C">
        <w:rPr>
          <w:rtl/>
        </w:rPr>
        <w:tab/>
      </w:r>
      <w:r w:rsidR="00D2290C">
        <w:rPr>
          <w:rtl/>
        </w:rPr>
        <w:tab/>
      </w:r>
      <w:r w:rsidR="00D2290C">
        <w:rPr>
          <w:rFonts w:hint="cs"/>
          <w:rtl/>
        </w:rPr>
        <w:t xml:space="preserve"> </w:t>
      </w:r>
      <w:r w:rsidR="002A125E">
        <w:rPr>
          <w:rFonts w:hint="cs"/>
          <w:rtl/>
        </w:rPr>
        <w:t>ש</w:t>
      </w:r>
      <w:r w:rsidR="002A125E" w:rsidRPr="006F178A">
        <w:rPr>
          <w:rtl/>
        </w:rPr>
        <w:t>שניה</w:t>
      </w:r>
      <w:r w:rsidR="002A125E">
        <w:rPr>
          <w:rFonts w:hint="cs"/>
          <w:rtl/>
        </w:rPr>
        <w:t>ם לעבירה</w:t>
      </w:r>
      <w:r w:rsidR="002A125E" w:rsidRPr="006F178A">
        <w:rPr>
          <w:rtl/>
        </w:rPr>
        <w:t xml:space="preserve"> </w:t>
      </w:r>
      <w:r w:rsidR="002A125E" w:rsidRPr="00DB0BD7">
        <w:rPr>
          <w:rStyle w:val="afff7"/>
          <w:rFonts w:hint="eastAsia"/>
          <w:rtl/>
        </w:rPr>
        <w:t>שיסתכלו</w:t>
      </w:r>
      <w:r w:rsidR="002A125E" w:rsidRPr="00DB0BD7">
        <w:rPr>
          <w:rStyle w:val="afff7"/>
          <w:rtl/>
        </w:rPr>
        <w:t xml:space="preserve"> </w:t>
      </w:r>
      <w:r w:rsidR="002A125E" w:rsidRPr="00DB0BD7">
        <w:rPr>
          <w:rStyle w:val="afff7"/>
          <w:rFonts w:hint="eastAsia"/>
          <w:rtl/>
        </w:rPr>
        <w:t>בה</w:t>
      </w:r>
      <w:r w:rsidR="002A125E" w:rsidRPr="006F178A">
        <w:rPr>
          <w:rtl/>
        </w:rPr>
        <w:t xml:space="preserve"> נתכוונו.</w:t>
      </w:r>
      <w:r w:rsidR="002A125E">
        <w:rPr>
          <w:rFonts w:hint="cs"/>
          <w:rtl/>
        </w:rPr>
        <w:t xml:space="preserve"> </w:t>
      </w:r>
    </w:p>
    <w:p w14:paraId="4143FFA8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יב:</w:t>
      </w:r>
    </w:p>
    <w:p w14:paraId="37995800" w14:textId="620342A8" w:rsidR="0094084F" w:rsidRDefault="0094084F" w:rsidP="00806133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2BD5CB51" w14:textId="797C7B76" w:rsidR="00D355BE" w:rsidRPr="00411327" w:rsidRDefault="002A125E" w:rsidP="003D6E80">
      <w:pPr>
        <w:rPr>
          <w:rStyle w:val="afff"/>
          <w:b/>
          <w:spacing w:val="-4"/>
          <w:rtl/>
        </w:rPr>
      </w:pPr>
      <w:r w:rsidRPr="00806133">
        <w:rPr>
          <w:rStyle w:val="a4"/>
          <w:rFonts w:hint="cs"/>
          <w:rtl/>
        </w:rPr>
        <w:t>'</w:t>
      </w:r>
      <w:r w:rsidRPr="00806133">
        <w:rPr>
          <w:rStyle w:val="a4"/>
          <w:rtl/>
        </w:rPr>
        <w:t>ביום השביעי'</w:t>
      </w:r>
      <w:r w:rsidRPr="00806133">
        <w:rPr>
          <w:rStyle w:val="a4"/>
          <w:rFonts w:hint="cs"/>
          <w:rtl/>
        </w:rPr>
        <w:t xml:space="preserve"> -</w:t>
      </w:r>
      <w:r w:rsidRPr="003D6E80">
        <w:rPr>
          <w:rFonts w:hint="cs"/>
          <w:spacing w:val="-4"/>
          <w:rtl/>
        </w:rPr>
        <w:t xml:space="preserve"> התחילו </w:t>
      </w:r>
      <w:r w:rsidRPr="003D6E80">
        <w:rPr>
          <w:spacing w:val="-4"/>
          <w:rtl/>
        </w:rPr>
        <w:t>בדברי תיפלות</w:t>
      </w:r>
      <w:r w:rsidRPr="003D6E80">
        <w:rPr>
          <w:rFonts w:hint="cs"/>
          <w:spacing w:val="-4"/>
          <w:rtl/>
        </w:rPr>
        <w:t>,</w:t>
      </w:r>
      <w:r w:rsidRPr="003D6E80">
        <w:rPr>
          <w:spacing w:val="-4"/>
          <w:rtl/>
        </w:rPr>
        <w:t xml:space="preserve"> מדיות נאות, פרסיות נאות.</w:t>
      </w:r>
      <w:r w:rsidRPr="003D6E80">
        <w:rPr>
          <w:rFonts w:hint="cs"/>
          <w:spacing w:val="-4"/>
          <w:rtl/>
        </w:rPr>
        <w:t xml:space="preserve"> </w:t>
      </w:r>
    </w:p>
    <w:p w14:paraId="1DB0B664" w14:textId="027F1D67" w:rsidR="00D355BE" w:rsidRPr="00411327" w:rsidRDefault="002A125E" w:rsidP="003D6E80">
      <w:pPr>
        <w:rPr>
          <w:rStyle w:val="afff"/>
          <w:b/>
          <w:spacing w:val="-4"/>
          <w:rtl/>
        </w:rPr>
      </w:pPr>
      <w:r w:rsidRPr="00926DA5">
        <w:rPr>
          <w:rStyle w:val="afff"/>
          <w:rtl/>
        </w:rPr>
        <w:t>אמר אחשורוש:</w:t>
      </w:r>
      <w:r w:rsidRPr="00411327">
        <w:rPr>
          <w:rStyle w:val="afff"/>
          <w:b/>
          <w:spacing w:val="-4"/>
          <w:rtl/>
        </w:rPr>
        <w:t xml:space="preserve"> </w:t>
      </w:r>
      <w:r w:rsidRPr="003D6E80">
        <w:rPr>
          <w:rFonts w:hint="cs"/>
          <w:spacing w:val="-4"/>
          <w:rtl/>
        </w:rPr>
        <w:t>שלי</w:t>
      </w:r>
      <w:r w:rsidRPr="003D6E80">
        <w:rPr>
          <w:spacing w:val="-4"/>
          <w:rtl/>
        </w:rPr>
        <w:t xml:space="preserve"> לא מדיי ופרסי אלא כשדיי, רצונכם לראותה? </w:t>
      </w:r>
    </w:p>
    <w:p w14:paraId="5109D05A" w14:textId="4E5702E2" w:rsidR="002A125E" w:rsidRDefault="002A125E" w:rsidP="00D2290C">
      <w:pPr>
        <w:rPr>
          <w:rFonts w:ascii="Fb Fontext" w:hAnsi="Fb Fontext"/>
          <w:rtl/>
        </w:rPr>
      </w:pPr>
      <w:r w:rsidRPr="00926DA5">
        <w:rPr>
          <w:rStyle w:val="afff"/>
          <w:rtl/>
        </w:rPr>
        <w:t>אמרו לו:</w:t>
      </w:r>
      <w:r w:rsidRPr="00D355BE">
        <w:rPr>
          <w:rStyle w:val="afffb"/>
          <w:rtl/>
        </w:rPr>
        <w:t xml:space="preserve"> </w:t>
      </w:r>
      <w:r>
        <w:rPr>
          <w:rFonts w:hint="cs"/>
          <w:rtl/>
        </w:rPr>
        <w:t>כן</w:t>
      </w:r>
      <w:r w:rsidRPr="006F178A">
        <w:rPr>
          <w:rtl/>
        </w:rPr>
        <w:t>, ושתהא ערומה.</w:t>
      </w:r>
      <w:r w:rsidR="00D2290C">
        <w:rPr>
          <w:rFonts w:hint="cs"/>
          <w:rtl/>
        </w:rPr>
        <w:t xml:space="preserve"> [</w:t>
      </w:r>
      <w:r w:rsidRPr="005D499B">
        <w:rPr>
          <w:rFonts w:hint="cs"/>
          <w:rtl/>
        </w:rPr>
        <w:t xml:space="preserve">שבמידה </w:t>
      </w:r>
      <w:r w:rsidRPr="005D499B">
        <w:rPr>
          <w:rtl/>
        </w:rPr>
        <w:t>שהיתה מביאה בנות ישראל ומפשיט</w:t>
      </w:r>
      <w:r w:rsidRPr="005D499B">
        <w:rPr>
          <w:rFonts w:hint="cs"/>
          <w:rtl/>
        </w:rPr>
        <w:t>ת</w:t>
      </w:r>
      <w:r w:rsidRPr="005D499B">
        <w:rPr>
          <w:rtl/>
        </w:rPr>
        <w:t xml:space="preserve">ן ועושה בהן מלאכה </w:t>
      </w:r>
      <w:r w:rsidRPr="00F05A14">
        <w:rPr>
          <w:rFonts w:cs="PFT_Frank"/>
          <w:b/>
          <w:bCs/>
          <w:szCs w:val="14"/>
          <w:rtl/>
        </w:rPr>
        <w:t>בשבת</w:t>
      </w:r>
      <w:r w:rsidRPr="005D499B">
        <w:rPr>
          <w:rFonts w:hint="cs"/>
          <w:rtl/>
        </w:rPr>
        <w:t xml:space="preserve">, כך נגזר עליה לישחט ערומה </w:t>
      </w:r>
      <w:r w:rsidRPr="00F05A14">
        <w:rPr>
          <w:rFonts w:cs="PFT_Frank" w:hint="eastAsia"/>
          <w:b/>
          <w:bCs/>
          <w:szCs w:val="14"/>
          <w:rtl/>
        </w:rPr>
        <w:t>בשבת</w:t>
      </w:r>
      <w:r w:rsidRPr="005D499B">
        <w:rPr>
          <w:rFonts w:hint="cs"/>
          <w:rtl/>
        </w:rPr>
        <w:t>.</w:t>
      </w:r>
      <w:r w:rsidR="00D2290C">
        <w:rPr>
          <w:rFonts w:ascii="Fb Fontext" w:hAnsi="Fb Fontext" w:hint="cs"/>
          <w:rtl/>
        </w:rPr>
        <w:t>]</w:t>
      </w:r>
    </w:p>
    <w:p w14:paraId="2257D4EA" w14:textId="399B009F" w:rsidR="0094084F" w:rsidRDefault="0094084F" w:rsidP="00926DA5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008AFD51" w14:textId="068F961D" w:rsidR="002A125E" w:rsidRPr="00701689" w:rsidRDefault="002A125E" w:rsidP="002A125E">
      <w:pPr>
        <w:rPr>
          <w:spacing w:val="-2"/>
          <w:rtl/>
        </w:rPr>
      </w:pPr>
      <w:r w:rsidRPr="00DB0BD7">
        <w:rPr>
          <w:rStyle w:val="a4"/>
          <w:b/>
          <w:bCs/>
          <w:rtl/>
        </w:rPr>
        <w:t>'ותמאן</w:t>
      </w:r>
      <w:r w:rsidRPr="00D763C5">
        <w:rPr>
          <w:rStyle w:val="a4"/>
          <w:rtl/>
        </w:rPr>
        <w:t xml:space="preserve"> המלכה ושתי</w:t>
      </w:r>
      <w:r w:rsidRPr="00D763C5">
        <w:rPr>
          <w:rStyle w:val="a4"/>
          <w:rFonts w:hint="cs"/>
          <w:rtl/>
        </w:rPr>
        <w:t xml:space="preserve">' </w:t>
      </w:r>
      <w:r w:rsidRPr="00411327">
        <w:rPr>
          <w:rStyle w:val="afff"/>
          <w:rFonts w:hint="cs"/>
          <w:b/>
          <w:rtl/>
        </w:rPr>
        <w:t xml:space="preserve"> </w:t>
      </w:r>
      <w:r w:rsidR="00D2290C">
        <w:rPr>
          <w:rtl/>
        </w:rPr>
        <w:tab/>
      </w:r>
      <w:r w:rsidRPr="00DB0BD7">
        <w:rPr>
          <w:rFonts w:hint="eastAsia"/>
          <w:rtl/>
        </w:rPr>
        <w:t>למה</w:t>
      </w:r>
      <w:r w:rsidRPr="00DB0BD7">
        <w:rPr>
          <w:rtl/>
        </w:rPr>
        <w:t>?</w:t>
      </w:r>
      <w:r w:rsidRPr="00F53094">
        <w:rPr>
          <w:rStyle w:val="afff"/>
          <w:rFonts w:hint="cs"/>
          <w:b/>
          <w:rtl/>
        </w:rPr>
        <w:t xml:space="preserve"> </w:t>
      </w:r>
      <w:r w:rsidRPr="00F53094">
        <w:rPr>
          <w:rStyle w:val="afff"/>
          <w:rFonts w:hint="eastAsia"/>
          <w:b/>
          <w:rtl/>
        </w:rPr>
        <w:t>א</w:t>
      </w:r>
      <w:r w:rsidRPr="00F53094">
        <w:rPr>
          <w:rFonts w:cs="PFT_Frank" w:hint="cs"/>
          <w:b/>
          <w:bCs/>
          <w:spacing w:val="-2"/>
          <w:rtl/>
        </w:rPr>
        <w:t>.</w:t>
      </w:r>
      <w:r>
        <w:rPr>
          <w:rFonts w:hint="cs"/>
          <w:spacing w:val="-2"/>
          <w:rtl/>
        </w:rPr>
        <w:t xml:space="preserve"> </w:t>
      </w:r>
      <w:r w:rsidRPr="00701689">
        <w:rPr>
          <w:spacing w:val="-2"/>
          <w:rtl/>
        </w:rPr>
        <w:t>שפרחה בה צרעת</w:t>
      </w:r>
      <w:r w:rsidRPr="00701689">
        <w:rPr>
          <w:rFonts w:hint="cs"/>
          <w:spacing w:val="-2"/>
          <w:rtl/>
        </w:rPr>
        <w:t>.</w:t>
      </w:r>
      <w:r w:rsidRPr="009A4CE4">
        <w:rPr>
          <w:rFonts w:cs="PFT_Frank"/>
          <w:b/>
          <w:bCs/>
          <w:spacing w:val="-2"/>
          <w:szCs w:val="14"/>
          <w:rtl/>
        </w:rPr>
        <w:t xml:space="preserve"> </w:t>
      </w:r>
      <w:r w:rsidRPr="00F53094">
        <w:rPr>
          <w:rStyle w:val="afff"/>
          <w:rFonts w:cs="FrankRuehl" w:hint="cs"/>
          <w:b/>
          <w:rtl/>
        </w:rPr>
        <w:t>ב.</w:t>
      </w:r>
      <w:r>
        <w:rPr>
          <w:rFonts w:hint="cs"/>
          <w:spacing w:val="-2"/>
          <w:rtl/>
        </w:rPr>
        <w:t xml:space="preserve"> </w:t>
      </w:r>
      <w:r w:rsidRPr="00701689">
        <w:rPr>
          <w:spacing w:val="-2"/>
          <w:rtl/>
        </w:rPr>
        <w:t>זנב.</w:t>
      </w:r>
    </w:p>
    <w:p w14:paraId="0FDAC1F8" w14:textId="10FD73F6" w:rsidR="0094084F" w:rsidRDefault="0094084F" w:rsidP="00926DA5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F24C020" w14:textId="54C051C8" w:rsidR="002A125E" w:rsidRPr="00E941E1" w:rsidRDefault="002A125E" w:rsidP="00D2290C">
      <w:pPr>
        <w:ind w:left="1190" w:hanging="1185"/>
        <w:rPr>
          <w:rtl/>
        </w:rPr>
      </w:pPr>
      <w:r w:rsidRPr="00D763C5">
        <w:rPr>
          <w:rtl/>
        </w:rPr>
        <w:t>'</w:t>
      </w:r>
      <w:r w:rsidRPr="00DB0BD7">
        <w:rPr>
          <w:rStyle w:val="a4"/>
          <w:rtl/>
        </w:rPr>
        <w:t xml:space="preserve">ויקצף המלך </w:t>
      </w:r>
      <w:r w:rsidRPr="00DB0BD7">
        <w:rPr>
          <w:rStyle w:val="a4"/>
          <w:b/>
          <w:bCs/>
          <w:rtl/>
        </w:rPr>
        <w:t>מאד</w:t>
      </w:r>
      <w:r w:rsidRPr="00F05A14">
        <w:rPr>
          <w:rFonts w:cs="PFT_Frank"/>
          <w:b/>
          <w:bCs/>
          <w:szCs w:val="14"/>
          <w:rtl/>
        </w:rPr>
        <w:t>'</w:t>
      </w:r>
      <w:r w:rsidRPr="00701689">
        <w:rPr>
          <w:rtl/>
        </w:rPr>
        <w:t xml:space="preserve"> </w:t>
      </w:r>
      <w:r w:rsidR="00D2290C">
        <w:rPr>
          <w:rtl/>
        </w:rPr>
        <w:tab/>
      </w:r>
      <w:r w:rsidRPr="00041E4A">
        <w:rPr>
          <w:rFonts w:hint="cs"/>
          <w:rtl/>
        </w:rPr>
        <w:t>למה?</w:t>
      </w:r>
      <w:r>
        <w:rPr>
          <w:rFonts w:hint="cs"/>
          <w:rtl/>
        </w:rPr>
        <w:t xml:space="preserve"> </w:t>
      </w:r>
      <w:r w:rsidRPr="00411327">
        <w:rPr>
          <w:rStyle w:val="afff"/>
          <w:b/>
          <w:rtl/>
        </w:rPr>
        <w:t>ש</w:t>
      </w:r>
      <w:r w:rsidRPr="00411327">
        <w:rPr>
          <w:rStyle w:val="afff"/>
          <w:rFonts w:hint="cs"/>
          <w:b/>
          <w:rtl/>
        </w:rPr>
        <w:t>שלחה</w:t>
      </w:r>
      <w:r w:rsidR="00D355BE" w:rsidRPr="00411327">
        <w:rPr>
          <w:rStyle w:val="afff"/>
          <w:rFonts w:hint="cs"/>
          <w:b/>
          <w:rtl/>
        </w:rPr>
        <w:t xml:space="preserve"> לו</w:t>
      </w:r>
      <w:r>
        <w:rPr>
          <w:rFonts w:hint="cs"/>
          <w:spacing w:val="-4"/>
          <w:rtl/>
        </w:rPr>
        <w:t>:</w:t>
      </w:r>
      <w:r w:rsidRPr="00701689">
        <w:rPr>
          <w:spacing w:val="-4"/>
          <w:rtl/>
        </w:rPr>
        <w:t xml:space="preserve"> </w:t>
      </w:r>
      <w:r w:rsidRPr="00DB0BD7">
        <w:rPr>
          <w:rtl/>
        </w:rPr>
        <w:t>שומר אורוות אבא</w:t>
      </w:r>
      <w:r w:rsidR="00D2290C">
        <w:rPr>
          <w:rFonts w:hint="cs"/>
          <w:rtl/>
        </w:rPr>
        <w:t>!</w:t>
      </w:r>
      <w:r w:rsidRPr="00DB0BD7">
        <w:rPr>
          <w:rtl/>
        </w:rPr>
        <w:t xml:space="preserve"> </w:t>
      </w:r>
      <w:r w:rsidR="00D2290C">
        <w:rPr>
          <w:rFonts w:hint="cs"/>
          <w:rtl/>
        </w:rPr>
        <w:t xml:space="preserve">       אבי </w:t>
      </w:r>
      <w:r w:rsidRPr="00DB0BD7">
        <w:rPr>
          <w:rtl/>
        </w:rPr>
        <w:t>לא השתכר</w:t>
      </w:r>
      <w:r>
        <w:rPr>
          <w:rFonts w:hint="cs"/>
          <w:rtl/>
        </w:rPr>
        <w:t xml:space="preserve"> כך</w:t>
      </w:r>
      <w:r w:rsidR="00D355BE">
        <w:rPr>
          <w:rFonts w:hint="cs"/>
          <w:rtl/>
        </w:rPr>
        <w:t>,</w:t>
      </w:r>
      <w:r>
        <w:rPr>
          <w:rFonts w:hint="cs"/>
          <w:rtl/>
        </w:rPr>
        <w:t xml:space="preserve"> ואתה השתטת.</w:t>
      </w:r>
    </w:p>
    <w:p w14:paraId="7760611D" w14:textId="17CE3E27" w:rsidR="0094084F" w:rsidRDefault="0094084F" w:rsidP="00A6434D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36890D88" w14:textId="558F5944" w:rsidR="002A125E" w:rsidRPr="006F178A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ויאמר המלך </w:t>
      </w:r>
      <w:r w:rsidRPr="00DB0BD7">
        <w:rPr>
          <w:rStyle w:val="a4"/>
          <w:b/>
          <w:bCs/>
          <w:rtl/>
        </w:rPr>
        <w:t>לחכמים'</w:t>
      </w:r>
      <w:r>
        <w:rPr>
          <w:rFonts w:hint="cs"/>
          <w:rtl/>
        </w:rPr>
        <w:t xml:space="preserve"> -</w:t>
      </w:r>
      <w:r w:rsidRPr="006F178A">
        <w:rPr>
          <w:rtl/>
        </w:rPr>
        <w:t xml:space="preserve"> רבנן</w:t>
      </w:r>
      <w:r>
        <w:rPr>
          <w:rFonts w:hint="cs"/>
          <w:rtl/>
        </w:rPr>
        <w:t>,</w:t>
      </w:r>
      <w:r>
        <w:rPr>
          <w:rStyle w:val="a4"/>
          <w:rFonts w:hint="cs"/>
          <w:rtl/>
        </w:rPr>
        <w:t xml:space="preserve"> </w:t>
      </w:r>
      <w:r w:rsidRPr="00146475">
        <w:rPr>
          <w:rStyle w:val="a4"/>
          <w:rtl/>
        </w:rPr>
        <w:t xml:space="preserve">ידעי </w:t>
      </w:r>
      <w:r w:rsidRPr="00DB0BD7">
        <w:rPr>
          <w:rStyle w:val="a4"/>
          <w:b/>
          <w:bCs/>
          <w:rtl/>
        </w:rPr>
        <w:t>העתים</w:t>
      </w:r>
      <w:r w:rsidRPr="00146475">
        <w:rPr>
          <w:rStyle w:val="a4"/>
          <w:rtl/>
        </w:rPr>
        <w:t xml:space="preserve"> </w:t>
      </w:r>
      <w:r w:rsidRPr="006F178A">
        <w:rPr>
          <w:rtl/>
        </w:rPr>
        <w:t xml:space="preserve">- לעבר שנים </w:t>
      </w:r>
      <w:r>
        <w:rPr>
          <w:rFonts w:hint="cs"/>
          <w:rtl/>
        </w:rPr>
        <w:t>ו</w:t>
      </w:r>
      <w:r w:rsidRPr="006F178A">
        <w:rPr>
          <w:rtl/>
        </w:rPr>
        <w:t>חדשים.</w:t>
      </w:r>
      <w:r>
        <w:rPr>
          <w:rFonts w:cs="Guttman Vilna" w:hint="cs"/>
          <w:b/>
          <w:bCs/>
          <w:rtl/>
        </w:rPr>
        <w:t xml:space="preserve"> </w:t>
      </w:r>
      <w:r w:rsidRPr="006F178A">
        <w:rPr>
          <w:rFonts w:hint="cs"/>
          <w:rtl/>
        </w:rPr>
        <w:t>וביקש</w:t>
      </w:r>
      <w:r>
        <w:rPr>
          <w:rFonts w:hint="cs"/>
          <w:rtl/>
        </w:rPr>
        <w:t>ם</w:t>
      </w:r>
      <w:r w:rsidRPr="006F178A">
        <w:rPr>
          <w:rFonts w:hint="cs"/>
          <w:rtl/>
        </w:rPr>
        <w:t xml:space="preserve"> לדונה, </w:t>
      </w:r>
      <w:r w:rsidRPr="00411327">
        <w:rPr>
          <w:rStyle w:val="afff"/>
          <w:rFonts w:hint="eastAsia"/>
          <w:b/>
          <w:rtl/>
        </w:rPr>
        <w:t>השתמטו</w:t>
      </w:r>
      <w:r w:rsidRPr="00411327">
        <w:rPr>
          <w:rStyle w:val="afff"/>
          <w:b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ו</w:t>
      </w:r>
      <w:r w:rsidRPr="00411327">
        <w:rPr>
          <w:rStyle w:val="afff"/>
          <w:b/>
          <w:rtl/>
        </w:rPr>
        <w:t>א"</w:t>
      </w:r>
      <w:r w:rsidRPr="00411327">
        <w:rPr>
          <w:rStyle w:val="afff"/>
          <w:rFonts w:hint="cs"/>
          <w:b/>
          <w:rtl/>
        </w:rPr>
        <w:t>ל</w:t>
      </w:r>
      <w:r w:rsidRPr="00411327">
        <w:rPr>
          <w:rStyle w:val="afff"/>
          <w:b/>
          <w:rtl/>
        </w:rPr>
        <w:t xml:space="preserve">: </w:t>
      </w:r>
      <w:r w:rsidRPr="006F178A">
        <w:rPr>
          <w:rtl/>
        </w:rPr>
        <w:t xml:space="preserve">מיום </w:t>
      </w:r>
      <w:r>
        <w:rPr>
          <w:rFonts w:hint="cs"/>
          <w:rtl/>
        </w:rPr>
        <w:t>ש</w:t>
      </w:r>
      <w:r w:rsidRPr="006F178A">
        <w:rPr>
          <w:rtl/>
        </w:rPr>
        <w:t>גלינו ניטלה עצה ממנו, ואין אנו יודעין לדון דיני נפשות</w:t>
      </w:r>
      <w:r>
        <w:rPr>
          <w:rFonts w:hint="cs"/>
          <w:rtl/>
        </w:rPr>
        <w:t>, לך ל</w:t>
      </w:r>
      <w:r w:rsidRPr="006F178A">
        <w:rPr>
          <w:rtl/>
        </w:rPr>
        <w:t xml:space="preserve">עמון ומואב </w:t>
      </w:r>
      <w:r>
        <w:rPr>
          <w:rFonts w:hint="cs"/>
          <w:rtl/>
        </w:rPr>
        <w:t>ש</w:t>
      </w:r>
      <w:r w:rsidRPr="006F178A">
        <w:rPr>
          <w:rFonts w:hint="cs"/>
          <w:rtl/>
        </w:rPr>
        <w:t>במקומ</w:t>
      </w:r>
      <w:r>
        <w:rPr>
          <w:rFonts w:hint="cs"/>
          <w:rtl/>
        </w:rPr>
        <w:t>ם.</w:t>
      </w:r>
    </w:p>
    <w:p w14:paraId="14CB50D2" w14:textId="6CB3A503" w:rsidR="0094084F" w:rsidRDefault="0094084F" w:rsidP="001A0272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113B4E0" w14:textId="4A9AEC5F" w:rsidR="001A0272" w:rsidRDefault="002A125E" w:rsidP="002A125E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'</w:t>
      </w:r>
      <w:r w:rsidRPr="00DB0BD7">
        <w:rPr>
          <w:rStyle w:val="a4"/>
          <w:b/>
          <w:bCs/>
          <w:rtl/>
        </w:rPr>
        <w:t>והקרב אליו'</w:t>
      </w:r>
      <w:r>
        <w:rPr>
          <w:rStyle w:val="a4"/>
          <w:rFonts w:hint="cs"/>
          <w:rtl/>
        </w:rPr>
        <w:t>..</w:t>
      </w:r>
      <w:r w:rsidR="005E6DBA">
        <w:rPr>
          <w:rStyle w:val="a4"/>
          <w:rFonts w:hint="cs"/>
          <w:rtl/>
        </w:rPr>
        <w:t>-</w:t>
      </w:r>
      <w:r w:rsidR="00DB7117">
        <w:rPr>
          <w:rStyle w:val="a4"/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b/>
          <w:rtl/>
        </w:rPr>
        <w:t xml:space="preserve">אמרו </w:t>
      </w:r>
      <w:r w:rsidRPr="00411327">
        <w:rPr>
          <w:rStyle w:val="afff"/>
          <w:rFonts w:hint="cs"/>
          <w:b/>
          <w:rtl/>
        </w:rPr>
        <w:t xml:space="preserve">לפניו </w:t>
      </w:r>
      <w:r w:rsidRPr="00411327">
        <w:rPr>
          <w:rStyle w:val="afff"/>
          <w:b/>
          <w:rtl/>
        </w:rPr>
        <w:t>מלאכי השרת:</w:t>
      </w:r>
      <w:r w:rsidRPr="006F178A">
        <w:rPr>
          <w:rtl/>
        </w:rPr>
        <w:t xml:space="preserve"> כלום </w:t>
      </w:r>
      <w:r w:rsidRPr="00F05A14">
        <w:rPr>
          <w:rFonts w:cs="PFT_Frank"/>
          <w:b/>
          <w:bCs/>
          <w:szCs w:val="14"/>
          <w:rtl/>
        </w:rPr>
        <w:t>הקריבו לפניך</w:t>
      </w:r>
      <w:r w:rsidRPr="006F178A">
        <w:rPr>
          <w:rtl/>
        </w:rPr>
        <w:t xml:space="preserve"> </w:t>
      </w:r>
    </w:p>
    <w:p w14:paraId="01E6F873" w14:textId="1E03C11A" w:rsidR="00D355BE" w:rsidRDefault="002A125E" w:rsidP="002A125E">
      <w:pPr>
        <w:rPr>
          <w:rStyle w:val="a4"/>
          <w:rtl/>
        </w:rPr>
      </w:pPr>
      <w:r w:rsidRPr="0063694C">
        <w:rPr>
          <w:rStyle w:val="a4"/>
          <w:rFonts w:hint="cs"/>
          <w:rtl/>
        </w:rPr>
        <w:lastRenderedPageBreak/>
        <w:t>'</w:t>
      </w:r>
      <w:r w:rsidRPr="0063694C">
        <w:rPr>
          <w:rStyle w:val="a4"/>
          <w:rtl/>
        </w:rPr>
        <w:t>כרשנא</w:t>
      </w:r>
      <w:r w:rsidRPr="0063694C">
        <w:rPr>
          <w:rStyle w:val="a4"/>
          <w:rFonts w:hint="cs"/>
          <w:rtl/>
        </w:rPr>
        <w:t>'</w:t>
      </w:r>
      <w:r>
        <w:rPr>
          <w:rStyle w:val="a4"/>
          <w:rFonts w:hint="cs"/>
          <w:rtl/>
        </w:rPr>
        <w:t xml:space="preserve"> </w:t>
      </w:r>
      <w:r w:rsidRPr="006F178A">
        <w:rPr>
          <w:rtl/>
        </w:rPr>
        <w:t>כרים בני שנה כישראל?</w:t>
      </w:r>
      <w:r>
        <w:rPr>
          <w:rStyle w:val="a4"/>
          <w:rFonts w:hint="cs"/>
          <w:rtl/>
        </w:rPr>
        <w:t xml:space="preserve">  </w:t>
      </w:r>
      <w:r w:rsidRPr="00DB0BD7">
        <w:rPr>
          <w:rStyle w:val="afff7"/>
          <w:rFonts w:hint="eastAsia"/>
          <w:rtl/>
        </w:rPr>
        <w:t>ונתכוונו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שתהרג</w:t>
      </w:r>
      <w:r w:rsidRPr="00DB0BD7">
        <w:rPr>
          <w:rStyle w:val="afff7"/>
          <w:rtl/>
        </w:rPr>
        <w:t xml:space="preserve"> ותכנס אסתר</w:t>
      </w:r>
      <w:r>
        <w:rPr>
          <w:rStyle w:val="a4"/>
          <w:rFonts w:hint="cs"/>
          <w:rtl/>
        </w:rPr>
        <w:t xml:space="preserve">, </w:t>
      </w:r>
    </w:p>
    <w:p w14:paraId="42D8EFC0" w14:textId="192D8228" w:rsidR="002A125E" w:rsidRPr="006F178A" w:rsidRDefault="002A125E" w:rsidP="002A125E">
      <w:pPr>
        <w:rPr>
          <w:rFonts w:cs="Guttman Vilna"/>
          <w:b/>
          <w:bCs/>
          <w:rtl/>
        </w:rPr>
      </w:pP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שתר</w:t>
      </w:r>
      <w:r w:rsidRPr="0063694C">
        <w:rPr>
          <w:rStyle w:val="a4"/>
          <w:rFonts w:hint="cs"/>
          <w:rtl/>
        </w:rPr>
        <w:t>'</w:t>
      </w:r>
      <w:r>
        <w:rPr>
          <w:rtl/>
        </w:rPr>
        <w:t xml:space="preserve"> שתי תורין</w:t>
      </w:r>
      <w:r>
        <w:rPr>
          <w:rFonts w:hint="cs"/>
          <w:rtl/>
        </w:rPr>
        <w:t xml:space="preserve">, 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אדמתא</w:t>
      </w:r>
      <w:r w:rsidRPr="0063694C">
        <w:rPr>
          <w:rStyle w:val="a4"/>
          <w:rFonts w:hint="cs"/>
          <w:rtl/>
        </w:rPr>
        <w:t>'</w:t>
      </w:r>
      <w:r w:rsidRPr="006F178A">
        <w:rPr>
          <w:rtl/>
        </w:rPr>
        <w:t xml:space="preserve"> מזבח אדמה</w:t>
      </w:r>
      <w:r>
        <w:rPr>
          <w:rFonts w:hint="cs"/>
          <w:rtl/>
        </w:rPr>
        <w:t>,</w:t>
      </w:r>
      <w:r w:rsidRPr="00D763C5">
        <w:rPr>
          <w:rFonts w:hint="cs"/>
          <w:rtl/>
        </w:rPr>
        <w:t xml:space="preserve"> 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תרשיש</w:t>
      </w:r>
      <w:r w:rsidRPr="0063694C">
        <w:rPr>
          <w:rStyle w:val="a4"/>
          <w:rFonts w:hint="cs"/>
          <w:rtl/>
        </w:rPr>
        <w:t>'</w:t>
      </w:r>
      <w:r w:rsidRPr="006F178A">
        <w:rPr>
          <w:rtl/>
        </w:rPr>
        <w:t xml:space="preserve"> בגדי כהונה,</w:t>
      </w:r>
      <w:r>
        <w:rPr>
          <w:rFonts w:hint="cs"/>
          <w:rtl/>
        </w:rPr>
        <w:t xml:space="preserve"> </w:t>
      </w:r>
      <w:r w:rsidRPr="00B75924">
        <w:rPr>
          <w:rStyle w:val="a4"/>
          <w:rFonts w:hint="cs"/>
          <w:spacing w:val="-2"/>
          <w:rtl/>
        </w:rPr>
        <w:t>'</w:t>
      </w:r>
      <w:r w:rsidRPr="00B75924">
        <w:rPr>
          <w:rStyle w:val="a4"/>
          <w:spacing w:val="-2"/>
          <w:rtl/>
        </w:rPr>
        <w:t>מרס</w:t>
      </w:r>
      <w:r w:rsidRPr="00B75924">
        <w:rPr>
          <w:rStyle w:val="a4"/>
          <w:rFonts w:hint="cs"/>
          <w:spacing w:val="-2"/>
          <w:rtl/>
        </w:rPr>
        <w:t>'</w:t>
      </w:r>
      <w:r w:rsidRPr="00B75924">
        <w:rPr>
          <w:rFonts w:hint="cs"/>
          <w:spacing w:val="-2"/>
          <w:rtl/>
        </w:rPr>
        <w:t xml:space="preserve"> </w:t>
      </w:r>
      <w:r w:rsidRPr="00B75924">
        <w:rPr>
          <w:spacing w:val="-2"/>
          <w:rtl/>
        </w:rPr>
        <w:t>מירסו בדם</w:t>
      </w:r>
      <w:r w:rsidRPr="00B75924">
        <w:rPr>
          <w:rFonts w:hint="cs"/>
          <w:spacing w:val="-2"/>
          <w:rtl/>
        </w:rPr>
        <w:t xml:space="preserve"> או </w:t>
      </w:r>
      <w:r w:rsidRPr="00B75924">
        <w:rPr>
          <w:rStyle w:val="a4"/>
          <w:rFonts w:hint="cs"/>
          <w:spacing w:val="-2"/>
          <w:rtl/>
        </w:rPr>
        <w:t>'</w:t>
      </w:r>
      <w:r w:rsidRPr="00B75924">
        <w:rPr>
          <w:rStyle w:val="a4"/>
          <w:spacing w:val="-2"/>
          <w:rtl/>
        </w:rPr>
        <w:t>מרסנא</w:t>
      </w:r>
      <w:r w:rsidRPr="00B75924">
        <w:rPr>
          <w:rStyle w:val="a4"/>
          <w:rFonts w:hint="cs"/>
          <w:spacing w:val="-2"/>
          <w:rtl/>
        </w:rPr>
        <w:t xml:space="preserve">' </w:t>
      </w:r>
      <w:r w:rsidRPr="00B75924">
        <w:rPr>
          <w:rFonts w:hint="cs"/>
          <w:spacing w:val="-2"/>
          <w:rtl/>
        </w:rPr>
        <w:t>במנחות</w:t>
      </w:r>
      <w:r w:rsidRPr="00B75924">
        <w:rPr>
          <w:rStyle w:val="a4"/>
          <w:rFonts w:hint="cs"/>
          <w:spacing w:val="-2"/>
          <w:rtl/>
        </w:rPr>
        <w:t xml:space="preserve"> '</w:t>
      </w:r>
      <w:r w:rsidRPr="00B75924">
        <w:rPr>
          <w:rStyle w:val="a4"/>
          <w:spacing w:val="-2"/>
          <w:rtl/>
        </w:rPr>
        <w:t>ממוכן</w:t>
      </w:r>
      <w:r w:rsidRPr="00B75924">
        <w:rPr>
          <w:rStyle w:val="a4"/>
          <w:rFonts w:hint="cs"/>
          <w:spacing w:val="-2"/>
          <w:rtl/>
        </w:rPr>
        <w:t>'</w:t>
      </w:r>
      <w:r w:rsidRPr="00B75924">
        <w:rPr>
          <w:spacing w:val="-2"/>
          <w:rtl/>
        </w:rPr>
        <w:t xml:space="preserve"> הכינו שלחן לפניך?</w:t>
      </w:r>
    </w:p>
    <w:p w14:paraId="5C970CF4" w14:textId="7DE57CB9" w:rsidR="0094084F" w:rsidRDefault="0094084F" w:rsidP="00B7592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7726E52" w14:textId="49C9C4FD" w:rsidR="002A125E" w:rsidRPr="000C0C8B" w:rsidRDefault="002A125E" w:rsidP="00D355BE">
      <w:pPr>
        <w:rPr>
          <w:rFonts w:cs="Guttman Vilna"/>
          <w:b/>
          <w:bCs/>
          <w:spacing w:val="-4"/>
          <w:rtl/>
        </w:rPr>
      </w:pPr>
      <w:r w:rsidRPr="00B75924">
        <w:rPr>
          <w:rStyle w:val="a4"/>
          <w:rFonts w:hint="cs"/>
          <w:rtl/>
        </w:rPr>
        <w:t>'</w:t>
      </w:r>
      <w:r w:rsidRPr="00B75924">
        <w:rPr>
          <w:rStyle w:val="a4"/>
          <w:rtl/>
        </w:rPr>
        <w:t>ויאמר ממוכן'</w:t>
      </w:r>
      <w:r w:rsidRPr="000C0C8B">
        <w:rPr>
          <w:spacing w:val="-4"/>
          <w:rtl/>
        </w:rPr>
        <w:t xml:space="preserve"> המן</w:t>
      </w:r>
      <w:r w:rsidRPr="000C0C8B">
        <w:rPr>
          <w:rFonts w:hint="cs"/>
          <w:spacing w:val="-4"/>
          <w:rtl/>
        </w:rPr>
        <w:t xml:space="preserve"> </w:t>
      </w:r>
      <w:r w:rsidRPr="000C0C8B">
        <w:rPr>
          <w:rStyle w:val="afff7"/>
          <w:rFonts w:hint="eastAsia"/>
          <w:spacing w:val="-4"/>
          <w:rtl/>
        </w:rPr>
        <w:t>שמוכן</w:t>
      </w:r>
      <w:r w:rsidRPr="000C0C8B">
        <w:rPr>
          <w:rStyle w:val="afff7"/>
          <w:spacing w:val="-4"/>
          <w:rtl/>
        </w:rPr>
        <w:t xml:space="preserve"> </w:t>
      </w:r>
      <w:r w:rsidRPr="000C0C8B">
        <w:rPr>
          <w:rStyle w:val="afff7"/>
          <w:rFonts w:hint="eastAsia"/>
          <w:spacing w:val="-4"/>
          <w:rtl/>
        </w:rPr>
        <w:t>לפורענות</w:t>
      </w:r>
      <w:r w:rsidRPr="000C0C8B">
        <w:rPr>
          <w:rFonts w:hint="cs"/>
          <w:spacing w:val="-4"/>
          <w:rtl/>
        </w:rPr>
        <w:t xml:space="preserve">, </w:t>
      </w:r>
      <w:r w:rsidRPr="000C0C8B">
        <w:rPr>
          <w:spacing w:val="-4"/>
          <w:rtl/>
        </w:rPr>
        <w:t xml:space="preserve">שההדיוט </w:t>
      </w:r>
      <w:r w:rsidRPr="000C0C8B">
        <w:rPr>
          <w:rStyle w:val="afff7"/>
          <w:rFonts w:hint="eastAsia"/>
          <w:spacing w:val="-4"/>
          <w:rtl/>
        </w:rPr>
        <w:t>שנמנה</w:t>
      </w:r>
      <w:r w:rsidRPr="000C0C8B">
        <w:rPr>
          <w:rStyle w:val="afff7"/>
          <w:spacing w:val="-4"/>
          <w:rtl/>
        </w:rPr>
        <w:t xml:space="preserve"> </w:t>
      </w:r>
      <w:r w:rsidRPr="000C0C8B">
        <w:rPr>
          <w:rStyle w:val="afff7"/>
          <w:rFonts w:hint="eastAsia"/>
          <w:spacing w:val="-4"/>
          <w:rtl/>
        </w:rPr>
        <w:t>בסוף</w:t>
      </w:r>
      <w:r w:rsidRPr="000C0C8B">
        <w:rPr>
          <w:rFonts w:hint="cs"/>
          <w:spacing w:val="-4"/>
          <w:rtl/>
        </w:rPr>
        <w:t xml:space="preserve"> </w:t>
      </w:r>
      <w:r w:rsidRPr="000C0C8B">
        <w:rPr>
          <w:spacing w:val="-4"/>
          <w:rtl/>
        </w:rPr>
        <w:t>קופץ בראש</w:t>
      </w:r>
      <w:r w:rsidRPr="000C0C8B">
        <w:rPr>
          <w:rFonts w:hint="cs"/>
          <w:spacing w:val="-4"/>
          <w:rtl/>
        </w:rPr>
        <w:t>.</w:t>
      </w:r>
    </w:p>
    <w:p w14:paraId="2110E7F3" w14:textId="4E20BE94" w:rsidR="0094084F" w:rsidRDefault="0094084F" w:rsidP="00B7592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2CA1C35B" w14:textId="6F4ABBBB" w:rsidR="00D355BE" w:rsidRDefault="002A125E" w:rsidP="002A125E">
      <w:pPr>
        <w:rPr>
          <w:rStyle w:val="afff7"/>
          <w:rtl/>
        </w:rPr>
      </w:pPr>
      <w:r w:rsidRPr="008701DF">
        <w:rPr>
          <w:rStyle w:val="a4"/>
          <w:rFonts w:hint="cs"/>
          <w:rtl/>
        </w:rPr>
        <w:t>'</w:t>
      </w:r>
      <w:r w:rsidRPr="008701DF">
        <w:rPr>
          <w:rStyle w:val="a4"/>
          <w:rtl/>
        </w:rPr>
        <w:t>להיות כל איש שרר בביתו</w:t>
      </w:r>
      <w:r w:rsidRPr="008701DF">
        <w:rPr>
          <w:rStyle w:val="a4"/>
          <w:rFonts w:hint="cs"/>
          <w:rtl/>
        </w:rPr>
        <w:t xml:space="preserve">' </w:t>
      </w:r>
      <w:r w:rsidRPr="00411327">
        <w:rPr>
          <w:rStyle w:val="afff"/>
          <w:b/>
          <w:rtl/>
        </w:rPr>
        <w:t xml:space="preserve"> </w:t>
      </w:r>
      <w:r w:rsidRPr="006F178A">
        <w:rPr>
          <w:rtl/>
        </w:rPr>
        <w:t>אלמ</w:t>
      </w:r>
      <w:r w:rsidRPr="000414B0">
        <w:rPr>
          <w:rtl/>
        </w:rPr>
        <w:t xml:space="preserve">לא </w:t>
      </w:r>
      <w:r>
        <w:rPr>
          <w:rFonts w:hint="cs"/>
          <w:rtl/>
        </w:rPr>
        <w:t>זה</w:t>
      </w:r>
      <w:r w:rsidRPr="000414B0">
        <w:rPr>
          <w:rtl/>
        </w:rPr>
        <w:t xml:space="preserve"> </w:t>
      </w:r>
      <w:r w:rsidR="001864F0">
        <w:rPr>
          <w:rFonts w:hint="cs"/>
          <w:rtl/>
        </w:rPr>
        <w:t xml:space="preserve">לא </w:t>
      </w:r>
      <w:r w:rsidRPr="000414B0">
        <w:rPr>
          <w:rtl/>
        </w:rPr>
        <w:t xml:space="preserve">נשתייר </w:t>
      </w:r>
      <w:r>
        <w:rPr>
          <w:rFonts w:hint="cs"/>
          <w:rtl/>
        </w:rPr>
        <w:t>מ</w:t>
      </w:r>
      <w:r w:rsidRPr="000414B0">
        <w:rPr>
          <w:rtl/>
        </w:rPr>
        <w:t>ישראל</w:t>
      </w:r>
      <w:r>
        <w:rPr>
          <w:rFonts w:hint="cs"/>
          <w:rtl/>
        </w:rPr>
        <w:t>,</w:t>
      </w:r>
      <w:r w:rsidRPr="00701689">
        <w:rPr>
          <w:rFonts w:hint="cs"/>
          <w:spacing w:val="-6"/>
          <w:rtl/>
        </w:rPr>
        <w:t xml:space="preserve"> </w:t>
      </w:r>
    </w:p>
    <w:p w14:paraId="6AA1249E" w14:textId="34EC9D25" w:rsidR="00B75924" w:rsidRPr="00241A7B" w:rsidRDefault="002A125E" w:rsidP="00241A7B">
      <w:pPr>
        <w:spacing w:after="60"/>
        <w:rPr>
          <w:rStyle w:val="a4"/>
          <w:rFonts w:ascii="BA Fontov Regular" w:hAnsi="BA Fontov Regular" w:cs="FrankRuehl"/>
          <w:spacing w:val="-2"/>
          <w:szCs w:val="18"/>
          <w:rtl/>
        </w:rPr>
      </w:pPr>
      <w:r w:rsidRPr="00B75924">
        <w:rPr>
          <w:rStyle w:val="afffb"/>
          <w:rFonts w:hint="cs"/>
          <w:rtl/>
        </w:rPr>
        <w:t>ע</w:t>
      </w:r>
      <w:r w:rsidRPr="00B75924">
        <w:rPr>
          <w:rStyle w:val="afffb"/>
          <w:rtl/>
        </w:rPr>
        <w:t>"</w:t>
      </w:r>
      <w:r w:rsidRPr="00B75924">
        <w:rPr>
          <w:rStyle w:val="afffb"/>
          <w:rFonts w:hint="eastAsia"/>
          <w:rtl/>
        </w:rPr>
        <w:t>י</w:t>
      </w:r>
      <w:r w:rsidRPr="00B75924">
        <w:rPr>
          <w:rStyle w:val="afffb"/>
          <w:rtl/>
        </w:rPr>
        <w:t xml:space="preserve"> </w:t>
      </w:r>
      <w:r w:rsidRPr="00B75924">
        <w:rPr>
          <w:rStyle w:val="afffb"/>
          <w:rFonts w:hint="eastAsia"/>
          <w:rtl/>
        </w:rPr>
        <w:t>האגרות</w:t>
      </w:r>
      <w:r w:rsidRPr="00B75924">
        <w:rPr>
          <w:rStyle w:val="afffb"/>
          <w:rtl/>
        </w:rPr>
        <w:t xml:space="preserve"> </w:t>
      </w:r>
      <w:r w:rsidRPr="00B75924">
        <w:rPr>
          <w:rStyle w:val="afffb"/>
          <w:rFonts w:hint="eastAsia"/>
          <w:rtl/>
        </w:rPr>
        <w:t>השניות</w:t>
      </w:r>
      <w:r w:rsidRPr="00B75924">
        <w:rPr>
          <w:rStyle w:val="afffb"/>
          <w:rFonts w:hint="cs"/>
          <w:rtl/>
        </w:rPr>
        <w:t>,</w:t>
      </w:r>
      <w:r w:rsidRPr="00B75924">
        <w:rPr>
          <w:rStyle w:val="afffb"/>
          <w:rtl/>
        </w:rPr>
        <w:t xml:space="preserve"> </w:t>
      </w:r>
      <w:r w:rsidRPr="00B75924">
        <w:rPr>
          <w:rStyle w:val="afffb"/>
          <w:rFonts w:hint="eastAsia"/>
          <w:rtl/>
        </w:rPr>
        <w:t>שהחזיקוהו</w:t>
      </w:r>
      <w:r w:rsidRPr="00B75924">
        <w:rPr>
          <w:rStyle w:val="afffb"/>
          <w:rtl/>
        </w:rPr>
        <w:t xml:space="preserve"> </w:t>
      </w:r>
      <w:r w:rsidRPr="00B75924">
        <w:rPr>
          <w:rStyle w:val="afffb"/>
          <w:rFonts w:hint="eastAsia"/>
          <w:rtl/>
        </w:rPr>
        <w:t>לשוטה</w:t>
      </w:r>
      <w:r w:rsidRPr="00D355BE">
        <w:rPr>
          <w:spacing w:val="-2"/>
          <w:rtl/>
        </w:rPr>
        <w:t xml:space="preserve"> </w:t>
      </w:r>
      <w:r w:rsidRPr="00D355BE">
        <w:rPr>
          <w:rFonts w:hint="eastAsia"/>
          <w:spacing w:val="-2"/>
          <w:rtl/>
        </w:rPr>
        <w:t>דפשיטא</w:t>
      </w:r>
      <w:r w:rsidRPr="00D355BE">
        <w:rPr>
          <w:spacing w:val="-2"/>
          <w:rtl/>
        </w:rPr>
        <w:t xml:space="preserve"> </w:t>
      </w:r>
      <w:r w:rsidRPr="00D355BE">
        <w:rPr>
          <w:rFonts w:hint="cs"/>
          <w:spacing w:val="-2"/>
          <w:rtl/>
        </w:rPr>
        <w:t>שכ"א</w:t>
      </w:r>
      <w:r w:rsidRPr="00D355BE">
        <w:rPr>
          <w:spacing w:val="-2"/>
          <w:rtl/>
        </w:rPr>
        <w:t xml:space="preserve"> </w:t>
      </w:r>
      <w:r w:rsidRPr="00D355BE">
        <w:rPr>
          <w:rFonts w:hint="eastAsia"/>
          <w:spacing w:val="-2"/>
          <w:rtl/>
        </w:rPr>
        <w:t>שורר</w:t>
      </w:r>
      <w:r w:rsidRPr="00D355BE">
        <w:rPr>
          <w:spacing w:val="-2"/>
          <w:rtl/>
        </w:rPr>
        <w:t xml:space="preserve"> </w:t>
      </w:r>
      <w:r w:rsidRPr="00D355BE">
        <w:rPr>
          <w:rFonts w:hint="eastAsia"/>
          <w:spacing w:val="-2"/>
          <w:rtl/>
        </w:rPr>
        <w:t>בביתו</w:t>
      </w:r>
      <w:r w:rsidRPr="00D355BE">
        <w:rPr>
          <w:spacing w:val="-2"/>
          <w:rtl/>
        </w:rPr>
        <w:t>.</w:t>
      </w:r>
    </w:p>
    <w:p w14:paraId="6465C488" w14:textId="700DE30A" w:rsidR="0094084F" w:rsidRDefault="0094084F" w:rsidP="00B7592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51A0494" w14:textId="14ADA37E" w:rsidR="00D355BE" w:rsidRDefault="002A125E" w:rsidP="002A125E">
      <w:pPr>
        <w:rPr>
          <w:rtl/>
        </w:rPr>
      </w:pPr>
      <w:r>
        <w:rPr>
          <w:rFonts w:ascii="Fb Fontext" w:hAnsi="Fb Fontext" w:hint="cs"/>
          <w:rtl/>
        </w:rPr>
        <w:t>'</w:t>
      </w:r>
      <w:r w:rsidRPr="00146475">
        <w:rPr>
          <w:rStyle w:val="a4"/>
          <w:rtl/>
        </w:rPr>
        <w:t>ויפקד המלך פקידים</w:t>
      </w:r>
      <w:r>
        <w:rPr>
          <w:rFonts w:hint="cs"/>
          <w:rtl/>
        </w:rPr>
        <w:t xml:space="preserve">' - </w:t>
      </w:r>
      <w:r w:rsidRPr="006F178A">
        <w:rPr>
          <w:rtl/>
        </w:rPr>
        <w:t>דוד</w:t>
      </w:r>
      <w:r>
        <w:rPr>
          <w:rFonts w:hint="cs"/>
          <w:rtl/>
        </w:rPr>
        <w:t xml:space="preserve"> עשה בדעת</w:t>
      </w:r>
      <w:r w:rsidRPr="006F178A">
        <w:rPr>
          <w:rtl/>
        </w:rPr>
        <w:t xml:space="preserve"> </w:t>
      </w:r>
      <w:r>
        <w:rPr>
          <w:rFonts w:ascii="Fb Fontext" w:hAnsi="Fb Fontext" w:hint="cs"/>
          <w:rtl/>
        </w:rPr>
        <w:t>'</w:t>
      </w:r>
      <w:r w:rsidRPr="00146475">
        <w:rPr>
          <w:rStyle w:val="a4"/>
          <w:rtl/>
        </w:rPr>
        <w:t>יבקשו</w:t>
      </w:r>
      <w:r>
        <w:rPr>
          <w:rStyle w:val="a4"/>
          <w:rFonts w:hint="cs"/>
          <w:rtl/>
        </w:rPr>
        <w:t>..</w:t>
      </w:r>
      <w:r w:rsidRPr="00146475">
        <w:rPr>
          <w:rStyle w:val="a4"/>
          <w:rtl/>
        </w:rPr>
        <w:t xml:space="preserve"> נערה בתולה</w:t>
      </w:r>
      <w:r>
        <w:rPr>
          <w:rStyle w:val="a4"/>
          <w:rFonts w:hint="cs"/>
          <w:rtl/>
        </w:rPr>
        <w:t>'</w:t>
      </w:r>
      <w:r w:rsidRPr="00146475">
        <w:rPr>
          <w:rStyle w:val="a4"/>
          <w:rtl/>
        </w:rPr>
        <w:t>,</w:t>
      </w:r>
      <w:r>
        <w:rPr>
          <w:rFonts w:hint="cs"/>
          <w:rtl/>
        </w:rPr>
        <w:t xml:space="preserve"> </w:t>
      </w:r>
    </w:p>
    <w:p w14:paraId="7C6027FA" w14:textId="77777777" w:rsidR="00D355BE" w:rsidRDefault="002A125E" w:rsidP="00B75924">
      <w:pPr>
        <w:ind w:firstLine="170"/>
        <w:rPr>
          <w:rtl/>
        </w:rPr>
      </w:pPr>
      <w:r w:rsidRPr="006F178A">
        <w:rPr>
          <w:rtl/>
        </w:rPr>
        <w:t>כל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ש</w:t>
      </w:r>
      <w:r>
        <w:rPr>
          <w:rFonts w:hint="cs"/>
          <w:rtl/>
        </w:rPr>
        <w:t xml:space="preserve">יש </w:t>
      </w:r>
      <w:r w:rsidRPr="006F178A">
        <w:rPr>
          <w:rFonts w:hint="cs"/>
          <w:rtl/>
        </w:rPr>
        <w:t xml:space="preserve">לו בת הביאה </w:t>
      </w:r>
      <w:r w:rsidRPr="00951A3C">
        <w:rPr>
          <w:rStyle w:val="afff7"/>
          <w:rFonts w:hint="cs"/>
          <w:rtl/>
        </w:rPr>
        <w:t>שישא אחת</w:t>
      </w:r>
      <w:r>
        <w:rPr>
          <w:rStyle w:val="afff7"/>
          <w:rFonts w:hint="cs"/>
          <w:rtl/>
        </w:rPr>
        <w:t>,</w:t>
      </w:r>
      <w:r w:rsidRPr="006F178A">
        <w:rPr>
          <w:rtl/>
        </w:rPr>
        <w:t xml:space="preserve"> </w:t>
      </w:r>
    </w:p>
    <w:p w14:paraId="7F6694FD" w14:textId="50C6F98B" w:rsidR="002A125E" w:rsidRPr="006F178A" w:rsidRDefault="002A125E" w:rsidP="003D6E80">
      <w:pPr>
        <w:ind w:firstLine="170"/>
        <w:rPr>
          <w:rtl/>
        </w:rPr>
      </w:pPr>
      <w:r>
        <w:rPr>
          <w:rFonts w:hint="cs"/>
          <w:rtl/>
        </w:rPr>
        <w:t>אבל</w:t>
      </w:r>
      <w:r w:rsidRPr="006F178A">
        <w:rPr>
          <w:rtl/>
        </w:rPr>
        <w:t xml:space="preserve"> אחשורוש</w:t>
      </w:r>
      <w:r>
        <w:rPr>
          <w:rFonts w:hint="cs"/>
          <w:rtl/>
        </w:rPr>
        <w:t xml:space="preserve"> באיולת</w:t>
      </w:r>
      <w:r w:rsidRPr="006F178A">
        <w:rPr>
          <w:rtl/>
        </w:rPr>
        <w:t xml:space="preserve"> </w:t>
      </w:r>
      <w:r>
        <w:rPr>
          <w:rStyle w:val="afff7"/>
          <w:rFonts w:hint="cs"/>
          <w:rtl/>
        </w:rPr>
        <w:t xml:space="preserve">שיבעל </w:t>
      </w:r>
      <w:r w:rsidRPr="00DB0BD7">
        <w:rPr>
          <w:rStyle w:val="afff7"/>
          <w:rFonts w:hint="eastAsia"/>
          <w:rtl/>
        </w:rPr>
        <w:t>כולם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והכל החביאו ממנו</w:t>
      </w:r>
      <w:r w:rsidRPr="006F178A">
        <w:rPr>
          <w:rtl/>
        </w:rPr>
        <w:t>.</w:t>
      </w:r>
    </w:p>
    <w:p w14:paraId="09E727F2" w14:textId="2B344AAC" w:rsidR="0094084F" w:rsidRDefault="0094084F" w:rsidP="00B7592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2BF1FED8" w14:textId="58C7F3F7" w:rsidR="00D355BE" w:rsidRPr="003D6E80" w:rsidRDefault="002A125E" w:rsidP="002A125E">
      <w:pPr>
        <w:rPr>
          <w:rStyle w:val="a4"/>
          <w:spacing w:val="-2"/>
          <w:rtl/>
        </w:rPr>
      </w:pPr>
      <w:r w:rsidRPr="00B75924">
        <w:rPr>
          <w:rStyle w:val="a4"/>
          <w:rFonts w:hint="cs"/>
          <w:spacing w:val="0"/>
          <w:rtl/>
        </w:rPr>
        <w:t xml:space="preserve">'איש יהודי.. ושמו מרדכי.. </w:t>
      </w:r>
      <w:r w:rsidRPr="003D6E80">
        <w:rPr>
          <w:rStyle w:val="afff7"/>
          <w:b/>
          <w:bCs/>
          <w:spacing w:val="-2"/>
          <w:rtl/>
        </w:rPr>
        <w:t xml:space="preserve">מוכתר </w:t>
      </w:r>
      <w:r w:rsidRPr="003D6E80">
        <w:rPr>
          <w:rStyle w:val="afff7"/>
          <w:rFonts w:hint="eastAsia"/>
          <w:b/>
          <w:bCs/>
          <w:spacing w:val="-2"/>
          <w:rtl/>
        </w:rPr>
        <w:t>בשמות</w:t>
      </w:r>
      <w:r w:rsidRPr="003D6E80">
        <w:rPr>
          <w:rFonts w:hint="cs"/>
          <w:spacing w:val="-2"/>
          <w:rtl/>
        </w:rPr>
        <w:t xml:space="preserve"> </w:t>
      </w:r>
      <w:r w:rsidRPr="003D6E80">
        <w:rPr>
          <w:rStyle w:val="a4"/>
          <w:spacing w:val="-2"/>
          <w:rtl/>
        </w:rPr>
        <w:t>בן יאיר</w:t>
      </w:r>
      <w:r w:rsidRPr="003D6E80">
        <w:rPr>
          <w:rStyle w:val="a4"/>
          <w:rFonts w:hint="cs"/>
          <w:spacing w:val="-2"/>
          <w:rtl/>
        </w:rPr>
        <w:t>'</w:t>
      </w:r>
      <w:r w:rsidRPr="003D6E80">
        <w:rPr>
          <w:rFonts w:hint="cs"/>
          <w:spacing w:val="-2"/>
          <w:rtl/>
        </w:rPr>
        <w:t xml:space="preserve"> </w:t>
      </w:r>
      <w:r w:rsidRPr="003D6E80">
        <w:rPr>
          <w:rStyle w:val="afff7"/>
          <w:spacing w:val="-2"/>
          <w:rtl/>
        </w:rPr>
        <w:t>שהאיר עיני ישראל בתפלתו</w:t>
      </w:r>
    </w:p>
    <w:p w14:paraId="39540948" w14:textId="00DFFCCD" w:rsidR="002A125E" w:rsidRPr="006F178A" w:rsidRDefault="002A125E" w:rsidP="003D6E80">
      <w:pPr>
        <w:ind w:firstLine="170"/>
        <w:rPr>
          <w:rtl/>
        </w:rPr>
      </w:pP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בן שמעי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 xml:space="preserve"> </w:t>
      </w:r>
      <w:r w:rsidRPr="00DB0BD7">
        <w:rPr>
          <w:rStyle w:val="afff7"/>
          <w:rtl/>
        </w:rPr>
        <w:t>ששמע אל תפלתו</w:t>
      </w:r>
      <w:r>
        <w:rPr>
          <w:rStyle w:val="a4"/>
          <w:rFonts w:hint="cs"/>
          <w:rtl/>
        </w:rPr>
        <w:t xml:space="preserve">, 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בן קיש</w:t>
      </w:r>
      <w:r w:rsidRPr="0063694C"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>
        <w:rPr>
          <w:rStyle w:val="afff7"/>
          <w:rFonts w:hint="cs"/>
          <w:rtl/>
        </w:rPr>
        <w:t>ש</w:t>
      </w:r>
      <w:r w:rsidRPr="00DB0BD7">
        <w:rPr>
          <w:rStyle w:val="afff7"/>
          <w:rtl/>
        </w:rPr>
        <w:t xml:space="preserve">הקיש </w:t>
      </w:r>
      <w:r>
        <w:rPr>
          <w:rStyle w:val="afff7"/>
          <w:rFonts w:hint="cs"/>
          <w:rtl/>
        </w:rPr>
        <w:t>ב</w:t>
      </w:r>
      <w:r w:rsidRPr="00DB0BD7">
        <w:rPr>
          <w:rStyle w:val="afff7"/>
          <w:rtl/>
        </w:rPr>
        <w:t>שערי רחמים ונפתחו</w:t>
      </w:r>
    </w:p>
    <w:p w14:paraId="6B45C37F" w14:textId="6C4A4D18" w:rsidR="0094084F" w:rsidRDefault="0094084F" w:rsidP="0037121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7F4DFED" w14:textId="2D031B94" w:rsidR="002A125E" w:rsidRPr="009A4CE4" w:rsidRDefault="002A125E" w:rsidP="00FA21E6">
      <w:pPr>
        <w:pStyle w:val="afff4"/>
        <w:rPr>
          <w:rFonts w:cs="PFT_Frank"/>
          <w:b/>
          <w:bCs/>
          <w:szCs w:val="14"/>
          <w:rtl/>
        </w:rPr>
      </w:pPr>
      <w:r w:rsidRPr="0063694C">
        <w:rPr>
          <w:rStyle w:val="a4"/>
          <w:rFonts w:hint="cs"/>
          <w:rtl/>
        </w:rPr>
        <w:t>'</w:t>
      </w:r>
      <w:r>
        <w:rPr>
          <w:rStyle w:val="a4"/>
          <w:rFonts w:hint="cs"/>
          <w:rtl/>
        </w:rPr>
        <w:t xml:space="preserve">איש </w:t>
      </w:r>
      <w:r w:rsidRPr="00DB0BD7">
        <w:rPr>
          <w:rStyle w:val="a4"/>
          <w:b/>
          <w:bCs/>
          <w:rtl/>
        </w:rPr>
        <w:t>יהודי'</w:t>
      </w:r>
      <w:r w:rsidRPr="0063694C">
        <w:rPr>
          <w:rStyle w:val="a4"/>
          <w:rtl/>
        </w:rPr>
        <w:t xml:space="preserve"> </w:t>
      </w:r>
      <w:r w:rsidRPr="00DB0BD7">
        <w:rPr>
          <w:rStyle w:val="afff7"/>
          <w:rtl/>
        </w:rPr>
        <w:t xml:space="preserve">מיהודה </w:t>
      </w:r>
      <w:r w:rsidRPr="00DB0BD7">
        <w:rPr>
          <w:rStyle w:val="afff7"/>
          <w:rFonts w:hint="eastAsia"/>
          <w:rtl/>
        </w:rPr>
        <w:t>או</w:t>
      </w:r>
      <w:r>
        <w:rPr>
          <w:rStyle w:val="a4"/>
          <w:rFonts w:hint="cs"/>
          <w:rtl/>
        </w:rPr>
        <w:t xml:space="preserve"> </w:t>
      </w:r>
      <w:r w:rsidRPr="0063694C">
        <w:rPr>
          <w:rStyle w:val="a4"/>
          <w:rFonts w:hint="cs"/>
          <w:rtl/>
        </w:rPr>
        <w:t>'</w:t>
      </w:r>
      <w:r>
        <w:rPr>
          <w:rStyle w:val="a4"/>
          <w:rFonts w:hint="cs"/>
          <w:rtl/>
        </w:rPr>
        <w:t xml:space="preserve">איש </w:t>
      </w:r>
      <w:r w:rsidRPr="00DB0BD7">
        <w:rPr>
          <w:rStyle w:val="a4"/>
          <w:b/>
          <w:bCs/>
          <w:rtl/>
        </w:rPr>
        <w:t>ימיני'</w:t>
      </w:r>
      <w:r w:rsidRPr="0063694C">
        <w:rPr>
          <w:rStyle w:val="a4"/>
          <w:rtl/>
        </w:rPr>
        <w:t xml:space="preserve"> </w:t>
      </w:r>
      <w:r w:rsidRPr="00DB0BD7">
        <w:rPr>
          <w:rStyle w:val="afff7"/>
          <w:rtl/>
        </w:rPr>
        <w:t>מבנימין</w:t>
      </w:r>
      <w:r>
        <w:rPr>
          <w:rFonts w:hint="cs"/>
          <w:rtl/>
        </w:rPr>
        <w:t>?</w:t>
      </w:r>
    </w:p>
    <w:p w14:paraId="7D000879" w14:textId="77777777" w:rsidR="00FA21E6" w:rsidRDefault="002A125E" w:rsidP="00FA21E6">
      <w:pPr>
        <w:pStyle w:val="36"/>
        <w:framePr w:wrap="notBeside"/>
        <w:rPr>
          <w:rStyle w:val="afff"/>
          <w:rFonts w:hint="cs"/>
          <w:b/>
          <w:rtl/>
        </w:rPr>
      </w:pPr>
      <w:r w:rsidRPr="00F53094">
        <w:rPr>
          <w:rStyle w:val="afff"/>
          <w:rFonts w:hint="eastAsia"/>
          <w:b/>
          <w:rtl/>
        </w:rPr>
        <w:t>א</w:t>
      </w:r>
      <w:r w:rsidR="003D6E80">
        <w:rPr>
          <w:rStyle w:val="afff"/>
          <w:rFonts w:hint="cs"/>
          <w:b/>
          <w:rtl/>
        </w:rPr>
        <w:t>.</w:t>
      </w:r>
    </w:p>
    <w:p w14:paraId="75CE6EF2" w14:textId="2E467E5B" w:rsidR="00D355BE" w:rsidRPr="009A4CE4" w:rsidRDefault="002A125E" w:rsidP="0037121A">
      <w:pPr>
        <w:rPr>
          <w:rFonts w:cs="PFT_Frank"/>
          <w:b/>
          <w:bCs/>
          <w:szCs w:val="14"/>
          <w:rtl/>
        </w:rPr>
      </w:pPr>
      <w:r w:rsidRPr="00F05A14">
        <w:rPr>
          <w:rFonts w:cs="PFT_Frank"/>
          <w:b/>
          <w:bCs/>
          <w:szCs w:val="14"/>
          <w:rtl/>
        </w:rPr>
        <w:t>אמו מיהודה</w:t>
      </w:r>
      <w:r>
        <w:rPr>
          <w:rFonts w:hint="cs"/>
          <w:rtl/>
        </w:rPr>
        <w:t xml:space="preserve">, </w:t>
      </w:r>
    </w:p>
    <w:p w14:paraId="007A3E9E" w14:textId="77777777" w:rsidR="00FA21E6" w:rsidRDefault="002A125E" w:rsidP="00FA21E6">
      <w:pPr>
        <w:pStyle w:val="36"/>
        <w:framePr w:wrap="notBeside"/>
        <w:rPr>
          <w:rFonts w:hint="cs"/>
          <w:rtl/>
        </w:rPr>
      </w:pPr>
      <w:r w:rsidRPr="00F53094">
        <w:rPr>
          <w:rStyle w:val="afff"/>
          <w:rFonts w:hint="eastAsia"/>
          <w:b/>
          <w:rtl/>
        </w:rPr>
        <w:t>ב</w:t>
      </w:r>
      <w:r w:rsidR="003D6E80">
        <w:rPr>
          <w:rStyle w:val="afff"/>
          <w:rFonts w:hint="cs"/>
          <w:b/>
          <w:rtl/>
        </w:rPr>
        <w:t>.</w:t>
      </w:r>
    </w:p>
    <w:p w14:paraId="2EA42BB1" w14:textId="6B6B89BC" w:rsidR="00D355BE" w:rsidRDefault="002A125E" w:rsidP="0037121A">
      <w:pPr>
        <w:rPr>
          <w:rtl/>
        </w:rPr>
      </w:pPr>
      <w:r w:rsidRPr="00411327">
        <w:rPr>
          <w:rStyle w:val="afff"/>
          <w:b/>
          <w:rtl/>
        </w:rPr>
        <w:t>משפחת יהודה</w:t>
      </w:r>
      <w:r w:rsidRPr="00411327">
        <w:rPr>
          <w:rStyle w:val="afff"/>
          <w:rFonts w:hint="cs"/>
          <w:b/>
          <w:rtl/>
        </w:rPr>
        <w:t xml:space="preserve"> טוענת:</w:t>
      </w:r>
      <w:r w:rsidRPr="006F178A">
        <w:rPr>
          <w:rFonts w:hint="cs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שנולד</w:t>
      </w:r>
      <w:r w:rsidRPr="00F05A14">
        <w:rPr>
          <w:rFonts w:cs="PFT_Frank"/>
          <w:b/>
          <w:bCs/>
          <w:szCs w:val="14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בזכותה</w:t>
      </w:r>
      <w:r>
        <w:rPr>
          <w:rFonts w:hint="cs"/>
          <w:rtl/>
        </w:rPr>
        <w:t xml:space="preserve"> </w:t>
      </w:r>
      <w:r w:rsidRPr="00DB0BD7">
        <w:rPr>
          <w:rStyle w:val="afff7"/>
          <w:rFonts w:hint="eastAsia"/>
          <w:rtl/>
        </w:rPr>
        <w:t>שלא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הרג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דוד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לשמעי</w:t>
      </w:r>
      <w:r>
        <w:rPr>
          <w:rFonts w:hint="cs"/>
          <w:rtl/>
        </w:rPr>
        <w:t>,</w:t>
      </w:r>
    </w:p>
    <w:p w14:paraId="11633A5F" w14:textId="4A001DE7" w:rsidR="00D355BE" w:rsidRPr="00F53094" w:rsidRDefault="002A125E" w:rsidP="00FA21E6">
      <w:pPr>
        <w:rPr>
          <w:rStyle w:val="afff"/>
          <w:b/>
          <w:bCs/>
          <w:rtl/>
        </w:rPr>
      </w:pPr>
      <w:r w:rsidRPr="00411327">
        <w:rPr>
          <w:rStyle w:val="afff"/>
          <w:b/>
          <w:rtl/>
        </w:rPr>
        <w:t>ומשפחת בנימי</w:t>
      </w:r>
      <w:r w:rsidR="00D355BE" w:rsidRPr="00411327">
        <w:rPr>
          <w:rStyle w:val="afff"/>
          <w:rFonts w:hint="cs"/>
          <w:b/>
          <w:rtl/>
        </w:rPr>
        <w:t>ן אומרת</w:t>
      </w:r>
      <w:r w:rsidRPr="00411327">
        <w:rPr>
          <w:rStyle w:val="afff"/>
          <w:b/>
          <w:rtl/>
        </w:rPr>
        <w:t>:</w:t>
      </w:r>
      <w:r>
        <w:rPr>
          <w:rtl/>
        </w:rPr>
        <w:t xml:space="preserve"> </w:t>
      </w:r>
      <w:r w:rsidR="00D355BE">
        <w:rPr>
          <w:rFonts w:hint="cs"/>
          <w:rtl/>
        </w:rPr>
        <w:t>שבא ממנה</w:t>
      </w:r>
      <w:r>
        <w:rPr>
          <w:rStyle w:val="afe"/>
          <w:rFonts w:hint="cs"/>
          <w:b/>
          <w:rtl/>
        </w:rPr>
        <w:t>,</w:t>
      </w:r>
      <w:r w:rsidRPr="00411327">
        <w:rPr>
          <w:rStyle w:val="afff"/>
          <w:rFonts w:hint="cs"/>
          <w:b/>
          <w:rtl/>
        </w:rPr>
        <w:t xml:space="preserve"> </w:t>
      </w:r>
    </w:p>
    <w:p w14:paraId="5B79B1AA" w14:textId="77777777" w:rsidR="00FA21E6" w:rsidRDefault="002A125E" w:rsidP="00FA21E6">
      <w:pPr>
        <w:pStyle w:val="36"/>
        <w:framePr w:wrap="notBeside"/>
        <w:rPr>
          <w:rStyle w:val="afff"/>
          <w:rFonts w:hint="cs"/>
          <w:b/>
          <w:rtl/>
        </w:rPr>
      </w:pPr>
      <w:r w:rsidRPr="00F53094">
        <w:rPr>
          <w:rStyle w:val="afff"/>
          <w:rFonts w:hint="cs"/>
          <w:b/>
          <w:rtl/>
        </w:rPr>
        <w:t>ג.</w:t>
      </w:r>
    </w:p>
    <w:p w14:paraId="383F7FF5" w14:textId="0760FA52" w:rsidR="002A125E" w:rsidRPr="00411327" w:rsidRDefault="002A125E" w:rsidP="0037121A">
      <w:pPr>
        <w:rPr>
          <w:rFonts w:cs="PFT_Frank"/>
          <w:b/>
          <w:bCs/>
          <w:szCs w:val="12"/>
          <w:rtl/>
        </w:rPr>
      </w:pPr>
      <w:r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b/>
          <w:rtl/>
        </w:rPr>
        <w:t xml:space="preserve">כנסת ישראל </w:t>
      </w:r>
      <w:r w:rsidRPr="00411327">
        <w:rPr>
          <w:rStyle w:val="afff"/>
          <w:rFonts w:hint="eastAsia"/>
          <w:b/>
          <w:rtl/>
        </w:rPr>
        <w:t>מתלוננת</w:t>
      </w:r>
      <w:r w:rsidRPr="006F178A">
        <w:rPr>
          <w:rtl/>
        </w:rPr>
        <w:t xml:space="preserve">: </w:t>
      </w:r>
    </w:p>
    <w:p w14:paraId="771CB351" w14:textId="77777777" w:rsidR="002A125E" w:rsidRPr="00144B2A" w:rsidRDefault="002A125E" w:rsidP="00FA21E6">
      <w:pPr>
        <w:rPr>
          <w:rStyle w:val="afff7"/>
          <w:spacing w:val="-2"/>
          <w:rtl/>
        </w:rPr>
      </w:pPr>
      <w:r w:rsidRPr="00144B2A">
        <w:rPr>
          <w:rStyle w:val="a4"/>
          <w:rFonts w:hint="cs"/>
          <w:spacing w:val="-2"/>
          <w:rtl/>
        </w:rPr>
        <w:t>'</w:t>
      </w:r>
      <w:r w:rsidRPr="00144B2A">
        <w:rPr>
          <w:rStyle w:val="a4"/>
          <w:spacing w:val="-2"/>
          <w:rtl/>
        </w:rPr>
        <w:t xml:space="preserve">מה עשה </w:t>
      </w:r>
      <w:r w:rsidRPr="00144B2A">
        <w:rPr>
          <w:rStyle w:val="a4"/>
          <w:rFonts w:hint="cs"/>
          <w:spacing w:val="-2"/>
          <w:rtl/>
        </w:rPr>
        <w:t xml:space="preserve">לי </w:t>
      </w:r>
      <w:r w:rsidRPr="00144B2A">
        <w:rPr>
          <w:rStyle w:val="a4"/>
          <w:b/>
          <w:bCs/>
          <w:spacing w:val="-2"/>
          <w:rtl/>
        </w:rPr>
        <w:t>יהודי'</w:t>
      </w:r>
      <w:r w:rsidRPr="00144B2A">
        <w:rPr>
          <w:rStyle w:val="a4"/>
          <w:rFonts w:hint="cs"/>
          <w:spacing w:val="-2"/>
          <w:rtl/>
        </w:rPr>
        <w:t xml:space="preserve"> </w:t>
      </w:r>
      <w:r w:rsidRPr="00144B2A">
        <w:rPr>
          <w:rStyle w:val="afff7"/>
          <w:rFonts w:hint="cs"/>
          <w:spacing w:val="-2"/>
          <w:rtl/>
        </w:rPr>
        <w:t>ש</w:t>
      </w:r>
      <w:r w:rsidRPr="00144B2A">
        <w:rPr>
          <w:rStyle w:val="afff7"/>
          <w:spacing w:val="-2"/>
          <w:rtl/>
        </w:rPr>
        <w:t xml:space="preserve">לא </w:t>
      </w:r>
      <w:r w:rsidRPr="00144B2A">
        <w:rPr>
          <w:rStyle w:val="afff7"/>
          <w:rFonts w:hint="eastAsia"/>
          <w:spacing w:val="-2"/>
          <w:rtl/>
        </w:rPr>
        <w:t>הרג</w:t>
      </w:r>
      <w:r w:rsidRPr="00144B2A">
        <w:rPr>
          <w:rStyle w:val="afff7"/>
          <w:spacing w:val="-2"/>
          <w:rtl/>
        </w:rPr>
        <w:t xml:space="preserve"> דוד לשמעי, </w:t>
      </w:r>
      <w:r w:rsidRPr="00144B2A">
        <w:rPr>
          <w:rStyle w:val="afff7"/>
          <w:rFonts w:hint="eastAsia"/>
          <w:spacing w:val="-2"/>
          <w:rtl/>
        </w:rPr>
        <w:t>שנולד</w:t>
      </w:r>
      <w:r w:rsidRPr="00144B2A">
        <w:rPr>
          <w:rStyle w:val="afff7"/>
          <w:spacing w:val="-2"/>
          <w:rtl/>
        </w:rPr>
        <w:t xml:space="preserve"> </w:t>
      </w:r>
      <w:r w:rsidRPr="00144B2A">
        <w:rPr>
          <w:rStyle w:val="afff7"/>
          <w:rFonts w:hint="eastAsia"/>
          <w:spacing w:val="-2"/>
          <w:rtl/>
        </w:rPr>
        <w:t>מרדכי</w:t>
      </w:r>
      <w:r w:rsidRPr="00144B2A">
        <w:rPr>
          <w:rStyle w:val="afff7"/>
          <w:spacing w:val="-2"/>
          <w:rtl/>
        </w:rPr>
        <w:t xml:space="preserve"> </w:t>
      </w:r>
      <w:r w:rsidRPr="00144B2A">
        <w:rPr>
          <w:rStyle w:val="afff7"/>
          <w:rFonts w:hint="eastAsia"/>
          <w:spacing w:val="-2"/>
          <w:rtl/>
        </w:rPr>
        <w:t>שנתקנא</w:t>
      </w:r>
      <w:r w:rsidRPr="00144B2A">
        <w:rPr>
          <w:rStyle w:val="afff7"/>
          <w:spacing w:val="-2"/>
          <w:rtl/>
        </w:rPr>
        <w:t xml:space="preserve"> </w:t>
      </w:r>
      <w:r w:rsidRPr="00144B2A">
        <w:rPr>
          <w:rStyle w:val="afff7"/>
          <w:rFonts w:hint="eastAsia"/>
          <w:spacing w:val="-2"/>
          <w:rtl/>
        </w:rPr>
        <w:t>בו</w:t>
      </w:r>
      <w:r w:rsidRPr="00144B2A">
        <w:rPr>
          <w:rStyle w:val="afff7"/>
          <w:spacing w:val="-2"/>
          <w:rtl/>
        </w:rPr>
        <w:t xml:space="preserve"> </w:t>
      </w:r>
      <w:r w:rsidRPr="00144B2A">
        <w:rPr>
          <w:rStyle w:val="afff7"/>
          <w:rFonts w:hint="eastAsia"/>
          <w:spacing w:val="-2"/>
          <w:rtl/>
        </w:rPr>
        <w:t>המן</w:t>
      </w:r>
      <w:r w:rsidRPr="00144B2A">
        <w:rPr>
          <w:rStyle w:val="afff7"/>
          <w:spacing w:val="-2"/>
          <w:rtl/>
        </w:rPr>
        <w:t>.</w:t>
      </w:r>
    </w:p>
    <w:p w14:paraId="2318180C" w14:textId="77777777" w:rsidR="002A125E" w:rsidRPr="00F53094" w:rsidRDefault="002A125E" w:rsidP="00FA21E6">
      <w:pPr>
        <w:rPr>
          <w:rStyle w:val="afff7"/>
          <w:b/>
          <w:bCs/>
          <w:rtl/>
        </w:rPr>
      </w:pPr>
      <w:r w:rsidRPr="00951A3C">
        <w:rPr>
          <w:rStyle w:val="a4"/>
          <w:rFonts w:hint="cs"/>
          <w:rtl/>
        </w:rPr>
        <w:t>'</w:t>
      </w:r>
      <w:r w:rsidRPr="00951A3C">
        <w:rPr>
          <w:rStyle w:val="a4"/>
          <w:rtl/>
        </w:rPr>
        <w:t xml:space="preserve">ומה שילם לי </w:t>
      </w:r>
      <w:r w:rsidRPr="00DB0BD7">
        <w:rPr>
          <w:rStyle w:val="a4"/>
          <w:b/>
          <w:bCs/>
          <w:rtl/>
        </w:rPr>
        <w:t>ימיני'</w:t>
      </w:r>
      <w:r w:rsidRPr="006F178A">
        <w:rPr>
          <w:rtl/>
        </w:rPr>
        <w:t xml:space="preserve"> </w:t>
      </w:r>
      <w:r>
        <w:rPr>
          <w:rStyle w:val="afff7"/>
          <w:rFonts w:hint="cs"/>
          <w:rtl/>
        </w:rPr>
        <w:t>ש</w:t>
      </w:r>
      <w:r w:rsidRPr="00DB0BD7">
        <w:rPr>
          <w:rStyle w:val="afff7"/>
          <w:rtl/>
        </w:rPr>
        <w:t xml:space="preserve">לא </w:t>
      </w:r>
      <w:r w:rsidRPr="00DB0BD7">
        <w:rPr>
          <w:rStyle w:val="afff7"/>
          <w:rFonts w:hint="eastAsia"/>
          <w:rtl/>
        </w:rPr>
        <w:t>הרג</w:t>
      </w:r>
      <w:r w:rsidRPr="00DB0BD7">
        <w:rPr>
          <w:rStyle w:val="afff7"/>
          <w:rtl/>
        </w:rPr>
        <w:t xml:space="preserve"> שאול לאגג, </w:t>
      </w:r>
      <w:r w:rsidRPr="00DB0BD7">
        <w:rPr>
          <w:rStyle w:val="afff7"/>
          <w:rFonts w:hint="eastAsia"/>
          <w:rtl/>
        </w:rPr>
        <w:t>שנולד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ממנו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המן</w:t>
      </w:r>
      <w:r w:rsidRPr="00DB0BD7">
        <w:rPr>
          <w:rStyle w:val="afff7"/>
          <w:rtl/>
        </w:rPr>
        <w:t>.</w:t>
      </w:r>
    </w:p>
    <w:p w14:paraId="700362A2" w14:textId="77777777" w:rsidR="00FA21E6" w:rsidRDefault="002A125E" w:rsidP="00FA21E6">
      <w:pPr>
        <w:pStyle w:val="36"/>
        <w:framePr w:wrap="notBeside"/>
        <w:rPr>
          <w:rStyle w:val="afff"/>
          <w:rFonts w:hint="cs"/>
          <w:b/>
          <w:rtl/>
        </w:rPr>
      </w:pPr>
      <w:r w:rsidRPr="00F53094">
        <w:rPr>
          <w:rStyle w:val="afff"/>
          <w:rFonts w:hint="cs"/>
          <w:b/>
          <w:rtl/>
        </w:rPr>
        <w:t>ד.</w:t>
      </w:r>
    </w:p>
    <w:p w14:paraId="5A322D45" w14:textId="0832802B" w:rsidR="002A125E" w:rsidRPr="00507FCA" w:rsidRDefault="002A125E" w:rsidP="00507FCA">
      <w:pPr>
        <w:spacing w:after="60"/>
        <w:rPr>
          <w:rtl/>
        </w:rPr>
      </w:pPr>
      <w:r>
        <w:rPr>
          <w:rFonts w:hint="cs"/>
          <w:rtl/>
        </w:rPr>
        <w:t xml:space="preserve">כיון </w:t>
      </w:r>
      <w:r w:rsidRPr="006F178A">
        <w:rPr>
          <w:rtl/>
        </w:rPr>
        <w:t>שכפר בע"</w:t>
      </w:r>
      <w:r w:rsidRPr="006F178A">
        <w:rPr>
          <w:rFonts w:hint="cs"/>
          <w:rtl/>
        </w:rPr>
        <w:t>ז</w:t>
      </w:r>
      <w:r>
        <w:rPr>
          <w:rFonts w:hint="cs"/>
          <w:rtl/>
        </w:rPr>
        <w:t xml:space="preserve"> נקרא </w:t>
      </w:r>
      <w:r w:rsidRPr="00F05A14">
        <w:rPr>
          <w:rFonts w:cs="PFT_Frank" w:hint="eastAsia"/>
          <w:b/>
          <w:bCs/>
          <w:szCs w:val="14"/>
          <w:rtl/>
        </w:rPr>
        <w:t>יהודי</w:t>
      </w:r>
      <w:r>
        <w:rPr>
          <w:rFonts w:hint="cs"/>
          <w:rtl/>
        </w:rPr>
        <w:t>.</w:t>
      </w:r>
    </w:p>
    <w:p w14:paraId="4AA3A2FC" w14:textId="3A7B41F8" w:rsidR="0094084F" w:rsidRDefault="0094084F" w:rsidP="00507FCA">
      <w:pPr>
        <w:pStyle w:val="36"/>
        <w:framePr w:wrap="notBeside" w:y="1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1FF9080" w14:textId="5AF380DE" w:rsidR="002A125E" w:rsidRPr="00411327" w:rsidRDefault="002A125E" w:rsidP="002A125E">
      <w:pPr>
        <w:pStyle w:val="affe"/>
        <w:rPr>
          <w:b/>
          <w:rtl/>
        </w:rPr>
      </w:pPr>
      <w:r w:rsidRPr="00411327">
        <w:rPr>
          <w:rFonts w:hint="cs"/>
          <w:b/>
          <w:rtl/>
        </w:rPr>
        <w:t xml:space="preserve">דרשה בדברי הימים: </w:t>
      </w:r>
      <w:r w:rsidRPr="007373F8">
        <w:rPr>
          <w:rStyle w:val="a4"/>
          <w:rFonts w:hint="cs"/>
          <w:rtl/>
        </w:rPr>
        <w:t>'</w:t>
      </w:r>
      <w:r w:rsidRPr="007373F8">
        <w:rPr>
          <w:rStyle w:val="a4"/>
          <w:rtl/>
        </w:rPr>
        <w:t xml:space="preserve">ואשתו </w:t>
      </w:r>
      <w:r w:rsidRPr="00DB0BD7">
        <w:rPr>
          <w:rStyle w:val="a4"/>
          <w:b/>
          <w:rtl/>
        </w:rPr>
        <w:t>היה</w:t>
      </w:r>
      <w:r w:rsidRPr="00DB0BD7">
        <w:rPr>
          <w:rStyle w:val="a4"/>
          <w:rFonts w:hint="eastAsia"/>
          <w:b/>
          <w:rtl/>
        </w:rPr>
        <w:t>ו</w:t>
      </w:r>
      <w:r w:rsidRPr="00DB0BD7">
        <w:rPr>
          <w:rStyle w:val="a4"/>
          <w:b/>
          <w:rtl/>
        </w:rPr>
        <w:t>דיה'</w:t>
      </w:r>
      <w:r w:rsidRPr="007373F8">
        <w:rPr>
          <w:rStyle w:val="a4"/>
          <w:rtl/>
        </w:rPr>
        <w:t xml:space="preserve"> </w:t>
      </w:r>
      <w:r w:rsidRPr="00411327">
        <w:rPr>
          <w:rFonts w:hint="cs"/>
          <w:b/>
          <w:rtl/>
        </w:rPr>
        <w:t>בת פרעה</w:t>
      </w:r>
      <w:r w:rsidRPr="00411327">
        <w:rPr>
          <w:b/>
          <w:rtl/>
        </w:rPr>
        <w:t xml:space="preserve"> </w:t>
      </w:r>
      <w:r w:rsidRPr="00DB0BD7">
        <w:rPr>
          <w:b/>
          <w:rtl/>
        </w:rPr>
        <w:t>שכפרה</w:t>
      </w:r>
      <w:r w:rsidRPr="00411327">
        <w:rPr>
          <w:b/>
          <w:rtl/>
        </w:rPr>
        <w:t xml:space="preserve"> בעבודה זרה, </w:t>
      </w:r>
    </w:p>
    <w:p w14:paraId="54574F92" w14:textId="77777777" w:rsidR="002A125E" w:rsidRPr="006F178A" w:rsidRDefault="002A125E" w:rsidP="002A125E">
      <w:pPr>
        <w:pStyle w:val="afff6"/>
        <w:rPr>
          <w:rFonts w:cs="Guttman Vilna"/>
          <w:b/>
          <w:bCs/>
          <w:rtl/>
        </w:rPr>
      </w:pP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ילדה'</w:t>
      </w:r>
      <w:r>
        <w:rPr>
          <w:rFonts w:hint="cs"/>
          <w:rtl/>
        </w:rPr>
        <w:t xml:space="preserve"> את משה, </w:t>
      </w:r>
      <w:r w:rsidRPr="006F178A">
        <w:rPr>
          <w:rtl/>
        </w:rPr>
        <w:t xml:space="preserve">שכל המגדל יתום </w:t>
      </w:r>
      <w:r>
        <w:rPr>
          <w:rFonts w:hint="cs"/>
          <w:rtl/>
        </w:rPr>
        <w:t xml:space="preserve">בביתו </w:t>
      </w:r>
      <w:r w:rsidRPr="00DB0BD7">
        <w:rPr>
          <w:b/>
          <w:bCs/>
          <w:rtl/>
        </w:rPr>
        <w:t>כאילו ילדו</w:t>
      </w:r>
      <w:r w:rsidRPr="006F178A">
        <w:rPr>
          <w:rtl/>
        </w:rPr>
        <w:t>.</w:t>
      </w:r>
    </w:p>
    <w:p w14:paraId="34948269" w14:textId="77777777" w:rsidR="002A125E" w:rsidRPr="006F178A" w:rsidRDefault="002A125E" w:rsidP="002A125E">
      <w:pPr>
        <w:pStyle w:val="afff6"/>
        <w:rPr>
          <w:rFonts w:cs="Guttman Vilna"/>
          <w:b/>
          <w:bCs/>
          <w:rtl/>
        </w:rPr>
      </w:pP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ירד</w:t>
      </w:r>
      <w:r w:rsidRPr="0063694C"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 w:rsidRPr="00DB0BD7">
        <w:rPr>
          <w:b/>
          <w:bCs/>
          <w:rtl/>
        </w:rPr>
        <w:t>שירד</w:t>
      </w:r>
      <w:r w:rsidRPr="006F178A">
        <w:rPr>
          <w:rtl/>
        </w:rPr>
        <w:t xml:space="preserve"> מן </w:t>
      </w:r>
      <w:r>
        <w:rPr>
          <w:rFonts w:hint="cs"/>
          <w:rtl/>
        </w:rPr>
        <w:t>בשבילו</w:t>
      </w:r>
      <w:r>
        <w:rPr>
          <w:rFonts w:cs="Guttman Vilna" w:hint="cs"/>
          <w:b/>
          <w:bCs/>
          <w:rtl/>
        </w:rPr>
        <w:t>,</w:t>
      </w:r>
      <w:r>
        <w:rPr>
          <w:rStyle w:val="a4"/>
          <w:rFonts w:hint="cs"/>
          <w:rtl/>
        </w:rPr>
        <w:t xml:space="preserve"> 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גדור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 xml:space="preserve"> </w:t>
      </w:r>
      <w:r w:rsidRPr="006F178A">
        <w:rPr>
          <w:rtl/>
        </w:rPr>
        <w:t xml:space="preserve"> </w:t>
      </w:r>
      <w:r w:rsidRPr="00DB0BD7">
        <w:rPr>
          <w:b/>
          <w:bCs/>
          <w:rtl/>
        </w:rPr>
        <w:t>גדר</w:t>
      </w:r>
      <w:r w:rsidRPr="006F178A">
        <w:rPr>
          <w:rtl/>
        </w:rPr>
        <w:t xml:space="preserve"> פרצות ישראל</w:t>
      </w:r>
      <w:r>
        <w:rPr>
          <w:rFonts w:cs="Guttman Vilna" w:hint="cs"/>
          <w:b/>
          <w:bCs/>
          <w:rtl/>
        </w:rPr>
        <w:t xml:space="preserve">, 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חבר</w:t>
      </w:r>
      <w:r w:rsidRPr="0063694C"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 w:rsidRPr="00DB0BD7">
        <w:rPr>
          <w:b/>
          <w:bCs/>
          <w:rtl/>
        </w:rPr>
        <w:t>חיבר</w:t>
      </w:r>
      <w:r w:rsidRPr="00DB0BD7">
        <w:rPr>
          <w:rFonts w:hint="eastAsia"/>
          <w:b/>
          <w:bCs/>
          <w:rtl/>
        </w:rPr>
        <w:t>ם</w:t>
      </w:r>
      <w:r>
        <w:rPr>
          <w:rFonts w:hint="cs"/>
          <w:rtl/>
        </w:rPr>
        <w:t xml:space="preserve"> להקב"ה</w:t>
      </w:r>
      <w:r>
        <w:rPr>
          <w:rFonts w:cs="Guttman Vilna" w:hint="cs"/>
          <w:b/>
          <w:bCs/>
          <w:rtl/>
        </w:rPr>
        <w:t>,</w:t>
      </w:r>
    </w:p>
    <w:p w14:paraId="405BBEFA" w14:textId="77777777" w:rsidR="002A125E" w:rsidRPr="006F178A" w:rsidRDefault="002A125E" w:rsidP="002A125E">
      <w:pPr>
        <w:pStyle w:val="afff6"/>
        <w:rPr>
          <w:rtl/>
        </w:rPr>
      </w:pP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סוכו</w:t>
      </w:r>
      <w:r w:rsidRPr="0063694C"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>
        <w:rPr>
          <w:rFonts w:hint="cs"/>
          <w:rtl/>
        </w:rPr>
        <w:t>היגן</w:t>
      </w:r>
      <w:r w:rsidRPr="006F178A">
        <w:rPr>
          <w:rtl/>
        </w:rPr>
        <w:t xml:space="preserve"> </w:t>
      </w:r>
      <w:r>
        <w:rPr>
          <w:rFonts w:hint="cs"/>
          <w:rtl/>
        </w:rPr>
        <w:t>ע</w:t>
      </w:r>
      <w:r w:rsidRPr="006F178A">
        <w:rPr>
          <w:rtl/>
        </w:rPr>
        <w:t>ל</w:t>
      </w:r>
      <w:r>
        <w:rPr>
          <w:rFonts w:hint="cs"/>
          <w:rtl/>
        </w:rPr>
        <w:t>י</w:t>
      </w:r>
      <w:r w:rsidRPr="006F178A">
        <w:rPr>
          <w:rtl/>
        </w:rPr>
        <w:t xml:space="preserve">הם </w:t>
      </w:r>
      <w:r w:rsidRPr="00DB0BD7">
        <w:rPr>
          <w:b/>
          <w:bCs/>
          <w:rtl/>
        </w:rPr>
        <w:t>כסוכה</w:t>
      </w:r>
      <w:r>
        <w:rPr>
          <w:rFonts w:cs="Guttman Vilna" w:hint="cs"/>
          <w:b/>
          <w:bCs/>
          <w:rtl/>
        </w:rPr>
        <w:t>,</w:t>
      </w:r>
      <w:r>
        <w:rPr>
          <w:rStyle w:val="a4"/>
          <w:rFonts w:hint="cs"/>
          <w:rtl/>
        </w:rPr>
        <w:t xml:space="preserve"> 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יקותיאל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 xml:space="preserve"> </w:t>
      </w:r>
      <w:r w:rsidRPr="006F178A">
        <w:rPr>
          <w:rtl/>
        </w:rPr>
        <w:t xml:space="preserve"> </w:t>
      </w:r>
      <w:r w:rsidRPr="00DB0BD7">
        <w:rPr>
          <w:b/>
          <w:bCs/>
          <w:rtl/>
        </w:rPr>
        <w:t>שק</w:t>
      </w:r>
      <w:r w:rsidRPr="00DB0BD7">
        <w:rPr>
          <w:rFonts w:hint="eastAsia"/>
          <w:b/>
          <w:bCs/>
          <w:rtl/>
        </w:rPr>
        <w:t>י</w:t>
      </w:r>
      <w:r w:rsidRPr="00DB0BD7">
        <w:rPr>
          <w:b/>
          <w:bCs/>
          <w:rtl/>
        </w:rPr>
        <w:t>וו</w:t>
      </w:r>
      <w:r w:rsidRPr="006F178A">
        <w:rPr>
          <w:rtl/>
        </w:rPr>
        <w:t xml:space="preserve"> לאל בימיו</w:t>
      </w:r>
      <w:r>
        <w:rPr>
          <w:rFonts w:cs="Guttman Vilna" w:hint="cs"/>
          <w:b/>
          <w:bCs/>
          <w:rtl/>
        </w:rPr>
        <w:t>,</w:t>
      </w:r>
      <w:r>
        <w:rPr>
          <w:rStyle w:val="a4"/>
          <w:rFonts w:hint="cs"/>
          <w:rtl/>
        </w:rPr>
        <w:t xml:space="preserve"> 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זנוח</w:t>
      </w:r>
      <w:r w:rsidRPr="0063694C">
        <w:rPr>
          <w:rStyle w:val="a4"/>
          <w:rFonts w:hint="cs"/>
          <w:rtl/>
        </w:rPr>
        <w:t>'</w:t>
      </w:r>
      <w:r>
        <w:rPr>
          <w:rFonts w:hint="cs"/>
          <w:rtl/>
        </w:rPr>
        <w:t xml:space="preserve"> </w:t>
      </w:r>
      <w:r w:rsidRPr="00DB0BD7">
        <w:rPr>
          <w:b/>
          <w:bCs/>
          <w:rtl/>
        </w:rPr>
        <w:t>שהזני</w:t>
      </w:r>
      <w:r w:rsidRPr="00DB0BD7">
        <w:rPr>
          <w:rFonts w:hint="eastAsia"/>
          <w:b/>
          <w:bCs/>
          <w:rtl/>
        </w:rPr>
        <w:t>ח</w:t>
      </w:r>
      <w:r>
        <w:rPr>
          <w:rFonts w:hint="cs"/>
          <w:rtl/>
        </w:rPr>
        <w:t xml:space="preserve"> עונותם,</w:t>
      </w:r>
      <w:r>
        <w:rPr>
          <w:rStyle w:val="a4"/>
          <w:rFonts w:hint="cs"/>
          <w:rtl/>
        </w:rPr>
        <w:t xml:space="preserve"> '</w:t>
      </w:r>
      <w:r w:rsidRPr="0063694C">
        <w:rPr>
          <w:rStyle w:val="a4"/>
          <w:rtl/>
        </w:rPr>
        <w:t>אבי אבי אבי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 xml:space="preserve"> </w:t>
      </w:r>
      <w:r w:rsidRPr="006F178A">
        <w:rPr>
          <w:rtl/>
        </w:rPr>
        <w:t>- אב בתורה,</w:t>
      </w:r>
      <w:r>
        <w:rPr>
          <w:rFonts w:hint="cs"/>
          <w:rtl/>
        </w:rPr>
        <w:t xml:space="preserve"> </w:t>
      </w:r>
      <w:r w:rsidRPr="006F178A">
        <w:rPr>
          <w:rtl/>
        </w:rPr>
        <w:t>בחכמה</w:t>
      </w:r>
      <w:r>
        <w:rPr>
          <w:rFonts w:hint="cs"/>
          <w:rtl/>
        </w:rPr>
        <w:t xml:space="preserve"> ו</w:t>
      </w:r>
      <w:r w:rsidRPr="006F178A">
        <w:rPr>
          <w:rtl/>
        </w:rPr>
        <w:t>בנביאות</w:t>
      </w:r>
      <w:r>
        <w:rPr>
          <w:rStyle w:val="a4"/>
          <w:rFonts w:hint="cs"/>
          <w:rtl/>
        </w:rPr>
        <w:t>, '</w:t>
      </w:r>
      <w:r w:rsidRPr="00EC6B51">
        <w:rPr>
          <w:rStyle w:val="a4"/>
          <w:rtl/>
        </w:rPr>
        <w:t>ואלה בני בתיה</w:t>
      </w:r>
      <w:r>
        <w:rPr>
          <w:rStyle w:val="a4"/>
          <w:rFonts w:hint="cs"/>
          <w:rtl/>
        </w:rPr>
        <w:t>..</w:t>
      </w:r>
      <w:r w:rsidRPr="00EC6B51">
        <w:rPr>
          <w:rStyle w:val="a4"/>
          <w:rFonts w:hint="cs"/>
          <w:rtl/>
        </w:rPr>
        <w:t xml:space="preserve"> </w:t>
      </w:r>
      <w:r w:rsidRPr="00EC6B51">
        <w:rPr>
          <w:rStyle w:val="a4"/>
          <w:rtl/>
        </w:rPr>
        <w:t>אשר לקח מרד</w:t>
      </w:r>
      <w:r>
        <w:rPr>
          <w:rStyle w:val="a4"/>
          <w:rFonts w:hint="cs"/>
          <w:rtl/>
        </w:rPr>
        <w:t>'</w:t>
      </w:r>
      <w:r w:rsidRPr="006F178A">
        <w:rPr>
          <w:rtl/>
        </w:rPr>
        <w:t xml:space="preserve">  כלב </w:t>
      </w:r>
      <w:r w:rsidRPr="00DB0BD7">
        <w:rPr>
          <w:b/>
          <w:bCs/>
          <w:rtl/>
        </w:rPr>
        <w:t>שמרד</w:t>
      </w:r>
      <w:r w:rsidRPr="006F178A">
        <w:rPr>
          <w:rtl/>
        </w:rPr>
        <w:t xml:space="preserve"> בעצת מרגלים ישא </w:t>
      </w:r>
      <w:r>
        <w:rPr>
          <w:rFonts w:hint="cs"/>
          <w:rtl/>
        </w:rPr>
        <w:t xml:space="preserve">מי </w:t>
      </w:r>
      <w:r w:rsidRPr="00DB0BD7">
        <w:rPr>
          <w:b/>
          <w:bCs/>
          <w:rtl/>
        </w:rPr>
        <w:t>שמרדה</w:t>
      </w:r>
      <w:r w:rsidRPr="006F178A">
        <w:rPr>
          <w:rtl/>
        </w:rPr>
        <w:t xml:space="preserve"> בגלולי אביה.</w:t>
      </w:r>
    </w:p>
    <w:p w14:paraId="1ABA4594" w14:textId="37C82A89" w:rsidR="002A125E" w:rsidRPr="006F178A" w:rsidRDefault="003809EA" w:rsidP="002A125E">
      <w:pPr>
        <w:pStyle w:val="af3"/>
        <w:rPr>
          <w:rtl/>
        </w:rPr>
      </w:pPr>
      <w:r>
        <w:rPr>
          <w:rFonts w:ascii="MS Mincho" w:hAnsi="MS Mincho" w:hint="cs"/>
          <w:rtl/>
        </w:rPr>
        <w:t>****</w:t>
      </w:r>
    </w:p>
    <w:p w14:paraId="387F8EE4" w14:textId="4F51DC5C" w:rsidR="0094084F" w:rsidRDefault="0094084F" w:rsidP="00FC30FE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40112CEF" w14:textId="77777777" w:rsidR="00FA21E6" w:rsidRDefault="00FA21E6">
      <w:pPr>
        <w:bidi w:val="0"/>
        <w:spacing w:after="160" w:line="259" w:lineRule="auto"/>
        <w:jc w:val="left"/>
        <w:rPr>
          <w:rFonts w:ascii="Fb Fontext" w:hAnsi="Fb Fontext"/>
          <w:rtl/>
        </w:rPr>
      </w:pPr>
      <w:r>
        <w:rPr>
          <w:rFonts w:ascii="Fb Fontext" w:hAnsi="Fb Fontext"/>
          <w:rtl/>
        </w:rPr>
        <w:br w:type="page"/>
      </w:r>
    </w:p>
    <w:p w14:paraId="770C008D" w14:textId="74B7890A" w:rsidR="002A125E" w:rsidRPr="006F178A" w:rsidRDefault="002A125E" w:rsidP="002A125E">
      <w:pPr>
        <w:rPr>
          <w:rtl/>
        </w:rPr>
      </w:pPr>
      <w:r>
        <w:rPr>
          <w:rFonts w:ascii="Fb Fontext" w:hAnsi="Fb Fontext" w:hint="cs"/>
          <w:rtl/>
        </w:rPr>
        <w:lastRenderedPageBreak/>
        <w:t>'</w:t>
      </w:r>
      <w:r w:rsidRPr="00B32C29">
        <w:rPr>
          <w:rStyle w:val="a4"/>
          <w:rtl/>
        </w:rPr>
        <w:t xml:space="preserve">אשר </w:t>
      </w:r>
      <w:r w:rsidRPr="00DB0BD7">
        <w:rPr>
          <w:rStyle w:val="a4"/>
          <w:b/>
          <w:bCs/>
          <w:rtl/>
        </w:rPr>
        <w:t>הגלה</w:t>
      </w:r>
      <w:r w:rsidRPr="00B32C29">
        <w:rPr>
          <w:rStyle w:val="a4"/>
          <w:rtl/>
        </w:rPr>
        <w:t xml:space="preserve"> מירושלים</w:t>
      </w:r>
      <w:r>
        <w:rPr>
          <w:rStyle w:val="a4"/>
          <w:rFonts w:hint="cs"/>
          <w:rtl/>
        </w:rPr>
        <w:t>'</w:t>
      </w:r>
      <w:r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מעצמו.</w:t>
      </w:r>
    </w:p>
    <w:p w14:paraId="51C80B43" w14:textId="455F6FB7" w:rsidR="0094084F" w:rsidRDefault="0094084F" w:rsidP="00FC30FE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5B1AB67" w14:textId="46F5764C" w:rsidR="00144B2A" w:rsidRPr="00F53094" w:rsidRDefault="002A125E" w:rsidP="002A125E">
      <w:pPr>
        <w:pStyle w:val="affe"/>
        <w:rPr>
          <w:b/>
          <w:bCs/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ויהי אמן את </w:t>
      </w:r>
      <w:r w:rsidRPr="00DB0BD7">
        <w:rPr>
          <w:rStyle w:val="a4"/>
          <w:b/>
          <w:rtl/>
        </w:rPr>
        <w:t>הדסה</w:t>
      </w:r>
      <w:r>
        <w:rPr>
          <w:rStyle w:val="a4"/>
          <w:rFonts w:hint="cs"/>
          <w:rtl/>
        </w:rPr>
        <w:t xml:space="preserve"> היא </w:t>
      </w:r>
      <w:r w:rsidRPr="00DB0BD7">
        <w:rPr>
          <w:rStyle w:val="a4"/>
          <w:rFonts w:hint="eastAsia"/>
          <w:b/>
          <w:rtl/>
        </w:rPr>
        <w:t>אסתר</w:t>
      </w:r>
      <w:r w:rsidRPr="00DB0BD7">
        <w:rPr>
          <w:rStyle w:val="a4"/>
          <w:b/>
          <w:rtl/>
        </w:rPr>
        <w:t>'</w:t>
      </w:r>
      <w:r w:rsidRPr="00F53094">
        <w:rPr>
          <w:b/>
          <w:rtl/>
        </w:rPr>
        <w:t xml:space="preserve"> </w:t>
      </w:r>
      <w:r w:rsidRPr="00F53094">
        <w:rPr>
          <w:rFonts w:hint="cs"/>
          <w:b/>
          <w:rtl/>
        </w:rPr>
        <w:t>א.</w:t>
      </w:r>
      <w:r w:rsidRPr="00411327">
        <w:rPr>
          <w:rFonts w:hint="cs"/>
          <w:b/>
          <w:rtl/>
        </w:rPr>
        <w:t xml:space="preserve"> שהצדיקים </w:t>
      </w:r>
      <w:r w:rsidRPr="00411327">
        <w:rPr>
          <w:b/>
          <w:rtl/>
        </w:rPr>
        <w:t xml:space="preserve">נקראו </w:t>
      </w:r>
      <w:r w:rsidRPr="006F178A">
        <w:rPr>
          <w:rStyle w:val="afe"/>
          <w:rtl/>
        </w:rPr>
        <w:t>הדסים</w:t>
      </w:r>
      <w:r w:rsidRPr="00411327">
        <w:rPr>
          <w:b/>
          <w:rtl/>
        </w:rPr>
        <w:t>,</w:t>
      </w:r>
      <w:r w:rsidRPr="00411327">
        <w:rPr>
          <w:rFonts w:hint="cs"/>
          <w:b/>
          <w:rtl/>
        </w:rPr>
        <w:t xml:space="preserve"> </w:t>
      </w:r>
    </w:p>
    <w:p w14:paraId="3215888F" w14:textId="678BEDB0" w:rsidR="00144B2A" w:rsidRPr="00F53094" w:rsidRDefault="002A125E" w:rsidP="00FC30FE">
      <w:pPr>
        <w:pStyle w:val="affe"/>
        <w:ind w:firstLine="170"/>
        <w:rPr>
          <w:b/>
          <w:bCs/>
          <w:rtl/>
        </w:rPr>
      </w:pPr>
      <w:r w:rsidRPr="00F53094">
        <w:rPr>
          <w:rFonts w:hint="cs"/>
          <w:b/>
          <w:rtl/>
        </w:rPr>
        <w:t>ב.</w:t>
      </w:r>
      <w:r w:rsidRPr="00411327">
        <w:rPr>
          <w:rFonts w:hint="cs"/>
          <w:b/>
          <w:rtl/>
        </w:rPr>
        <w:t xml:space="preserve"> </w:t>
      </w:r>
      <w:r w:rsidRPr="00411327">
        <w:rPr>
          <w:b/>
          <w:rtl/>
        </w:rPr>
        <w:t>ש</w:t>
      </w:r>
      <w:r w:rsidRPr="006F178A">
        <w:rPr>
          <w:rStyle w:val="afe"/>
          <w:rtl/>
        </w:rPr>
        <w:t>מסתרת</w:t>
      </w:r>
      <w:r w:rsidRPr="00411327">
        <w:rPr>
          <w:b/>
          <w:rtl/>
        </w:rPr>
        <w:t xml:space="preserve"> </w:t>
      </w:r>
      <w:r w:rsidRPr="00411327">
        <w:rPr>
          <w:rFonts w:hint="cs"/>
          <w:b/>
          <w:rtl/>
        </w:rPr>
        <w:t>מולדתה</w:t>
      </w:r>
      <w:r w:rsidRPr="00411327">
        <w:rPr>
          <w:b/>
          <w:rtl/>
        </w:rPr>
        <w:t>,</w:t>
      </w:r>
      <w:r w:rsidRPr="00F53094">
        <w:rPr>
          <w:rStyle w:val="afff"/>
          <w:rFonts w:hint="cs"/>
          <w:b/>
          <w:bCs/>
          <w:rtl/>
        </w:rPr>
        <w:t xml:space="preserve"> </w:t>
      </w:r>
      <w:r w:rsidR="00FC30FE">
        <w:rPr>
          <w:rStyle w:val="afff"/>
          <w:b/>
          <w:bCs/>
          <w:rtl/>
        </w:rPr>
        <w:tab/>
      </w:r>
      <w:r w:rsidRPr="00F53094">
        <w:rPr>
          <w:rStyle w:val="afff"/>
          <w:rFonts w:hint="cs"/>
          <w:b/>
          <w:bCs/>
          <w:rtl/>
        </w:rPr>
        <w:t>ג.</w:t>
      </w:r>
      <w:r w:rsidRPr="00411327">
        <w:rPr>
          <w:rStyle w:val="afff"/>
          <w:rFonts w:hint="cs"/>
          <w:b/>
          <w:bCs/>
          <w:rtl/>
        </w:rPr>
        <w:t xml:space="preserve"> </w:t>
      </w:r>
      <w:r w:rsidRPr="00411327">
        <w:rPr>
          <w:rFonts w:hint="cs"/>
          <w:b/>
          <w:rtl/>
        </w:rPr>
        <w:t>אוה''ע</w:t>
      </w:r>
      <w:r w:rsidRPr="00411327">
        <w:rPr>
          <w:b/>
          <w:rtl/>
        </w:rPr>
        <w:t xml:space="preserve"> </w:t>
      </w:r>
      <w:r w:rsidRPr="00411327">
        <w:rPr>
          <w:rFonts w:hint="cs"/>
          <w:b/>
          <w:rtl/>
        </w:rPr>
        <w:t xml:space="preserve">קראוה </w:t>
      </w:r>
      <w:r w:rsidRPr="006F178A">
        <w:rPr>
          <w:rStyle w:val="afe"/>
          <w:rtl/>
        </w:rPr>
        <w:t>אסתהר</w:t>
      </w:r>
      <w:r w:rsidRPr="00411327">
        <w:rPr>
          <w:rFonts w:hint="cs"/>
          <w:b/>
          <w:rtl/>
        </w:rPr>
        <w:t xml:space="preserve"> ירח </w:t>
      </w:r>
    </w:p>
    <w:p w14:paraId="227E0D7F" w14:textId="59DCFC43" w:rsidR="002A125E" w:rsidRPr="00411327" w:rsidRDefault="002A125E" w:rsidP="00FC30FE">
      <w:pPr>
        <w:pStyle w:val="affe"/>
        <w:ind w:firstLine="170"/>
        <w:rPr>
          <w:b/>
          <w:spacing w:val="-2"/>
          <w:rtl/>
        </w:rPr>
      </w:pPr>
      <w:r w:rsidRPr="00F53094">
        <w:rPr>
          <w:rFonts w:hint="cs"/>
          <w:b/>
          <w:spacing w:val="-2"/>
          <w:rtl/>
        </w:rPr>
        <w:t>ד.</w:t>
      </w:r>
      <w:r w:rsidRPr="00411327">
        <w:rPr>
          <w:rFonts w:hint="cs"/>
          <w:b/>
          <w:spacing w:val="-2"/>
          <w:rtl/>
        </w:rPr>
        <w:t xml:space="preserve"> בינונית </w:t>
      </w:r>
      <w:r w:rsidRPr="00144B2A">
        <w:rPr>
          <w:rFonts w:hint="eastAsia"/>
          <w:b/>
          <w:spacing w:val="-2"/>
          <w:rtl/>
        </w:rPr>
        <w:t>כהדסה</w:t>
      </w:r>
      <w:r w:rsidRPr="00411327">
        <w:rPr>
          <w:rFonts w:hint="cs"/>
          <w:b/>
          <w:spacing w:val="-2"/>
          <w:rtl/>
        </w:rPr>
        <w:t>,</w:t>
      </w:r>
      <w:r w:rsidRPr="00F53094">
        <w:rPr>
          <w:rStyle w:val="afff"/>
          <w:rFonts w:hint="cs"/>
          <w:b/>
          <w:bCs/>
          <w:spacing w:val="-2"/>
          <w:rtl/>
        </w:rPr>
        <w:t xml:space="preserve"> </w:t>
      </w:r>
      <w:r w:rsidR="00FC30FE">
        <w:rPr>
          <w:rStyle w:val="afff"/>
          <w:b/>
          <w:bCs/>
          <w:spacing w:val="-2"/>
          <w:rtl/>
        </w:rPr>
        <w:tab/>
      </w:r>
      <w:r w:rsidR="00FC30FE">
        <w:rPr>
          <w:rStyle w:val="afff"/>
          <w:b/>
          <w:bCs/>
          <w:spacing w:val="-2"/>
          <w:rtl/>
        </w:rPr>
        <w:tab/>
      </w:r>
      <w:r w:rsidRPr="00F53094">
        <w:rPr>
          <w:rStyle w:val="afff"/>
          <w:rFonts w:hint="cs"/>
          <w:b/>
          <w:bCs/>
          <w:spacing w:val="-2"/>
          <w:rtl/>
        </w:rPr>
        <w:t>ה.</w:t>
      </w:r>
      <w:r w:rsidRPr="00411327">
        <w:rPr>
          <w:rStyle w:val="afff"/>
          <w:b/>
          <w:bCs/>
          <w:spacing w:val="-2"/>
          <w:rtl/>
        </w:rPr>
        <w:t xml:space="preserve"> </w:t>
      </w:r>
      <w:r w:rsidRPr="00144B2A">
        <w:rPr>
          <w:b/>
          <w:spacing w:val="-2"/>
          <w:rtl/>
        </w:rPr>
        <w:t>ירקרוקת</w:t>
      </w:r>
      <w:r w:rsidR="00144B2A" w:rsidRPr="00411327">
        <w:rPr>
          <w:b/>
          <w:spacing w:val="-2"/>
          <w:rtl/>
        </w:rPr>
        <w:t xml:space="preserve"> היתה</w:t>
      </w:r>
      <w:r w:rsidRPr="00411327">
        <w:rPr>
          <w:b/>
          <w:spacing w:val="-2"/>
          <w:rtl/>
        </w:rPr>
        <w:t xml:space="preserve"> וחוט של חסד משוך עליה.</w:t>
      </w:r>
    </w:p>
    <w:p w14:paraId="3FE85BF6" w14:textId="30F430FB" w:rsidR="0094084F" w:rsidRDefault="0094084F" w:rsidP="00FC30FE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8D886BE" w14:textId="7FECF10C" w:rsidR="002A125E" w:rsidRPr="00DB0BD7" w:rsidRDefault="002A125E" w:rsidP="002A125E">
      <w:pPr>
        <w:rPr>
          <w:rStyle w:val="afff7"/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כי אין לה אב ואם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>
        <w:rPr>
          <w:rFonts w:hint="cs"/>
          <w:rtl/>
        </w:rPr>
        <w:t xml:space="preserve">מעולם, </w:t>
      </w:r>
      <w:r w:rsidRPr="00DB0BD7">
        <w:rPr>
          <w:rStyle w:val="afff7"/>
          <w:rFonts w:hint="eastAsia"/>
          <w:rtl/>
        </w:rPr>
        <w:t>כשנתעברה</w:t>
      </w:r>
      <w:r w:rsidRPr="00DB0BD7">
        <w:rPr>
          <w:rStyle w:val="afff7"/>
          <w:rtl/>
        </w:rPr>
        <w:t xml:space="preserve"> מת אביה, </w:t>
      </w:r>
      <w:r w:rsidRPr="00DB0BD7">
        <w:rPr>
          <w:rStyle w:val="afff7"/>
          <w:rFonts w:hint="eastAsia"/>
          <w:rtl/>
        </w:rPr>
        <w:t>וכש</w:t>
      </w:r>
      <w:r>
        <w:rPr>
          <w:rStyle w:val="afff7"/>
          <w:rFonts w:hint="cs"/>
          <w:rtl/>
        </w:rPr>
        <w:t>נולדה -</w:t>
      </w:r>
      <w:r w:rsidRPr="00DB0BD7">
        <w:rPr>
          <w:rStyle w:val="afff7"/>
          <w:rtl/>
        </w:rPr>
        <w:t xml:space="preserve"> אמה.</w:t>
      </w:r>
    </w:p>
    <w:p w14:paraId="1A759959" w14:textId="7DE3C921" w:rsidR="0094084F" w:rsidRDefault="0094084F" w:rsidP="008B440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2C75C29B" w14:textId="052FEBCC" w:rsidR="008B4404" w:rsidRPr="008B4404" w:rsidRDefault="002A125E" w:rsidP="008B4404">
      <w:pPr>
        <w:rPr>
          <w:rStyle w:val="a4"/>
          <w:rFonts w:ascii="BA Fontov Regular" w:hAnsi="BA Fontov Regular" w:cs="FrankRuehl"/>
          <w:spacing w:val="0"/>
          <w:szCs w:val="18"/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ובמות אביה ואמה לקחה מרדכי לו </w:t>
      </w:r>
      <w:r w:rsidRPr="00DB0BD7">
        <w:rPr>
          <w:rStyle w:val="a4"/>
          <w:b/>
          <w:bCs/>
          <w:rtl/>
        </w:rPr>
        <w:t>לבת'</w:t>
      </w:r>
      <w:r w:rsidRPr="006F178A">
        <w:rPr>
          <w:rtl/>
        </w:rPr>
        <w:t xml:space="preserve"> </w:t>
      </w:r>
      <w:r w:rsidRPr="00F05A14">
        <w:rPr>
          <w:rFonts w:cs="PFT_Frank" w:hint="cs"/>
          <w:b/>
          <w:bCs/>
          <w:szCs w:val="14"/>
          <w:rtl/>
        </w:rPr>
        <w:t xml:space="preserve">- </w:t>
      </w:r>
      <w:r w:rsidRPr="00F05A14">
        <w:rPr>
          <w:rFonts w:cs="PFT_Frank"/>
          <w:b/>
          <w:bCs/>
          <w:szCs w:val="14"/>
          <w:rtl/>
        </w:rPr>
        <w:t>לבית</w:t>
      </w:r>
      <w:r w:rsidRPr="006F178A">
        <w:rPr>
          <w:rtl/>
        </w:rPr>
        <w:t xml:space="preserve">, </w:t>
      </w:r>
      <w:r w:rsidRPr="00DB0BD7">
        <w:rPr>
          <w:rStyle w:val="afff7"/>
          <w:rFonts w:hint="eastAsia"/>
          <w:rtl/>
        </w:rPr>
        <w:t>לאשה</w:t>
      </w:r>
      <w:r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1B19D5D0" w14:textId="1386B2C7" w:rsidR="0094084F" w:rsidRDefault="0094084F" w:rsidP="008B440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450CFBBC" w14:textId="03F9A41E" w:rsidR="002A125E" w:rsidRPr="006F178A" w:rsidRDefault="002A125E" w:rsidP="002A125E">
      <w:pPr>
        <w:rPr>
          <w:rtl/>
        </w:rPr>
      </w:pPr>
      <w:r>
        <w:rPr>
          <w:rFonts w:hint="cs"/>
          <w:rtl/>
        </w:rPr>
        <w:t>'</w:t>
      </w:r>
      <w:r w:rsidRPr="00B32C29">
        <w:rPr>
          <w:rStyle w:val="a4"/>
          <w:rtl/>
        </w:rPr>
        <w:t xml:space="preserve">ואת </w:t>
      </w:r>
      <w:r w:rsidRPr="00DB0BD7">
        <w:rPr>
          <w:rStyle w:val="a4"/>
          <w:b/>
          <w:bCs/>
          <w:rtl/>
        </w:rPr>
        <w:t>שבע</w:t>
      </w:r>
      <w:r w:rsidRPr="00B32C29">
        <w:rPr>
          <w:rStyle w:val="a4"/>
          <w:rtl/>
        </w:rPr>
        <w:t xml:space="preserve"> הנערות</w:t>
      </w:r>
      <w:r>
        <w:rPr>
          <w:rStyle w:val="a4"/>
          <w:rFonts w:hint="cs"/>
          <w:rtl/>
        </w:rPr>
        <w:t>'</w:t>
      </w:r>
      <w:r>
        <w:rPr>
          <w:rFonts w:hint="cs"/>
          <w:rtl/>
        </w:rPr>
        <w:t xml:space="preserve"> </w:t>
      </w:r>
      <w:r w:rsidRPr="006F178A">
        <w:rPr>
          <w:rtl/>
        </w:rPr>
        <w:t>ש</w:t>
      </w:r>
      <w:r>
        <w:rPr>
          <w:rFonts w:hint="cs"/>
          <w:rtl/>
        </w:rPr>
        <w:t>מנתה</w:t>
      </w:r>
      <w:r w:rsidRPr="006F178A">
        <w:rPr>
          <w:rtl/>
        </w:rPr>
        <w:t xml:space="preserve"> בהן ימי שבת.</w:t>
      </w:r>
    </w:p>
    <w:p w14:paraId="709D3115" w14:textId="5D724B24" w:rsidR="0094084F" w:rsidRDefault="0094084F" w:rsidP="008B440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E22452C" w14:textId="2931A53F" w:rsidR="002A125E" w:rsidRPr="00144B2A" w:rsidRDefault="002A125E" w:rsidP="002A125E">
      <w:pPr>
        <w:rPr>
          <w:spacing w:val="-2"/>
          <w:rtl/>
        </w:rPr>
      </w:pPr>
      <w:r w:rsidRPr="00144B2A">
        <w:rPr>
          <w:rFonts w:cs="PFT_Frank"/>
          <w:b/>
          <w:bCs/>
          <w:spacing w:val="-2"/>
          <w:szCs w:val="14"/>
          <w:rtl/>
        </w:rPr>
        <w:t>'</w:t>
      </w:r>
      <w:r w:rsidRPr="00144B2A">
        <w:rPr>
          <w:rStyle w:val="a4"/>
          <w:b/>
          <w:bCs/>
          <w:spacing w:val="-2"/>
          <w:rtl/>
        </w:rPr>
        <w:t>וישנה</w:t>
      </w:r>
      <w:r w:rsidRPr="00144B2A">
        <w:rPr>
          <w:rStyle w:val="a4"/>
          <w:spacing w:val="-2"/>
          <w:rtl/>
        </w:rPr>
        <w:t xml:space="preserve"> ואת נערותיה </w:t>
      </w:r>
      <w:r w:rsidRPr="00144B2A">
        <w:rPr>
          <w:rStyle w:val="a4"/>
          <w:rFonts w:hint="eastAsia"/>
          <w:b/>
          <w:bCs/>
          <w:spacing w:val="-2"/>
          <w:rtl/>
        </w:rPr>
        <w:t>לטוב</w:t>
      </w:r>
      <w:r w:rsidRPr="00144B2A">
        <w:rPr>
          <w:rFonts w:cs="PFT_Frank"/>
          <w:b/>
          <w:bCs/>
          <w:spacing w:val="-2"/>
          <w:szCs w:val="14"/>
          <w:rtl/>
        </w:rPr>
        <w:t>'</w:t>
      </w:r>
      <w:r w:rsidRPr="009A4CE4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Pr="00F53094">
        <w:rPr>
          <w:rStyle w:val="afff"/>
          <w:rFonts w:cs="FrankRuehl" w:hint="eastAsia"/>
          <w:b/>
          <w:spacing w:val="-2"/>
          <w:rtl/>
        </w:rPr>
        <w:t>א</w:t>
      </w:r>
      <w:r w:rsidRPr="009A4CE4">
        <w:rPr>
          <w:rFonts w:cs="PFT_Frank" w:hint="cs"/>
          <w:b/>
          <w:bCs/>
          <w:spacing w:val="-2"/>
          <w:szCs w:val="14"/>
          <w:rtl/>
        </w:rPr>
        <w:t>.</w:t>
      </w:r>
      <w:r w:rsidRPr="00144B2A">
        <w:rPr>
          <w:rFonts w:hint="cs"/>
          <w:spacing w:val="-2"/>
          <w:rtl/>
        </w:rPr>
        <w:t xml:space="preserve"> </w:t>
      </w:r>
      <w:r w:rsidRPr="00144B2A">
        <w:rPr>
          <w:spacing w:val="-2"/>
          <w:rtl/>
        </w:rPr>
        <w:t>האכיל</w:t>
      </w:r>
      <w:r w:rsidRPr="00144B2A">
        <w:rPr>
          <w:rFonts w:hint="cs"/>
          <w:spacing w:val="-2"/>
          <w:rtl/>
        </w:rPr>
        <w:t>ם</w:t>
      </w:r>
      <w:r w:rsidRPr="00144B2A">
        <w:rPr>
          <w:spacing w:val="-2"/>
          <w:rtl/>
        </w:rPr>
        <w:t xml:space="preserve"> מאכל יהודי</w:t>
      </w:r>
      <w:r w:rsidRPr="00144B2A">
        <w:rPr>
          <w:rFonts w:hint="cs"/>
          <w:spacing w:val="-2"/>
          <w:rtl/>
        </w:rPr>
        <w:t>.</w:t>
      </w:r>
      <w:r w:rsidRPr="009A4CE4">
        <w:rPr>
          <w:rFonts w:cs="PFT_Frank"/>
          <w:b/>
          <w:bCs/>
          <w:spacing w:val="-2"/>
          <w:szCs w:val="14"/>
          <w:rtl/>
        </w:rPr>
        <w:t xml:space="preserve"> </w:t>
      </w:r>
      <w:r w:rsidRPr="00F53094">
        <w:rPr>
          <w:rStyle w:val="afff"/>
          <w:rFonts w:cs="FrankRuehl" w:hint="eastAsia"/>
          <w:b/>
          <w:spacing w:val="-2"/>
          <w:rtl/>
        </w:rPr>
        <w:t>ב</w:t>
      </w:r>
      <w:r w:rsidRPr="009A4CE4">
        <w:rPr>
          <w:rFonts w:cs="PFT_Frank" w:hint="cs"/>
          <w:b/>
          <w:bCs/>
          <w:spacing w:val="-2"/>
          <w:szCs w:val="14"/>
          <w:rtl/>
        </w:rPr>
        <w:t>.</w:t>
      </w:r>
      <w:r w:rsidRPr="00144B2A">
        <w:rPr>
          <w:rFonts w:hint="cs"/>
          <w:spacing w:val="-2"/>
          <w:rtl/>
        </w:rPr>
        <w:t xml:space="preserve"> שומן</w:t>
      </w:r>
      <w:r w:rsidRPr="00144B2A">
        <w:rPr>
          <w:spacing w:val="-2"/>
          <w:rtl/>
        </w:rPr>
        <w:t xml:space="preserve"> חזיר</w:t>
      </w:r>
      <w:r w:rsidRPr="00144B2A">
        <w:rPr>
          <w:rFonts w:hint="cs"/>
          <w:spacing w:val="-2"/>
          <w:rtl/>
        </w:rPr>
        <w:t>.</w:t>
      </w:r>
    </w:p>
    <w:p w14:paraId="23C475B7" w14:textId="77777777" w:rsidR="002A125E" w:rsidRPr="006F178A" w:rsidRDefault="002A125E" w:rsidP="002A125E">
      <w:pPr>
        <w:ind w:left="1020" w:firstLine="170"/>
        <w:rPr>
          <w:rFonts w:cs="Guttman Vilna"/>
          <w:b/>
          <w:bCs/>
          <w:rtl/>
        </w:rPr>
      </w:pPr>
      <w:r w:rsidRPr="00411327">
        <w:rPr>
          <w:rStyle w:val="afff"/>
          <w:rFonts w:hint="cs"/>
          <w:b/>
          <w:rtl/>
        </w:rPr>
        <w:t xml:space="preserve">  </w:t>
      </w:r>
      <w:r w:rsidRPr="00F53094">
        <w:rPr>
          <w:rStyle w:val="afff"/>
          <w:rFonts w:hint="cs"/>
          <w:b/>
          <w:rtl/>
        </w:rPr>
        <w:t xml:space="preserve"> </w:t>
      </w:r>
      <w:r w:rsidRPr="00F53094">
        <w:rPr>
          <w:rStyle w:val="afff"/>
          <w:rFonts w:hint="eastAsia"/>
          <w:b/>
          <w:rtl/>
        </w:rPr>
        <w:t>ג</w:t>
      </w:r>
      <w:r w:rsidRPr="00F53094">
        <w:rPr>
          <w:rFonts w:cs="PFT_Frank" w:hint="cs"/>
          <w:b/>
          <w:bCs/>
          <w:rtl/>
        </w:rPr>
        <w:t>.</w:t>
      </w:r>
      <w:r w:rsidRPr="00411327">
        <w:rPr>
          <w:rStyle w:val="afff"/>
          <w:b/>
          <w:rtl/>
        </w:rPr>
        <w:t xml:space="preserve"> </w:t>
      </w:r>
      <w:r w:rsidRPr="006F178A">
        <w:rPr>
          <w:rtl/>
        </w:rPr>
        <w:t xml:space="preserve">זרעונים, </w:t>
      </w:r>
      <w:r w:rsidRPr="00DB0BD7">
        <w:rPr>
          <w:rStyle w:val="afff7"/>
          <w:rFonts w:hint="eastAsia"/>
          <w:rtl/>
        </w:rPr>
        <w:t>כמו</w:t>
      </w:r>
      <w:r w:rsidRPr="00DB0BD7">
        <w:rPr>
          <w:rStyle w:val="afff7"/>
          <w:rtl/>
        </w:rPr>
        <w:t xml:space="preserve"> לדניאל </w:t>
      </w:r>
      <w:r w:rsidRPr="00DB0BD7">
        <w:rPr>
          <w:rStyle w:val="afff7"/>
          <w:rFonts w:hint="eastAsia"/>
          <w:rtl/>
        </w:rPr>
        <w:t>וחביריו</w:t>
      </w:r>
      <w:r w:rsidRPr="00DB0BD7">
        <w:rPr>
          <w:rStyle w:val="afff7"/>
          <w:rtl/>
        </w:rPr>
        <w:t>.</w:t>
      </w:r>
    </w:p>
    <w:p w14:paraId="6AC27126" w14:textId="5F61E107" w:rsidR="0094084F" w:rsidRDefault="0094084F" w:rsidP="008B440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42E4A0F5" w14:textId="7DE23970" w:rsidR="002A125E" w:rsidRPr="00DB0BD7" w:rsidRDefault="002A125E" w:rsidP="002A125E">
      <w:pPr>
        <w:rPr>
          <w:rStyle w:val="afff7"/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ששה חדשים </w:t>
      </w:r>
      <w:r w:rsidRPr="00DB0BD7">
        <w:rPr>
          <w:rStyle w:val="a4"/>
          <w:b/>
          <w:bCs/>
          <w:rtl/>
        </w:rPr>
        <w:t>בשמן המר'</w:t>
      </w:r>
      <w:r w:rsidRPr="009A4CE4">
        <w:rPr>
          <w:rFonts w:cs="PFT_Frank"/>
          <w:b/>
          <w:bCs/>
          <w:szCs w:val="14"/>
          <w:rtl/>
        </w:rPr>
        <w:t xml:space="preserve"> </w:t>
      </w:r>
      <w:r w:rsidRPr="00F53094">
        <w:rPr>
          <w:rStyle w:val="afff"/>
          <w:rFonts w:cs="FrankRuehl" w:hint="eastAsia"/>
          <w:b/>
          <w:rtl/>
        </w:rPr>
        <w:t>א</w:t>
      </w:r>
      <w:r w:rsidRPr="009A4CE4">
        <w:rPr>
          <w:rFonts w:cs="PFT_Frank" w:hint="cs"/>
          <w:b/>
          <w:bCs/>
          <w:szCs w:val="14"/>
          <w:rtl/>
        </w:rPr>
        <w:t>.</w:t>
      </w:r>
      <w:r>
        <w:rPr>
          <w:rFonts w:hint="cs"/>
          <w:rtl/>
        </w:rPr>
        <w:t xml:space="preserve"> </w:t>
      </w:r>
      <w:r w:rsidRPr="00DB0BD7">
        <w:rPr>
          <w:rFonts w:hint="eastAsia"/>
          <w:rtl/>
        </w:rPr>
        <w:t>מבושם</w:t>
      </w:r>
      <w:r>
        <w:rPr>
          <w:rFonts w:hint="cs"/>
          <w:rtl/>
        </w:rPr>
        <w:t>,</w:t>
      </w:r>
      <w:r w:rsidRPr="009A4CE4">
        <w:rPr>
          <w:rFonts w:cs="PFT_Frank"/>
          <w:b/>
          <w:bCs/>
          <w:szCs w:val="14"/>
          <w:rtl/>
        </w:rPr>
        <w:t xml:space="preserve"> </w:t>
      </w:r>
      <w:r w:rsidRPr="00F53094">
        <w:rPr>
          <w:rStyle w:val="afff"/>
          <w:rFonts w:cs="FrankRuehl" w:hint="eastAsia"/>
          <w:b/>
          <w:rtl/>
        </w:rPr>
        <w:t>ב</w:t>
      </w:r>
      <w:r w:rsidRPr="009A4CE4">
        <w:rPr>
          <w:rFonts w:cs="PFT_Frank" w:hint="cs"/>
          <w:b/>
          <w:bCs/>
          <w:szCs w:val="14"/>
          <w:rtl/>
        </w:rPr>
        <w:t>.</w:t>
      </w:r>
      <w:r>
        <w:rPr>
          <w:rFonts w:hint="cs"/>
          <w:rtl/>
        </w:rPr>
        <w:t xml:space="preserve"> </w:t>
      </w:r>
      <w:r w:rsidRPr="0023060C">
        <w:rPr>
          <w:rtl/>
        </w:rPr>
        <w:t xml:space="preserve">שמן זית </w:t>
      </w:r>
      <w:r w:rsidRPr="00DB0BD7">
        <w:rPr>
          <w:rStyle w:val="afff7"/>
          <w:rtl/>
        </w:rPr>
        <w:t>שלא הביא שליש.</w:t>
      </w:r>
    </w:p>
    <w:p w14:paraId="34C11D50" w14:textId="06D8060B" w:rsidR="0094084F" w:rsidRDefault="0094084F" w:rsidP="008B440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7FFA8AD" w14:textId="0ED8F87A" w:rsidR="002A125E" w:rsidRDefault="002A125E" w:rsidP="002A125E">
      <w:pPr>
        <w:rPr>
          <w:rtl/>
        </w:rPr>
      </w:pPr>
      <w:r w:rsidRPr="00DB0BD7">
        <w:rPr>
          <w:rStyle w:val="a4"/>
          <w:b/>
          <w:bCs/>
          <w:rtl/>
        </w:rPr>
        <w:t>'בערב</w:t>
      </w:r>
      <w:r w:rsidRPr="00951A3C">
        <w:rPr>
          <w:rStyle w:val="a4"/>
          <w:rtl/>
        </w:rPr>
        <w:t xml:space="preserve"> היא באה </w:t>
      </w:r>
      <w:r w:rsidRPr="00DB0BD7">
        <w:rPr>
          <w:rStyle w:val="a4"/>
          <w:b/>
          <w:bCs/>
          <w:rtl/>
        </w:rPr>
        <w:t>ובבקר</w:t>
      </w:r>
      <w:r w:rsidRPr="00951A3C">
        <w:rPr>
          <w:rStyle w:val="a4"/>
          <w:rtl/>
        </w:rPr>
        <w:t xml:space="preserve"> היא שבה' </w:t>
      </w:r>
      <w:r>
        <w:rPr>
          <w:rFonts w:hint="cs"/>
          <w:rtl/>
        </w:rPr>
        <w:t>למדנו שבחו שלא שימש ביום.</w:t>
      </w:r>
    </w:p>
    <w:p w14:paraId="2A37641C" w14:textId="65AD291A" w:rsidR="0094084F" w:rsidRDefault="0094084F" w:rsidP="008B440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852C862" w14:textId="3969C856" w:rsidR="002A125E" w:rsidRPr="006F178A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ותהי אסתר נשאת חן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>
        <w:rPr>
          <w:rFonts w:hint="cs"/>
          <w:rtl/>
        </w:rPr>
        <w:t>ל</w:t>
      </w:r>
      <w:r w:rsidRPr="006F178A">
        <w:rPr>
          <w:rtl/>
        </w:rPr>
        <w:t>כל</w:t>
      </w:r>
      <w:r>
        <w:rPr>
          <w:rFonts w:hint="cs"/>
          <w:rtl/>
        </w:rPr>
        <w:t xml:space="preserve"> אחד</w:t>
      </w:r>
      <w:r>
        <w:rPr>
          <w:rtl/>
        </w:rPr>
        <w:t xml:space="preserve"> נדמתה </w:t>
      </w:r>
      <w:r w:rsidRPr="006F178A">
        <w:rPr>
          <w:rtl/>
        </w:rPr>
        <w:t>כאומתו.</w:t>
      </w:r>
    </w:p>
    <w:p w14:paraId="302E580C" w14:textId="33B8088A" w:rsidR="0094084F" w:rsidRDefault="0094084F" w:rsidP="008B440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4ADE49B8" w14:textId="11A98A61" w:rsidR="002A125E" w:rsidRPr="006F178A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ותלקח אסתר</w:t>
      </w:r>
      <w:r w:rsidRPr="00A824E4">
        <w:rPr>
          <w:rStyle w:val="a4"/>
          <w:rFonts w:hint="cs"/>
          <w:rtl/>
        </w:rPr>
        <w:t xml:space="preserve"> </w:t>
      </w:r>
      <w:r w:rsidRPr="00A824E4">
        <w:rPr>
          <w:rStyle w:val="a4"/>
          <w:rtl/>
        </w:rPr>
        <w:t>בחדש</w:t>
      </w:r>
      <w:r>
        <w:rPr>
          <w:rStyle w:val="a4"/>
          <w:rFonts w:hint="cs"/>
          <w:rtl/>
        </w:rPr>
        <w:t>..</w:t>
      </w:r>
      <w:r w:rsidRPr="00A824E4">
        <w:rPr>
          <w:rStyle w:val="a4"/>
          <w:rtl/>
        </w:rPr>
        <w:t xml:space="preserve"> טבת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 w:rsidRPr="006F178A">
        <w:rPr>
          <w:rtl/>
        </w:rPr>
        <w:t xml:space="preserve"> ירח שנהנה גוף </w:t>
      </w:r>
      <w:r>
        <w:rPr>
          <w:rFonts w:hint="cs"/>
          <w:rtl/>
        </w:rPr>
        <w:t>מ</w:t>
      </w:r>
      <w:r w:rsidRPr="006F178A">
        <w:rPr>
          <w:rtl/>
        </w:rPr>
        <w:t>הגוף</w:t>
      </w:r>
      <w:r>
        <w:rPr>
          <w:rFonts w:hint="cs"/>
          <w:rtl/>
        </w:rPr>
        <w:t xml:space="preserve"> </w:t>
      </w:r>
      <w:r w:rsidRPr="00DB0BD7">
        <w:rPr>
          <w:rStyle w:val="afff7"/>
          <w:rFonts w:hint="eastAsia"/>
          <w:rtl/>
        </w:rPr>
        <w:t>לחבבה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עליו</w:t>
      </w:r>
      <w:r w:rsidRPr="00DB0BD7">
        <w:rPr>
          <w:rStyle w:val="afff7"/>
          <w:rtl/>
        </w:rPr>
        <w:t>.</w:t>
      </w:r>
    </w:p>
    <w:p w14:paraId="2AC06343" w14:textId="6235109A" w:rsidR="0094084F" w:rsidRDefault="0094084F" w:rsidP="008B440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4CBEE3D2" w14:textId="00612B22" w:rsidR="002A125E" w:rsidRDefault="002A125E" w:rsidP="008B4404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ויאהב</w:t>
      </w:r>
      <w:r>
        <w:rPr>
          <w:rStyle w:val="a4"/>
          <w:rFonts w:hint="cs"/>
          <w:rtl/>
        </w:rPr>
        <w:t>..</w:t>
      </w:r>
      <w:r w:rsidRPr="00A824E4">
        <w:rPr>
          <w:rStyle w:val="a4"/>
          <w:rtl/>
        </w:rPr>
        <w:t xml:space="preserve"> את אסתר מכל </w:t>
      </w:r>
      <w:r w:rsidRPr="00DB0BD7">
        <w:rPr>
          <w:rStyle w:val="a4"/>
          <w:b/>
          <w:bCs/>
          <w:rtl/>
        </w:rPr>
        <w:t>הנשים</w:t>
      </w:r>
      <w:r>
        <w:rPr>
          <w:rStyle w:val="a4"/>
          <w:rFonts w:hint="cs"/>
          <w:rtl/>
        </w:rPr>
        <w:t>..</w:t>
      </w:r>
      <w:r w:rsidRPr="00A824E4">
        <w:rPr>
          <w:rStyle w:val="a4"/>
          <w:rtl/>
        </w:rPr>
        <w:t xml:space="preserve"> מכל </w:t>
      </w:r>
      <w:r w:rsidRPr="00DB0BD7">
        <w:rPr>
          <w:rStyle w:val="a4"/>
          <w:b/>
          <w:bCs/>
          <w:rtl/>
        </w:rPr>
        <w:t>הבתולות'</w:t>
      </w:r>
      <w:r>
        <w:rPr>
          <w:rFonts w:hint="cs"/>
          <w:rtl/>
        </w:rPr>
        <w:t xml:space="preserve"> </w:t>
      </w:r>
      <w:r w:rsidRPr="006F178A">
        <w:rPr>
          <w:rtl/>
        </w:rPr>
        <w:t xml:space="preserve">טעם </w:t>
      </w:r>
      <w:r>
        <w:rPr>
          <w:rFonts w:hint="cs"/>
          <w:rtl/>
        </w:rPr>
        <w:t xml:space="preserve">שביקש </w:t>
      </w:r>
      <w:r w:rsidRPr="006F178A">
        <w:rPr>
          <w:rtl/>
        </w:rPr>
        <w:t>טעם</w:t>
      </w:r>
      <w:r>
        <w:rPr>
          <w:rFonts w:hint="cs"/>
          <w:rtl/>
        </w:rPr>
        <w:t>.</w:t>
      </w:r>
      <w:r w:rsidRPr="00A824E4">
        <w:rPr>
          <w:rStyle w:val="a4"/>
          <w:rFonts w:hint="cs"/>
          <w:rtl/>
        </w:rPr>
        <w:t xml:space="preserve"> </w:t>
      </w:r>
      <w:r w:rsidRPr="008B4404">
        <w:rPr>
          <w:rStyle w:val="a4"/>
          <w:rFonts w:hint="cs"/>
          <w:spacing w:val="0"/>
          <w:rtl/>
        </w:rPr>
        <w:t>'</w:t>
      </w:r>
      <w:r w:rsidRPr="008B4404">
        <w:rPr>
          <w:rStyle w:val="a4"/>
          <w:spacing w:val="0"/>
          <w:rtl/>
        </w:rPr>
        <w:t xml:space="preserve">ויעש המלך </w:t>
      </w:r>
      <w:r w:rsidRPr="008B4404">
        <w:rPr>
          <w:rStyle w:val="a4"/>
          <w:b/>
          <w:bCs/>
          <w:spacing w:val="0"/>
          <w:rtl/>
        </w:rPr>
        <w:t>משתה</w:t>
      </w:r>
      <w:r w:rsidRPr="008B4404">
        <w:rPr>
          <w:rStyle w:val="a4"/>
          <w:spacing w:val="0"/>
          <w:rtl/>
        </w:rPr>
        <w:t xml:space="preserve"> גדול</w:t>
      </w:r>
      <w:r w:rsidRPr="008B4404">
        <w:rPr>
          <w:rStyle w:val="a4"/>
          <w:rFonts w:hint="cs"/>
          <w:spacing w:val="0"/>
          <w:rtl/>
        </w:rPr>
        <w:t xml:space="preserve">.. </w:t>
      </w:r>
      <w:r w:rsidRPr="008B4404">
        <w:rPr>
          <w:rStyle w:val="a4"/>
          <w:rFonts w:hint="eastAsia"/>
          <w:b/>
          <w:bCs/>
          <w:spacing w:val="0"/>
          <w:rtl/>
        </w:rPr>
        <w:t>והנחה</w:t>
      </w:r>
      <w:r w:rsidRPr="008B4404">
        <w:rPr>
          <w:rStyle w:val="a4"/>
          <w:rFonts w:hint="cs"/>
          <w:spacing w:val="0"/>
          <w:rtl/>
        </w:rPr>
        <w:t xml:space="preserve"> למדינות </w:t>
      </w:r>
      <w:r w:rsidRPr="008B4404">
        <w:rPr>
          <w:rStyle w:val="afff7"/>
          <w:rFonts w:hint="cs"/>
          <w:spacing w:val="-2"/>
          <w:rtl/>
        </w:rPr>
        <w:t>ממס</w:t>
      </w:r>
      <w:r w:rsidRPr="008B4404">
        <w:rPr>
          <w:rStyle w:val="a4"/>
          <w:rFonts w:hint="cs"/>
          <w:spacing w:val="-2"/>
          <w:rtl/>
        </w:rPr>
        <w:t xml:space="preserve">.. ויתן </w:t>
      </w:r>
      <w:r w:rsidRPr="008B4404">
        <w:rPr>
          <w:rStyle w:val="a4"/>
          <w:rFonts w:hint="eastAsia"/>
          <w:b/>
          <w:bCs/>
          <w:spacing w:val="-2"/>
          <w:rtl/>
        </w:rPr>
        <w:t>משאת</w:t>
      </w:r>
      <w:r w:rsidRPr="008B4404">
        <w:rPr>
          <w:rStyle w:val="a4"/>
          <w:rFonts w:hint="cs"/>
          <w:b/>
          <w:bCs/>
          <w:spacing w:val="-2"/>
          <w:rtl/>
        </w:rPr>
        <w:t xml:space="preserve">' </w:t>
      </w:r>
      <w:r w:rsidRPr="008B4404">
        <w:rPr>
          <w:rStyle w:val="afff7"/>
          <w:rFonts w:hint="eastAsia"/>
          <w:spacing w:val="-2"/>
          <w:rtl/>
        </w:rPr>
        <w:t>מתנות</w:t>
      </w:r>
      <w:r w:rsidRPr="008B4404">
        <w:rPr>
          <w:rStyle w:val="afff7"/>
          <w:spacing w:val="-2"/>
          <w:rtl/>
        </w:rPr>
        <w:t xml:space="preserve"> לשרים</w:t>
      </w:r>
    </w:p>
    <w:p w14:paraId="5236D02C" w14:textId="77777777" w:rsidR="002A125E" w:rsidRPr="006F178A" w:rsidRDefault="002A125E" w:rsidP="002A125E">
      <w:pPr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                               כל זה עשה לכבודה ולא גילתה מולדתה</w:t>
      </w:r>
    </w:p>
    <w:p w14:paraId="2E414484" w14:textId="062FEA90" w:rsidR="0094084F" w:rsidRDefault="0094084F" w:rsidP="008B440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BDCFC82" w14:textId="312D346F" w:rsidR="002A125E" w:rsidRPr="006F178A" w:rsidRDefault="002A125E" w:rsidP="008B4404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ובהקבץ בתולות שנית'</w:t>
      </w:r>
      <w:r w:rsidRPr="006F178A">
        <w:rPr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לקח</w:t>
      </w:r>
      <w:r w:rsidRPr="00411327">
        <w:rPr>
          <w:rStyle w:val="afff"/>
          <w:b/>
          <w:rtl/>
        </w:rPr>
        <w:t xml:space="preserve"> עצה ממרדכי</w:t>
      </w:r>
      <w:r w:rsidRPr="00411327">
        <w:rPr>
          <w:rStyle w:val="afff"/>
          <w:rFonts w:hint="cs"/>
          <w:b/>
          <w:rtl/>
        </w:rPr>
        <w:t>:</w:t>
      </w:r>
      <w:r w:rsidRPr="00411327">
        <w:rPr>
          <w:rStyle w:val="afff"/>
          <w:b/>
          <w:rtl/>
        </w:rPr>
        <w:t xml:space="preserve"> </w:t>
      </w:r>
      <w:r w:rsidR="002E6EDC">
        <w:rPr>
          <w:rtl/>
        </w:rPr>
        <w:t>אין אשה מתקנאה אלא בירך חב</w:t>
      </w:r>
      <w:r w:rsidRPr="006F178A">
        <w:rPr>
          <w:rtl/>
        </w:rPr>
        <w:t>רתה ואפ"</w:t>
      </w:r>
      <w:r w:rsidRPr="006F178A">
        <w:rPr>
          <w:rFonts w:hint="cs"/>
          <w:rtl/>
        </w:rPr>
        <w:t xml:space="preserve">ה </w:t>
      </w:r>
      <w:r w:rsidRPr="00FA08BF">
        <w:rPr>
          <w:rStyle w:val="a4"/>
          <w:rtl/>
        </w:rPr>
        <w:t>'אין אסתר מגדת מולדתה</w:t>
      </w:r>
      <w:r>
        <w:rPr>
          <w:rStyle w:val="a4"/>
          <w:rFonts w:hint="cs"/>
          <w:rtl/>
        </w:rPr>
        <w:t>..</w:t>
      </w:r>
      <w:r w:rsidRPr="00FA08BF">
        <w:rPr>
          <w:rStyle w:val="a4"/>
          <w:rtl/>
        </w:rPr>
        <w:t>'</w:t>
      </w:r>
      <w:r w:rsidR="002E6EDC">
        <w:rPr>
          <w:rFonts w:hint="cs"/>
          <w:rtl/>
        </w:rPr>
        <w:t>- צניעות.</w:t>
      </w:r>
    </w:p>
    <w:p w14:paraId="07CFB683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יג.</w:t>
      </w:r>
    </w:p>
    <w:p w14:paraId="2DCE47D4" w14:textId="340F5D2A" w:rsidR="0094084F" w:rsidRDefault="00390308" w:rsidP="00390308">
      <w:pPr>
        <w:pStyle w:val="36"/>
        <w:framePr w:wrap="notBeside"/>
        <w:rPr>
          <w:rtl/>
        </w:rPr>
      </w:pPr>
      <w:r>
        <w:rPr>
          <w:rFonts w:hint="cs"/>
          <w:rtl/>
        </w:rPr>
        <w:t>ר''א</w:t>
      </w:r>
      <w:r w:rsidR="0094084F">
        <w:rPr>
          <w:rFonts w:hint="cs"/>
          <w:rtl/>
        </w:rPr>
        <w:t>:</w:t>
      </w:r>
    </w:p>
    <w:p w14:paraId="4699644E" w14:textId="4A335199" w:rsidR="002A125E" w:rsidRPr="00390308" w:rsidRDefault="002A125E" w:rsidP="00390308">
      <w:pPr>
        <w:rPr>
          <w:rtl/>
        </w:rPr>
      </w:pPr>
      <w:r w:rsidRPr="00390308">
        <w:rPr>
          <w:rtl/>
        </w:rPr>
        <w:t>בשכר צניעות שהיתה</w:t>
      </w:r>
      <w:r w:rsidRPr="00390308">
        <w:rPr>
          <w:rFonts w:hint="cs"/>
          <w:rtl/>
        </w:rPr>
        <w:t xml:space="preserve"> </w:t>
      </w:r>
      <w:r w:rsidRPr="003B4ECC">
        <w:rPr>
          <w:rFonts w:cs="PFT_Frank"/>
          <w:b/>
          <w:bCs/>
          <w:szCs w:val="14"/>
          <w:rtl/>
        </w:rPr>
        <w:t>ברחל</w:t>
      </w:r>
      <w:r w:rsidRPr="00390308">
        <w:rPr>
          <w:rtl/>
        </w:rPr>
        <w:t xml:space="preserve"> זכתה ויצא ממנה שאול</w:t>
      </w:r>
      <w:r w:rsidRPr="00390308">
        <w:rPr>
          <w:rFonts w:hint="cs"/>
          <w:rtl/>
        </w:rPr>
        <w:t xml:space="preserve"> </w:t>
      </w:r>
      <w:r w:rsidR="002E6EDC" w:rsidRPr="00390308">
        <w:rPr>
          <w:rFonts w:hint="cs"/>
          <w:rtl/>
        </w:rPr>
        <w:t>[</w:t>
      </w:r>
      <w:r w:rsidRPr="00390308">
        <w:rPr>
          <w:rFonts w:hint="eastAsia"/>
          <w:rtl/>
        </w:rPr>
        <w:t>צנוע</w:t>
      </w:r>
      <w:r w:rsidR="002E6EDC" w:rsidRPr="00390308">
        <w:rPr>
          <w:rFonts w:hint="cs"/>
          <w:rtl/>
        </w:rPr>
        <w:t>]</w:t>
      </w:r>
    </w:p>
    <w:p w14:paraId="05A9DE54" w14:textId="1460C66A" w:rsidR="002A125E" w:rsidRPr="006F178A" w:rsidRDefault="002A125E" w:rsidP="00390308">
      <w:pPr>
        <w:rPr>
          <w:rtl/>
        </w:rPr>
      </w:pPr>
      <w:r w:rsidRPr="006F178A">
        <w:rPr>
          <w:rtl/>
        </w:rPr>
        <w:t>בשכר צניעות שהי</w:t>
      </w:r>
      <w:r>
        <w:rPr>
          <w:rFonts w:hint="cs"/>
          <w:rtl/>
        </w:rPr>
        <w:t>ת</w:t>
      </w:r>
      <w:r w:rsidRPr="006F178A">
        <w:rPr>
          <w:rtl/>
        </w:rPr>
        <w:t xml:space="preserve">ה </w:t>
      </w:r>
      <w:r w:rsidRPr="003B4ECC">
        <w:rPr>
          <w:rFonts w:cs="PFT_Frank"/>
          <w:b/>
          <w:bCs/>
          <w:szCs w:val="14"/>
          <w:rtl/>
        </w:rPr>
        <w:t>בשאול</w:t>
      </w:r>
      <w:r w:rsidRPr="006F178A">
        <w:rPr>
          <w:rtl/>
        </w:rPr>
        <w:t xml:space="preserve"> זכה ויצאת ממנו אסתר</w:t>
      </w:r>
      <w:r>
        <w:rPr>
          <w:rFonts w:hint="cs"/>
          <w:rtl/>
        </w:rPr>
        <w:t xml:space="preserve"> </w:t>
      </w:r>
      <w:r w:rsidR="002E6EDC" w:rsidRPr="00390308">
        <w:rPr>
          <w:rFonts w:hint="cs"/>
          <w:rtl/>
        </w:rPr>
        <w:t>[</w:t>
      </w:r>
      <w:r w:rsidRPr="00390308">
        <w:rPr>
          <w:rFonts w:hint="eastAsia"/>
          <w:rtl/>
        </w:rPr>
        <w:t>צנועה</w:t>
      </w:r>
      <w:r w:rsidR="002E6EDC" w:rsidRPr="00390308">
        <w:rPr>
          <w:rFonts w:hint="cs"/>
          <w:rtl/>
        </w:rPr>
        <w:t>]</w:t>
      </w:r>
    </w:p>
    <w:p w14:paraId="422A7A41" w14:textId="77777777" w:rsidR="002E6EDC" w:rsidRDefault="002A125E" w:rsidP="00390308">
      <w:pPr>
        <w:pStyle w:val="afff6"/>
        <w:rPr>
          <w:rtl/>
        </w:rPr>
      </w:pPr>
      <w:r w:rsidRPr="00DB0BD7">
        <w:rPr>
          <w:b/>
          <w:bCs/>
          <w:rtl/>
        </w:rPr>
        <w:t>צניעות</w:t>
      </w:r>
      <w:r>
        <w:rPr>
          <w:rtl/>
        </w:rPr>
        <w:t xml:space="preserve"> </w:t>
      </w:r>
      <w:r w:rsidRPr="00DB0BD7">
        <w:rPr>
          <w:b/>
          <w:bCs/>
          <w:rtl/>
        </w:rPr>
        <w:t>ברחל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שיעקב מסר לה סימנים שלא יחליף לבן ללאה, </w:t>
      </w:r>
    </w:p>
    <w:p w14:paraId="60C2F5C2" w14:textId="44EEDDDB" w:rsidR="002A125E" w:rsidRPr="006F178A" w:rsidRDefault="002E6EDC" w:rsidP="002E6EDC">
      <w:pPr>
        <w:pStyle w:val="afffa"/>
        <w:ind w:left="340" w:firstLine="170"/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   </w:t>
      </w:r>
      <w:r w:rsidR="002A125E" w:rsidRPr="002E6EDC">
        <w:rPr>
          <w:rFonts w:hint="eastAsia"/>
          <w:rtl/>
        </w:rPr>
        <w:t>וכשהחליף</w:t>
      </w:r>
      <w:r w:rsidR="002A125E" w:rsidRPr="002E6EDC">
        <w:rPr>
          <w:rtl/>
        </w:rPr>
        <w:t xml:space="preserve"> </w:t>
      </w:r>
      <w:r w:rsidR="002A125E" w:rsidRPr="002E6EDC">
        <w:rPr>
          <w:rFonts w:hint="eastAsia"/>
          <w:rtl/>
        </w:rPr>
        <w:t>בלילה</w:t>
      </w:r>
      <w:r w:rsidR="002A125E" w:rsidRPr="002E6EDC">
        <w:rPr>
          <w:rtl/>
        </w:rPr>
        <w:t xml:space="preserve"> אמרה: </w:t>
      </w:r>
      <w:r w:rsidR="002A125E" w:rsidRPr="002E6EDC">
        <w:rPr>
          <w:rFonts w:hint="cs"/>
          <w:rtl/>
        </w:rPr>
        <w:t>ע</w:t>
      </w:r>
      <w:r w:rsidR="002A125E" w:rsidRPr="006F178A">
        <w:rPr>
          <w:rFonts w:hint="cs"/>
          <w:rtl/>
        </w:rPr>
        <w:t>כשיו תתבייש, הלכה ומסרה הסימנים.</w:t>
      </w:r>
    </w:p>
    <w:p w14:paraId="325B0AFD" w14:textId="77777777" w:rsidR="002A125E" w:rsidRPr="006F178A" w:rsidRDefault="002A125E" w:rsidP="00E714CD">
      <w:pPr>
        <w:pStyle w:val="afff6"/>
        <w:rPr>
          <w:rtl/>
        </w:rPr>
      </w:pPr>
      <w:r w:rsidRPr="00DB0BD7">
        <w:rPr>
          <w:b/>
          <w:bCs/>
          <w:rtl/>
        </w:rPr>
        <w:t>צניעות</w:t>
      </w:r>
      <w:r w:rsidRPr="006F178A">
        <w:rPr>
          <w:rtl/>
        </w:rPr>
        <w:t xml:space="preserve"> </w:t>
      </w:r>
      <w:r w:rsidRPr="00DB0BD7">
        <w:rPr>
          <w:b/>
          <w:bCs/>
          <w:rtl/>
        </w:rPr>
        <w:t>בשאול</w:t>
      </w:r>
      <w:r w:rsidRPr="006F178A">
        <w:rPr>
          <w:rtl/>
        </w:rPr>
        <w:t xml:space="preserve"> </w:t>
      </w:r>
      <w:r w:rsidRPr="002C641B">
        <w:rPr>
          <w:rStyle w:val="a4"/>
          <w:rFonts w:hint="cs"/>
          <w:rtl/>
        </w:rPr>
        <w:t>'</w:t>
      </w:r>
      <w:r w:rsidRPr="002C641B">
        <w:rPr>
          <w:rStyle w:val="a4"/>
          <w:rtl/>
        </w:rPr>
        <w:t>ואת דבר המלוכה לא הגיד</w:t>
      </w:r>
      <w:r>
        <w:rPr>
          <w:rStyle w:val="a4"/>
          <w:rFonts w:hint="cs"/>
          <w:rtl/>
        </w:rPr>
        <w:t>'.</w:t>
      </w:r>
      <w:r w:rsidRPr="002C641B">
        <w:rPr>
          <w:rStyle w:val="a4"/>
          <w:rtl/>
        </w:rPr>
        <w:t xml:space="preserve"> </w:t>
      </w:r>
    </w:p>
    <w:p w14:paraId="14FE7371" w14:textId="60F3A03F" w:rsidR="0094084F" w:rsidRDefault="0094084F" w:rsidP="00E714CD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39C87B2D" w14:textId="6F61C639" w:rsidR="002A125E" w:rsidRPr="006F178A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ואת </w:t>
      </w:r>
      <w:r w:rsidRPr="00DB0BD7">
        <w:rPr>
          <w:rStyle w:val="a4"/>
          <w:b/>
          <w:bCs/>
          <w:rtl/>
        </w:rPr>
        <w:t>מאמר מרדכי</w:t>
      </w:r>
      <w:r w:rsidRPr="00A824E4">
        <w:rPr>
          <w:rStyle w:val="a4"/>
          <w:rtl/>
        </w:rPr>
        <w:t xml:space="preserve"> אסתר עשה'</w:t>
      </w:r>
      <w:r w:rsidRPr="006F178A">
        <w:rPr>
          <w:rFonts w:ascii="Fb Fontext" w:hAnsi="Fb Fontext"/>
          <w:rtl/>
        </w:rPr>
        <w:t xml:space="preserve"> מראה דם נדה לחכמים.</w:t>
      </w:r>
    </w:p>
    <w:p w14:paraId="331605E4" w14:textId="22CAB803" w:rsidR="0094084F" w:rsidRDefault="0094084F" w:rsidP="00E714CD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55B22A3" w14:textId="0D709523" w:rsidR="00A26316" w:rsidRPr="00FC220A" w:rsidRDefault="002A125E" w:rsidP="00FC220A">
      <w:pPr>
        <w:spacing w:after="60"/>
        <w:rPr>
          <w:rStyle w:val="a4"/>
          <w:rFonts w:ascii="BA Fontov Regular" w:hAnsi="BA Fontov Regular" w:cs="FrankRuehl"/>
          <w:spacing w:val="0"/>
          <w:szCs w:val="18"/>
          <w:rtl/>
        </w:rPr>
      </w:pPr>
      <w:r w:rsidRPr="00DB0BD7">
        <w:rPr>
          <w:rStyle w:val="a4"/>
          <w:b/>
          <w:bCs/>
          <w:rtl/>
        </w:rPr>
        <w:t>'כאשר היתה</w:t>
      </w:r>
      <w:r w:rsidRPr="00A824E4">
        <w:rPr>
          <w:rStyle w:val="a4"/>
          <w:rtl/>
        </w:rPr>
        <w:t xml:space="preserve"> באמנה</w:t>
      </w:r>
      <w:r w:rsidRPr="00DC124B">
        <w:rPr>
          <w:rStyle w:val="a4"/>
          <w:rtl/>
        </w:rPr>
        <w:t xml:space="preserve"> אתו</w:t>
      </w:r>
      <w:r w:rsidRPr="00DC124B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 w:rsidRPr="00411327">
        <w:rPr>
          <w:rStyle w:val="afff"/>
          <w:rFonts w:hint="cs"/>
          <w:b/>
          <w:rtl/>
        </w:rPr>
        <w:t xml:space="preserve"> </w:t>
      </w:r>
      <w:r w:rsidRPr="006F178A">
        <w:rPr>
          <w:rtl/>
        </w:rPr>
        <w:t>עומדת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 ו</w:t>
      </w:r>
      <w:r w:rsidRPr="006F178A">
        <w:rPr>
          <w:rtl/>
        </w:rPr>
        <w:t>טובלת ויושבת בחיק מרדכי</w:t>
      </w:r>
      <w:r>
        <w:rPr>
          <w:rFonts w:hint="cs"/>
          <w:rtl/>
        </w:rPr>
        <w:t>.</w:t>
      </w:r>
    </w:p>
    <w:p w14:paraId="40AD7E43" w14:textId="2A191E1A" w:rsidR="0094084F" w:rsidRDefault="0094084F" w:rsidP="00FC220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E0EA3F2" w14:textId="6A224B3E" w:rsidR="002A125E" w:rsidRPr="006F178A" w:rsidRDefault="002A125E" w:rsidP="002A125E">
      <w:pPr>
        <w:pStyle w:val="a3"/>
        <w:rPr>
          <w:rtl/>
        </w:rPr>
      </w:pPr>
      <w:r w:rsidRPr="006F178A">
        <w:rPr>
          <w:rFonts w:hint="cs"/>
          <w:rtl/>
        </w:rPr>
        <w:t>'</w:t>
      </w:r>
      <w:r>
        <w:rPr>
          <w:rStyle w:val="a4"/>
          <w:rtl/>
          <w:lang w:bidi="he-IL"/>
          <w:rPrChange w:id="9004" w:author="מנוע פסוקים" w:date="2026-10-05T16:38:27Z">
            <w:rPr>
              <w:rtl/>
              <w:lang w:bidi="he-IL"/>
            </w:rPr>
          </w:rPrChange>
        </w:rPr>
        <w:t xml:space="preserve">קצף בגתן ותרש</w:t>
      </w:r>
      <w:r w:rsidRPr="006F178A">
        <w:rPr>
          <w:rFonts w:hint="cs"/>
          <w:rtl/>
        </w:rPr>
        <w:t>'</w:t>
      </w:r>
    </w:p>
    <w:p w14:paraId="32B44279" w14:textId="77777777" w:rsidR="002A125E" w:rsidRPr="00701689" w:rsidRDefault="002A125E" w:rsidP="00FC220A">
      <w:pPr>
        <w:rPr>
          <w:spacing w:val="-2"/>
          <w:rtl/>
        </w:rPr>
      </w:pPr>
      <w:r w:rsidRPr="00701689">
        <w:rPr>
          <w:spacing w:val="-2"/>
          <w:rtl/>
        </w:rPr>
        <w:t>הקציף הקב"ה אדון על עבדיו לעשות רצון יוסף,</w:t>
      </w:r>
    </w:p>
    <w:p w14:paraId="4866E157" w14:textId="77777777" w:rsidR="002A125E" w:rsidRPr="006F178A" w:rsidRDefault="002A125E" w:rsidP="00FC220A">
      <w:pPr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והקציף </w:t>
      </w:r>
      <w:r w:rsidRPr="006F178A">
        <w:rPr>
          <w:rtl/>
        </w:rPr>
        <w:t xml:space="preserve">עבדים על אדוניהן לעשות נס </w:t>
      </w:r>
      <w:r>
        <w:rPr>
          <w:rFonts w:hint="cs"/>
          <w:rtl/>
        </w:rPr>
        <w:t>ל</w:t>
      </w:r>
      <w:r w:rsidRPr="006F178A">
        <w:rPr>
          <w:rtl/>
        </w:rPr>
        <w:t>מרדכי</w:t>
      </w:r>
      <w:r>
        <w:rPr>
          <w:rFonts w:hint="cs"/>
          <w:rtl/>
        </w:rPr>
        <w:t>.</w:t>
      </w:r>
    </w:p>
    <w:p w14:paraId="4E8ADE18" w14:textId="61871A69" w:rsidR="0094084F" w:rsidRDefault="002A125E" w:rsidP="00FC220A">
      <w:pPr>
        <w:pStyle w:val="36"/>
        <w:framePr w:wrap="notBeside"/>
        <w:rPr>
          <w:rtl/>
        </w:rPr>
      </w:pPr>
      <w:r w:rsidRPr="00FC220A">
        <w:rPr>
          <w:rFonts w:hint="cs"/>
          <w:rtl/>
        </w:rPr>
        <w:lastRenderedPageBreak/>
        <w:t>ר</w:t>
      </w:r>
      <w:r w:rsidRPr="00FC220A">
        <w:rPr>
          <w:rtl/>
        </w:rPr>
        <w:t>"</w:t>
      </w:r>
      <w:r w:rsidRPr="00FC220A">
        <w:rPr>
          <w:rFonts w:hint="cs"/>
          <w:rtl/>
        </w:rPr>
        <w:t>יו</w:t>
      </w:r>
      <w:r w:rsidR="0094084F">
        <w:rPr>
          <w:rtl/>
        </w:rPr>
        <w:t>:</w:t>
      </w:r>
    </w:p>
    <w:p w14:paraId="2DDFA817" w14:textId="70DC4D35" w:rsidR="002A125E" w:rsidRPr="006F178A" w:rsidRDefault="002A125E" w:rsidP="00FC220A">
      <w:pPr>
        <w:pStyle w:val="afff6"/>
        <w:rPr>
          <w:rFonts w:cs="Guttman Vilna"/>
          <w:b/>
          <w:bCs/>
          <w:rtl/>
        </w:rPr>
      </w:pPr>
      <w:r w:rsidRPr="006F178A">
        <w:rPr>
          <w:rtl/>
        </w:rPr>
        <w:t xml:space="preserve">בגתן ותרש מספרין בלשון טורסי, ואומרים: מיום שבאת זו לא ראינו שינה, נטיל ארס בספל </w:t>
      </w:r>
      <w:r>
        <w:rPr>
          <w:rFonts w:hint="cs"/>
          <w:rtl/>
        </w:rPr>
        <w:t>ו</w:t>
      </w:r>
      <w:r w:rsidRPr="006F178A">
        <w:rPr>
          <w:rtl/>
        </w:rPr>
        <w:t>ימות</w:t>
      </w:r>
      <w:r>
        <w:rPr>
          <w:rFonts w:hint="cs"/>
          <w:rtl/>
        </w:rPr>
        <w:t xml:space="preserve">, </w:t>
      </w:r>
      <w:r w:rsidRPr="006F178A">
        <w:rPr>
          <w:rtl/>
        </w:rPr>
        <w:t>א"ל: והלא אין משמרתי</w:t>
      </w:r>
      <w:r>
        <w:rPr>
          <w:rFonts w:hint="cs"/>
          <w:rtl/>
        </w:rPr>
        <w:t>נו</w:t>
      </w:r>
      <w:r w:rsidRPr="006F178A">
        <w:rPr>
          <w:rtl/>
        </w:rPr>
        <w:t xml:space="preserve"> שוה? א"ל: אני אשמור </w:t>
      </w:r>
      <w:r w:rsidRPr="00B1646F">
        <w:rPr>
          <w:rtl/>
        </w:rPr>
        <w:t>משמרת</w:t>
      </w:r>
      <w:r w:rsidRPr="00DB0BD7">
        <w:rPr>
          <w:rtl/>
        </w:rPr>
        <w:t xml:space="preserve"> שנינו</w:t>
      </w:r>
      <w:r>
        <w:rPr>
          <w:rFonts w:hint="cs"/>
          <w:rtl/>
        </w:rPr>
        <w:t xml:space="preserve"> -</w:t>
      </w:r>
      <w:r w:rsidRPr="00DB0BD7">
        <w:rPr>
          <w:rtl/>
        </w:rPr>
        <w:t xml:space="preserve"> </w:t>
      </w:r>
      <w:r w:rsidRPr="00B1646F">
        <w:rPr>
          <w:rFonts w:hint="cs"/>
          <w:rtl/>
        </w:rPr>
        <w:t>ו</w:t>
      </w:r>
      <w:r w:rsidRPr="00B1646F">
        <w:rPr>
          <w:rtl/>
        </w:rPr>
        <w:t>לא</w:t>
      </w:r>
      <w:r w:rsidRPr="006F178A">
        <w:rPr>
          <w:rtl/>
        </w:rPr>
        <w:t xml:space="preserve"> </w:t>
      </w:r>
      <w:r>
        <w:rPr>
          <w:rFonts w:hint="cs"/>
          <w:rtl/>
        </w:rPr>
        <w:t>ידעו</w:t>
      </w:r>
      <w:r w:rsidRPr="006F178A">
        <w:rPr>
          <w:rtl/>
        </w:rPr>
        <w:t xml:space="preserve"> כי מר</w:t>
      </w:r>
      <w:r>
        <w:rPr>
          <w:rtl/>
        </w:rPr>
        <w:t xml:space="preserve">דכי </w:t>
      </w:r>
      <w:r w:rsidRPr="006F178A">
        <w:rPr>
          <w:rtl/>
        </w:rPr>
        <w:t>יודע שבעים לשון</w:t>
      </w:r>
      <w:r>
        <w:rPr>
          <w:rFonts w:hint="cs"/>
          <w:rtl/>
        </w:rPr>
        <w:t xml:space="preserve"> -</w:t>
      </w:r>
      <w:r>
        <w:rPr>
          <w:rFonts w:cs="Guttman Vilna" w:hint="cs"/>
          <w:b/>
          <w:bCs/>
          <w:rtl/>
        </w:rPr>
        <w:t xml:space="preserve"> </w:t>
      </w:r>
    </w:p>
    <w:p w14:paraId="784039E4" w14:textId="77777777" w:rsidR="002A125E" w:rsidRPr="006F178A" w:rsidRDefault="002A125E" w:rsidP="00FC220A">
      <w:pPr>
        <w:rPr>
          <w:rFonts w:cs="Guttman Vilna"/>
          <w:b/>
          <w:bCs/>
          <w:rtl/>
        </w:rPr>
      </w:pPr>
      <w:r w:rsidRPr="006F178A">
        <w:rPr>
          <w:rtl/>
        </w:rPr>
        <w:t>ו</w:t>
      </w:r>
      <w:r>
        <w:rPr>
          <w:rFonts w:hint="cs"/>
          <w:rtl/>
        </w:rPr>
        <w:t>זהו</w:t>
      </w:r>
      <w:r w:rsidRPr="006F178A">
        <w:rPr>
          <w:rtl/>
        </w:rPr>
        <w:t xml:space="preserve"> </w:t>
      </w:r>
      <w:r w:rsidRPr="002C641B">
        <w:rPr>
          <w:rStyle w:val="a4"/>
          <w:rtl/>
        </w:rPr>
        <w:t xml:space="preserve">'ויבקש הדבר </w:t>
      </w:r>
      <w:r w:rsidRPr="00DB0BD7">
        <w:rPr>
          <w:rStyle w:val="a4"/>
          <w:b/>
          <w:bCs/>
          <w:rtl/>
        </w:rPr>
        <w:t>וימצא'</w:t>
      </w:r>
      <w:r w:rsidRPr="002C641B">
        <w:rPr>
          <w:rStyle w:val="a4"/>
          <w:rtl/>
        </w:rPr>
        <w:t xml:space="preserve"> </w:t>
      </w:r>
      <w:r w:rsidRPr="006F178A">
        <w:rPr>
          <w:rtl/>
        </w:rPr>
        <w:t xml:space="preserve"> שלא נמצא במשמרת</w:t>
      </w:r>
      <w:r>
        <w:rPr>
          <w:rFonts w:hint="cs"/>
          <w:rtl/>
        </w:rPr>
        <w:t>ו</w:t>
      </w:r>
      <w:r w:rsidRPr="006F178A">
        <w:rPr>
          <w:rtl/>
        </w:rPr>
        <w:t>.</w:t>
      </w:r>
    </w:p>
    <w:p w14:paraId="66209BBD" w14:textId="650A0E59" w:rsidR="0094084F" w:rsidRDefault="0094084F" w:rsidP="00FC220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7426295" w14:textId="5CDB5A35" w:rsidR="002A125E" w:rsidRPr="00F87DC2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אחר הדברים האלה'</w:t>
      </w:r>
      <w:r>
        <w:rPr>
          <w:rFonts w:hint="cs"/>
          <w:rtl/>
        </w:rPr>
        <w:t xml:space="preserve"> </w:t>
      </w:r>
      <w:r w:rsidRPr="006F178A">
        <w:rPr>
          <w:rtl/>
        </w:rPr>
        <w:t>שברא הקב"ה רפואה למכה.</w:t>
      </w:r>
    </w:p>
    <w:p w14:paraId="19272D4A" w14:textId="0D16B373" w:rsidR="0094084F" w:rsidRDefault="0094084F" w:rsidP="00FC220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24FB6CFE" w14:textId="363E9000" w:rsidR="002E6EDC" w:rsidRDefault="002A125E" w:rsidP="002A125E">
      <w:pPr>
        <w:rPr>
          <w:rStyle w:val="afff7"/>
          <w:rtl/>
        </w:rPr>
      </w:pPr>
      <w:r>
        <w:rPr>
          <w:rStyle w:val="a4"/>
          <w:rFonts w:hint="cs"/>
          <w:rtl/>
        </w:rPr>
        <w:t>'</w:t>
      </w:r>
      <w:r w:rsidRPr="00B32C29">
        <w:rPr>
          <w:rStyle w:val="a4"/>
          <w:rtl/>
        </w:rPr>
        <w:t xml:space="preserve">ויבז בעיניו לשלח יד </w:t>
      </w:r>
      <w:r w:rsidRPr="00DB0BD7">
        <w:rPr>
          <w:rStyle w:val="a4"/>
          <w:b/>
          <w:bCs/>
          <w:rtl/>
        </w:rPr>
        <w:t>במרדכי לבדו</w:t>
      </w:r>
      <w:r>
        <w:rPr>
          <w:rStyle w:val="a4"/>
          <w:rFonts w:hint="cs"/>
          <w:rtl/>
        </w:rPr>
        <w:t>..'</w:t>
      </w:r>
      <w:r w:rsidRPr="006F178A">
        <w:rPr>
          <w:rtl/>
        </w:rPr>
        <w:t xml:space="preserve"> </w:t>
      </w:r>
    </w:p>
    <w:p w14:paraId="28CCD947" w14:textId="576A52E8" w:rsidR="002A125E" w:rsidRPr="006F178A" w:rsidRDefault="002A125E" w:rsidP="00D73D79">
      <w:pPr>
        <w:rPr>
          <w:rFonts w:cs="Guttman Vilna"/>
          <w:b/>
          <w:bCs/>
          <w:rtl/>
        </w:rPr>
      </w:pPr>
      <w:r w:rsidRPr="00DB0BD7">
        <w:rPr>
          <w:rStyle w:val="afff7"/>
          <w:rtl/>
        </w:rPr>
        <w:t>בתחילה מרדכי ו</w:t>
      </w:r>
      <w:r w:rsidRPr="00DB0BD7">
        <w:rPr>
          <w:rStyle w:val="afff7"/>
          <w:rFonts w:hint="eastAsia"/>
          <w:rtl/>
        </w:rPr>
        <w:t>אח</w:t>
      </w:r>
      <w:r w:rsidRPr="00DB0BD7">
        <w:rPr>
          <w:rStyle w:val="afff7"/>
          <w:rtl/>
        </w:rPr>
        <w:t>"כ</w:t>
      </w:r>
      <w:r w:rsidRPr="006F178A">
        <w:rPr>
          <w:rtl/>
        </w:rPr>
        <w:t xml:space="preserve"> </w:t>
      </w:r>
      <w:r w:rsidRPr="00DB0BD7">
        <w:rPr>
          <w:rStyle w:val="a4"/>
          <w:b/>
          <w:bCs/>
          <w:rtl/>
        </w:rPr>
        <w:t>'עם מרדכי</w:t>
      </w:r>
      <w:r w:rsidRPr="00F05A14">
        <w:rPr>
          <w:rFonts w:cs="PFT_Frank"/>
          <w:b/>
          <w:bCs/>
          <w:szCs w:val="14"/>
          <w:rtl/>
        </w:rPr>
        <w:t>'</w:t>
      </w:r>
      <w:r w:rsidRPr="006F178A">
        <w:rPr>
          <w:rtl/>
        </w:rPr>
        <w:t xml:space="preserve"> </w:t>
      </w:r>
      <w:r w:rsidRPr="00411327">
        <w:rPr>
          <w:rStyle w:val="afff"/>
          <w:b/>
          <w:rtl/>
        </w:rPr>
        <w:t xml:space="preserve">רבנן, </w:t>
      </w:r>
      <w:r w:rsidRPr="00DB0BD7">
        <w:rPr>
          <w:rStyle w:val="afff7"/>
          <w:rtl/>
        </w:rPr>
        <w:t>ולבסוף</w:t>
      </w:r>
      <w:r w:rsidRPr="006F178A">
        <w:rPr>
          <w:rtl/>
        </w:rPr>
        <w:t xml:space="preserve"> </w:t>
      </w:r>
      <w:r w:rsidRPr="00DB0BD7">
        <w:rPr>
          <w:rStyle w:val="a4"/>
          <w:b/>
          <w:bCs/>
          <w:rtl/>
        </w:rPr>
        <w:t>'כל היהודים'</w:t>
      </w:r>
      <w:r w:rsidRPr="006F178A">
        <w:rPr>
          <w:rtl/>
        </w:rPr>
        <w:t>.</w:t>
      </w:r>
    </w:p>
    <w:p w14:paraId="6A69AB32" w14:textId="7BE5B33B" w:rsidR="0094084F" w:rsidRDefault="0094084F" w:rsidP="00D73D79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8253632" w14:textId="148C6E21" w:rsidR="002E6EDC" w:rsidRPr="00411327" w:rsidRDefault="002A125E" w:rsidP="002A125E">
      <w:pPr>
        <w:rPr>
          <w:rStyle w:val="afff"/>
          <w:b/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הפיל פור הוא הגורל</w:t>
      </w:r>
      <w:r w:rsidRPr="00A824E4">
        <w:rPr>
          <w:rStyle w:val="a4"/>
          <w:rFonts w:hint="cs"/>
          <w:rtl/>
        </w:rPr>
        <w:t>'</w:t>
      </w:r>
      <w:r w:rsidRPr="00411327">
        <w:rPr>
          <w:rStyle w:val="afff"/>
          <w:b/>
          <w:rtl/>
        </w:rPr>
        <w:t xml:space="preserve"> </w:t>
      </w:r>
    </w:p>
    <w:p w14:paraId="55B848E4" w14:textId="556D9620" w:rsidR="002A125E" w:rsidRPr="006F178A" w:rsidRDefault="002A125E" w:rsidP="00D73D79">
      <w:pPr>
        <w:rPr>
          <w:rtl/>
        </w:rPr>
      </w:pPr>
      <w:r>
        <w:rPr>
          <w:rFonts w:hint="cs"/>
          <w:rtl/>
        </w:rPr>
        <w:t>שמח</w:t>
      </w:r>
      <w:r w:rsidRPr="006F178A">
        <w:rPr>
          <w:rtl/>
        </w:rPr>
        <w:t xml:space="preserve"> שנפל בחדש אדר </w:t>
      </w:r>
      <w:r w:rsidRPr="00F05A14">
        <w:rPr>
          <w:rFonts w:cs="PFT_Frank"/>
          <w:b/>
          <w:bCs/>
          <w:szCs w:val="14"/>
          <w:rtl/>
        </w:rPr>
        <w:t>שמת</w:t>
      </w:r>
      <w:r w:rsidRPr="006F178A">
        <w:rPr>
          <w:rtl/>
        </w:rPr>
        <w:t xml:space="preserve"> בו משה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ולא </w:t>
      </w:r>
      <w:r>
        <w:rPr>
          <w:rtl/>
        </w:rPr>
        <w:t>י</w:t>
      </w:r>
      <w:r w:rsidRPr="006F178A">
        <w:rPr>
          <w:rtl/>
        </w:rPr>
        <w:t xml:space="preserve">דע </w:t>
      </w:r>
      <w:r>
        <w:rPr>
          <w:rFonts w:hint="cs"/>
          <w:rtl/>
        </w:rPr>
        <w:t>שגם</w:t>
      </w:r>
      <w:r w:rsidRPr="006F178A">
        <w:rPr>
          <w:rtl/>
        </w:rPr>
        <w:t xml:space="preserve"> </w:t>
      </w:r>
      <w:r w:rsidRPr="00D65D31">
        <w:rPr>
          <w:rFonts w:cs="PFT_Frank"/>
          <w:b/>
          <w:bCs/>
          <w:sz w:val="14"/>
          <w:szCs w:val="14"/>
          <w:rtl/>
        </w:rPr>
        <w:t>נולד</w:t>
      </w:r>
      <w:r w:rsidRPr="006F178A">
        <w:rPr>
          <w:rtl/>
        </w:rPr>
        <w:t>.</w:t>
      </w:r>
    </w:p>
    <w:p w14:paraId="406CA736" w14:textId="1917699F" w:rsidR="0094084F" w:rsidRDefault="0094084F" w:rsidP="00D73D79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3CB8DBB" w14:textId="57610794" w:rsidR="00361519" w:rsidRPr="00470443" w:rsidRDefault="002A125E" w:rsidP="002E6EDC">
      <w:pPr>
        <w:rPr>
          <w:rStyle w:val="a4"/>
          <w:spacing w:val="-4"/>
          <w:rtl/>
        </w:rPr>
      </w:pPr>
      <w:r w:rsidRPr="00DB0BD7">
        <w:rPr>
          <w:rStyle w:val="a4"/>
          <w:b/>
          <w:bCs/>
          <w:rtl/>
        </w:rPr>
        <w:t>'ישנו</w:t>
      </w:r>
      <w:r w:rsidRPr="00A824E4">
        <w:rPr>
          <w:rStyle w:val="a4"/>
          <w:rtl/>
        </w:rPr>
        <w:t xml:space="preserve"> עם אחד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כשא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ל</w:t>
      </w:r>
      <w:r w:rsidR="00361519">
        <w:rPr>
          <w:rStyle w:val="afff"/>
          <w:rFonts w:hint="cs"/>
          <w:b/>
          <w:rtl/>
        </w:rPr>
        <w:t>: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Pr="006F178A">
        <w:rPr>
          <w:rFonts w:hint="cs"/>
          <w:rtl/>
        </w:rPr>
        <w:t xml:space="preserve">מפחד מאלוקיו </w:t>
      </w:r>
      <w:r w:rsidRPr="00411327">
        <w:rPr>
          <w:rStyle w:val="afff"/>
          <w:rFonts w:hint="cs"/>
          <w:b/>
          <w:rtl/>
        </w:rPr>
        <w:t>א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ל</w:t>
      </w:r>
      <w:r w:rsidR="00361519">
        <w:rPr>
          <w:rStyle w:val="afff"/>
          <w:rFonts w:hint="cs"/>
          <w:b/>
          <w:rtl/>
        </w:rPr>
        <w:t>:</w:t>
      </w:r>
      <w:r w:rsidRPr="006F178A">
        <w:rPr>
          <w:rFonts w:hint="cs"/>
          <w:rtl/>
        </w:rPr>
        <w:t xml:space="preserve"> כבר </w:t>
      </w:r>
      <w:r w:rsidRPr="00F05A14">
        <w:rPr>
          <w:rFonts w:cs="PFT_Frank"/>
          <w:b/>
          <w:bCs/>
          <w:szCs w:val="14"/>
          <w:rtl/>
        </w:rPr>
        <w:t>ישנו</w:t>
      </w:r>
      <w:r w:rsidRPr="006F178A">
        <w:rPr>
          <w:rtl/>
        </w:rPr>
        <w:t xml:space="preserve"> </w:t>
      </w:r>
      <w:r>
        <w:rPr>
          <w:rFonts w:hint="cs"/>
          <w:rtl/>
        </w:rPr>
        <w:t>מ</w:t>
      </w:r>
      <w:r w:rsidRPr="006F178A">
        <w:rPr>
          <w:rtl/>
        </w:rPr>
        <w:t>המצות.</w:t>
      </w:r>
      <w:r>
        <w:rPr>
          <w:rFonts w:hint="cs"/>
          <w:rtl/>
        </w:rPr>
        <w:t xml:space="preserve"> </w:t>
      </w:r>
      <w:r w:rsidRPr="00361519">
        <w:rPr>
          <w:rStyle w:val="afff"/>
          <w:rFonts w:hint="eastAsia"/>
          <w:rtl/>
        </w:rPr>
        <w:t>וכשחשש</w:t>
      </w:r>
      <w:r w:rsidRPr="00361519">
        <w:rPr>
          <w:rStyle w:val="afff"/>
          <w:rFonts w:hint="cs"/>
          <w:rtl/>
        </w:rPr>
        <w:t xml:space="preserve"> מרבנן א</w:t>
      </w:r>
      <w:r w:rsidRPr="00361519">
        <w:rPr>
          <w:rStyle w:val="afff"/>
          <w:rtl/>
        </w:rPr>
        <w:t>"</w:t>
      </w:r>
      <w:r w:rsidRPr="00361519">
        <w:rPr>
          <w:rStyle w:val="afff"/>
          <w:rFonts w:hint="cs"/>
          <w:rtl/>
        </w:rPr>
        <w:t xml:space="preserve">ל </w:t>
      </w:r>
      <w:r w:rsidRPr="00DB0BD7">
        <w:rPr>
          <w:rStyle w:val="a4"/>
          <w:rtl/>
        </w:rPr>
        <w:t>'עם אחד'</w:t>
      </w:r>
      <w:r>
        <w:rPr>
          <w:rFonts w:hint="cs"/>
          <w:rtl/>
        </w:rPr>
        <w:t xml:space="preserve"> הם </w:t>
      </w:r>
      <w:r w:rsidRPr="004245B4">
        <w:rPr>
          <w:rStyle w:val="a4"/>
          <w:rFonts w:hint="cs"/>
          <w:rtl/>
        </w:rPr>
        <w:t>'</w:t>
      </w:r>
      <w:r w:rsidRPr="004245B4">
        <w:rPr>
          <w:rStyle w:val="a4"/>
          <w:rtl/>
        </w:rPr>
        <w:t>מפו</w:t>
      </w:r>
      <w:r w:rsidRPr="00DB0BD7">
        <w:rPr>
          <w:rStyle w:val="a4"/>
          <w:rFonts w:hint="eastAsia"/>
          <w:rtl/>
        </w:rPr>
        <w:t>זר</w:t>
      </w:r>
      <w:r>
        <w:rPr>
          <w:rStyle w:val="a4"/>
          <w:rFonts w:hint="cs"/>
          <w:rtl/>
        </w:rPr>
        <w:t>..בין העמים'</w:t>
      </w:r>
      <w:r w:rsidRPr="00DB0BD7">
        <w:rPr>
          <w:rStyle w:val="a4"/>
          <w:rtl/>
        </w:rPr>
        <w:t xml:space="preserve"> </w:t>
      </w:r>
      <w:r w:rsidRPr="00470443">
        <w:rPr>
          <w:rStyle w:val="afff7"/>
          <w:rFonts w:hint="eastAsia"/>
          <w:spacing w:val="-4"/>
          <w:rtl/>
        </w:rPr>
        <w:t>שלא</w:t>
      </w:r>
      <w:r w:rsidRPr="00470443">
        <w:rPr>
          <w:rStyle w:val="afff7"/>
          <w:spacing w:val="-4"/>
          <w:rtl/>
        </w:rPr>
        <w:t xml:space="preserve"> </w:t>
      </w:r>
      <w:r w:rsidRPr="00470443">
        <w:rPr>
          <w:rStyle w:val="afff7"/>
          <w:rFonts w:hint="eastAsia"/>
          <w:spacing w:val="-4"/>
          <w:rtl/>
        </w:rPr>
        <w:t>קרחה</w:t>
      </w:r>
      <w:r w:rsidRPr="00470443">
        <w:rPr>
          <w:rStyle w:val="afff7"/>
          <w:spacing w:val="-4"/>
          <w:rtl/>
        </w:rPr>
        <w:t xml:space="preserve"> במלכותך</w:t>
      </w:r>
      <w:r w:rsidRPr="00470443" w:rsidDel="004245B4">
        <w:rPr>
          <w:rStyle w:val="a4"/>
          <w:spacing w:val="-4"/>
          <w:rtl/>
        </w:rPr>
        <w:t xml:space="preserve"> </w:t>
      </w:r>
    </w:p>
    <w:p w14:paraId="19D13357" w14:textId="298B65C2" w:rsidR="002A125E" w:rsidRPr="00DB0BD7" w:rsidRDefault="002A125E" w:rsidP="002E6EDC">
      <w:pPr>
        <w:rPr>
          <w:rStyle w:val="afff7"/>
          <w:rtl/>
        </w:rPr>
      </w:pPr>
      <w:r>
        <w:rPr>
          <w:rStyle w:val="a4"/>
          <w:rFonts w:hint="cs"/>
          <w:rtl/>
        </w:rPr>
        <w:t>'</w:t>
      </w:r>
      <w:r w:rsidRPr="00DB0BD7">
        <w:rPr>
          <w:rStyle w:val="a4"/>
          <w:rFonts w:hint="eastAsia"/>
          <w:rtl/>
        </w:rPr>
        <w:t>ומפורד</w:t>
      </w:r>
      <w:r>
        <w:rPr>
          <w:rStyle w:val="a4"/>
          <w:rFonts w:hint="cs"/>
          <w:rtl/>
        </w:rPr>
        <w:t>'</w:t>
      </w:r>
      <w:r w:rsidRPr="004245B4">
        <w:rPr>
          <w:rtl/>
        </w:rPr>
        <w:t xml:space="preserve"> </w:t>
      </w:r>
      <w:r w:rsidRPr="00DB0BD7">
        <w:rPr>
          <w:rStyle w:val="afff7"/>
          <w:rtl/>
        </w:rPr>
        <w:t xml:space="preserve">כפרידה </w:t>
      </w:r>
      <w:r>
        <w:rPr>
          <w:rStyle w:val="afff7"/>
          <w:rFonts w:hint="cs"/>
          <w:rtl/>
        </w:rPr>
        <w:t>בלי</w:t>
      </w:r>
      <w:r w:rsidRPr="00DB0BD7">
        <w:rPr>
          <w:rStyle w:val="afff7"/>
          <w:rtl/>
        </w:rPr>
        <w:t xml:space="preserve"> פירות</w:t>
      </w:r>
      <w:r w:rsidR="002E6EDC"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Fonts w:hint="cs"/>
          <w:rtl/>
        </w:rPr>
        <w:t>'</w:t>
      </w:r>
      <w:r w:rsidRPr="00B32C29">
        <w:rPr>
          <w:rStyle w:val="a4"/>
          <w:rtl/>
        </w:rPr>
        <w:t>בכל מדינות מלכותך</w:t>
      </w:r>
      <w:r>
        <w:rPr>
          <w:rStyle w:val="a4"/>
          <w:rFonts w:hint="cs"/>
          <w:rtl/>
        </w:rPr>
        <w:t>'</w:t>
      </w:r>
      <w:r>
        <w:rPr>
          <w:rFonts w:hint="cs"/>
          <w:rtl/>
        </w:rPr>
        <w:t xml:space="preserve"> </w:t>
      </w:r>
      <w:r w:rsidRPr="00DB0BD7">
        <w:rPr>
          <w:rStyle w:val="afff7"/>
          <w:rFonts w:hint="eastAsia"/>
          <w:rtl/>
        </w:rPr>
        <w:t>אין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מדינה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מהם</w:t>
      </w:r>
      <w:r>
        <w:rPr>
          <w:rFonts w:hint="cs"/>
          <w:rtl/>
        </w:rPr>
        <w:t xml:space="preserve">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ודתיהם שנות מכל עם</w:t>
      </w:r>
      <w:r w:rsidRPr="00A824E4"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 w:rsidRPr="00DB0BD7">
        <w:rPr>
          <w:rStyle w:val="afff7"/>
          <w:rtl/>
        </w:rPr>
        <w:t>לא א</w:t>
      </w:r>
      <w:r w:rsidRPr="00DB0BD7">
        <w:rPr>
          <w:rStyle w:val="afff7"/>
          <w:rFonts w:hint="eastAsia"/>
          <w:rtl/>
        </w:rPr>
        <w:t>וכלים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ומתחתנים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איתנו</w:t>
      </w:r>
      <w:r w:rsidRPr="00A824E4">
        <w:rPr>
          <w:rStyle w:val="a4"/>
          <w:rFonts w:hint="cs"/>
          <w:rtl/>
        </w:rPr>
        <w:t xml:space="preserve"> '</w:t>
      </w:r>
      <w:r w:rsidRPr="00A824E4">
        <w:rPr>
          <w:rStyle w:val="a4"/>
          <w:rtl/>
        </w:rPr>
        <w:t>ואת דתי המלך אינם עשים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 w:rsidRPr="00DB0BD7">
        <w:rPr>
          <w:rStyle w:val="afff7"/>
          <w:rtl/>
        </w:rPr>
        <w:t>שה"י פה"י</w:t>
      </w:r>
      <w:r>
        <w:rPr>
          <w:rFonts w:hint="cs"/>
          <w:rtl/>
        </w:rPr>
        <w:t xml:space="preserve">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ולמלך אין שוה להניחם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 w:rsidRPr="00DB0BD7">
        <w:rPr>
          <w:rStyle w:val="afff7"/>
          <w:rtl/>
        </w:rPr>
        <w:t>מבז</w:t>
      </w:r>
      <w:r w:rsidRPr="00DB0BD7">
        <w:rPr>
          <w:rStyle w:val="afff7"/>
          <w:rFonts w:hint="eastAsia"/>
          <w:rtl/>
        </w:rPr>
        <w:t>ים</w:t>
      </w:r>
      <w:r w:rsidRPr="00DB0BD7">
        <w:rPr>
          <w:rStyle w:val="afff7"/>
          <w:rtl/>
        </w:rPr>
        <w:t xml:space="preserve"> למלכות</w:t>
      </w:r>
      <w:r>
        <w:rPr>
          <w:rStyle w:val="afff7"/>
          <w:rFonts w:hint="cs"/>
          <w:rtl/>
        </w:rPr>
        <w:t xml:space="preserve"> ואם </w:t>
      </w:r>
      <w:r w:rsidRPr="00DB0BD7">
        <w:rPr>
          <w:rStyle w:val="afff7"/>
          <w:rtl/>
        </w:rPr>
        <w:t xml:space="preserve"> </w:t>
      </w:r>
      <w:r>
        <w:rPr>
          <w:rStyle w:val="afff7"/>
          <w:rFonts w:hint="cs"/>
          <w:rtl/>
        </w:rPr>
        <w:t>ה</w:t>
      </w:r>
      <w:r w:rsidRPr="00DB0BD7">
        <w:rPr>
          <w:rStyle w:val="afff7"/>
          <w:rtl/>
        </w:rPr>
        <w:t>מלך נוגע בכוס אחד מה</w:t>
      </w:r>
      <w:r w:rsidRPr="00DB0BD7">
        <w:rPr>
          <w:rStyle w:val="afff7"/>
          <w:rFonts w:hint="eastAsia"/>
          <w:rtl/>
        </w:rPr>
        <w:t>ם</w:t>
      </w:r>
      <w:r w:rsidRPr="00DB0BD7">
        <w:rPr>
          <w:rStyle w:val="afff7"/>
          <w:rtl/>
        </w:rPr>
        <w:t xml:space="preserve"> אינו שותהו.</w:t>
      </w:r>
    </w:p>
    <w:p w14:paraId="2F9BB6CA" w14:textId="36820F60" w:rsidR="0094084F" w:rsidRDefault="0094084F" w:rsidP="00470443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0A1AAE68" w14:textId="0F905864" w:rsidR="002A125E" w:rsidRDefault="002A125E" w:rsidP="002A125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יכתב לאבדם ועשרת אלפים ככר כסף</w:t>
      </w:r>
      <w:r>
        <w:rPr>
          <w:rStyle w:val="a4"/>
          <w:rFonts w:hint="cs"/>
          <w:rtl/>
        </w:rPr>
        <w:t xml:space="preserve"> אשקול'</w:t>
      </w:r>
    </w:p>
    <w:p w14:paraId="3CA194FD" w14:textId="77777777" w:rsidR="002A125E" w:rsidRPr="006F178A" w:rsidRDefault="002A125E" w:rsidP="002E6EDC">
      <w:pPr>
        <w:rPr>
          <w:rtl/>
        </w:rPr>
      </w:pPr>
      <w:r w:rsidRPr="00411327">
        <w:rPr>
          <w:rStyle w:val="afff"/>
          <w:rFonts w:hint="cs"/>
          <w:b/>
          <w:rtl/>
        </w:rPr>
        <w:t>כיון</w:t>
      </w:r>
      <w:r w:rsidRPr="006F178A">
        <w:rPr>
          <w:rtl/>
        </w:rPr>
        <w:t xml:space="preserve"> שעתיד המן לשקול שקלים על ישראל, הקדים שקלי</w:t>
      </w:r>
      <w:r>
        <w:rPr>
          <w:rFonts w:hint="cs"/>
          <w:rtl/>
        </w:rPr>
        <w:t>הם -</w:t>
      </w:r>
    </w:p>
    <w:p w14:paraId="1DDD7325" w14:textId="77777777" w:rsidR="002A125E" w:rsidRPr="006F178A" w:rsidRDefault="002A125E" w:rsidP="002E6EDC">
      <w:pPr>
        <w:rPr>
          <w:rtl/>
        </w:rPr>
      </w:pPr>
      <w:r w:rsidRPr="00411327">
        <w:rPr>
          <w:rStyle w:val="afff"/>
          <w:b/>
          <w:rtl/>
        </w:rPr>
        <w:t>דתנן:</w:t>
      </w:r>
      <w:r w:rsidRPr="006F178A">
        <w:rPr>
          <w:rtl/>
        </w:rPr>
        <w:t xml:space="preserve"> באחד באדר משמיעין על השקלים</w:t>
      </w:r>
      <w:r>
        <w:rPr>
          <w:rFonts w:hint="cs"/>
          <w:rtl/>
        </w:rPr>
        <w:t>.</w:t>
      </w:r>
    </w:p>
    <w:p w14:paraId="539725FC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יד.</w:t>
      </w:r>
    </w:p>
    <w:p w14:paraId="7D5471AD" w14:textId="00D834A6" w:rsidR="0094084F" w:rsidRDefault="0094084F" w:rsidP="00A71498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89922B0" w14:textId="69B91B2D" w:rsidR="002A125E" w:rsidRDefault="002A125E" w:rsidP="002A125E">
      <w:pPr>
        <w:rPr>
          <w:rtl/>
        </w:rPr>
      </w:pPr>
      <w:r w:rsidRPr="00A71498">
        <w:rPr>
          <w:rStyle w:val="a4"/>
          <w:rFonts w:hint="cs"/>
          <w:rtl/>
        </w:rPr>
        <w:t>'</w:t>
      </w:r>
      <w:r w:rsidRPr="00A71498">
        <w:rPr>
          <w:rStyle w:val="a4"/>
          <w:rtl/>
        </w:rPr>
        <w:t>ויאמר המלך להמן הכסף</w:t>
      </w:r>
      <w:r w:rsidRPr="009E71A3">
        <w:rPr>
          <w:rStyle w:val="a4"/>
          <w:rtl/>
        </w:rPr>
        <w:t xml:space="preserve"> </w:t>
      </w:r>
      <w:r w:rsidRPr="00DB0BD7">
        <w:rPr>
          <w:rStyle w:val="a4"/>
          <w:b/>
          <w:bCs/>
          <w:rtl/>
        </w:rPr>
        <w:t>נתון לך</w:t>
      </w:r>
      <w:r w:rsidRPr="009E71A3">
        <w:rPr>
          <w:rStyle w:val="a4"/>
          <w:rtl/>
        </w:rPr>
        <w:t xml:space="preserve"> והעם </w:t>
      </w:r>
      <w:r w:rsidRPr="00DB0BD7">
        <w:rPr>
          <w:rStyle w:val="a4"/>
          <w:b/>
          <w:bCs/>
          <w:rtl/>
        </w:rPr>
        <w:t>לעשות בו כטוב בעיניך</w:t>
      </w:r>
      <w:r w:rsidRPr="00F05A14">
        <w:rPr>
          <w:rFonts w:cs="PFT_Frank"/>
          <w:b/>
          <w:bCs/>
          <w:szCs w:val="14"/>
          <w:rtl/>
        </w:rPr>
        <w:t>'</w:t>
      </w:r>
    </w:p>
    <w:p w14:paraId="55D4BA97" w14:textId="77777777" w:rsidR="002A125E" w:rsidRPr="009E3565" w:rsidRDefault="002A125E" w:rsidP="002E6EDC">
      <w:pPr>
        <w:rPr>
          <w:rtl/>
        </w:rPr>
      </w:pPr>
      <w:r w:rsidRPr="00A22F74">
        <w:rPr>
          <w:rtl/>
        </w:rPr>
        <w:t>משל לא</w:t>
      </w:r>
      <w:r w:rsidRPr="00A22F74">
        <w:rPr>
          <w:rFonts w:hint="cs"/>
          <w:rtl/>
        </w:rPr>
        <w:t>'</w:t>
      </w:r>
      <w:r w:rsidRPr="00A22F74">
        <w:rPr>
          <w:rtl/>
        </w:rPr>
        <w:t xml:space="preserve"> </w:t>
      </w:r>
      <w:r>
        <w:rPr>
          <w:rFonts w:hint="cs"/>
          <w:rtl/>
        </w:rPr>
        <w:t>ש</w:t>
      </w:r>
      <w:r w:rsidRPr="00A22F74">
        <w:rPr>
          <w:rtl/>
        </w:rPr>
        <w:t xml:space="preserve">היה </w:t>
      </w:r>
      <w:r w:rsidRPr="002E6EDC">
        <w:rPr>
          <w:rFonts w:cs="PFT_Frank"/>
          <w:b/>
          <w:bCs/>
          <w:sz w:val="14"/>
          <w:szCs w:val="14"/>
          <w:rtl/>
        </w:rPr>
        <w:t>תל</w:t>
      </w:r>
      <w:r w:rsidRPr="00A22F74">
        <w:rPr>
          <w:rtl/>
        </w:rPr>
        <w:t xml:space="preserve"> </w:t>
      </w:r>
      <w:r>
        <w:rPr>
          <w:rFonts w:hint="cs"/>
          <w:rtl/>
        </w:rPr>
        <w:t>ב</w:t>
      </w:r>
      <w:r w:rsidRPr="00A22F74">
        <w:rPr>
          <w:rtl/>
        </w:rPr>
        <w:t>שדהו, ולא</w:t>
      </w:r>
      <w:r w:rsidRPr="00A22F74">
        <w:rPr>
          <w:rFonts w:hint="cs"/>
          <w:rtl/>
        </w:rPr>
        <w:t>'</w:t>
      </w:r>
      <w:r>
        <w:rPr>
          <w:rtl/>
        </w:rPr>
        <w:t xml:space="preserve"> </w:t>
      </w:r>
      <w:r w:rsidRPr="002E6EDC">
        <w:rPr>
          <w:rFonts w:cs="PFT_Frank"/>
          <w:b/>
          <w:bCs/>
          <w:sz w:val="14"/>
          <w:szCs w:val="14"/>
          <w:rtl/>
        </w:rPr>
        <w:t>חריץ</w:t>
      </w:r>
      <w:r w:rsidRPr="002E6EDC">
        <w:rPr>
          <w:sz w:val="14"/>
          <w:szCs w:val="14"/>
          <w:rtl/>
        </w:rPr>
        <w:t>,</w:t>
      </w:r>
      <w:r>
        <w:rPr>
          <w:rFonts w:hint="cs"/>
          <w:rtl/>
        </w:rPr>
        <w:t xml:space="preserve"> </w:t>
      </w:r>
      <w:r w:rsidRPr="00411327">
        <w:rPr>
          <w:rStyle w:val="afff"/>
          <w:b/>
          <w:rtl/>
        </w:rPr>
        <w:t xml:space="preserve">א"ל </w:t>
      </w:r>
      <w:r w:rsidRPr="009E3565">
        <w:rPr>
          <w:rtl/>
        </w:rPr>
        <w:t xml:space="preserve">בעל חריץ לבעל התל: מכור לי תילך! - </w:t>
      </w:r>
      <w:r w:rsidRPr="00411327">
        <w:rPr>
          <w:rStyle w:val="afff"/>
          <w:b/>
          <w:rtl/>
        </w:rPr>
        <w:t xml:space="preserve">א"ל: </w:t>
      </w:r>
      <w:r w:rsidRPr="009E3565">
        <w:rPr>
          <w:rtl/>
        </w:rPr>
        <w:t>טול אותה בחנם, והלואי.</w:t>
      </w:r>
    </w:p>
    <w:p w14:paraId="6C98FD75" w14:textId="1F242CB4" w:rsidR="0094084F" w:rsidRDefault="0094084F" w:rsidP="00A71498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D0707F9" w14:textId="3BD4C511" w:rsidR="002A125E" w:rsidRDefault="002A125E" w:rsidP="00144B2A">
      <w:pPr>
        <w:rPr>
          <w:rtl/>
        </w:rPr>
      </w:pPr>
      <w:r>
        <w:rPr>
          <w:rFonts w:hint="cs"/>
          <w:rtl/>
        </w:rPr>
        <w:t>'</w:t>
      </w:r>
      <w:r w:rsidRPr="0042749E">
        <w:rPr>
          <w:rStyle w:val="a4"/>
          <w:rtl/>
        </w:rPr>
        <w:t>ויסר המלך את טבעתו</w:t>
      </w:r>
      <w:r>
        <w:rPr>
          <w:rStyle w:val="a4"/>
          <w:rFonts w:hint="cs"/>
          <w:rtl/>
        </w:rPr>
        <w:t>'</w:t>
      </w:r>
      <w:r w:rsidRPr="0042749E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גדולה הסרת טבעת</w:t>
      </w:r>
      <w:r w:rsidRPr="0042749E">
        <w:rPr>
          <w:rtl/>
        </w:rPr>
        <w:t xml:space="preserve"> </w:t>
      </w:r>
      <w:r w:rsidRPr="00DB0BD7">
        <w:rPr>
          <w:rStyle w:val="afff7"/>
          <w:rFonts w:hint="eastAsia"/>
          <w:rtl/>
        </w:rPr>
        <w:t>שהחזירתן</w:t>
      </w:r>
      <w:r w:rsidRPr="00DB0BD7">
        <w:rPr>
          <w:rStyle w:val="afff7"/>
          <w:rtl/>
        </w:rPr>
        <w:t xml:space="preserve"> למוטב</w:t>
      </w:r>
      <w:r>
        <w:rPr>
          <w:rFonts w:hint="cs"/>
          <w:rtl/>
        </w:rPr>
        <w:t xml:space="preserve"> </w:t>
      </w:r>
    </w:p>
    <w:p w14:paraId="71C9C27B" w14:textId="77777777" w:rsidR="002A125E" w:rsidRDefault="002A125E" w:rsidP="00A71498">
      <w:pPr>
        <w:spacing w:after="60"/>
        <w:rPr>
          <w:rStyle w:val="afff7"/>
          <w:rtl/>
        </w:rPr>
      </w:pPr>
      <w:r w:rsidRPr="00F05A14">
        <w:rPr>
          <w:rFonts w:cs="PFT_Frank"/>
          <w:b/>
          <w:bCs/>
          <w:szCs w:val="14"/>
          <w:rtl/>
        </w:rPr>
        <w:t>מארבעים ושמונה נביאים</w:t>
      </w:r>
      <w:r w:rsidRPr="00A22F74">
        <w:rPr>
          <w:rtl/>
        </w:rPr>
        <w:t xml:space="preserve"> ושבע נביאות</w:t>
      </w:r>
      <w:r>
        <w:rPr>
          <w:rStyle w:val="afff7"/>
          <w:rFonts w:hint="cs"/>
          <w:rtl/>
        </w:rPr>
        <w:t xml:space="preserve"> </w:t>
      </w:r>
      <w:r w:rsidRPr="00DB0BD7">
        <w:rPr>
          <w:rStyle w:val="afff7"/>
          <w:rFonts w:hint="eastAsia"/>
          <w:rtl/>
        </w:rPr>
        <w:t>ש</w:t>
      </w:r>
      <w:r w:rsidRPr="00DB0BD7">
        <w:rPr>
          <w:rStyle w:val="afff7"/>
          <w:rtl/>
        </w:rPr>
        <w:t>לא החזירום למוטב</w:t>
      </w:r>
    </w:p>
    <w:p w14:paraId="7B2C8141" w14:textId="090AB9B8" w:rsidR="00BB4A96" w:rsidRPr="00C66572" w:rsidRDefault="00BB4A96" w:rsidP="00BB4A96">
      <w:pPr>
        <w:pStyle w:val="af3"/>
        <w:rPr>
          <w:rtl/>
        </w:rPr>
      </w:pPr>
      <w:r w:rsidRPr="00C66572">
        <w:rPr>
          <w:rFonts w:hint="cs"/>
          <w:rtl/>
        </w:rPr>
        <w:t>***</w:t>
      </w:r>
      <w:r w:rsidR="00C66572" w:rsidRPr="00C66572">
        <w:rPr>
          <w:rFonts w:hint="cs"/>
          <w:rtl/>
        </w:rPr>
        <w:t>*</w:t>
      </w:r>
    </w:p>
    <w:p w14:paraId="5120EED9" w14:textId="6BC9CB44" w:rsidR="0094084F" w:rsidRDefault="002A125E" w:rsidP="003D5FFE">
      <w:pPr>
        <w:pStyle w:val="36"/>
        <w:framePr w:wrap="notBeside"/>
        <w:jc w:val="center"/>
        <w:rPr>
          <w:rtl/>
        </w:rPr>
      </w:pPr>
      <w:r w:rsidRPr="00A71498">
        <w:rPr>
          <w:rtl/>
        </w:rPr>
        <w:t>ת"ר</w:t>
      </w:r>
      <w:r w:rsidR="0094084F">
        <w:rPr>
          <w:rtl/>
        </w:rPr>
        <w:t>:</w:t>
      </w:r>
    </w:p>
    <w:p w14:paraId="2829CE74" w14:textId="5A14201D" w:rsidR="002A125E" w:rsidRPr="006F178A" w:rsidRDefault="002A125E" w:rsidP="00E7367D">
      <w:pPr>
        <w:pStyle w:val="afff4"/>
        <w:rPr>
          <w:rtl/>
        </w:rPr>
      </w:pPr>
      <w:r>
        <w:rPr>
          <w:rStyle w:val="afe"/>
          <w:rFonts w:hint="cs"/>
          <w:rtl/>
        </w:rPr>
        <w:t xml:space="preserve">מ''ח </w:t>
      </w:r>
      <w:r w:rsidRPr="006F178A">
        <w:rPr>
          <w:rStyle w:val="afe"/>
          <w:rtl/>
        </w:rPr>
        <w:t>נביאים ושבע נביאות נתנבאו לישראל,</w:t>
      </w:r>
      <w:r w:rsidRPr="006F178A">
        <w:rPr>
          <w:rtl/>
        </w:rPr>
        <w:t xml:space="preserve"> </w:t>
      </w:r>
    </w:p>
    <w:p w14:paraId="66E20983" w14:textId="0B15AC59" w:rsidR="002A125E" w:rsidRPr="006F178A" w:rsidRDefault="002A125E" w:rsidP="002A125E">
      <w:pPr>
        <w:rPr>
          <w:rtl/>
        </w:rPr>
      </w:pPr>
      <w:r w:rsidRPr="006F178A">
        <w:rPr>
          <w:rtl/>
        </w:rPr>
        <w:t xml:space="preserve">ולא פחתו </w:t>
      </w:r>
      <w:r>
        <w:rPr>
          <w:rFonts w:hint="cs"/>
          <w:rtl/>
        </w:rPr>
        <w:t>או</w:t>
      </w:r>
      <w:r w:rsidRPr="006F178A">
        <w:rPr>
          <w:rtl/>
        </w:rPr>
        <w:t xml:space="preserve"> הותירו על </w:t>
      </w:r>
      <w:r>
        <w:rPr>
          <w:rFonts w:hint="cs"/>
          <w:rtl/>
        </w:rPr>
        <w:t>ה</w:t>
      </w:r>
      <w:r w:rsidRPr="006F178A">
        <w:rPr>
          <w:rtl/>
        </w:rPr>
        <w:t>תורה</w:t>
      </w:r>
      <w:r>
        <w:rPr>
          <w:rFonts w:hint="cs"/>
          <w:rtl/>
        </w:rPr>
        <w:t xml:space="preserve"> אפי' אות</w:t>
      </w:r>
      <w:r w:rsidRPr="006F178A">
        <w:rPr>
          <w:rtl/>
        </w:rPr>
        <w:t xml:space="preserve">, </w:t>
      </w:r>
      <w:r w:rsidRPr="00F05A14">
        <w:rPr>
          <w:rFonts w:cs="PFT_Frank"/>
          <w:b/>
          <w:bCs/>
          <w:szCs w:val="14"/>
          <w:rtl/>
        </w:rPr>
        <w:t>חוץ</w:t>
      </w:r>
      <w:r w:rsidRPr="006F178A">
        <w:rPr>
          <w:rtl/>
        </w:rPr>
        <w:t xml:space="preserve"> ממקרא מגילה.</w:t>
      </w:r>
    </w:p>
    <w:p w14:paraId="63873F29" w14:textId="72AA0471" w:rsidR="0094084F" w:rsidRDefault="002A125E" w:rsidP="00170C98">
      <w:pPr>
        <w:pStyle w:val="36"/>
        <w:framePr w:wrap="notBeside"/>
        <w:rPr>
          <w:rtl/>
        </w:rPr>
      </w:pPr>
      <w:r w:rsidRPr="00170C98">
        <w:rPr>
          <w:rFonts w:hint="cs"/>
          <w:rtl/>
        </w:rPr>
        <w:t>דרש</w:t>
      </w:r>
      <w:r w:rsidR="00144B2A" w:rsidRPr="00170C98">
        <w:rPr>
          <w:rFonts w:hint="cs"/>
          <w:rtl/>
        </w:rPr>
        <w:t>ו</w:t>
      </w:r>
      <w:r w:rsidRPr="00170C98">
        <w:rPr>
          <w:rFonts w:hint="cs"/>
          <w:rtl/>
        </w:rPr>
        <w:t xml:space="preserve"> ק"ו</w:t>
      </w:r>
      <w:r w:rsidR="0094084F">
        <w:rPr>
          <w:rFonts w:hint="cs"/>
          <w:rtl/>
        </w:rPr>
        <w:t>:</w:t>
      </w:r>
    </w:p>
    <w:p w14:paraId="0893CA79" w14:textId="5A93649A" w:rsidR="002A125E" w:rsidRPr="00170C98" w:rsidRDefault="002A125E" w:rsidP="00144B2A">
      <w:pPr>
        <w:rPr>
          <w:spacing w:val="-2"/>
          <w:rtl/>
        </w:rPr>
      </w:pPr>
      <w:r w:rsidRPr="006F178A">
        <w:rPr>
          <w:rtl/>
        </w:rPr>
        <w:t xml:space="preserve">מעבדות לחירות </w:t>
      </w:r>
      <w:r>
        <w:rPr>
          <w:rFonts w:hint="cs"/>
          <w:rtl/>
        </w:rPr>
        <w:t>אמרו</w:t>
      </w:r>
      <w:r w:rsidRPr="006F178A">
        <w:rPr>
          <w:rtl/>
        </w:rPr>
        <w:t xml:space="preserve"> שירה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170C98">
        <w:rPr>
          <w:rFonts w:hint="cs"/>
          <w:rtl/>
        </w:rPr>
        <w:t>כ</w:t>
      </w:r>
      <w:r w:rsidRPr="00170C98">
        <w:rPr>
          <w:rtl/>
        </w:rPr>
        <w:t>"</w:t>
      </w:r>
      <w:r w:rsidRPr="00170C98">
        <w:rPr>
          <w:rFonts w:hint="cs"/>
          <w:rtl/>
        </w:rPr>
        <w:t>ש</w:t>
      </w:r>
      <w:r w:rsidRPr="00170C98">
        <w:rPr>
          <w:rtl/>
        </w:rPr>
        <w:t xml:space="preserve"> ממיתה לחיים.</w:t>
      </w:r>
      <w:r w:rsidR="00170C98" w:rsidRPr="00170C98">
        <w:rPr>
          <w:rFonts w:hint="cs"/>
          <w:spacing w:val="-2"/>
          <w:rtl/>
        </w:rPr>
        <w:t xml:space="preserve"> </w:t>
      </w:r>
      <w:r w:rsidR="00170C98" w:rsidRPr="003B4ECC">
        <w:rPr>
          <w:rFonts w:cs="PFT_Frank" w:hint="cs"/>
          <w:b/>
          <w:bCs/>
          <w:spacing w:val="-2"/>
          <w:szCs w:val="14"/>
          <w:rtl/>
        </w:rPr>
        <w:t>אבל לא הלל</w:t>
      </w:r>
    </w:p>
    <w:p w14:paraId="5ADB70E1" w14:textId="6E8E2A2F" w:rsidR="0094084F" w:rsidRDefault="00170C98" w:rsidP="00170C98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2A125E" w:rsidRPr="00170C98">
        <w:rPr>
          <w:rFonts w:hint="eastAsia"/>
          <w:rtl/>
        </w:rPr>
        <w:t>א</w:t>
      </w:r>
      <w:r w:rsidR="002A125E" w:rsidRPr="00170C98">
        <w:rPr>
          <w:rtl/>
        </w:rPr>
        <w:t xml:space="preserve">. </w:t>
      </w:r>
      <w:r w:rsidR="002A125E" w:rsidRPr="00170C98">
        <w:rPr>
          <w:rFonts w:hint="eastAsia"/>
          <w:rtl/>
        </w:rPr>
        <w:t>רי</w:t>
      </w:r>
      <w:r w:rsidR="002A125E" w:rsidRPr="00170C98">
        <w:rPr>
          <w:rtl/>
        </w:rPr>
        <w:t>"צ</w:t>
      </w:r>
      <w:r w:rsidR="0094084F">
        <w:rPr>
          <w:rtl/>
        </w:rPr>
        <w:t>:</w:t>
      </w:r>
    </w:p>
    <w:p w14:paraId="28CB3C4E" w14:textId="2472956E" w:rsidR="002A125E" w:rsidRPr="006F178A" w:rsidRDefault="002A125E" w:rsidP="00144B2A">
      <w:pPr>
        <w:rPr>
          <w:rtl/>
        </w:rPr>
      </w:pPr>
      <w:r w:rsidRPr="006F178A">
        <w:rPr>
          <w:rtl/>
        </w:rPr>
        <w:t>שאין אומרים הלל על נס חו</w:t>
      </w:r>
      <w:r>
        <w:rPr>
          <w:rFonts w:hint="cs"/>
          <w:rtl/>
        </w:rPr>
        <w:t>ץ</w:t>
      </w:r>
      <w:r w:rsidRPr="006F178A">
        <w:rPr>
          <w:rtl/>
        </w:rPr>
        <w:t xml:space="preserve"> לארץ.</w:t>
      </w:r>
    </w:p>
    <w:p w14:paraId="17D54698" w14:textId="2FFF6236" w:rsidR="002A125E" w:rsidRPr="00F53094" w:rsidRDefault="002A125E" w:rsidP="002E6EDC">
      <w:pPr>
        <w:pStyle w:val="afff6"/>
        <w:rPr>
          <w:rFonts w:cs="Guttman Vilna"/>
          <w:b/>
          <w:bCs/>
          <w:spacing w:val="-2"/>
          <w:rtl/>
        </w:rPr>
      </w:pPr>
      <w:r w:rsidRPr="000C0C8B">
        <w:rPr>
          <w:rFonts w:hint="cs"/>
          <w:spacing w:val="-2"/>
          <w:rtl/>
        </w:rPr>
        <w:lastRenderedPageBreak/>
        <w:t>ו</w:t>
      </w:r>
      <w:r w:rsidR="002E6EDC" w:rsidRPr="000C0C8B">
        <w:rPr>
          <w:rFonts w:hint="cs"/>
          <w:spacing w:val="-2"/>
          <w:rtl/>
        </w:rPr>
        <w:t>ביציאת</w:t>
      </w:r>
      <w:r w:rsidRPr="000C0C8B">
        <w:rPr>
          <w:spacing w:val="-2"/>
          <w:rtl/>
        </w:rPr>
        <w:t xml:space="preserve"> מצרים</w:t>
      </w:r>
      <w:r w:rsidRPr="000C0C8B">
        <w:rPr>
          <w:rFonts w:hint="cs"/>
          <w:spacing w:val="-2"/>
          <w:rtl/>
        </w:rPr>
        <w:t xml:space="preserve"> </w:t>
      </w:r>
      <w:r w:rsidRPr="000C0C8B">
        <w:rPr>
          <w:spacing w:val="-2"/>
          <w:rtl/>
        </w:rPr>
        <w:t>אמ</w:t>
      </w:r>
      <w:r w:rsidRPr="000C0C8B">
        <w:rPr>
          <w:rFonts w:hint="cs"/>
          <w:spacing w:val="-2"/>
          <w:rtl/>
        </w:rPr>
        <w:t>רו -</w:t>
      </w:r>
      <w:r w:rsidR="002E6EDC" w:rsidRPr="000C0C8B">
        <w:rPr>
          <w:rFonts w:hint="cs"/>
          <w:spacing w:val="-2"/>
          <w:rtl/>
        </w:rPr>
        <w:t xml:space="preserve"> </w:t>
      </w:r>
      <w:r w:rsidRPr="000C0C8B">
        <w:rPr>
          <w:rFonts w:hint="cs"/>
          <w:spacing w:val="-2"/>
          <w:rtl/>
        </w:rPr>
        <w:t>שרק מ</w:t>
      </w:r>
      <w:r w:rsidRPr="000C0C8B">
        <w:rPr>
          <w:spacing w:val="-2"/>
          <w:rtl/>
        </w:rPr>
        <w:t>שנכנסו לארץ לא הוכשרו כל הארצות לומר שירה.</w:t>
      </w:r>
    </w:p>
    <w:p w14:paraId="06CA50EA" w14:textId="009491B8" w:rsidR="0094084F" w:rsidRDefault="002A125E" w:rsidP="003D5FFE">
      <w:pPr>
        <w:pStyle w:val="36"/>
        <w:framePr w:wrap="notBeside"/>
        <w:rPr>
          <w:rtl/>
        </w:rPr>
      </w:pPr>
      <w:r w:rsidRPr="003D5FFE">
        <w:rPr>
          <w:rFonts w:hint="cs"/>
          <w:rtl/>
        </w:rPr>
        <w:t xml:space="preserve">ב. </w:t>
      </w:r>
      <w:r w:rsidRPr="003D5FFE">
        <w:rPr>
          <w:rtl/>
        </w:rPr>
        <w:t>ר"</w:t>
      </w:r>
      <w:r w:rsidRPr="003D5FFE">
        <w:rPr>
          <w:rFonts w:hint="cs"/>
          <w:rtl/>
        </w:rPr>
        <w:t>נ</w:t>
      </w:r>
      <w:r w:rsidR="0094084F">
        <w:rPr>
          <w:rFonts w:hint="cs"/>
          <w:rtl/>
        </w:rPr>
        <w:t>:</w:t>
      </w:r>
    </w:p>
    <w:p w14:paraId="6C01E8EB" w14:textId="13B0F597" w:rsidR="002A125E" w:rsidRPr="009A4CE4" w:rsidRDefault="002A125E" w:rsidP="002A125E">
      <w:pPr>
        <w:rPr>
          <w:rFonts w:cs="PFT_Frank"/>
          <w:b/>
          <w:bCs/>
          <w:szCs w:val="14"/>
          <w:rtl/>
        </w:rPr>
      </w:pPr>
      <w:r w:rsidRPr="006F178A">
        <w:rPr>
          <w:rtl/>
        </w:rPr>
        <w:t>קרי</w:t>
      </w:r>
      <w:r>
        <w:rPr>
          <w:rFonts w:hint="cs"/>
          <w:rtl/>
        </w:rPr>
        <w:t>אתה</w:t>
      </w:r>
      <w:r w:rsidRPr="006F178A">
        <w:rPr>
          <w:rtl/>
        </w:rPr>
        <w:t xml:space="preserve"> </w:t>
      </w:r>
      <w:r>
        <w:rPr>
          <w:rFonts w:hint="cs"/>
          <w:rtl/>
        </w:rPr>
        <w:t>היא</w:t>
      </w:r>
      <w:r w:rsidRPr="006F178A">
        <w:rPr>
          <w:rtl/>
        </w:rPr>
        <w:t xml:space="preserve"> הל</w:t>
      </w:r>
      <w:r>
        <w:rPr>
          <w:rFonts w:hint="cs"/>
          <w:rtl/>
        </w:rPr>
        <w:t xml:space="preserve">ל, </w:t>
      </w:r>
    </w:p>
    <w:p w14:paraId="59E78965" w14:textId="480D68BA" w:rsidR="0094084F" w:rsidRDefault="002A125E" w:rsidP="003D5FFE">
      <w:pPr>
        <w:pStyle w:val="36"/>
        <w:framePr w:wrap="notBeside"/>
        <w:rPr>
          <w:rtl/>
        </w:rPr>
      </w:pPr>
      <w:r w:rsidRPr="003D5FFE">
        <w:rPr>
          <w:rFonts w:hint="cs"/>
          <w:rtl/>
        </w:rPr>
        <w:t xml:space="preserve">ג. </w:t>
      </w:r>
      <w:r w:rsidRPr="003D5FFE">
        <w:rPr>
          <w:rtl/>
        </w:rPr>
        <w:t>רבא</w:t>
      </w:r>
      <w:r w:rsidR="0094084F">
        <w:rPr>
          <w:rFonts w:hint="cs"/>
          <w:rtl/>
        </w:rPr>
        <w:t>:</w:t>
      </w:r>
    </w:p>
    <w:p w14:paraId="205165F3" w14:textId="1943D24D" w:rsidR="002A125E" w:rsidRPr="00411327" w:rsidRDefault="002A125E" w:rsidP="002A125E">
      <w:pPr>
        <w:rPr>
          <w:rStyle w:val="afff"/>
          <w:b/>
          <w:rtl/>
        </w:rPr>
      </w:pPr>
      <w:r w:rsidRPr="003D5FFE">
        <w:rPr>
          <w:rStyle w:val="a4"/>
          <w:rtl/>
        </w:rPr>
        <w:t>הללו</w:t>
      </w:r>
      <w:r w:rsidRPr="00B32C29">
        <w:rPr>
          <w:rStyle w:val="a4"/>
          <w:rtl/>
        </w:rPr>
        <w:t xml:space="preserve"> עבדי ה' </w:t>
      </w:r>
      <w:r>
        <w:rPr>
          <w:rFonts w:hint="cs"/>
          <w:rtl/>
        </w:rPr>
        <w:t>ולא דפרעה, וכאן עדיין היו</w:t>
      </w:r>
      <w:r w:rsidRPr="006F178A">
        <w:rPr>
          <w:rtl/>
        </w:rPr>
        <w:t xml:space="preserve"> עבדי אחשורוש</w:t>
      </w:r>
    </w:p>
    <w:p w14:paraId="6DC0E860" w14:textId="28836D60" w:rsidR="002A125E" w:rsidRPr="009E3565" w:rsidRDefault="002A125E" w:rsidP="002A125E">
      <w:pPr>
        <w:pStyle w:val="afff6"/>
        <w:rPr>
          <w:rtl/>
        </w:rPr>
      </w:pPr>
      <w:r>
        <w:rPr>
          <w:rFonts w:hint="cs"/>
          <w:rtl/>
        </w:rPr>
        <w:t xml:space="preserve">ולתרוייהו: </w:t>
      </w:r>
      <w:r w:rsidRPr="009E3565">
        <w:rPr>
          <w:rtl/>
        </w:rPr>
        <w:t xml:space="preserve">כיון שגלו - חזרו להכשירן </w:t>
      </w:r>
      <w:r>
        <w:rPr>
          <w:rFonts w:hint="cs"/>
          <w:rtl/>
        </w:rPr>
        <w:t>להלל.</w:t>
      </w:r>
    </w:p>
    <w:p w14:paraId="6F200DAC" w14:textId="33DBE178" w:rsidR="00E8336A" w:rsidRPr="00601886" w:rsidRDefault="002A125E" w:rsidP="00601886">
      <w:pPr>
        <w:rPr>
          <w:rFonts w:cs="Guttman Vilna"/>
          <w:b/>
          <w:bCs/>
          <w:rtl/>
        </w:rPr>
      </w:pPr>
      <w:r w:rsidRPr="00F05A14">
        <w:rPr>
          <w:rFonts w:cs="PFT_Frank" w:hint="eastAsia"/>
          <w:b/>
          <w:bCs/>
          <w:szCs w:val="14"/>
          <w:rtl/>
        </w:rPr>
        <w:t>והרבה</w:t>
      </w:r>
      <w:r w:rsidRPr="00F05A14">
        <w:rPr>
          <w:rFonts w:cs="PFT_Frank"/>
          <w:b/>
          <w:bCs/>
          <w:szCs w:val="14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נביאים</w:t>
      </w:r>
      <w:r w:rsidRPr="006F178A">
        <w:rPr>
          <w:rFonts w:hint="cs"/>
          <w:rtl/>
        </w:rPr>
        <w:t xml:space="preserve"> עמדו לישראל כפלים </w:t>
      </w:r>
      <w:r>
        <w:rPr>
          <w:rFonts w:hint="cs"/>
          <w:rtl/>
        </w:rPr>
        <w:t>מ</w:t>
      </w:r>
      <w:r w:rsidRPr="006F178A">
        <w:rPr>
          <w:rFonts w:hint="cs"/>
          <w:rtl/>
        </w:rPr>
        <w:t>יוצאי מצרים</w:t>
      </w:r>
      <w:r w:rsidR="00922889">
        <w:rPr>
          <w:rFonts w:cs="Guttman Vilna" w:hint="cs"/>
          <w:b/>
          <w:bCs/>
          <w:rtl/>
        </w:rPr>
        <w:t>,</w:t>
      </w:r>
    </w:p>
    <w:p w14:paraId="4A0F082E" w14:textId="05D1A90B" w:rsidR="0094084F" w:rsidRDefault="00922889" w:rsidP="00E8336A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2A125E" w:rsidRPr="00E8336A">
        <w:rPr>
          <w:rtl/>
        </w:rPr>
        <w:t>אלא</w:t>
      </w:r>
      <w:r w:rsidR="0094084F">
        <w:rPr>
          <w:rtl/>
        </w:rPr>
        <w:t>:</w:t>
      </w:r>
    </w:p>
    <w:p w14:paraId="33EBD604" w14:textId="570DDE1E" w:rsidR="002A125E" w:rsidRPr="006F178A" w:rsidRDefault="002A125E" w:rsidP="002A125E">
      <w:pPr>
        <w:rPr>
          <w:rStyle w:val="afe"/>
          <w:b/>
          <w:rtl/>
        </w:rPr>
      </w:pPr>
      <w:r>
        <w:rPr>
          <w:rFonts w:hint="cs"/>
          <w:rtl/>
        </w:rPr>
        <w:t xml:space="preserve">רק </w:t>
      </w:r>
      <w:r>
        <w:rPr>
          <w:rtl/>
        </w:rPr>
        <w:t>נבואה שהוצרכה לדורות נכתבה</w:t>
      </w:r>
      <w:r>
        <w:rPr>
          <w:rFonts w:hint="cs"/>
          <w:rtl/>
        </w:rPr>
        <w:t>.</w:t>
      </w:r>
    </w:p>
    <w:p w14:paraId="505A527E" w14:textId="5A5F1C18" w:rsidR="0094084F" w:rsidRDefault="0094084F" w:rsidP="00E8336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97E32B6" w14:textId="70D256D6" w:rsidR="002A125E" w:rsidRDefault="002A125E" w:rsidP="00C51869">
      <w:pPr>
        <w:pStyle w:val="afff6"/>
        <w:rPr>
          <w:rtl/>
        </w:rPr>
      </w:pPr>
      <w:r w:rsidRPr="00411327">
        <w:rPr>
          <w:rStyle w:val="afff"/>
          <w:rFonts w:hint="cs"/>
          <w:b/>
          <w:rtl/>
        </w:rPr>
        <w:t>'</w:t>
      </w:r>
      <w:r w:rsidRPr="00DB0BD7">
        <w:rPr>
          <w:rStyle w:val="a4"/>
          <w:rFonts w:hint="eastAsia"/>
          <w:rtl/>
        </w:rPr>
        <w:t>איש</w:t>
      </w:r>
      <w:r w:rsidRPr="00DB0BD7">
        <w:rPr>
          <w:rStyle w:val="a4"/>
          <w:rtl/>
        </w:rPr>
        <w:t xml:space="preserve">.. </w:t>
      </w:r>
      <w:r w:rsidRPr="00DB0BD7">
        <w:rPr>
          <w:rStyle w:val="a4"/>
          <w:rFonts w:hint="eastAsia"/>
          <w:rtl/>
        </w:rPr>
        <w:t>מן</w:t>
      </w:r>
      <w:r w:rsidRPr="00DB0BD7">
        <w:rPr>
          <w:rStyle w:val="a4"/>
          <w:rtl/>
        </w:rPr>
        <w:t xml:space="preserve"> </w:t>
      </w:r>
      <w:r w:rsidRPr="00DB0BD7">
        <w:rPr>
          <w:rStyle w:val="a4"/>
          <w:rFonts w:hint="eastAsia"/>
          <w:rtl/>
        </w:rPr>
        <w:t>הרמתיים</w:t>
      </w:r>
      <w:r w:rsidRPr="00DB0BD7">
        <w:rPr>
          <w:rStyle w:val="a4"/>
          <w:rtl/>
        </w:rPr>
        <w:t xml:space="preserve"> </w:t>
      </w:r>
      <w:r w:rsidRPr="00DB0BD7">
        <w:rPr>
          <w:rStyle w:val="a4"/>
          <w:rFonts w:hint="eastAsia"/>
          <w:rtl/>
        </w:rPr>
        <w:t>צופים</w:t>
      </w:r>
      <w:r w:rsidRPr="00411327">
        <w:rPr>
          <w:rStyle w:val="afff"/>
          <w:rFonts w:hint="cs"/>
          <w:b/>
          <w:rtl/>
        </w:rPr>
        <w:t>'</w:t>
      </w:r>
      <w:r w:rsidRPr="00F53094">
        <w:rPr>
          <w:rStyle w:val="afff"/>
          <w:rFonts w:hint="cs"/>
          <w:b/>
          <w:rtl/>
        </w:rPr>
        <w:t xml:space="preserve"> א.</w:t>
      </w:r>
      <w:r w:rsidRPr="00411327">
        <w:rPr>
          <w:rStyle w:val="afff"/>
          <w:rFonts w:hint="cs"/>
          <w:b/>
          <w:rtl/>
        </w:rPr>
        <w:t xml:space="preserve"> אחד </w:t>
      </w:r>
      <w:r w:rsidRPr="00DB0BD7">
        <w:rPr>
          <w:rStyle w:val="afff"/>
          <w:rFonts w:hint="eastAsia"/>
          <w:b/>
          <w:rtl/>
        </w:rPr>
        <w:t>ממאתים</w:t>
      </w:r>
      <w:r w:rsidRPr="00411327">
        <w:rPr>
          <w:rStyle w:val="afff"/>
          <w:rFonts w:hint="cs"/>
          <w:b/>
          <w:rtl/>
        </w:rPr>
        <w:t xml:space="preserve"> צופים [נביאים],</w:t>
      </w:r>
      <w:r w:rsidRPr="00F53094">
        <w:rPr>
          <w:rStyle w:val="afff"/>
          <w:rFonts w:hint="cs"/>
          <w:b/>
          <w:rtl/>
        </w:rPr>
        <w:t xml:space="preserve"> ב.</w:t>
      </w:r>
      <w:r w:rsidRPr="00411327">
        <w:rPr>
          <w:rStyle w:val="afff"/>
          <w:b/>
          <w:rtl/>
        </w:rPr>
        <w:t xml:space="preserve"> </w:t>
      </w:r>
      <w:r w:rsidRPr="006F178A">
        <w:rPr>
          <w:rtl/>
        </w:rPr>
        <w:t xml:space="preserve">בא </w:t>
      </w:r>
      <w:r w:rsidRPr="00DB0BD7">
        <w:rPr>
          <w:b/>
          <w:bCs/>
          <w:rtl/>
        </w:rPr>
        <w:t>משתי רמות</w:t>
      </w:r>
      <w:r w:rsidRPr="006F178A">
        <w:rPr>
          <w:rtl/>
        </w:rPr>
        <w:t xml:space="preserve"> שצופות זו </w:t>
      </w:r>
      <w:r w:rsidR="00144B2A">
        <w:rPr>
          <w:rFonts w:hint="cs"/>
          <w:rtl/>
        </w:rPr>
        <w:t>ל</w:t>
      </w:r>
      <w:r w:rsidRPr="006F178A">
        <w:rPr>
          <w:rtl/>
        </w:rPr>
        <w:t>זו</w:t>
      </w:r>
      <w:r>
        <w:rPr>
          <w:rFonts w:hint="cs"/>
          <w:rtl/>
        </w:rPr>
        <w:t>,</w:t>
      </w:r>
      <w:r w:rsidRPr="00F53094">
        <w:rPr>
          <w:rFonts w:hint="cs"/>
          <w:b/>
          <w:bCs/>
          <w:rtl/>
        </w:rPr>
        <w:t xml:space="preserve"> </w:t>
      </w:r>
      <w:r w:rsidRPr="00F53094">
        <w:rPr>
          <w:rStyle w:val="afff"/>
          <w:rFonts w:cs="FrankRuehl" w:hint="cs"/>
          <w:b/>
          <w:rtl/>
        </w:rPr>
        <w:t>ג.</w:t>
      </w:r>
      <w:r w:rsidRPr="00411327">
        <w:rPr>
          <w:rStyle w:val="afff"/>
          <w:b/>
          <w:rtl/>
        </w:rPr>
        <w:t xml:space="preserve"> </w:t>
      </w:r>
      <w:r>
        <w:rPr>
          <w:rFonts w:hint="cs"/>
          <w:rtl/>
        </w:rPr>
        <w:t>בא</w:t>
      </w:r>
      <w:r w:rsidRPr="006F178A">
        <w:rPr>
          <w:rtl/>
        </w:rPr>
        <w:t xml:space="preserve"> מבנ</w:t>
      </w:r>
      <w:r>
        <w:rPr>
          <w:rFonts w:hint="cs"/>
          <w:rtl/>
        </w:rPr>
        <w:t>"א</w:t>
      </w:r>
      <w:r w:rsidR="00144B2A">
        <w:rPr>
          <w:rtl/>
        </w:rPr>
        <w:t xml:space="preserve"> </w:t>
      </w:r>
      <w:r w:rsidR="00144B2A">
        <w:rPr>
          <w:rFonts w:hint="cs"/>
          <w:rtl/>
        </w:rPr>
        <w:t>ה</w:t>
      </w:r>
      <w:r w:rsidRPr="006F178A">
        <w:rPr>
          <w:rtl/>
        </w:rPr>
        <w:t xml:space="preserve">עומדין </w:t>
      </w:r>
      <w:r w:rsidRPr="00DB0BD7">
        <w:rPr>
          <w:b/>
          <w:bCs/>
          <w:rtl/>
        </w:rPr>
        <w:t>ברומו</w:t>
      </w:r>
      <w:r w:rsidRPr="006F178A">
        <w:rPr>
          <w:rtl/>
        </w:rPr>
        <w:t xml:space="preserve"> של עולם</w:t>
      </w:r>
      <w:r w:rsidR="00144B2A">
        <w:rPr>
          <w:rFonts w:hint="cs"/>
          <w:rtl/>
        </w:rPr>
        <w:t xml:space="preserve"> [</w:t>
      </w:r>
      <w:r>
        <w:rPr>
          <w:rFonts w:hint="cs"/>
          <w:rtl/>
        </w:rPr>
        <w:t>בני קורח].</w:t>
      </w:r>
    </w:p>
    <w:p w14:paraId="06925AE9" w14:textId="49D0F94A" w:rsidR="00C51869" w:rsidRPr="006F178A" w:rsidRDefault="00C51869" w:rsidP="00C51869">
      <w:pPr>
        <w:pStyle w:val="af3"/>
        <w:spacing w:before="0" w:after="0"/>
        <w:rPr>
          <w:rFonts w:cs="Guttman Vilna"/>
          <w:b/>
          <w:rtl/>
        </w:rPr>
      </w:pPr>
      <w:r>
        <w:rPr>
          <w:rFonts w:hint="cs"/>
          <w:rtl/>
        </w:rPr>
        <w:t>***</w:t>
      </w:r>
    </w:p>
    <w:p w14:paraId="1C22DC05" w14:textId="72047E3F" w:rsidR="0094084F" w:rsidRDefault="0094084F" w:rsidP="00E8336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17C7BC2" w14:textId="1144EC1D" w:rsidR="002A125E" w:rsidRPr="00C66572" w:rsidRDefault="002A125E" w:rsidP="00E7367D">
      <w:pPr>
        <w:pStyle w:val="afff4"/>
        <w:rPr>
          <w:rtl/>
        </w:rPr>
      </w:pPr>
      <w:r w:rsidRPr="00C66572">
        <w:rPr>
          <w:rStyle w:val="afe"/>
          <w:rtl/>
        </w:rPr>
        <w:t>שבע נביאות</w:t>
      </w:r>
      <w:r w:rsidRPr="00C66572">
        <w:rPr>
          <w:rStyle w:val="afe"/>
          <w:rFonts w:hint="cs"/>
          <w:rtl/>
        </w:rPr>
        <w:t>:</w:t>
      </w:r>
      <w:r w:rsidRPr="00C66572">
        <w:rPr>
          <w:rStyle w:val="afe"/>
          <w:rtl/>
        </w:rPr>
        <w:t xml:space="preserve"> </w:t>
      </w:r>
      <w:r w:rsidRPr="00C66572">
        <w:rPr>
          <w:rtl/>
        </w:rPr>
        <w:t>שרה, מרים, דבורה, חנה, אביגיל, חולדה, אסתר.</w:t>
      </w:r>
    </w:p>
    <w:p w14:paraId="2F3A8F57" w14:textId="77777777" w:rsidR="001B59CD" w:rsidRDefault="002A125E" w:rsidP="001B59CD">
      <w:pPr>
        <w:pStyle w:val="36"/>
        <w:framePr w:wrap="notBeside"/>
        <w:rPr>
          <w:rtl/>
        </w:rPr>
      </w:pPr>
      <w:r w:rsidRPr="006F178A">
        <w:rPr>
          <w:rStyle w:val="afe"/>
          <w:rtl/>
        </w:rPr>
        <w:t>שרה</w:t>
      </w:r>
    </w:p>
    <w:p w14:paraId="60865CC1" w14:textId="7A41DD71" w:rsidR="002A125E" w:rsidRPr="00DB0BD7" w:rsidRDefault="002A125E" w:rsidP="00FF0D95">
      <w:pPr>
        <w:spacing w:after="60"/>
        <w:rPr>
          <w:rStyle w:val="afff7"/>
          <w:rtl/>
        </w:rPr>
      </w:pPr>
      <w:r>
        <w:rPr>
          <w:rtl/>
        </w:rPr>
        <w:t>'</w:t>
      </w:r>
      <w:r w:rsidRPr="00B32C29">
        <w:rPr>
          <w:rStyle w:val="a4"/>
          <w:rtl/>
        </w:rPr>
        <w:t xml:space="preserve">ואבי </w:t>
      </w:r>
      <w:r w:rsidRPr="00DB0BD7">
        <w:rPr>
          <w:rStyle w:val="a4"/>
          <w:b/>
          <w:bCs/>
          <w:rtl/>
        </w:rPr>
        <w:t>יסכה'</w:t>
      </w:r>
      <w:r w:rsidRPr="006F178A">
        <w:rPr>
          <w:rtl/>
        </w:rPr>
        <w:t xml:space="preserve"> זו שרה</w:t>
      </w:r>
      <w:r>
        <w:rPr>
          <w:rFonts w:hint="cs"/>
          <w:rtl/>
        </w:rPr>
        <w:t xml:space="preserve"> </w:t>
      </w:r>
      <w:r w:rsidR="001B59CD" w:rsidRPr="001B59CD">
        <w:rPr>
          <w:rStyle w:val="afffb"/>
          <w:rFonts w:hint="cs"/>
          <w:rtl/>
        </w:rPr>
        <w:t>א.</w:t>
      </w:r>
      <w:r w:rsidR="001B59CD">
        <w:rPr>
          <w:rFonts w:hint="cs"/>
          <w:rtl/>
        </w:rPr>
        <w:t xml:space="preserve"> </w:t>
      </w:r>
      <w:r w:rsidRPr="006F178A">
        <w:rPr>
          <w:rtl/>
        </w:rPr>
        <w:t xml:space="preserve">שסכתה </w:t>
      </w:r>
      <w:r w:rsidRPr="00F05A14">
        <w:rPr>
          <w:rFonts w:cs="PFT_Frank"/>
          <w:b/>
          <w:bCs/>
          <w:szCs w:val="14"/>
          <w:rtl/>
        </w:rPr>
        <w:t>ברוח הק</w:t>
      </w:r>
      <w:r w:rsidRPr="00F05A14">
        <w:rPr>
          <w:rFonts w:cs="PFT_Frank" w:hint="cs"/>
          <w:b/>
          <w:bCs/>
          <w:szCs w:val="14"/>
          <w:rtl/>
        </w:rPr>
        <w:t>ו</w:t>
      </w:r>
      <w:r w:rsidRPr="00F05A14">
        <w:rPr>
          <w:rFonts w:cs="PFT_Frank"/>
          <w:b/>
          <w:bCs/>
          <w:szCs w:val="14"/>
          <w:rtl/>
        </w:rPr>
        <w:t>דש</w:t>
      </w:r>
      <w:r w:rsidRPr="006F178A">
        <w:rPr>
          <w:rtl/>
        </w:rPr>
        <w:t>,</w:t>
      </w:r>
      <w:r w:rsidR="001B59CD">
        <w:rPr>
          <w:rStyle w:val="afff7"/>
          <w:rFonts w:hint="cs"/>
          <w:rtl/>
        </w:rPr>
        <w:t xml:space="preserve"> </w:t>
      </w:r>
      <w:r w:rsidRPr="00DB0BD7">
        <w:rPr>
          <w:rStyle w:val="afff7"/>
          <w:rFonts w:hint="eastAsia"/>
          <w:rtl/>
        </w:rPr>
        <w:t>ב</w:t>
      </w:r>
      <w:r w:rsidRPr="00DB0BD7">
        <w:rPr>
          <w:rStyle w:val="afff7"/>
          <w:rtl/>
        </w:rPr>
        <w:t>. שהכל סוכין ביופיה</w:t>
      </w:r>
    </w:p>
    <w:p w14:paraId="1E805C79" w14:textId="77777777" w:rsidR="001B59CD" w:rsidRDefault="002A125E" w:rsidP="001B59CD">
      <w:pPr>
        <w:pStyle w:val="36"/>
        <w:framePr w:wrap="notBeside"/>
        <w:rPr>
          <w:rStyle w:val="afe"/>
          <w:rtl/>
        </w:rPr>
      </w:pPr>
      <w:r w:rsidRPr="006F178A">
        <w:rPr>
          <w:rStyle w:val="afe"/>
          <w:rtl/>
        </w:rPr>
        <w:t>מרים</w:t>
      </w:r>
    </w:p>
    <w:p w14:paraId="27F3E170" w14:textId="2E0C49D1" w:rsidR="002A125E" w:rsidRPr="007439EF" w:rsidRDefault="002A125E" w:rsidP="00FF0D95">
      <w:pPr>
        <w:spacing w:after="60"/>
        <w:rPr>
          <w:rFonts w:cs="Guttman Vilna"/>
          <w:b/>
          <w:bCs/>
          <w:spacing w:val="-2"/>
          <w:rtl/>
        </w:rPr>
      </w:pPr>
      <w:r w:rsidRPr="002C641B">
        <w:rPr>
          <w:rStyle w:val="a4"/>
          <w:rtl/>
        </w:rPr>
        <w:t xml:space="preserve">'ותקח מרים </w:t>
      </w:r>
      <w:r w:rsidRPr="00DB0BD7">
        <w:rPr>
          <w:rStyle w:val="a4"/>
          <w:b/>
          <w:bCs/>
          <w:rtl/>
        </w:rPr>
        <w:t>הנביאה אחות אהרן'</w:t>
      </w:r>
      <w:r>
        <w:rPr>
          <w:rStyle w:val="a4"/>
          <w:rFonts w:hint="cs"/>
          <w:rtl/>
        </w:rPr>
        <w:t>,</w:t>
      </w:r>
      <w:r w:rsidRPr="002C641B">
        <w:rPr>
          <w:rStyle w:val="a4"/>
          <w:rtl/>
        </w:rPr>
        <w:t xml:space="preserve"> </w:t>
      </w:r>
      <w:r w:rsidR="00BA73A1">
        <w:rPr>
          <w:rStyle w:val="a4"/>
          <w:rFonts w:hint="cs"/>
          <w:rtl/>
        </w:rPr>
        <w:t xml:space="preserve">- </w:t>
      </w:r>
      <w:r>
        <w:rPr>
          <w:rtl/>
        </w:rPr>
        <w:t>ש</w:t>
      </w:r>
      <w:r>
        <w:rPr>
          <w:rFonts w:hint="cs"/>
          <w:rtl/>
        </w:rPr>
        <w:t>נ</w:t>
      </w:r>
      <w:r w:rsidRPr="006F178A">
        <w:rPr>
          <w:rtl/>
        </w:rPr>
        <w:t xml:space="preserve">תנבאה עתידה אמי שתלד בן שיושיע </w:t>
      </w:r>
      <w:r>
        <w:rPr>
          <w:rFonts w:hint="cs"/>
          <w:rtl/>
        </w:rPr>
        <w:t>ל</w:t>
      </w:r>
      <w:r w:rsidRPr="006F178A">
        <w:rPr>
          <w:rtl/>
        </w:rPr>
        <w:t>ישראל</w:t>
      </w:r>
      <w:r>
        <w:rPr>
          <w:rFonts w:hint="cs"/>
          <w:rtl/>
        </w:rPr>
        <w:t>,</w:t>
      </w:r>
      <w:r w:rsidR="00BA73A1">
        <w:rPr>
          <w:rFonts w:hint="cs"/>
          <w:rtl/>
        </w:rPr>
        <w:t xml:space="preserve"> </w:t>
      </w:r>
      <w:r w:rsidRPr="00BA73A1">
        <w:rPr>
          <w:rStyle w:val="afffb"/>
          <w:rFonts w:hint="cs"/>
          <w:rtl/>
        </w:rPr>
        <w:t>[וכ</w:t>
      </w:r>
      <w:r w:rsidRPr="00BA73A1">
        <w:rPr>
          <w:rStyle w:val="afffb"/>
          <w:rtl/>
        </w:rPr>
        <w:t xml:space="preserve">שנולד נתמלא הבית אורה, ונשקה </w:t>
      </w:r>
      <w:r w:rsidRPr="00BA73A1">
        <w:rPr>
          <w:rStyle w:val="afffb"/>
          <w:rFonts w:hint="cs"/>
          <w:rtl/>
        </w:rPr>
        <w:t xml:space="preserve">אביה 'בתי </w:t>
      </w:r>
      <w:r w:rsidRPr="00BA73A1">
        <w:rPr>
          <w:rStyle w:val="afffb"/>
          <w:rtl/>
        </w:rPr>
        <w:t>נתקיימה נבואתך</w:t>
      </w:r>
      <w:r w:rsidRPr="00BA73A1">
        <w:rPr>
          <w:rStyle w:val="afffb"/>
          <w:rFonts w:hint="cs"/>
          <w:rtl/>
        </w:rPr>
        <w:t>',</w:t>
      </w:r>
      <w:r w:rsidR="00BA73A1" w:rsidRPr="00BA73A1">
        <w:rPr>
          <w:rStyle w:val="afffb"/>
          <w:rFonts w:hint="cs"/>
          <w:rtl/>
        </w:rPr>
        <w:t xml:space="preserve"> </w:t>
      </w:r>
      <w:r w:rsidRPr="00BA73A1">
        <w:rPr>
          <w:rStyle w:val="afffb"/>
          <w:rFonts w:hint="cs"/>
          <w:rtl/>
        </w:rPr>
        <w:t>וכ</w:t>
      </w:r>
      <w:r w:rsidRPr="00BA73A1">
        <w:rPr>
          <w:rStyle w:val="afffb"/>
          <w:rtl/>
        </w:rPr>
        <w:t>שהשליכוהו ליאור טפחה על ראשה</w:t>
      </w:r>
      <w:r w:rsidRPr="00BA73A1">
        <w:rPr>
          <w:rStyle w:val="afffb"/>
          <w:rFonts w:hint="cs"/>
          <w:rtl/>
        </w:rPr>
        <w:t xml:space="preserve"> 'בתי </w:t>
      </w:r>
      <w:r w:rsidRPr="00BA73A1">
        <w:rPr>
          <w:rStyle w:val="afffb"/>
          <w:rtl/>
        </w:rPr>
        <w:t>היכן נבואתך</w:t>
      </w:r>
      <w:r w:rsidRPr="00BA73A1">
        <w:rPr>
          <w:rStyle w:val="afffb"/>
          <w:rFonts w:hint="cs"/>
          <w:rtl/>
        </w:rPr>
        <w:t>'</w:t>
      </w:r>
      <w:r w:rsidRPr="00BA73A1">
        <w:rPr>
          <w:rStyle w:val="afffb"/>
          <w:rtl/>
        </w:rPr>
        <w:t>?</w:t>
      </w:r>
      <w:r w:rsidRPr="00BA73A1">
        <w:rPr>
          <w:rStyle w:val="afffb"/>
          <w:rFonts w:hint="cs"/>
          <w:rtl/>
        </w:rPr>
        <w:t xml:space="preserve"> </w:t>
      </w:r>
      <w:r w:rsidRPr="00BA73A1">
        <w:rPr>
          <w:rStyle w:val="afffb"/>
          <w:rFonts w:hint="eastAsia"/>
          <w:rtl/>
        </w:rPr>
        <w:t>ותתצב</w:t>
      </w:r>
      <w:r w:rsidRPr="00BA73A1">
        <w:rPr>
          <w:rStyle w:val="afffb"/>
          <w:rtl/>
        </w:rPr>
        <w:t xml:space="preserve">.. </w:t>
      </w:r>
      <w:r w:rsidRPr="00BA73A1">
        <w:rPr>
          <w:rStyle w:val="afffb"/>
          <w:rFonts w:hint="eastAsia"/>
          <w:rtl/>
        </w:rPr>
        <w:t>מרחוק</w:t>
      </w:r>
      <w:r w:rsidRPr="00BA73A1">
        <w:rPr>
          <w:rStyle w:val="afffb"/>
          <w:rFonts w:hint="cs"/>
          <w:rtl/>
        </w:rPr>
        <w:t>..]</w:t>
      </w:r>
    </w:p>
    <w:p w14:paraId="4772815B" w14:textId="77777777" w:rsidR="00BA73A1" w:rsidRDefault="002A125E" w:rsidP="00BA73A1">
      <w:pPr>
        <w:pStyle w:val="36"/>
        <w:framePr w:wrap="notBeside"/>
        <w:rPr>
          <w:rStyle w:val="afe"/>
          <w:rtl/>
        </w:rPr>
      </w:pPr>
      <w:r w:rsidRPr="006F178A">
        <w:rPr>
          <w:rStyle w:val="afe"/>
          <w:rtl/>
        </w:rPr>
        <w:t>דבורה</w:t>
      </w:r>
    </w:p>
    <w:p w14:paraId="69D685D8" w14:textId="0B2EC811" w:rsidR="002A125E" w:rsidRPr="006D6378" w:rsidRDefault="002A125E" w:rsidP="00F9640A">
      <w:pPr>
        <w:spacing w:after="60"/>
        <w:rPr>
          <w:rStyle w:val="afffb"/>
          <w:spacing w:val="-2"/>
          <w:rtl/>
        </w:rPr>
      </w:pPr>
      <w:r w:rsidRPr="00DB0BD7">
        <w:rPr>
          <w:rStyle w:val="a4"/>
          <w:rtl/>
        </w:rPr>
        <w:t xml:space="preserve">'ודבורה אשה </w:t>
      </w:r>
      <w:r w:rsidRPr="00DB0BD7">
        <w:rPr>
          <w:rStyle w:val="a4"/>
          <w:b/>
          <w:rtl/>
        </w:rPr>
        <w:t>נביאה</w:t>
      </w:r>
      <w:r>
        <w:rPr>
          <w:rStyle w:val="a4"/>
          <w:rFonts w:hint="cs"/>
          <w:b/>
          <w:bCs/>
          <w:rtl/>
        </w:rPr>
        <w:t>'</w:t>
      </w:r>
      <w:r w:rsidR="0042799A">
        <w:rPr>
          <w:rStyle w:val="a4"/>
          <w:rFonts w:hint="cs"/>
          <w:rtl/>
        </w:rPr>
        <w:t xml:space="preserve"> </w:t>
      </w:r>
      <w:r w:rsidRPr="006D6378">
        <w:rPr>
          <w:rStyle w:val="a4"/>
          <w:spacing w:val="-2"/>
          <w:sz w:val="16"/>
          <w:szCs w:val="14"/>
          <w:rtl/>
        </w:rPr>
        <w:t xml:space="preserve">אשת </w:t>
      </w:r>
      <w:r w:rsidRPr="006D6378">
        <w:rPr>
          <w:rStyle w:val="a4"/>
          <w:b/>
          <w:spacing w:val="-2"/>
          <w:sz w:val="16"/>
          <w:szCs w:val="14"/>
          <w:rtl/>
        </w:rPr>
        <w:t>לפידות</w:t>
      </w:r>
      <w:r w:rsidRPr="006D6378">
        <w:rPr>
          <w:rFonts w:hint="cs"/>
          <w:spacing w:val="-2"/>
          <w:sz w:val="12"/>
          <w:szCs w:val="12"/>
          <w:rtl/>
        </w:rPr>
        <w:t xml:space="preserve"> </w:t>
      </w:r>
      <w:r w:rsidRPr="006D6378">
        <w:rPr>
          <w:rStyle w:val="afffb"/>
          <w:spacing w:val="-2"/>
          <w:rtl/>
        </w:rPr>
        <w:t>ש</w:t>
      </w:r>
      <w:r w:rsidRPr="006D6378">
        <w:rPr>
          <w:rStyle w:val="afffb"/>
          <w:rFonts w:hint="cs"/>
          <w:spacing w:val="-2"/>
          <w:rtl/>
        </w:rPr>
        <w:t>עשתה</w:t>
      </w:r>
      <w:r w:rsidRPr="006D6378">
        <w:rPr>
          <w:rStyle w:val="afffb"/>
          <w:spacing w:val="-2"/>
          <w:rtl/>
        </w:rPr>
        <w:t xml:space="preserve"> פתילות למקדש</w:t>
      </w:r>
      <w:r w:rsidRPr="006D6378">
        <w:rPr>
          <w:rStyle w:val="afffb"/>
          <w:rFonts w:hint="cs"/>
          <w:spacing w:val="-2"/>
          <w:rtl/>
        </w:rPr>
        <w:t>,</w:t>
      </w:r>
      <w:r w:rsidR="00FF0D95" w:rsidRPr="006D6378">
        <w:rPr>
          <w:rFonts w:hint="cs"/>
          <w:spacing w:val="-2"/>
          <w:rtl/>
        </w:rPr>
        <w:t xml:space="preserve"> </w:t>
      </w:r>
      <w:r w:rsidRPr="006D6378">
        <w:rPr>
          <w:rStyle w:val="a4"/>
          <w:rFonts w:hint="cs"/>
          <w:spacing w:val="-2"/>
          <w:sz w:val="16"/>
          <w:szCs w:val="14"/>
          <w:rtl/>
        </w:rPr>
        <w:t>'</w:t>
      </w:r>
      <w:r w:rsidRPr="006D6378">
        <w:rPr>
          <w:rStyle w:val="a4"/>
          <w:spacing w:val="-2"/>
          <w:sz w:val="16"/>
          <w:szCs w:val="14"/>
          <w:rtl/>
        </w:rPr>
        <w:t xml:space="preserve">יושבת תחת </w:t>
      </w:r>
      <w:r w:rsidRPr="006D6378">
        <w:rPr>
          <w:rStyle w:val="a4"/>
          <w:b/>
          <w:bCs/>
          <w:spacing w:val="-2"/>
          <w:sz w:val="16"/>
          <w:szCs w:val="14"/>
          <w:rtl/>
        </w:rPr>
        <w:t>תמר'</w:t>
      </w:r>
      <w:r w:rsidRPr="006D6378">
        <w:rPr>
          <w:rStyle w:val="a4"/>
          <w:rFonts w:hint="cs"/>
          <w:b/>
          <w:bCs/>
          <w:spacing w:val="-2"/>
          <w:sz w:val="16"/>
          <w:szCs w:val="14"/>
          <w:rtl/>
        </w:rPr>
        <w:t xml:space="preserve"> </w:t>
      </w:r>
      <w:r w:rsidR="0042799A" w:rsidRPr="006D6378">
        <w:rPr>
          <w:rStyle w:val="a4"/>
          <w:rFonts w:hint="cs"/>
          <w:b/>
          <w:bCs/>
          <w:spacing w:val="-4"/>
          <w:sz w:val="16"/>
          <w:szCs w:val="14"/>
          <w:rtl/>
        </w:rPr>
        <w:t xml:space="preserve">- </w:t>
      </w:r>
      <w:r w:rsidRPr="006D6378">
        <w:rPr>
          <w:rStyle w:val="afffb"/>
          <w:rFonts w:hint="cs"/>
          <w:spacing w:val="-4"/>
          <w:rtl/>
        </w:rPr>
        <w:t>א.</w:t>
      </w:r>
      <w:r w:rsidRPr="006D6378">
        <w:rPr>
          <w:rFonts w:hint="cs"/>
          <w:spacing w:val="-4"/>
          <w:rtl/>
        </w:rPr>
        <w:t xml:space="preserve"> </w:t>
      </w:r>
      <w:r w:rsidRPr="006D6378">
        <w:rPr>
          <w:rStyle w:val="afffb"/>
          <w:rFonts w:hint="cs"/>
          <w:spacing w:val="-4"/>
          <w:rtl/>
        </w:rPr>
        <w:t xml:space="preserve">משום יחוד אין לו צל </w:t>
      </w:r>
      <w:r w:rsidR="0042799A" w:rsidRPr="006D6378">
        <w:rPr>
          <w:rStyle w:val="afffb"/>
          <w:rFonts w:hint="cs"/>
          <w:spacing w:val="-4"/>
          <w:rtl/>
        </w:rPr>
        <w:t xml:space="preserve"> </w:t>
      </w:r>
      <w:r w:rsidRPr="006D6378">
        <w:rPr>
          <w:rStyle w:val="afffb"/>
          <w:rFonts w:hint="cs"/>
          <w:spacing w:val="-4"/>
          <w:rtl/>
        </w:rPr>
        <w:t xml:space="preserve">ב. </w:t>
      </w:r>
      <w:r w:rsidRPr="006D6378">
        <w:rPr>
          <w:rStyle w:val="afffb"/>
          <w:spacing w:val="-4"/>
          <w:rtl/>
        </w:rPr>
        <w:t>ישראל שבאותו הדור לב אחד לאביהן שבשמים</w:t>
      </w:r>
      <w:r w:rsidRPr="006D6378">
        <w:rPr>
          <w:rStyle w:val="afffb"/>
          <w:rFonts w:hint="cs"/>
          <w:spacing w:val="-4"/>
          <w:rtl/>
        </w:rPr>
        <w:t xml:space="preserve"> - כתמר</w:t>
      </w:r>
      <w:r w:rsidRPr="006D6378">
        <w:rPr>
          <w:rStyle w:val="afffb"/>
          <w:spacing w:val="-4"/>
          <w:rtl/>
        </w:rPr>
        <w:t>.</w:t>
      </w:r>
    </w:p>
    <w:p w14:paraId="344E40CE" w14:textId="77777777" w:rsidR="0042799A" w:rsidRDefault="002A125E" w:rsidP="0042799A">
      <w:pPr>
        <w:pStyle w:val="36"/>
        <w:framePr w:wrap="notBeside"/>
        <w:rPr>
          <w:rStyle w:val="afe"/>
          <w:sz w:val="20"/>
          <w:rtl/>
        </w:rPr>
      </w:pPr>
      <w:r w:rsidRPr="006F178A">
        <w:rPr>
          <w:rStyle w:val="afe"/>
          <w:sz w:val="20"/>
          <w:rtl/>
        </w:rPr>
        <w:t>חנה</w:t>
      </w:r>
    </w:p>
    <w:p w14:paraId="67135ABF" w14:textId="0312C285" w:rsidR="002A125E" w:rsidRPr="00DB0BD7" w:rsidRDefault="002A125E" w:rsidP="00FF0D95">
      <w:pPr>
        <w:pStyle w:val="ae"/>
        <w:spacing w:before="0"/>
        <w:rPr>
          <w:rStyle w:val="afff7"/>
          <w:rtl/>
        </w:rPr>
      </w:pPr>
      <w:r w:rsidRPr="006F178A">
        <w:rPr>
          <w:rFonts w:ascii="Fb Fontext" w:hAnsi="Fb Fontext"/>
          <w:sz w:val="20"/>
          <w:rtl/>
        </w:rPr>
        <w:t>-</w:t>
      </w:r>
      <w:r w:rsidRPr="00B32C29">
        <w:rPr>
          <w:rStyle w:val="a4"/>
          <w:rtl/>
        </w:rPr>
        <w:t xml:space="preserve"> 'ותתפלל חנה</w:t>
      </w:r>
      <w:r>
        <w:rPr>
          <w:rStyle w:val="a4"/>
          <w:rFonts w:hint="cs"/>
          <w:b/>
          <w:bCs/>
          <w:rtl/>
        </w:rPr>
        <w:t>..</w:t>
      </w:r>
      <w:r w:rsidRPr="00EB5676">
        <w:rPr>
          <w:rStyle w:val="a4"/>
          <w:b/>
          <w:bCs/>
          <w:rtl/>
        </w:rPr>
        <w:t xml:space="preserve"> </w:t>
      </w:r>
      <w:r w:rsidRPr="00DB0BD7">
        <w:rPr>
          <w:rStyle w:val="a4"/>
          <w:rtl/>
        </w:rPr>
        <w:t>רמה</w:t>
      </w:r>
      <w:r w:rsidRPr="00EB5676">
        <w:rPr>
          <w:rStyle w:val="a4"/>
          <w:b/>
          <w:bCs/>
          <w:rtl/>
        </w:rPr>
        <w:t xml:space="preserve"> קרני</w:t>
      </w:r>
      <w:r w:rsidRPr="00B32C29">
        <w:rPr>
          <w:rStyle w:val="a4"/>
          <w:rtl/>
        </w:rPr>
        <w:t xml:space="preserve"> בה'</w:t>
      </w:r>
      <w:r>
        <w:rPr>
          <w:rFonts w:ascii="Fb Fontext" w:hAnsi="Fb Fontext" w:hint="cs"/>
          <w:sz w:val="20"/>
          <w:rtl/>
        </w:rPr>
        <w:t xml:space="preserve"> -</w:t>
      </w:r>
      <w:r w:rsidRPr="006F178A">
        <w:rPr>
          <w:rFonts w:ascii="Fb Fontext" w:hAnsi="Fb Fontext"/>
          <w:sz w:val="20"/>
          <w:rtl/>
        </w:rPr>
        <w:t xml:space="preserve"> ולא פכי</w:t>
      </w:r>
      <w:r>
        <w:rPr>
          <w:rFonts w:hint="cs"/>
          <w:rtl/>
        </w:rPr>
        <w:t>,</w:t>
      </w:r>
      <w:r>
        <w:rPr>
          <w:rFonts w:ascii="Fb Fontext" w:hAnsi="Fb Fontext" w:hint="cs"/>
          <w:rtl/>
        </w:rPr>
        <w:t xml:space="preserve"> </w:t>
      </w:r>
      <w:r>
        <w:rPr>
          <w:rFonts w:ascii="Fb Fontext" w:hAnsi="Fb Fontext"/>
          <w:rtl/>
        </w:rPr>
        <w:t xml:space="preserve">דוד ושלמה שנמשחו בקרן </w:t>
      </w:r>
      <w:r w:rsidRPr="00392931">
        <w:rPr>
          <w:rFonts w:ascii="Fb Fontext" w:hAnsi="Fb Fontext"/>
          <w:rtl/>
        </w:rPr>
        <w:t>נמשכה</w:t>
      </w:r>
      <w:r>
        <w:rPr>
          <w:rFonts w:ascii="Fb Fontext" w:hAnsi="Fb Fontext"/>
          <w:rtl/>
        </w:rPr>
        <w:t xml:space="preserve"> מלכותן, שאול ויהוא בפך</w:t>
      </w:r>
      <w:r w:rsidRPr="00392931">
        <w:rPr>
          <w:rFonts w:ascii="Fb Fontext" w:hAnsi="Fb Fontext"/>
          <w:rtl/>
        </w:rPr>
        <w:t xml:space="preserve"> לא נמשכה</w:t>
      </w:r>
      <w:r>
        <w:rPr>
          <w:rFonts w:hint="cs"/>
          <w:rtl/>
        </w:rPr>
        <w:t xml:space="preserve"> </w:t>
      </w:r>
      <w:r w:rsidRPr="00DB0BD7">
        <w:rPr>
          <w:rStyle w:val="afff7"/>
          <w:rFonts w:hint="eastAsia"/>
          <w:b/>
          <w:bCs/>
          <w:rtl/>
        </w:rPr>
        <w:t>וזו</w:t>
      </w:r>
      <w:r w:rsidRPr="00DB0BD7">
        <w:rPr>
          <w:rStyle w:val="afff7"/>
          <w:b/>
          <w:bCs/>
          <w:rtl/>
        </w:rPr>
        <w:t xml:space="preserve"> </w:t>
      </w:r>
      <w:r w:rsidRPr="00DB0BD7">
        <w:rPr>
          <w:rStyle w:val="afff7"/>
          <w:rFonts w:hint="eastAsia"/>
          <w:b/>
          <w:bCs/>
          <w:rtl/>
        </w:rPr>
        <w:t>נבואתה</w:t>
      </w:r>
      <w:r>
        <w:rPr>
          <w:rStyle w:val="afff7"/>
          <w:rFonts w:hint="cs"/>
          <w:rtl/>
        </w:rPr>
        <w:t>.</w:t>
      </w:r>
    </w:p>
    <w:p w14:paraId="6C8D3F27" w14:textId="52276425" w:rsidR="002A125E" w:rsidRPr="00701689" w:rsidRDefault="002A125E" w:rsidP="008840DF">
      <w:pPr>
        <w:pStyle w:val="afff6"/>
        <w:ind w:firstLine="170"/>
        <w:rPr>
          <w:rtl/>
        </w:rPr>
      </w:pPr>
      <w:r w:rsidRPr="008840DF">
        <w:rPr>
          <w:rStyle w:val="a4"/>
          <w:rFonts w:hint="cs"/>
          <w:spacing w:val="-2"/>
          <w:sz w:val="16"/>
          <w:szCs w:val="14"/>
          <w:rtl/>
        </w:rPr>
        <w:t>'</w:t>
      </w:r>
      <w:r w:rsidRPr="008840DF">
        <w:rPr>
          <w:rStyle w:val="a4"/>
          <w:spacing w:val="-2"/>
          <w:sz w:val="16"/>
          <w:szCs w:val="14"/>
          <w:rtl/>
        </w:rPr>
        <w:t xml:space="preserve">כי אין </w:t>
      </w:r>
      <w:r w:rsidRPr="008840DF">
        <w:rPr>
          <w:rStyle w:val="a4"/>
          <w:b/>
          <w:bCs/>
          <w:spacing w:val="-2"/>
          <w:sz w:val="16"/>
          <w:szCs w:val="14"/>
          <w:rtl/>
        </w:rPr>
        <w:t>בלתך</w:t>
      </w:r>
      <w:r w:rsidRPr="008840DF">
        <w:rPr>
          <w:rStyle w:val="a4"/>
          <w:rFonts w:hint="cs"/>
          <w:b/>
          <w:bCs/>
          <w:spacing w:val="-2"/>
          <w:sz w:val="16"/>
          <w:szCs w:val="14"/>
          <w:rtl/>
        </w:rPr>
        <w:t>'</w:t>
      </w:r>
      <w:r w:rsidRPr="008840DF">
        <w:rPr>
          <w:sz w:val="12"/>
          <w:szCs w:val="12"/>
          <w:rtl/>
        </w:rPr>
        <w:t xml:space="preserve"> </w:t>
      </w:r>
      <w:r>
        <w:rPr>
          <w:rFonts w:hint="cs"/>
          <w:rtl/>
        </w:rPr>
        <w:t>- לבלותך, שהוא</w:t>
      </w:r>
      <w:r w:rsidRPr="00701689">
        <w:rPr>
          <w:rFonts w:hint="cs"/>
          <w:rtl/>
        </w:rPr>
        <w:t xml:space="preserve"> מבלה מעשה ידיו</w:t>
      </w:r>
      <w:r>
        <w:rPr>
          <w:rFonts w:hint="cs"/>
          <w:rtl/>
        </w:rPr>
        <w:t>,</w:t>
      </w:r>
    </w:p>
    <w:p w14:paraId="01BCBF58" w14:textId="6F6E5234" w:rsidR="002A125E" w:rsidRPr="000C0C8B" w:rsidRDefault="002A125E" w:rsidP="00D8497B">
      <w:pPr>
        <w:pStyle w:val="afff6"/>
        <w:spacing w:after="60"/>
        <w:ind w:firstLine="170"/>
        <w:rPr>
          <w:spacing w:val="-2"/>
          <w:rtl/>
        </w:rPr>
      </w:pPr>
      <w:r w:rsidRPr="008840DF">
        <w:rPr>
          <w:rStyle w:val="a4"/>
          <w:spacing w:val="-2"/>
          <w:sz w:val="16"/>
          <w:szCs w:val="14"/>
          <w:rtl/>
        </w:rPr>
        <w:t xml:space="preserve">'ואין </w:t>
      </w:r>
      <w:r w:rsidRPr="008840DF">
        <w:rPr>
          <w:rStyle w:val="a4"/>
          <w:b/>
          <w:bCs/>
          <w:spacing w:val="-2"/>
          <w:sz w:val="16"/>
          <w:szCs w:val="14"/>
          <w:rtl/>
        </w:rPr>
        <w:t>צור</w:t>
      </w:r>
      <w:r w:rsidRPr="008840DF">
        <w:rPr>
          <w:rStyle w:val="a4"/>
          <w:spacing w:val="-2"/>
          <w:sz w:val="16"/>
          <w:szCs w:val="14"/>
          <w:rtl/>
        </w:rPr>
        <w:t xml:space="preserve"> כאלהינו'</w:t>
      </w:r>
      <w:r w:rsidRPr="000C0C8B">
        <w:rPr>
          <w:spacing w:val="-2"/>
          <w:rtl/>
        </w:rPr>
        <w:t xml:space="preserve"> צייר </w:t>
      </w:r>
      <w:r w:rsidRPr="000C0C8B">
        <w:rPr>
          <w:rFonts w:hint="cs"/>
          <w:spacing w:val="-2"/>
          <w:rtl/>
        </w:rPr>
        <w:t>ש</w:t>
      </w:r>
      <w:r w:rsidRPr="000C0C8B">
        <w:rPr>
          <w:spacing w:val="-2"/>
          <w:rtl/>
        </w:rPr>
        <w:t xml:space="preserve">צר צורה בתוך צורה, </w:t>
      </w:r>
      <w:r w:rsidRPr="000C0C8B">
        <w:rPr>
          <w:rFonts w:hint="cs"/>
          <w:spacing w:val="-2"/>
          <w:rtl/>
        </w:rPr>
        <w:t>עם</w:t>
      </w:r>
      <w:r w:rsidRPr="000C0C8B">
        <w:rPr>
          <w:spacing w:val="-2"/>
          <w:rtl/>
        </w:rPr>
        <w:t xml:space="preserve"> רוח </w:t>
      </w:r>
      <w:r w:rsidRPr="000C0C8B">
        <w:rPr>
          <w:rFonts w:hint="cs"/>
          <w:spacing w:val="-2"/>
          <w:rtl/>
        </w:rPr>
        <w:t>ו</w:t>
      </w:r>
      <w:r w:rsidRPr="000C0C8B">
        <w:rPr>
          <w:spacing w:val="-2"/>
          <w:rtl/>
        </w:rPr>
        <w:t>נשמה קרבים ובני מעים.</w:t>
      </w:r>
    </w:p>
    <w:p w14:paraId="41055654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יד.</w:t>
      </w:r>
    </w:p>
    <w:p w14:paraId="57EA6F2C" w14:textId="77777777" w:rsidR="007448F2" w:rsidRDefault="002A125E" w:rsidP="007448F2">
      <w:pPr>
        <w:pStyle w:val="36"/>
        <w:framePr w:wrap="notBeside"/>
        <w:rPr>
          <w:rFonts w:ascii="Fb Fontext" w:hAnsi="Fb Fontext"/>
          <w:rtl/>
        </w:rPr>
      </w:pPr>
      <w:r w:rsidRPr="006F178A">
        <w:rPr>
          <w:rStyle w:val="afe"/>
          <w:rtl/>
        </w:rPr>
        <w:t>אביגיל</w:t>
      </w:r>
      <w:r w:rsidRPr="006F178A">
        <w:rPr>
          <w:rFonts w:ascii="Fb Fontext" w:hAnsi="Fb Fontext"/>
          <w:rtl/>
        </w:rPr>
        <w:t xml:space="preserve"> </w:t>
      </w:r>
    </w:p>
    <w:p w14:paraId="080CBCAC" w14:textId="2A63C75C" w:rsidR="008840DF" w:rsidRDefault="002A125E" w:rsidP="002A125E">
      <w:pPr>
        <w:pStyle w:val="afff6"/>
        <w:rPr>
          <w:rtl/>
        </w:rPr>
      </w:pPr>
      <w:r w:rsidRPr="006F178A">
        <w:rPr>
          <w:rFonts w:ascii="Fb Fontext" w:hAnsi="Fb Fontext"/>
          <w:rtl/>
        </w:rPr>
        <w:t xml:space="preserve"> </w:t>
      </w:r>
      <w:r w:rsidRPr="00FA08BF">
        <w:rPr>
          <w:rStyle w:val="a4"/>
          <w:rtl/>
        </w:rPr>
        <w:t>'היא רכבת</w:t>
      </w:r>
      <w:r>
        <w:rPr>
          <w:rStyle w:val="a4"/>
          <w:rFonts w:hint="cs"/>
          <w:rtl/>
        </w:rPr>
        <w:t>..</w:t>
      </w:r>
      <w:r w:rsidRPr="00FA08BF">
        <w:rPr>
          <w:rStyle w:val="a4"/>
          <w:rtl/>
        </w:rPr>
        <w:t xml:space="preserve"> וירדת </w:t>
      </w:r>
      <w:r w:rsidRPr="00EB5676">
        <w:rPr>
          <w:rStyle w:val="a4"/>
          <w:b/>
          <w:bCs/>
          <w:rtl/>
        </w:rPr>
        <w:t>בסתר ההר</w:t>
      </w:r>
      <w:r w:rsidRPr="00FA08BF">
        <w:rPr>
          <w:rStyle w:val="a4"/>
          <w:rFonts w:hint="cs"/>
          <w:rtl/>
        </w:rPr>
        <w:t>'</w:t>
      </w:r>
      <w:r>
        <w:rPr>
          <w:rFonts w:hint="cs"/>
          <w:rtl/>
        </w:rPr>
        <w:t xml:space="preserve"> </w:t>
      </w:r>
    </w:p>
    <w:p w14:paraId="47BCF17F" w14:textId="3453B6FB" w:rsidR="008840DF" w:rsidRDefault="008840DF" w:rsidP="008840DF">
      <w:pPr>
        <w:pStyle w:val="afff6"/>
        <w:ind w:left="170"/>
        <w:rPr>
          <w:rStyle w:val="afffb"/>
          <w:rtl/>
        </w:rPr>
      </w:pPr>
      <w:r w:rsidRPr="008840DF">
        <w:rPr>
          <w:rStyle w:val="afffb"/>
          <w:rFonts w:hint="cs"/>
          <w:rtl/>
        </w:rPr>
        <w:t>ש</w:t>
      </w:r>
      <w:r w:rsidR="002A125E" w:rsidRPr="008840DF">
        <w:rPr>
          <w:rStyle w:val="afffb"/>
          <w:rtl/>
        </w:rPr>
        <w:t>נטלה דם הבא מן הסתרים והראתה לו</w:t>
      </w:r>
      <w:r w:rsidR="002A125E" w:rsidRPr="008840DF">
        <w:rPr>
          <w:rStyle w:val="afffb"/>
          <w:rFonts w:hint="cs"/>
          <w:rtl/>
        </w:rPr>
        <w:t xml:space="preserve">, </w:t>
      </w:r>
      <w:r w:rsidR="002A125E" w:rsidRPr="008840DF">
        <w:rPr>
          <w:rStyle w:val="afffb"/>
          <w:rtl/>
        </w:rPr>
        <w:t>א</w:t>
      </w:r>
      <w:r w:rsidR="002A125E" w:rsidRPr="008840DF">
        <w:rPr>
          <w:rStyle w:val="afffb"/>
          <w:rFonts w:hint="cs"/>
          <w:rtl/>
        </w:rPr>
        <w:t>"ל</w:t>
      </w:r>
      <w:r w:rsidR="002A125E" w:rsidRPr="008840DF">
        <w:rPr>
          <w:rStyle w:val="afffb"/>
          <w:rtl/>
        </w:rPr>
        <w:t>: וכי ר</w:t>
      </w:r>
      <w:r w:rsidR="002A125E" w:rsidRPr="008840DF">
        <w:rPr>
          <w:rStyle w:val="afffb"/>
          <w:rFonts w:hint="cs"/>
          <w:rtl/>
        </w:rPr>
        <w:t>ו</w:t>
      </w:r>
      <w:r w:rsidR="002A125E" w:rsidRPr="008840DF">
        <w:rPr>
          <w:rStyle w:val="afffb"/>
          <w:rtl/>
        </w:rPr>
        <w:t xml:space="preserve">אין דם בלילה </w:t>
      </w:r>
      <w:r>
        <w:rPr>
          <w:rStyle w:val="afffb"/>
          <w:rtl/>
        </w:rPr>
        <w:br/>
      </w:r>
      <w:r w:rsidR="002A125E" w:rsidRPr="008840DF">
        <w:rPr>
          <w:rStyle w:val="afffb"/>
          <w:rtl/>
        </w:rPr>
        <w:t>א</w:t>
      </w:r>
      <w:r w:rsidR="002A125E" w:rsidRPr="008840DF">
        <w:rPr>
          <w:rStyle w:val="afffb"/>
          <w:rFonts w:hint="cs"/>
          <w:rtl/>
        </w:rPr>
        <w:t>"ל</w:t>
      </w:r>
      <w:r w:rsidR="002A125E" w:rsidRPr="008840DF">
        <w:rPr>
          <w:rStyle w:val="afffb"/>
          <w:rtl/>
        </w:rPr>
        <w:t>: וכי דנין דיני נפשות בלילה</w:t>
      </w:r>
      <w:r w:rsidR="002A125E" w:rsidRPr="008840DF">
        <w:rPr>
          <w:rStyle w:val="afffb"/>
          <w:rFonts w:hint="cs"/>
          <w:rtl/>
        </w:rPr>
        <w:t>, א</w:t>
      </w:r>
      <w:r w:rsidR="002A125E" w:rsidRPr="008840DF">
        <w:rPr>
          <w:rStyle w:val="afffb"/>
          <w:rtl/>
        </w:rPr>
        <w:t>"</w:t>
      </w:r>
      <w:r w:rsidR="002A125E" w:rsidRPr="008840DF">
        <w:rPr>
          <w:rStyle w:val="afffb"/>
          <w:rFonts w:hint="eastAsia"/>
          <w:rtl/>
        </w:rPr>
        <w:t>ל</w:t>
      </w:r>
      <w:r w:rsidR="002A125E" w:rsidRPr="008840DF">
        <w:rPr>
          <w:rStyle w:val="afffb"/>
          <w:rtl/>
        </w:rPr>
        <w:t xml:space="preserve"> מורד במלכות לא צריך ל</w:t>
      </w:r>
      <w:r w:rsidR="002A125E" w:rsidRPr="008840DF">
        <w:rPr>
          <w:rStyle w:val="afffb"/>
          <w:rFonts w:hint="cs"/>
          <w:rtl/>
        </w:rPr>
        <w:t>דונו,</w:t>
      </w:r>
      <w:r w:rsidR="002A125E" w:rsidRPr="008840DF">
        <w:rPr>
          <w:rStyle w:val="afffb"/>
          <w:rtl/>
        </w:rPr>
        <w:t xml:space="preserve"> </w:t>
      </w:r>
      <w:r>
        <w:rPr>
          <w:rStyle w:val="afffb"/>
          <w:rtl/>
        </w:rPr>
        <w:br/>
      </w:r>
      <w:r w:rsidR="002A125E" w:rsidRPr="008840DF">
        <w:rPr>
          <w:rStyle w:val="afffb"/>
          <w:rtl/>
        </w:rPr>
        <w:t>א</w:t>
      </w:r>
      <w:r w:rsidR="002A125E" w:rsidRPr="008840DF">
        <w:rPr>
          <w:rStyle w:val="afffb"/>
          <w:rFonts w:hint="cs"/>
          <w:rtl/>
        </w:rPr>
        <w:t>"ל</w:t>
      </w:r>
      <w:r w:rsidR="002A125E" w:rsidRPr="008840DF">
        <w:rPr>
          <w:rStyle w:val="afffb"/>
          <w:rtl/>
        </w:rPr>
        <w:t>: עדיין</w:t>
      </w:r>
      <w:r w:rsidR="002A125E" w:rsidRPr="008840DF">
        <w:rPr>
          <w:rStyle w:val="afffb"/>
          <w:rFonts w:hint="cs"/>
          <w:rtl/>
        </w:rPr>
        <w:t xml:space="preserve"> </w:t>
      </w:r>
      <w:r w:rsidR="002A125E" w:rsidRPr="008840DF">
        <w:rPr>
          <w:rStyle w:val="afffb"/>
          <w:rtl/>
        </w:rPr>
        <w:t>לא יצא טבעך בעולם</w:t>
      </w:r>
      <w:r w:rsidR="002A125E" w:rsidRPr="008840DF">
        <w:rPr>
          <w:rStyle w:val="afffb"/>
          <w:rFonts w:hint="cs"/>
          <w:rtl/>
        </w:rPr>
        <w:t xml:space="preserve">, </w:t>
      </w:r>
    </w:p>
    <w:p w14:paraId="41D72A08" w14:textId="77777777" w:rsidR="008840DF" w:rsidRDefault="002A125E" w:rsidP="008840DF">
      <w:pPr>
        <w:pStyle w:val="afff6"/>
        <w:ind w:left="170"/>
        <w:rPr>
          <w:rtl/>
        </w:rPr>
      </w:pPr>
      <w:r w:rsidRPr="008840DF">
        <w:rPr>
          <w:rStyle w:val="afffb"/>
          <w:rFonts w:hint="eastAsia"/>
          <w:rtl/>
        </w:rPr>
        <w:t>א</w:t>
      </w:r>
      <w:r w:rsidRPr="008840DF">
        <w:rPr>
          <w:rStyle w:val="afffb"/>
          <w:rtl/>
        </w:rPr>
        <w:t>"</w:t>
      </w:r>
      <w:r w:rsidRPr="008840DF">
        <w:rPr>
          <w:rStyle w:val="afffb"/>
          <w:rFonts w:hint="eastAsia"/>
          <w:rtl/>
        </w:rPr>
        <w:t>ל</w:t>
      </w:r>
      <w:r w:rsidRPr="008840DF">
        <w:rPr>
          <w:rStyle w:val="afffb"/>
          <w:rtl/>
        </w:rPr>
        <w:t>:</w:t>
      </w:r>
      <w:r w:rsidRPr="008840DF">
        <w:rPr>
          <w:rStyle w:val="a4"/>
          <w:sz w:val="16"/>
          <w:szCs w:val="14"/>
          <w:rtl/>
        </w:rPr>
        <w:t xml:space="preserve"> </w:t>
      </w:r>
      <w:r w:rsidRPr="008840DF">
        <w:rPr>
          <w:rStyle w:val="a4"/>
          <w:rFonts w:hint="cs"/>
          <w:sz w:val="16"/>
          <w:szCs w:val="14"/>
          <w:rtl/>
        </w:rPr>
        <w:t>'</w:t>
      </w:r>
      <w:r w:rsidRPr="008840DF">
        <w:rPr>
          <w:rStyle w:val="a4"/>
          <w:sz w:val="16"/>
          <w:szCs w:val="14"/>
          <w:rtl/>
        </w:rPr>
        <w:t>וברוך טעמך</w:t>
      </w:r>
      <w:r w:rsidRPr="008840DF">
        <w:rPr>
          <w:rStyle w:val="a4"/>
          <w:rFonts w:hint="cs"/>
          <w:sz w:val="16"/>
          <w:szCs w:val="14"/>
          <w:rtl/>
        </w:rPr>
        <w:t>..</w:t>
      </w:r>
      <w:r w:rsidRPr="008840DF">
        <w:rPr>
          <w:rStyle w:val="a4"/>
          <w:sz w:val="16"/>
          <w:szCs w:val="14"/>
          <w:rtl/>
        </w:rPr>
        <w:t xml:space="preserve"> אשר כל</w:t>
      </w:r>
      <w:r w:rsidRPr="008840DF">
        <w:rPr>
          <w:rStyle w:val="a4"/>
          <w:rFonts w:hint="cs"/>
          <w:sz w:val="16"/>
          <w:szCs w:val="14"/>
          <w:rtl/>
        </w:rPr>
        <w:t>י</w:t>
      </w:r>
      <w:r w:rsidRPr="008840DF">
        <w:rPr>
          <w:rStyle w:val="a4"/>
          <w:sz w:val="16"/>
          <w:szCs w:val="14"/>
          <w:rtl/>
        </w:rPr>
        <w:t>תני</w:t>
      </w:r>
      <w:r w:rsidRPr="008840DF">
        <w:rPr>
          <w:rStyle w:val="a4"/>
          <w:rFonts w:hint="cs"/>
          <w:sz w:val="16"/>
          <w:szCs w:val="14"/>
          <w:rtl/>
        </w:rPr>
        <w:t>..</w:t>
      </w:r>
      <w:r w:rsidRPr="008840DF">
        <w:rPr>
          <w:rStyle w:val="a4"/>
          <w:sz w:val="16"/>
          <w:szCs w:val="14"/>
          <w:rtl/>
        </w:rPr>
        <w:t xml:space="preserve"> מבוא </w:t>
      </w:r>
      <w:r w:rsidRPr="008840DF">
        <w:rPr>
          <w:rStyle w:val="a4"/>
          <w:b/>
          <w:bCs/>
          <w:sz w:val="16"/>
          <w:szCs w:val="14"/>
          <w:rtl/>
        </w:rPr>
        <w:t>בדמים'</w:t>
      </w:r>
      <w:r w:rsidRPr="008840DF">
        <w:rPr>
          <w:rStyle w:val="a4"/>
          <w:rFonts w:hint="cs"/>
          <w:sz w:val="16"/>
          <w:szCs w:val="14"/>
          <w:rtl/>
        </w:rPr>
        <w:t xml:space="preserve"> </w:t>
      </w:r>
      <w:r w:rsidRPr="00DB0BD7">
        <w:rPr>
          <w:rtl/>
        </w:rPr>
        <w:t xml:space="preserve">דם </w:t>
      </w:r>
      <w:r w:rsidRPr="00DB0BD7">
        <w:rPr>
          <w:rFonts w:hint="eastAsia"/>
          <w:rtl/>
        </w:rPr>
        <w:t>נידה</w:t>
      </w:r>
      <w:r w:rsidRPr="00DB0BD7">
        <w:rPr>
          <w:rtl/>
        </w:rPr>
        <w:t xml:space="preserve"> </w:t>
      </w:r>
      <w:r w:rsidRPr="00DB0BD7">
        <w:rPr>
          <w:rFonts w:hint="eastAsia"/>
          <w:rtl/>
        </w:rPr>
        <w:t>ושפיכות</w:t>
      </w:r>
      <w:r w:rsidRPr="00DB0BD7">
        <w:rPr>
          <w:rtl/>
        </w:rPr>
        <w:t xml:space="preserve"> </w:t>
      </w:r>
      <w:r w:rsidRPr="00DB0BD7">
        <w:rPr>
          <w:rFonts w:hint="eastAsia"/>
          <w:rtl/>
        </w:rPr>
        <w:t>דמים</w:t>
      </w:r>
      <w:r>
        <w:rPr>
          <w:rStyle w:val="a4"/>
          <w:rFonts w:hint="cs"/>
          <w:rtl/>
        </w:rPr>
        <w:t>,</w:t>
      </w:r>
      <w:r>
        <w:rPr>
          <w:rFonts w:hint="cs"/>
          <w:rtl/>
        </w:rPr>
        <w:t xml:space="preserve"> </w:t>
      </w:r>
    </w:p>
    <w:p w14:paraId="7DC1B0EC" w14:textId="5FAB187C" w:rsidR="008840DF" w:rsidRDefault="002A125E" w:rsidP="008840DF">
      <w:pPr>
        <w:pStyle w:val="afff6"/>
        <w:ind w:left="170"/>
        <w:rPr>
          <w:rStyle w:val="afffb"/>
          <w:rtl/>
        </w:rPr>
      </w:pPr>
      <w:r w:rsidRPr="008840DF">
        <w:rPr>
          <w:rStyle w:val="afffb"/>
          <w:rtl/>
        </w:rPr>
        <w:t>א"</w:t>
      </w:r>
      <w:r w:rsidRPr="008840DF">
        <w:rPr>
          <w:rStyle w:val="afffb"/>
          <w:rFonts w:hint="cs"/>
          <w:rtl/>
        </w:rPr>
        <w:t xml:space="preserve">ל: </w:t>
      </w:r>
      <w:r w:rsidRPr="008840DF">
        <w:rPr>
          <w:rStyle w:val="afffb"/>
          <w:rtl/>
        </w:rPr>
        <w:t>השמעי לי</w:t>
      </w:r>
      <w:r w:rsidRPr="008840DF">
        <w:rPr>
          <w:rStyle w:val="afffb"/>
          <w:rFonts w:hint="cs"/>
          <w:rtl/>
        </w:rPr>
        <w:t>,</w:t>
      </w:r>
      <w:r w:rsidRPr="008840DF">
        <w:rPr>
          <w:rStyle w:val="afffb"/>
          <w:rtl/>
        </w:rPr>
        <w:t xml:space="preserve"> </w:t>
      </w:r>
    </w:p>
    <w:p w14:paraId="6358CE34" w14:textId="73B4E4FD" w:rsidR="002A125E" w:rsidRPr="00DB0BD7" w:rsidRDefault="002A125E" w:rsidP="008840DF">
      <w:pPr>
        <w:pStyle w:val="afff6"/>
        <w:ind w:left="170"/>
        <w:rPr>
          <w:rFonts w:cs="Guttman Vilna"/>
          <w:b/>
          <w:bCs/>
          <w:rtl/>
        </w:rPr>
      </w:pPr>
      <w:r w:rsidRPr="008840DF">
        <w:rPr>
          <w:rStyle w:val="afffb"/>
          <w:rtl/>
        </w:rPr>
        <w:lastRenderedPageBreak/>
        <w:t>אמרה לו:</w:t>
      </w:r>
      <w:r w:rsidRPr="00411327">
        <w:rPr>
          <w:rStyle w:val="afff"/>
          <w:b/>
          <w:spacing w:val="-2"/>
          <w:rtl/>
        </w:rPr>
        <w:t xml:space="preserve"> </w:t>
      </w:r>
      <w:r w:rsidRPr="008840DF">
        <w:rPr>
          <w:rStyle w:val="a4"/>
          <w:rFonts w:hint="cs"/>
          <w:spacing w:val="-2"/>
          <w:sz w:val="16"/>
          <w:szCs w:val="14"/>
          <w:rtl/>
        </w:rPr>
        <w:t>'</w:t>
      </w:r>
      <w:r w:rsidRPr="008840DF">
        <w:rPr>
          <w:rStyle w:val="a4"/>
          <w:spacing w:val="-2"/>
          <w:sz w:val="16"/>
          <w:szCs w:val="14"/>
          <w:rtl/>
        </w:rPr>
        <w:t xml:space="preserve">לא תהיה </w:t>
      </w:r>
      <w:r w:rsidRPr="008840DF">
        <w:rPr>
          <w:rStyle w:val="a4"/>
          <w:b/>
          <w:bCs/>
          <w:spacing w:val="-2"/>
          <w:sz w:val="16"/>
          <w:szCs w:val="14"/>
          <w:rtl/>
        </w:rPr>
        <w:t>זאת</w:t>
      </w:r>
      <w:r w:rsidRPr="008840DF">
        <w:rPr>
          <w:rStyle w:val="a4"/>
          <w:spacing w:val="-2"/>
          <w:sz w:val="16"/>
          <w:szCs w:val="14"/>
          <w:rtl/>
        </w:rPr>
        <w:t xml:space="preserve"> לך לפוקה'</w:t>
      </w:r>
      <w:r w:rsidRPr="008840DF">
        <w:rPr>
          <w:rStyle w:val="a4"/>
          <w:rFonts w:hint="cs"/>
          <w:spacing w:val="-2"/>
          <w:sz w:val="16"/>
          <w:szCs w:val="14"/>
          <w:rtl/>
        </w:rPr>
        <w:t xml:space="preserve"> -</w:t>
      </w:r>
      <w:r w:rsidRPr="000C0C8B">
        <w:rPr>
          <w:rStyle w:val="a4"/>
          <w:rFonts w:hint="cs"/>
          <w:spacing w:val="-2"/>
          <w:rtl/>
        </w:rPr>
        <w:t xml:space="preserve"> </w:t>
      </w:r>
      <w:r w:rsidRPr="000C0C8B">
        <w:rPr>
          <w:rFonts w:hint="cs"/>
          <w:spacing w:val="-2"/>
          <w:rtl/>
        </w:rPr>
        <w:t>שיש אחרת</w:t>
      </w:r>
      <w:r w:rsidRPr="000C0C8B">
        <w:rPr>
          <w:spacing w:val="-2"/>
          <w:rtl/>
        </w:rPr>
        <w:t xml:space="preserve"> </w:t>
      </w:r>
      <w:r w:rsidRPr="000C0C8B">
        <w:rPr>
          <w:rFonts w:hint="cs"/>
          <w:spacing w:val="-2"/>
          <w:rtl/>
        </w:rPr>
        <w:t>[</w:t>
      </w:r>
      <w:r w:rsidRPr="000C0C8B">
        <w:rPr>
          <w:spacing w:val="-2"/>
          <w:rtl/>
        </w:rPr>
        <w:t>דבת שבע</w:t>
      </w:r>
      <w:r w:rsidRPr="000C0C8B">
        <w:rPr>
          <w:rFonts w:hint="cs"/>
          <w:spacing w:val="-2"/>
          <w:rtl/>
        </w:rPr>
        <w:t>]</w:t>
      </w:r>
      <w:r w:rsidRPr="000C0C8B">
        <w:rPr>
          <w:spacing w:val="-2"/>
          <w:rtl/>
        </w:rPr>
        <w:t>,</w:t>
      </w:r>
      <w:r w:rsidRPr="000C0C8B">
        <w:rPr>
          <w:rFonts w:hint="cs"/>
          <w:spacing w:val="-2"/>
          <w:rtl/>
        </w:rPr>
        <w:t xml:space="preserve"> </w:t>
      </w:r>
      <w:r w:rsidRPr="000C0C8B">
        <w:rPr>
          <w:rFonts w:hint="eastAsia"/>
          <w:b/>
          <w:bCs/>
          <w:spacing w:val="-2"/>
          <w:rtl/>
        </w:rPr>
        <w:t>וזו</w:t>
      </w:r>
      <w:r w:rsidRPr="000C0C8B">
        <w:rPr>
          <w:b/>
          <w:bCs/>
          <w:spacing w:val="-2"/>
          <w:rtl/>
        </w:rPr>
        <w:t xml:space="preserve"> </w:t>
      </w:r>
      <w:r w:rsidRPr="000C0C8B">
        <w:rPr>
          <w:rFonts w:hint="eastAsia"/>
          <w:b/>
          <w:bCs/>
          <w:spacing w:val="-2"/>
          <w:rtl/>
        </w:rPr>
        <w:t>נביאותה</w:t>
      </w:r>
      <w:r w:rsidRPr="000C0C8B">
        <w:rPr>
          <w:b/>
          <w:bCs/>
          <w:spacing w:val="-2"/>
          <w:rtl/>
        </w:rPr>
        <w:t>.</w:t>
      </w:r>
    </w:p>
    <w:p w14:paraId="469D4424" w14:textId="77777777" w:rsidR="008840DF" w:rsidRDefault="002A125E" w:rsidP="008840DF">
      <w:pPr>
        <w:pStyle w:val="afff6"/>
        <w:ind w:left="170"/>
        <w:rPr>
          <w:rtl/>
        </w:rPr>
      </w:pPr>
      <w:r>
        <w:rPr>
          <w:rFonts w:hint="cs"/>
          <w:rtl/>
        </w:rPr>
        <w:t>[</w:t>
      </w:r>
      <w:r w:rsidRPr="006F178A">
        <w:rPr>
          <w:rFonts w:hint="cs"/>
          <w:rtl/>
        </w:rPr>
        <w:t>כש</w:t>
      </w:r>
      <w:r>
        <w:rPr>
          <w:rFonts w:hint="cs"/>
          <w:rtl/>
        </w:rPr>
        <w:t>הלכה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אמרה</w:t>
      </w:r>
      <w:r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Pr="008840DF">
        <w:rPr>
          <w:rStyle w:val="a4"/>
          <w:rFonts w:hint="cs"/>
          <w:sz w:val="16"/>
          <w:szCs w:val="14"/>
          <w:rtl/>
        </w:rPr>
        <w:t>'</w:t>
      </w:r>
      <w:r w:rsidRPr="008840DF">
        <w:rPr>
          <w:rStyle w:val="a4"/>
          <w:sz w:val="16"/>
          <w:szCs w:val="14"/>
          <w:rtl/>
        </w:rPr>
        <w:t>וזכרת את אמתך</w:t>
      </w:r>
      <w:r w:rsidRPr="008840DF">
        <w:rPr>
          <w:rStyle w:val="a4"/>
          <w:rFonts w:hint="cs"/>
          <w:sz w:val="16"/>
          <w:szCs w:val="14"/>
          <w:rtl/>
        </w:rPr>
        <w:t>'</w:t>
      </w:r>
      <w:r>
        <w:rPr>
          <w:rStyle w:val="a4"/>
          <w:rFonts w:hint="cs"/>
          <w:rtl/>
        </w:rPr>
        <w:t xml:space="preserve"> </w:t>
      </w:r>
      <w:r>
        <w:rPr>
          <w:rFonts w:hint="cs"/>
          <w:rtl/>
        </w:rPr>
        <w:t>ש</w:t>
      </w:r>
      <w:r w:rsidRPr="00DB0BD7">
        <w:rPr>
          <w:rFonts w:hint="eastAsia"/>
          <w:rtl/>
        </w:rPr>
        <w:t>ישאנה</w:t>
      </w:r>
      <w:r>
        <w:rPr>
          <w:rFonts w:hint="cs"/>
          <w:rtl/>
        </w:rPr>
        <w:t xml:space="preserve"> </w:t>
      </w:r>
    </w:p>
    <w:p w14:paraId="60EB8F1C" w14:textId="78288C5A" w:rsidR="002A125E" w:rsidRPr="006F178A" w:rsidRDefault="002A125E" w:rsidP="007448F2">
      <w:pPr>
        <w:pStyle w:val="afff6"/>
        <w:spacing w:after="60"/>
        <w:rPr>
          <w:rtl/>
        </w:rPr>
      </w:pPr>
      <w:r>
        <w:rPr>
          <w:rStyle w:val="afffb"/>
          <w:rFonts w:hint="cs"/>
          <w:rtl/>
        </w:rPr>
        <w:t xml:space="preserve">- </w:t>
      </w:r>
      <w:r>
        <w:rPr>
          <w:rStyle w:val="afff"/>
          <w:rFonts w:hint="cs"/>
          <w:rtl/>
          <w:rPrChange w:id="9022" w:author="מנוע אמוראים" w:date="2026-10-05T16:41:43Z">
            <w:rPr>
              <w:rStyle w:val="afffb"/>
              <w:rFonts w:hint="cs"/>
              <w:rtl/>
            </w:rPr>
          </w:rPrChange>
        </w:rPr>
        <w:t xml:space="preserve">ר</w:t>
      </w:r>
      <w:r>
        <w:rPr>
          <w:rStyle w:val="afff"/>
          <w:rtl/>
          <w:rPrChange w:id="9023" w:author="מנוע אמוראים" w:date="2026-10-05T16:41:43Z">
            <w:rPr>
              <w:rStyle w:val="afffb"/>
              <w:rtl/>
            </w:rPr>
          </w:rPrChange>
        </w:rPr>
        <w:t xml:space="preserve">"</w:t>
      </w:r>
      <w:r>
        <w:rPr>
          <w:rStyle w:val="afff"/>
          <w:rFonts w:hint="cs"/>
          <w:rtl/>
          <w:rPrChange w:id="9024" w:author="מנוע אמוראים" w:date="2026-10-05T16:41:43Z">
            <w:rPr>
              <w:rStyle w:val="afffb"/>
              <w:rFonts w:hint="cs"/>
              <w:rtl/>
            </w:rPr>
          </w:rPrChange>
        </w:rPr>
        <w:t xml:space="preserve">נ</w:t>
      </w:r>
      <w:r w:rsidRPr="008840DF">
        <w:rPr>
          <w:rStyle w:val="afffb"/>
          <w:rtl/>
        </w:rPr>
        <w:t>:</w:t>
      </w:r>
      <w:r w:rsidRPr="00411327">
        <w:rPr>
          <w:rStyle w:val="afff"/>
          <w:b/>
          <w:rtl/>
        </w:rPr>
        <w:t xml:space="preserve"> </w:t>
      </w:r>
      <w:r w:rsidRPr="006F178A">
        <w:rPr>
          <w:rtl/>
        </w:rPr>
        <w:t>א</w:t>
      </w:r>
      <w:r w:rsidRPr="006F178A">
        <w:rPr>
          <w:rFonts w:hint="cs"/>
          <w:rtl/>
        </w:rPr>
        <w:t>שה</w:t>
      </w:r>
      <w:r>
        <w:rPr>
          <w:rFonts w:hint="cs"/>
          <w:rtl/>
        </w:rPr>
        <w:t xml:space="preserve"> כ</w:t>
      </w:r>
      <w:r w:rsidRPr="006F178A">
        <w:rPr>
          <w:rFonts w:hint="cs"/>
          <w:rtl/>
        </w:rPr>
        <w:t xml:space="preserve">שמדברת </w:t>
      </w:r>
      <w:r>
        <w:rPr>
          <w:rStyle w:val="afff7"/>
          <w:rFonts w:hint="cs"/>
          <w:rtl/>
        </w:rPr>
        <w:t>-</w:t>
      </w:r>
      <w:r w:rsidRPr="006F178A">
        <w:rPr>
          <w:rFonts w:hint="cs"/>
          <w:rtl/>
        </w:rPr>
        <w:t>טווה</w:t>
      </w:r>
      <w:r>
        <w:rPr>
          <w:rFonts w:cs="Guttman Vilna" w:hint="cs"/>
          <w:rtl/>
        </w:rPr>
        <w:t>,</w:t>
      </w:r>
      <w:r w:rsidRPr="00411327">
        <w:rPr>
          <w:rStyle w:val="afff"/>
          <w:rFonts w:hint="cs"/>
          <w:b/>
          <w:rtl/>
        </w:rPr>
        <w:t xml:space="preserve"> </w:t>
      </w:r>
      <w:r w:rsidRPr="008840DF">
        <w:rPr>
          <w:rStyle w:val="afffb"/>
          <w:rFonts w:hint="cs"/>
          <w:rtl/>
        </w:rPr>
        <w:t>א"ד:</w:t>
      </w:r>
      <w:r w:rsidRPr="008840DF">
        <w:rPr>
          <w:rStyle w:val="afffb"/>
          <w:rtl/>
        </w:rPr>
        <w:t xml:space="preserve"> </w:t>
      </w:r>
      <w:r w:rsidRPr="006F178A">
        <w:rPr>
          <w:rtl/>
        </w:rPr>
        <w:t>שפל</w:t>
      </w:r>
      <w:r>
        <w:rPr>
          <w:rFonts w:hint="cs"/>
          <w:rtl/>
        </w:rPr>
        <w:t xml:space="preserve"> האווז </w:t>
      </w:r>
      <w:r w:rsidRPr="006F178A">
        <w:rPr>
          <w:rtl/>
        </w:rPr>
        <w:t>ו</w:t>
      </w:r>
      <w:r w:rsidRPr="006F178A">
        <w:rPr>
          <w:rFonts w:hint="cs"/>
          <w:rtl/>
        </w:rPr>
        <w:t>צופ</w:t>
      </w:r>
      <w:r>
        <w:rPr>
          <w:rFonts w:hint="cs"/>
          <w:rtl/>
        </w:rPr>
        <w:t>ה</w:t>
      </w:r>
      <w:r w:rsidRPr="006F178A">
        <w:rPr>
          <w:rFonts w:hint="cs"/>
          <w:rtl/>
        </w:rPr>
        <w:t xml:space="preserve"> למרחוק</w:t>
      </w:r>
      <w:r>
        <w:rPr>
          <w:rFonts w:hint="cs"/>
          <w:rtl/>
        </w:rPr>
        <w:t>]</w:t>
      </w:r>
      <w:r w:rsidRPr="006F178A">
        <w:rPr>
          <w:rtl/>
        </w:rPr>
        <w:t>.</w:t>
      </w:r>
    </w:p>
    <w:p w14:paraId="3A57E8B6" w14:textId="77777777" w:rsidR="007448F2" w:rsidRDefault="002A125E" w:rsidP="007448F2">
      <w:pPr>
        <w:pStyle w:val="36"/>
        <w:framePr w:wrap="notBeside"/>
        <w:rPr>
          <w:rFonts w:ascii="Fb Fontext" w:hAnsi="Fb Fontext"/>
          <w:rtl/>
        </w:rPr>
      </w:pPr>
      <w:r w:rsidRPr="006F178A">
        <w:rPr>
          <w:rStyle w:val="afe"/>
          <w:rtl/>
        </w:rPr>
        <w:t>חולדה</w:t>
      </w:r>
      <w:r w:rsidRPr="006F178A">
        <w:rPr>
          <w:rFonts w:ascii="Fb Fontext" w:hAnsi="Fb Fontext"/>
          <w:rtl/>
        </w:rPr>
        <w:t xml:space="preserve"> </w:t>
      </w:r>
    </w:p>
    <w:p w14:paraId="2BA97AF6" w14:textId="0293FEF5" w:rsidR="002A125E" w:rsidRDefault="002A125E" w:rsidP="002A125E">
      <w:pPr>
        <w:rPr>
          <w:rtl/>
        </w:rPr>
      </w:pPr>
      <w:r w:rsidRPr="006F178A">
        <w:rPr>
          <w:rFonts w:ascii="Fb Fontext" w:hAnsi="Fb Fontext"/>
          <w:rtl/>
        </w:rPr>
        <w:t xml:space="preserve"> </w:t>
      </w:r>
      <w:r w:rsidRPr="00A10FE3">
        <w:rPr>
          <w:rStyle w:val="a4"/>
          <w:rtl/>
        </w:rPr>
        <w:t xml:space="preserve">'וילך חלקיהו הכהן ואחיקם ועכבור </w:t>
      </w:r>
      <w:r w:rsidRPr="00DB0BD7">
        <w:rPr>
          <w:rStyle w:val="a4"/>
          <w:rtl/>
        </w:rPr>
        <w:t xml:space="preserve">.. </w:t>
      </w:r>
      <w:r w:rsidRPr="00DB0BD7">
        <w:rPr>
          <w:rStyle w:val="a4"/>
          <w:rFonts w:hint="eastAsia"/>
          <w:rtl/>
        </w:rPr>
        <w:t>אל</w:t>
      </w:r>
      <w:r w:rsidRPr="00DB0BD7">
        <w:rPr>
          <w:rStyle w:val="a4"/>
          <w:rtl/>
        </w:rPr>
        <w:t xml:space="preserve"> </w:t>
      </w:r>
      <w:r w:rsidRPr="00DB0BD7">
        <w:rPr>
          <w:rStyle w:val="a4"/>
          <w:rFonts w:hint="eastAsia"/>
          <w:rtl/>
        </w:rPr>
        <w:t>חולדה</w:t>
      </w:r>
      <w:r w:rsidRPr="00DB0BD7">
        <w:rPr>
          <w:rStyle w:val="a4"/>
          <w:rtl/>
        </w:rPr>
        <w:t xml:space="preserve"> </w:t>
      </w:r>
      <w:r w:rsidRPr="00DB0BD7">
        <w:rPr>
          <w:rStyle w:val="a4"/>
          <w:rFonts w:hint="eastAsia"/>
          <w:b/>
          <w:rtl/>
        </w:rPr>
        <w:t>הנביאה</w:t>
      </w:r>
      <w:r w:rsidRPr="00DB0BD7">
        <w:rPr>
          <w:rStyle w:val="a4"/>
          <w:b/>
          <w:rtl/>
        </w:rPr>
        <w:t>'</w:t>
      </w:r>
      <w:r>
        <w:rPr>
          <w:rStyle w:val="a4"/>
          <w:rFonts w:hint="cs"/>
          <w:rtl/>
        </w:rPr>
        <w:t>,</w:t>
      </w:r>
    </w:p>
    <w:p w14:paraId="583EFEAD" w14:textId="0AF8579F" w:rsidR="002A125E" w:rsidRDefault="002A125E" w:rsidP="00C325C6">
      <w:pPr>
        <w:pStyle w:val="afff6"/>
        <w:rPr>
          <w:rtl/>
        </w:rPr>
      </w:pPr>
      <w:r w:rsidRPr="00411327">
        <w:rPr>
          <w:rStyle w:val="afff"/>
          <w:rFonts w:hint="eastAsia"/>
          <w:b/>
          <w:rtl/>
        </w:rPr>
        <w:t>וניבאה</w:t>
      </w:r>
      <w:r w:rsidRPr="00411327">
        <w:rPr>
          <w:rStyle w:val="afff"/>
          <w:b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במקום</w:t>
      </w:r>
      <w:r w:rsidRPr="00411327">
        <w:rPr>
          <w:rStyle w:val="afff"/>
          <w:b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ירמיה</w:t>
      </w:r>
      <w:r w:rsidRPr="00411327">
        <w:rPr>
          <w:rStyle w:val="afff"/>
          <w:rFonts w:hint="cs"/>
          <w:b/>
          <w:rtl/>
        </w:rPr>
        <w:t>:</w:t>
      </w:r>
      <w:r w:rsidRPr="00F53094">
        <w:rPr>
          <w:rFonts w:hint="cs"/>
          <w:b/>
          <w:bCs/>
          <w:rtl/>
        </w:rPr>
        <w:t xml:space="preserve"> א.</w:t>
      </w:r>
      <w:r>
        <w:rPr>
          <w:rFonts w:hint="cs"/>
          <w:rtl/>
        </w:rPr>
        <w:t xml:space="preserve"> ש</w:t>
      </w:r>
      <w:r w:rsidRPr="006F178A">
        <w:rPr>
          <w:rtl/>
        </w:rPr>
        <w:t>קרובת ירמיה</w:t>
      </w:r>
      <w:r>
        <w:rPr>
          <w:rFonts w:hint="cs"/>
          <w:rtl/>
        </w:rPr>
        <w:t>ו</w:t>
      </w:r>
      <w:r w:rsidRPr="006F178A">
        <w:rPr>
          <w:rtl/>
        </w:rPr>
        <w:t xml:space="preserve">, ולא </w:t>
      </w:r>
      <w:r>
        <w:rPr>
          <w:rFonts w:hint="cs"/>
          <w:rtl/>
        </w:rPr>
        <w:t>ה</w:t>
      </w:r>
      <w:r w:rsidRPr="006F178A">
        <w:rPr>
          <w:rtl/>
        </w:rPr>
        <w:t>קפיד</w:t>
      </w:r>
      <w:r>
        <w:rPr>
          <w:rFonts w:cs="Guttman Vilna" w:hint="cs"/>
          <w:b/>
          <w:rtl/>
        </w:rPr>
        <w:t>,</w:t>
      </w:r>
      <w:r w:rsidR="00587986">
        <w:rPr>
          <w:rFonts w:cs="Guttman Vilna" w:hint="cs"/>
          <w:b/>
          <w:rtl/>
        </w:rPr>
        <w:t xml:space="preserve"> </w:t>
      </w:r>
      <w:r w:rsidRPr="00411327">
        <w:rPr>
          <w:rStyle w:val="afff"/>
          <w:b/>
          <w:rtl/>
        </w:rPr>
        <w:t xml:space="preserve">ויאשיה </w:t>
      </w:r>
      <w:r w:rsidRPr="00411327">
        <w:rPr>
          <w:rStyle w:val="afff"/>
          <w:rFonts w:hint="cs"/>
          <w:b/>
          <w:rtl/>
        </w:rPr>
        <w:t>עזב</w:t>
      </w:r>
      <w:r w:rsidRPr="00411327">
        <w:rPr>
          <w:rStyle w:val="afff"/>
          <w:b/>
          <w:rtl/>
        </w:rPr>
        <w:t xml:space="preserve"> ירמיה</w:t>
      </w:r>
      <w:r>
        <w:rPr>
          <w:rtl/>
        </w:rPr>
        <w:t xml:space="preserve"> ו</w:t>
      </w:r>
      <w:r>
        <w:rPr>
          <w:rFonts w:hint="cs"/>
          <w:rtl/>
        </w:rPr>
        <w:t>שלח אצלה: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</w:t>
      </w:r>
      <w:r w:rsidRPr="006F178A">
        <w:rPr>
          <w:rtl/>
        </w:rPr>
        <w:t>פני שהנשים רחמניות הן.</w:t>
      </w:r>
      <w:r w:rsidR="00C325C6">
        <w:rPr>
          <w:rStyle w:val="afff"/>
          <w:rFonts w:hint="cs"/>
          <w:b/>
          <w:rtl/>
        </w:rPr>
        <w:t xml:space="preserve"> </w:t>
      </w:r>
      <w:r w:rsidRPr="00F53094">
        <w:rPr>
          <w:rStyle w:val="afff"/>
          <w:rFonts w:hint="cs"/>
          <w:b/>
          <w:rtl/>
        </w:rPr>
        <w:t>ב.</w:t>
      </w:r>
      <w:r w:rsidRPr="00411327">
        <w:rPr>
          <w:rStyle w:val="afff"/>
          <w:rFonts w:hint="cs"/>
          <w:b/>
          <w:rtl/>
        </w:rPr>
        <w:t xml:space="preserve"> </w:t>
      </w:r>
      <w:r w:rsidRPr="006F178A">
        <w:rPr>
          <w:rtl/>
        </w:rPr>
        <w:t xml:space="preserve">ירמיה לא </w:t>
      </w:r>
      <w:r>
        <w:rPr>
          <w:rFonts w:hint="cs"/>
          <w:rtl/>
        </w:rPr>
        <w:t>היה שם</w:t>
      </w:r>
      <w:r w:rsidRPr="006F178A">
        <w:rPr>
          <w:rtl/>
        </w:rPr>
        <w:t>, שהלך להחזיר עשרת השבטים</w:t>
      </w:r>
      <w:r>
        <w:rPr>
          <w:rFonts w:hint="cs"/>
          <w:rtl/>
        </w:rPr>
        <w:t>.</w:t>
      </w:r>
    </w:p>
    <w:p w14:paraId="4467E50A" w14:textId="2EFA217D" w:rsidR="002A125E" w:rsidRDefault="002A125E" w:rsidP="00FF0D95">
      <w:pPr>
        <w:pStyle w:val="afff6"/>
        <w:spacing w:after="60"/>
        <w:rPr>
          <w:rFonts w:ascii="Fb Fontext" w:hAnsi="Fb Fontext"/>
          <w:rtl/>
        </w:rPr>
      </w:pPr>
      <w:r w:rsidRPr="00170152">
        <w:rPr>
          <w:rFonts w:hint="cs"/>
          <w:spacing w:val="-4"/>
          <w:rtl/>
        </w:rPr>
        <w:t>והראיה:</w:t>
      </w:r>
      <w:r w:rsidRPr="00170152">
        <w:rPr>
          <w:rFonts w:hint="cs"/>
          <w:b/>
          <w:bCs/>
          <w:spacing w:val="-4"/>
          <w:rtl/>
        </w:rPr>
        <w:t xml:space="preserve"> א.</w:t>
      </w:r>
      <w:r w:rsidRPr="00170152">
        <w:rPr>
          <w:rFonts w:hint="cs"/>
          <w:spacing w:val="-4"/>
          <w:rtl/>
        </w:rPr>
        <w:t xml:space="preserve"> שנהג יובל ונביא מתנבא שיבטל,</w:t>
      </w:r>
      <w:r w:rsidR="00C325C6" w:rsidRPr="00170152">
        <w:rPr>
          <w:rFonts w:hint="cs"/>
          <w:spacing w:val="-4"/>
          <w:rtl/>
        </w:rPr>
        <w:t xml:space="preserve"> </w:t>
      </w:r>
      <w:r w:rsidR="00FF70BC" w:rsidRPr="00170152">
        <w:rPr>
          <w:rFonts w:hint="cs"/>
          <w:spacing w:val="-4"/>
          <w:rtl/>
        </w:rPr>
        <w:t xml:space="preserve">  </w:t>
      </w:r>
      <w:r w:rsidRPr="00170152">
        <w:rPr>
          <w:spacing w:val="-4"/>
          <w:rtl/>
        </w:rPr>
        <w:t>ויאשיהו מלך עליהן</w:t>
      </w:r>
      <w:r w:rsidRPr="00170152">
        <w:rPr>
          <w:rFonts w:hint="cs"/>
          <w:spacing w:val="-4"/>
          <w:rtl/>
        </w:rPr>
        <w:t xml:space="preserve"> - דמה טיבו אצל</w:t>
      </w:r>
      <w:r>
        <w:rPr>
          <w:rFonts w:hint="cs"/>
          <w:rtl/>
        </w:rPr>
        <w:t xml:space="preserve"> </w:t>
      </w:r>
      <w:r w:rsidRPr="00170152">
        <w:rPr>
          <w:rStyle w:val="a4"/>
          <w:rFonts w:hint="cs"/>
          <w:spacing w:val="2"/>
          <w:sz w:val="16"/>
          <w:szCs w:val="14"/>
          <w:rtl/>
        </w:rPr>
        <w:t>'</w:t>
      </w:r>
      <w:r w:rsidRPr="00170152">
        <w:rPr>
          <w:rStyle w:val="a4"/>
          <w:spacing w:val="2"/>
          <w:sz w:val="16"/>
          <w:szCs w:val="14"/>
          <w:rtl/>
        </w:rPr>
        <w:t>המזבח בית אל</w:t>
      </w:r>
      <w:r w:rsidRPr="00170152">
        <w:rPr>
          <w:rFonts w:hint="cs"/>
          <w:spacing w:val="2"/>
          <w:sz w:val="12"/>
          <w:szCs w:val="12"/>
          <w:rtl/>
        </w:rPr>
        <w:t>'</w:t>
      </w:r>
      <w:r w:rsidRPr="00170152">
        <w:rPr>
          <w:rFonts w:cs="Guttman Vilna" w:hint="cs"/>
          <w:b/>
          <w:spacing w:val="-2"/>
          <w:sz w:val="12"/>
          <w:szCs w:val="12"/>
          <w:rtl/>
        </w:rPr>
        <w:t>,</w:t>
      </w:r>
      <w:r w:rsidRPr="00170152">
        <w:rPr>
          <w:rFonts w:hint="cs"/>
          <w:spacing w:val="-2"/>
          <w:rtl/>
        </w:rPr>
        <w:t xml:space="preserve"> </w:t>
      </w:r>
      <w:r w:rsidRPr="00170152">
        <w:rPr>
          <w:rStyle w:val="afff"/>
          <w:rFonts w:hint="cs"/>
          <w:b/>
          <w:spacing w:val="-2"/>
          <w:rtl/>
        </w:rPr>
        <w:t>ב</w:t>
      </w:r>
      <w:r w:rsidR="00FF70BC" w:rsidRPr="00170152">
        <w:rPr>
          <w:rFonts w:hint="cs"/>
          <w:spacing w:val="-2"/>
          <w:rtl/>
        </w:rPr>
        <w:t>.</w:t>
      </w:r>
      <w:r w:rsidRPr="00170152">
        <w:rPr>
          <w:spacing w:val="-2"/>
          <w:rtl/>
        </w:rPr>
        <w:t xml:space="preserve"> </w:t>
      </w:r>
      <w:r w:rsidRPr="00170152">
        <w:rPr>
          <w:sz w:val="12"/>
          <w:szCs w:val="12"/>
          <w:rtl/>
        </w:rPr>
        <w:t>'</w:t>
      </w:r>
      <w:r w:rsidRPr="00170152">
        <w:rPr>
          <w:rStyle w:val="a4"/>
          <w:spacing w:val="0"/>
          <w:sz w:val="16"/>
          <w:szCs w:val="14"/>
          <w:rtl/>
        </w:rPr>
        <w:t>גם יהודה שת קציר לך</w:t>
      </w:r>
      <w:r w:rsidRPr="00170152">
        <w:rPr>
          <w:spacing w:val="-2"/>
          <w:sz w:val="12"/>
          <w:szCs w:val="12"/>
          <w:rtl/>
        </w:rPr>
        <w:t xml:space="preserve"> </w:t>
      </w:r>
      <w:r w:rsidRPr="00170152">
        <w:rPr>
          <w:rFonts w:hint="cs"/>
          <w:spacing w:val="-2"/>
          <w:rtl/>
        </w:rPr>
        <w:t>[מלכות]</w:t>
      </w:r>
      <w:r w:rsidRPr="00170152">
        <w:rPr>
          <w:spacing w:val="-2"/>
          <w:rtl/>
        </w:rPr>
        <w:t xml:space="preserve"> </w:t>
      </w:r>
      <w:r w:rsidRPr="00170152">
        <w:rPr>
          <w:rStyle w:val="a4"/>
          <w:spacing w:val="-2"/>
          <w:sz w:val="16"/>
          <w:szCs w:val="14"/>
          <w:rtl/>
        </w:rPr>
        <w:t>בשובי שבו</w:t>
      </w:r>
      <w:r w:rsidRPr="00170152">
        <w:rPr>
          <w:rStyle w:val="a4"/>
          <w:rFonts w:hint="eastAsia"/>
          <w:spacing w:val="-2"/>
          <w:sz w:val="16"/>
          <w:szCs w:val="14"/>
          <w:rtl/>
        </w:rPr>
        <w:t>ת</w:t>
      </w:r>
      <w:r w:rsidRPr="00170152">
        <w:rPr>
          <w:rStyle w:val="a4"/>
          <w:spacing w:val="-2"/>
          <w:sz w:val="16"/>
          <w:szCs w:val="14"/>
          <w:rtl/>
        </w:rPr>
        <w:t xml:space="preserve"> </w:t>
      </w:r>
      <w:r w:rsidRPr="00170152">
        <w:rPr>
          <w:rStyle w:val="a4"/>
          <w:rFonts w:hint="eastAsia"/>
          <w:spacing w:val="-2"/>
          <w:sz w:val="16"/>
          <w:szCs w:val="14"/>
          <w:rtl/>
        </w:rPr>
        <w:t>עמי</w:t>
      </w:r>
      <w:r w:rsidRPr="00170152">
        <w:rPr>
          <w:rStyle w:val="a4"/>
          <w:spacing w:val="-2"/>
          <w:sz w:val="16"/>
          <w:szCs w:val="14"/>
          <w:rtl/>
        </w:rPr>
        <w:t>'</w:t>
      </w:r>
      <w:r w:rsidRPr="00170152">
        <w:rPr>
          <w:rFonts w:hint="cs"/>
          <w:spacing w:val="-2"/>
          <w:rtl/>
        </w:rPr>
        <w:t xml:space="preserve"> [י' שבטים].</w:t>
      </w:r>
    </w:p>
    <w:p w14:paraId="79E5DBF9" w14:textId="77777777" w:rsidR="001D6495" w:rsidRDefault="002A125E" w:rsidP="001D6495">
      <w:pPr>
        <w:pStyle w:val="36"/>
        <w:framePr w:wrap="notBeside"/>
        <w:rPr>
          <w:rStyle w:val="a4"/>
          <w:rtl/>
        </w:rPr>
      </w:pPr>
      <w:r w:rsidRPr="006F178A">
        <w:rPr>
          <w:rStyle w:val="afe"/>
          <w:rtl/>
        </w:rPr>
        <w:t>אסתר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 </w:t>
      </w:r>
    </w:p>
    <w:p w14:paraId="476427AD" w14:textId="53D58FFD" w:rsidR="002A125E" w:rsidRPr="00160B89" w:rsidRDefault="002A125E" w:rsidP="00160B89">
      <w:pPr>
        <w:spacing w:after="60"/>
        <w:rPr>
          <w:rStyle w:val="afff"/>
          <w:rFonts w:cs="FrankRuehl"/>
          <w:spacing w:val="0"/>
          <w:szCs w:val="18"/>
          <w:rtl/>
        </w:rPr>
      </w:pPr>
      <w:r w:rsidRPr="00FA08BF">
        <w:rPr>
          <w:rStyle w:val="a4"/>
          <w:rtl/>
        </w:rPr>
        <w:t xml:space="preserve">ויהי ביום השלישי </w:t>
      </w:r>
      <w:r w:rsidRPr="00E059C5">
        <w:rPr>
          <w:rStyle w:val="a4"/>
          <w:b/>
          <w:bCs/>
          <w:rtl/>
        </w:rPr>
        <w:t>ותלבש</w:t>
      </w:r>
      <w:r w:rsidRPr="00DB0BD7">
        <w:rPr>
          <w:rStyle w:val="a4"/>
          <w:b/>
          <w:bCs/>
          <w:rtl/>
        </w:rPr>
        <w:t xml:space="preserve"> אסתר מלכות'</w:t>
      </w:r>
      <w:r>
        <w:rPr>
          <w:rFonts w:ascii="Fb Fontext" w:hAnsi="Fb Fontext" w:hint="cs"/>
          <w:rtl/>
        </w:rPr>
        <w:t xml:space="preserve"> -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לבש</w:t>
      </w:r>
      <w:r>
        <w:rPr>
          <w:rFonts w:ascii="Fb Fontext" w:hAnsi="Fb Fontext" w:hint="cs"/>
          <w:rtl/>
        </w:rPr>
        <w:t>ת</w:t>
      </w:r>
      <w:r w:rsidRPr="006F178A">
        <w:rPr>
          <w:rFonts w:ascii="Fb Fontext" w:hAnsi="Fb Fontext" w:hint="cs"/>
          <w:rtl/>
        </w:rPr>
        <w:t xml:space="preserve">ה </w:t>
      </w:r>
      <w:r>
        <w:rPr>
          <w:rStyle w:val="afff"/>
          <w:rFonts w:ascii="Fb Fontext" w:hAnsi="Fb Fontext" w:cs="PFT_Frank" w:hint="eastAsia"/>
          <w:b/>
          <w:bCs/>
          <w:szCs w:val="14"/>
          <w:rtl/>
          <w:rPrChange w:id="9025" w:author="מנוע אמוראים" w:date="2026-10-05T16:41:43Z">
            <w:rPr>
              <w:rFonts w:ascii="Fb Fontext" w:hAnsi="Fb Fontext" w:cs="PFT_Frank" w:hint="eastAsia"/>
              <w:b/>
              <w:bCs/>
              <w:szCs w:val="14"/>
              <w:rtl/>
            </w:rPr>
          </w:rPrChange>
        </w:rPr>
        <w:t xml:space="preserve">רוה</w:t>
      </w:r>
      <w:r>
        <w:rPr>
          <w:rStyle w:val="afff"/>
          <w:rFonts w:ascii="Fb Fontext" w:hAnsi="Fb Fontext" w:cs="PFT_Frank"/>
          <w:b/>
          <w:bCs/>
          <w:szCs w:val="14"/>
          <w:rtl/>
          <w:rPrChange w:id="9026" w:author="מנוע אמוראים" w:date="2026-10-05T16:41:43Z">
            <w:rPr>
              <w:rFonts w:ascii="Fb Fontext" w:hAnsi="Fb Fontext" w:cs="PFT_Frank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f"/>
          <w:rFonts w:ascii="Fb Fontext" w:hAnsi="Fb Fontext" w:cs="PFT_Frank" w:hint="eastAsia"/>
          <w:b/>
          <w:bCs/>
          <w:szCs w:val="14"/>
          <w:rtl/>
          <w:rPrChange w:id="9027" w:author="מנוע אמוראים" w:date="2026-10-05T16:41:43Z">
            <w:rPr>
              <w:rFonts w:ascii="Fb Fontext" w:hAnsi="Fb Fontext" w:cs="PFT_Frank" w:hint="eastAsia"/>
              <w:b/>
              <w:bCs/>
              <w:szCs w:val="14"/>
              <w:rtl/>
            </w:rPr>
          </w:rPrChange>
        </w:rPr>
        <w:t xml:space="preserve">ק</w:t>
      </w:r>
      <w:r w:rsidRPr="006F178A">
        <w:rPr>
          <w:rFonts w:ascii="Fb Fontext" w:hAnsi="Fb Fontext" w:hint="cs"/>
          <w:rtl/>
        </w:rPr>
        <w:t>.</w:t>
      </w:r>
    </w:p>
    <w:p w14:paraId="4AD37C0E" w14:textId="142830C5" w:rsidR="0094084F" w:rsidRDefault="00D355BE" w:rsidP="00160B89">
      <w:pPr>
        <w:pStyle w:val="36"/>
        <w:framePr w:wrap="notBeside"/>
        <w:rPr>
          <w:rtl/>
        </w:rPr>
      </w:pPr>
      <w:r w:rsidRPr="00160B89">
        <w:rPr>
          <w:rFonts w:ascii="Times New Roman" w:hAnsi="Times New Roman" w:cs="Times New Roman" w:hint="cs"/>
          <w:rtl/>
        </w:rPr>
        <w:t>◦</w:t>
      </w:r>
      <w:r w:rsidRPr="00160B89">
        <w:rPr>
          <w:rtl/>
        </w:rPr>
        <w:t xml:space="preserve"> </w:t>
      </w:r>
      <w:r w:rsidR="002A125E" w:rsidRPr="00160B89">
        <w:rPr>
          <w:rFonts w:hint="cs"/>
          <w:rtl/>
        </w:rPr>
        <w:t>ר</w:t>
      </w:r>
      <w:r w:rsidR="002A125E" w:rsidRPr="00160B89">
        <w:rPr>
          <w:rtl/>
        </w:rPr>
        <w:t>"</w:t>
      </w:r>
      <w:r w:rsidR="002A125E" w:rsidRPr="00160B89">
        <w:rPr>
          <w:rFonts w:hint="cs"/>
          <w:rtl/>
        </w:rPr>
        <w:t>נ</w:t>
      </w:r>
      <w:r w:rsidR="0094084F">
        <w:rPr>
          <w:rtl/>
        </w:rPr>
        <w:t>:</w:t>
      </w:r>
    </w:p>
    <w:p w14:paraId="6852EA31" w14:textId="685E68B3" w:rsidR="002A125E" w:rsidRPr="00F9640A" w:rsidRDefault="002A125E" w:rsidP="00F9640A">
      <w:pPr>
        <w:rPr>
          <w:spacing w:val="-2"/>
          <w:rtl/>
        </w:rPr>
      </w:pPr>
      <w:r w:rsidRPr="00F9640A">
        <w:rPr>
          <w:rFonts w:ascii="Fb Fontext" w:hAnsi="Fb Fontext"/>
          <w:spacing w:val="-2"/>
          <w:rtl/>
        </w:rPr>
        <w:t xml:space="preserve">לא </w:t>
      </w:r>
      <w:r w:rsidRPr="00F9640A">
        <w:rPr>
          <w:rFonts w:ascii="Fb Fontext" w:hAnsi="Fb Fontext" w:hint="cs"/>
          <w:spacing w:val="-2"/>
          <w:rtl/>
        </w:rPr>
        <w:t xml:space="preserve">נאה יהירות לנשי- </w:t>
      </w:r>
      <w:r w:rsidRPr="00F9640A">
        <w:rPr>
          <w:rFonts w:hint="eastAsia"/>
          <w:spacing w:val="-2"/>
          <w:rtl/>
        </w:rPr>
        <w:t>דבורה</w:t>
      </w:r>
      <w:r w:rsidRPr="00F9640A">
        <w:rPr>
          <w:spacing w:val="-2"/>
          <w:rtl/>
        </w:rPr>
        <w:t xml:space="preserve"> </w:t>
      </w:r>
      <w:r w:rsidRPr="00F9640A">
        <w:rPr>
          <w:rFonts w:hint="eastAsia"/>
          <w:spacing w:val="-2"/>
          <w:rtl/>
        </w:rPr>
        <w:t>וחולדה</w:t>
      </w:r>
      <w:r w:rsidRPr="00F9640A">
        <w:rPr>
          <w:rFonts w:ascii="Fb Fontext" w:hAnsi="Fb Fontext" w:hint="cs"/>
          <w:spacing w:val="-2"/>
          <w:rtl/>
        </w:rPr>
        <w:t xml:space="preserve"> </w:t>
      </w:r>
      <w:r w:rsidR="00F9640A" w:rsidRPr="00F9640A">
        <w:rPr>
          <w:rFonts w:hint="cs"/>
          <w:spacing w:val="-2"/>
          <w:rtl/>
        </w:rPr>
        <w:t>אף ש</w:t>
      </w:r>
      <w:r w:rsidRPr="00F9640A">
        <w:rPr>
          <w:rFonts w:hint="cs"/>
          <w:spacing w:val="-2"/>
          <w:rtl/>
        </w:rPr>
        <w:t>מכוער שמם</w:t>
      </w:r>
      <w:r w:rsidR="00F9640A" w:rsidRPr="00F9640A">
        <w:rPr>
          <w:rStyle w:val="afff7"/>
          <w:rFonts w:hint="cs"/>
          <w:spacing w:val="-2"/>
          <w:rtl/>
        </w:rPr>
        <w:t xml:space="preserve"> היו יהירות </w:t>
      </w:r>
    </w:p>
    <w:p w14:paraId="46D5E995" w14:textId="0C716154" w:rsidR="0094084F" w:rsidRDefault="00D355BE" w:rsidP="00160B89">
      <w:pPr>
        <w:pStyle w:val="36"/>
        <w:framePr w:wrap="notBeside"/>
        <w:rPr>
          <w:rtl/>
        </w:rPr>
      </w:pPr>
      <w:r w:rsidRPr="00160B89">
        <w:rPr>
          <w:rFonts w:ascii="Times New Roman" w:hAnsi="Times New Roman" w:cs="Times New Roman" w:hint="cs"/>
          <w:rtl/>
        </w:rPr>
        <w:t>◦</w:t>
      </w:r>
      <w:r w:rsidRPr="00160B89">
        <w:rPr>
          <w:rtl/>
        </w:rPr>
        <w:t xml:space="preserve"> </w:t>
      </w:r>
      <w:r w:rsidR="002A125E" w:rsidRPr="00160B89">
        <w:rPr>
          <w:rFonts w:hint="cs"/>
          <w:rtl/>
        </w:rPr>
        <w:t>ר</w:t>
      </w:r>
      <w:r w:rsidR="002A125E" w:rsidRPr="00160B89">
        <w:rPr>
          <w:rtl/>
        </w:rPr>
        <w:t>"</w:t>
      </w:r>
      <w:r w:rsidR="002A125E" w:rsidRPr="00160B89">
        <w:rPr>
          <w:rFonts w:hint="cs"/>
          <w:rtl/>
        </w:rPr>
        <w:t>נ</w:t>
      </w:r>
      <w:r w:rsidR="0094084F">
        <w:rPr>
          <w:rtl/>
        </w:rPr>
        <w:t>:</w:t>
      </w:r>
    </w:p>
    <w:p w14:paraId="4FEF4B8B" w14:textId="0025D7D6" w:rsidR="002A125E" w:rsidRPr="006F178A" w:rsidRDefault="002A125E" w:rsidP="002A125E">
      <w:pPr>
        <w:rPr>
          <w:rtl/>
        </w:rPr>
      </w:pPr>
      <w:r>
        <w:rPr>
          <w:rtl/>
        </w:rPr>
        <w:t>חולדה מבני בניו של יהושע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5F23C7">
        <w:rPr>
          <w:rStyle w:val="a4"/>
          <w:rFonts w:hint="cs"/>
          <w:rtl/>
        </w:rPr>
        <w:t xml:space="preserve">דבן </w:t>
      </w:r>
      <w:r w:rsidRPr="005F23C7">
        <w:rPr>
          <w:rStyle w:val="a4"/>
          <w:rtl/>
        </w:rPr>
        <w:t xml:space="preserve">חרחס </w:t>
      </w:r>
      <w:r w:rsidRPr="00411327">
        <w:rPr>
          <w:rStyle w:val="afff"/>
          <w:b/>
          <w:rtl/>
        </w:rPr>
        <w:t xml:space="preserve">והתם </w:t>
      </w:r>
      <w:r w:rsidRPr="005F23C7">
        <w:rPr>
          <w:rStyle w:val="a4"/>
          <w:rtl/>
        </w:rPr>
        <w:t>בתמנת חרס</w:t>
      </w:r>
      <w:r>
        <w:rPr>
          <w:rFonts w:hint="cs"/>
          <w:rtl/>
        </w:rPr>
        <w:t>,</w:t>
      </w:r>
    </w:p>
    <w:p w14:paraId="7B2F7BCE" w14:textId="77777777" w:rsidR="00610074" w:rsidRDefault="002A125E" w:rsidP="00610074">
      <w:pPr>
        <w:pStyle w:val="36"/>
        <w:framePr w:wrap="notBeside"/>
        <w:rPr>
          <w:rStyle w:val="afff"/>
          <w:b/>
          <w:rtl/>
        </w:rPr>
      </w:pPr>
      <w:r w:rsidRPr="00411327">
        <w:rPr>
          <w:rStyle w:val="afff"/>
          <w:rFonts w:hint="cs"/>
          <w:b/>
          <w:rtl/>
        </w:rPr>
        <w:t>ויקשה מדתניא:</w:t>
      </w:r>
    </w:p>
    <w:p w14:paraId="2A31E2FF" w14:textId="0466CFDD" w:rsidR="002A125E" w:rsidRDefault="002A125E" w:rsidP="00610074">
      <w:pPr>
        <w:rPr>
          <w:spacing w:val="-2"/>
          <w:rtl/>
        </w:rPr>
      </w:pPr>
      <w:r>
        <w:rPr>
          <w:rFonts w:hint="cs"/>
          <w:spacing w:val="-2"/>
          <w:rtl/>
        </w:rPr>
        <w:t xml:space="preserve">דמרחב הזונה, </w:t>
      </w:r>
      <w:r w:rsidRPr="00DB0BD7">
        <w:rPr>
          <w:rStyle w:val="a4"/>
          <w:rFonts w:hint="eastAsia"/>
          <w:rtl/>
        </w:rPr>
        <w:t>דבן</w:t>
      </w:r>
      <w:r w:rsidRPr="00DB0BD7">
        <w:rPr>
          <w:rStyle w:val="a4"/>
          <w:rtl/>
        </w:rPr>
        <w:t xml:space="preserve"> </w:t>
      </w:r>
      <w:r w:rsidRPr="00DB0BD7">
        <w:rPr>
          <w:rStyle w:val="a4"/>
          <w:rFonts w:hint="eastAsia"/>
          <w:rtl/>
        </w:rPr>
        <w:t>תקוה</w:t>
      </w:r>
      <w:r>
        <w:rPr>
          <w:rFonts w:hint="cs"/>
          <w:spacing w:val="-2"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והתם</w:t>
      </w:r>
      <w:r>
        <w:rPr>
          <w:rFonts w:hint="cs"/>
          <w:spacing w:val="-2"/>
          <w:rtl/>
        </w:rPr>
        <w:t xml:space="preserve"> </w:t>
      </w:r>
      <w:r w:rsidRPr="00DB0BD7">
        <w:rPr>
          <w:rStyle w:val="a4"/>
          <w:rFonts w:hint="eastAsia"/>
          <w:rtl/>
        </w:rPr>
        <w:t>תקות</w:t>
      </w:r>
      <w:r w:rsidRPr="00DB0BD7">
        <w:rPr>
          <w:rStyle w:val="a4"/>
          <w:rtl/>
        </w:rPr>
        <w:t xml:space="preserve"> </w:t>
      </w:r>
      <w:r w:rsidRPr="00DB0BD7">
        <w:rPr>
          <w:rStyle w:val="a4"/>
          <w:rFonts w:hint="eastAsia"/>
          <w:rtl/>
        </w:rPr>
        <w:t>חוט</w:t>
      </w:r>
      <w:r w:rsidRPr="00DB0BD7">
        <w:rPr>
          <w:rStyle w:val="a4"/>
          <w:rtl/>
        </w:rPr>
        <w:t xml:space="preserve"> </w:t>
      </w:r>
      <w:r w:rsidRPr="00DB0BD7">
        <w:rPr>
          <w:rStyle w:val="a4"/>
          <w:rFonts w:hint="eastAsia"/>
          <w:rtl/>
        </w:rPr>
        <w:t>השני</w:t>
      </w:r>
      <w:r>
        <w:rPr>
          <w:rFonts w:hint="cs"/>
          <w:spacing w:val="-2"/>
          <w:rtl/>
        </w:rPr>
        <w:t>,</w:t>
      </w:r>
    </w:p>
    <w:p w14:paraId="13BCFD91" w14:textId="2D86C625" w:rsidR="00610074" w:rsidRDefault="002A125E" w:rsidP="00610074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  <w:r w:rsidR="00610074">
        <w:rPr>
          <w:rFonts w:hint="cs"/>
          <w:rtl/>
        </w:rPr>
        <w:t xml:space="preserve"> ודחי'</w:t>
      </w:r>
    </w:p>
    <w:p w14:paraId="56DE1FC3" w14:textId="3D5C479F" w:rsidR="002A125E" w:rsidRPr="006F178A" w:rsidRDefault="002A125E" w:rsidP="00610074">
      <w:pPr>
        <w:rPr>
          <w:rtl/>
        </w:rPr>
      </w:pPr>
      <w:r w:rsidRPr="00701689">
        <w:rPr>
          <w:rFonts w:hint="eastAsia"/>
          <w:spacing w:val="-2"/>
          <w:rtl/>
        </w:rPr>
        <w:t>התגיירה</w:t>
      </w:r>
      <w:r w:rsidRPr="00701689">
        <w:rPr>
          <w:spacing w:val="-2"/>
          <w:rtl/>
        </w:rPr>
        <w:t xml:space="preserve"> </w:t>
      </w:r>
      <w:r w:rsidRPr="00701689">
        <w:rPr>
          <w:rFonts w:hint="eastAsia"/>
          <w:spacing w:val="-2"/>
          <w:rtl/>
        </w:rPr>
        <w:t>ונשאה</w:t>
      </w:r>
      <w:r w:rsidRPr="00701689">
        <w:rPr>
          <w:spacing w:val="-2"/>
          <w:rtl/>
        </w:rPr>
        <w:t xml:space="preserve"> </w:t>
      </w:r>
      <w:r w:rsidRPr="00701689">
        <w:rPr>
          <w:rFonts w:hint="eastAsia"/>
          <w:spacing w:val="-2"/>
          <w:rtl/>
        </w:rPr>
        <w:t>יהושע</w:t>
      </w:r>
      <w:r>
        <w:rPr>
          <w:rFonts w:hint="cs"/>
          <w:spacing w:val="-2"/>
          <w:rtl/>
        </w:rPr>
        <w:t xml:space="preserve"> </w:t>
      </w:r>
      <w:r w:rsidRPr="00DB0BD7">
        <w:rPr>
          <w:rStyle w:val="afff7"/>
          <w:rFonts w:hint="eastAsia"/>
          <w:rtl/>
        </w:rPr>
        <w:t>וליהושע</w:t>
      </w:r>
      <w:r w:rsidRPr="00DB0BD7">
        <w:rPr>
          <w:rStyle w:val="afff7"/>
          <w:rtl/>
        </w:rPr>
        <w:t xml:space="preserve"> רק בנות ומ</w:t>
      </w:r>
      <w:r w:rsidRPr="00DB0BD7">
        <w:rPr>
          <w:rStyle w:val="afff7"/>
          <w:rFonts w:hint="eastAsia"/>
          <w:rtl/>
        </w:rPr>
        <w:t>הן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יצאה</w:t>
      </w:r>
      <w:r w:rsidRPr="00DB0BD7">
        <w:rPr>
          <w:rStyle w:val="afff7"/>
          <w:rtl/>
        </w:rPr>
        <w:t>.</w:t>
      </w:r>
    </w:p>
    <w:p w14:paraId="22754E7D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טו.</w:t>
      </w:r>
    </w:p>
    <w:p w14:paraId="157E81C5" w14:textId="0A7C1B3E" w:rsidR="008840DF" w:rsidRDefault="00D355BE" w:rsidP="00E7367D">
      <w:pPr>
        <w:pStyle w:val="afff4"/>
        <w:rPr>
          <w:rtl/>
        </w:rPr>
      </w:pPr>
      <w:r>
        <w:rPr>
          <w:rStyle w:val="afff"/>
          <w:rFonts w:ascii="Times New Roman" w:hAnsi="Times New Roman" w:cs="Times New Roman" w:hint="cs"/>
          <w:rtl/>
        </w:rPr>
        <w:t>◦</w:t>
      </w:r>
      <w:r>
        <w:rPr>
          <w:rStyle w:val="afff"/>
          <w:rtl/>
        </w:rPr>
        <w:t xml:space="preserve"> </w:t>
      </w:r>
      <w:r w:rsidR="002A125E" w:rsidRPr="00DB0BD7">
        <w:rPr>
          <w:rFonts w:hint="eastAsia"/>
          <w:rtl/>
        </w:rPr>
        <w:t>תניא</w:t>
      </w:r>
      <w:r w:rsidR="002A125E" w:rsidRPr="00DB0BD7">
        <w:rPr>
          <w:rtl/>
        </w:rPr>
        <w:t>: שמונה נביאים כהנים מרחב הזונה</w:t>
      </w:r>
    </w:p>
    <w:p w14:paraId="335AF8F3" w14:textId="77777777" w:rsidR="00922889" w:rsidRDefault="00EA58DA" w:rsidP="00C7214A">
      <w:pPr>
        <w:rPr>
          <w:rStyle w:val="afff"/>
          <w:b/>
          <w:rtl/>
        </w:rPr>
      </w:pPr>
      <w:r>
        <w:rPr>
          <w:rFonts w:hint="cs"/>
          <w:rtl/>
        </w:rPr>
        <w:t>ברוך, נריה,</w:t>
      </w:r>
      <w:r w:rsidR="002A125E" w:rsidRPr="00710466">
        <w:rPr>
          <w:rtl/>
        </w:rPr>
        <w:t xml:space="preserve"> שריה, מחסיה, ירמיה, חלקיה, חנמאל, שלום</w:t>
      </w:r>
      <w:r w:rsidR="002A125E" w:rsidRPr="00710466">
        <w:rPr>
          <w:rFonts w:hint="cs"/>
          <w:rtl/>
        </w:rPr>
        <w:t xml:space="preserve">, </w:t>
      </w:r>
    </w:p>
    <w:p w14:paraId="71A70D94" w14:textId="77777777" w:rsidR="00AB4A30" w:rsidRDefault="002A125E" w:rsidP="00AB4A30">
      <w:pPr>
        <w:pStyle w:val="36"/>
        <w:framePr w:wrap="notBeside"/>
        <w:rPr>
          <w:rtl/>
        </w:rPr>
      </w:pPr>
      <w:r w:rsidRPr="00411327">
        <w:rPr>
          <w:rStyle w:val="afff"/>
          <w:b/>
          <w:rtl/>
        </w:rPr>
        <w:t>ר"י:</w:t>
      </w:r>
    </w:p>
    <w:p w14:paraId="0950D24D" w14:textId="33CFC54F" w:rsidR="002A125E" w:rsidRPr="005F23C7" w:rsidRDefault="002A125E" w:rsidP="00C7214A">
      <w:pPr>
        <w:rPr>
          <w:rStyle w:val="a4"/>
          <w:b/>
          <w:bCs/>
          <w:rtl/>
        </w:rPr>
      </w:pPr>
      <w:r w:rsidRPr="00710466">
        <w:rPr>
          <w:rtl/>
        </w:rPr>
        <w:t>אף חולדה</w:t>
      </w:r>
      <w:r>
        <w:rPr>
          <w:rFonts w:hint="cs"/>
          <w:rtl/>
        </w:rPr>
        <w:t>.</w:t>
      </w:r>
    </w:p>
    <w:p w14:paraId="7CA092FC" w14:textId="512BEF4C" w:rsidR="002A125E" w:rsidRPr="00742218" w:rsidRDefault="00C7214A" w:rsidP="00C7214A">
      <w:pPr>
        <w:rPr>
          <w:spacing w:val="-2"/>
          <w:rtl/>
        </w:rPr>
      </w:pPr>
      <w:r w:rsidRPr="00742218">
        <w:rPr>
          <w:rFonts w:ascii="Fb Fontext" w:hAnsi="Fb Fontext" w:hint="cs"/>
          <w:spacing w:val="-2"/>
          <w:rtl/>
        </w:rPr>
        <w:t>ש</w:t>
      </w:r>
      <w:r w:rsidR="002A125E" w:rsidRPr="00742218">
        <w:rPr>
          <w:rFonts w:ascii="Fb Fontext" w:hAnsi="Fb Fontext" w:hint="cs"/>
          <w:spacing w:val="-2"/>
          <w:rtl/>
        </w:rPr>
        <w:t>כ</w:t>
      </w:r>
      <w:r w:rsidR="002A125E" w:rsidRPr="00742218">
        <w:rPr>
          <w:rFonts w:ascii="Fb Fontext" w:hAnsi="Fb Fontext"/>
          <w:spacing w:val="-2"/>
          <w:rtl/>
        </w:rPr>
        <w:t>ל מקום</w:t>
      </w:r>
      <w:r w:rsidR="002A125E" w:rsidRPr="00742218">
        <w:rPr>
          <w:rFonts w:ascii="Fb Fontext" w:hAnsi="Fb Fontext" w:hint="cs"/>
          <w:spacing w:val="-2"/>
          <w:rtl/>
        </w:rPr>
        <w:t xml:space="preserve"> </w:t>
      </w:r>
      <w:r w:rsidR="002A125E" w:rsidRPr="00742218">
        <w:rPr>
          <w:rFonts w:ascii="Fb Fontext" w:hAnsi="Fb Fontext" w:cs="PFT_Frank"/>
          <w:b/>
          <w:bCs/>
          <w:spacing w:val="-2"/>
          <w:szCs w:val="14"/>
          <w:rtl/>
        </w:rPr>
        <w:t>ששמו ושם אביו בנביאות</w:t>
      </w:r>
      <w:r w:rsidR="002A125E" w:rsidRPr="00742218">
        <w:rPr>
          <w:rFonts w:ascii="Fb Fontext" w:hAnsi="Fb Fontext" w:hint="cs"/>
          <w:spacing w:val="-2"/>
          <w:rtl/>
        </w:rPr>
        <w:t xml:space="preserve"> </w:t>
      </w:r>
      <w:r w:rsidR="002A125E" w:rsidRPr="00742218">
        <w:rPr>
          <w:rFonts w:ascii="Fb Fontext" w:hAnsi="Fb Fontext"/>
          <w:spacing w:val="-2"/>
          <w:rtl/>
        </w:rPr>
        <w:t>בידוע שהוא נביא בן נביא.</w:t>
      </w:r>
    </w:p>
    <w:p w14:paraId="3733C489" w14:textId="77777777" w:rsidR="002A125E" w:rsidRPr="006F178A" w:rsidRDefault="002A125E" w:rsidP="00C7214A">
      <w:pPr>
        <w:rPr>
          <w:rtl/>
        </w:rPr>
      </w:pPr>
      <w:r w:rsidRPr="003B4ECC">
        <w:rPr>
          <w:rFonts w:cs="PFT_Frank"/>
          <w:b/>
          <w:bCs/>
          <w:szCs w:val="14"/>
          <w:rtl/>
        </w:rPr>
        <w:t xml:space="preserve">שם עירו מפורש </w:t>
      </w:r>
      <w:r w:rsidRPr="006F178A">
        <w:rPr>
          <w:rtl/>
        </w:rPr>
        <w:t>- מאותה העיר</w:t>
      </w:r>
      <w:r>
        <w:rPr>
          <w:rFonts w:hint="cs"/>
          <w:rtl/>
        </w:rPr>
        <w:t xml:space="preserve">, </w:t>
      </w:r>
      <w:r w:rsidRPr="006F178A">
        <w:rPr>
          <w:rtl/>
        </w:rPr>
        <w:t xml:space="preserve">לא </w:t>
      </w:r>
      <w:r>
        <w:rPr>
          <w:rFonts w:hint="cs"/>
          <w:rtl/>
        </w:rPr>
        <w:t>מפורש</w:t>
      </w:r>
      <w:r w:rsidRPr="006F178A">
        <w:rPr>
          <w:rtl/>
        </w:rPr>
        <w:t xml:space="preserve"> - מירושלים.</w:t>
      </w:r>
    </w:p>
    <w:p w14:paraId="58078054" w14:textId="77777777" w:rsidR="002A125E" w:rsidRPr="00757D20" w:rsidRDefault="002A125E" w:rsidP="00C7214A">
      <w:pPr>
        <w:rPr>
          <w:rtl/>
        </w:rPr>
      </w:pPr>
      <w:r w:rsidRPr="003B4ECC">
        <w:rPr>
          <w:rFonts w:ascii="Fb Fontext" w:hAnsi="Fb Fontext" w:cs="PFT_Frank"/>
          <w:b/>
          <w:bCs/>
          <w:szCs w:val="14"/>
          <w:rtl/>
        </w:rPr>
        <w:t>מעשיו ומעשה אבותיו סתומין,</w:t>
      </w:r>
      <w:r w:rsidRPr="006F178A">
        <w:rPr>
          <w:rFonts w:ascii="Fb Fontext" w:hAnsi="Fb Fontext"/>
          <w:rtl/>
        </w:rPr>
        <w:t xml:space="preserve"> ופרט לך הכתוב באחד מהן לשבח</w:t>
      </w:r>
      <w:r>
        <w:rPr>
          <w:rFonts w:ascii="Fb Fontext" w:hAnsi="Fb Fontext" w:hint="cs"/>
          <w:rtl/>
        </w:rPr>
        <w:t xml:space="preserve"> </w:t>
      </w:r>
      <w:r>
        <w:rPr>
          <w:rFonts w:ascii="Fb Fontext" w:hAnsi="Fb Fontext"/>
          <w:rtl/>
        </w:rPr>
        <w:t>–</w:t>
      </w:r>
      <w:r>
        <w:rPr>
          <w:rFonts w:ascii="Fb Fontext" w:hAnsi="Fb Fontext" w:hint="cs"/>
          <w:rtl/>
        </w:rPr>
        <w:t xml:space="preserve"> צדיק בן צדיק</w:t>
      </w:r>
      <w:r w:rsidRPr="006F178A">
        <w:rPr>
          <w:rFonts w:ascii="Fb Fontext" w:hAnsi="Fb Fontext"/>
          <w:rtl/>
        </w:rPr>
        <w:t xml:space="preserve">, </w:t>
      </w:r>
      <w:r>
        <w:rPr>
          <w:rFonts w:hint="cs"/>
          <w:rtl/>
        </w:rPr>
        <w:t>לגנאי</w:t>
      </w:r>
      <w:r w:rsidRPr="00757D20">
        <w:rPr>
          <w:rtl/>
        </w:rPr>
        <w:t xml:space="preserve"> </w:t>
      </w:r>
      <w:r>
        <w:rPr>
          <w:rFonts w:hint="cs"/>
          <w:rtl/>
        </w:rPr>
        <w:t>-</w:t>
      </w:r>
      <w:r w:rsidRPr="00757D20">
        <w:rPr>
          <w:rtl/>
        </w:rPr>
        <w:t xml:space="preserve"> רשע בן רשע.</w:t>
      </w:r>
    </w:p>
    <w:p w14:paraId="7DE629DC" w14:textId="02AA921E" w:rsidR="00C7214A" w:rsidRPr="00922889" w:rsidRDefault="003809EA" w:rsidP="00922889">
      <w:pPr>
        <w:pStyle w:val="af3"/>
        <w:rPr>
          <w:rStyle w:val="afff"/>
          <w:rFonts w:cs="BA TM • Vilna Extra-Bold"/>
          <w:spacing w:val="0"/>
          <w:szCs w:val="18"/>
        </w:rPr>
      </w:pPr>
      <w:r>
        <w:rPr>
          <w:rFonts w:ascii="MS Mincho" w:hAnsi="MS Mincho" w:hint="cs"/>
          <w:rtl/>
        </w:rPr>
        <w:t>****</w:t>
      </w:r>
    </w:p>
    <w:p w14:paraId="567F788C" w14:textId="0C05D985" w:rsidR="0094084F" w:rsidRDefault="00D355BE" w:rsidP="00922889">
      <w:pPr>
        <w:pStyle w:val="36"/>
        <w:framePr w:wrap="notBeside"/>
        <w:rPr>
          <w:rtl/>
        </w:rPr>
      </w:pPr>
      <w:r w:rsidRPr="00922889">
        <w:rPr>
          <w:rFonts w:ascii="Times New Roman" w:hAnsi="Times New Roman" w:cs="Times New Roman" w:hint="cs"/>
          <w:rtl/>
        </w:rPr>
        <w:t>◦</w:t>
      </w:r>
      <w:r w:rsidRPr="00922889">
        <w:rPr>
          <w:rtl/>
        </w:rPr>
        <w:t xml:space="preserve"> </w:t>
      </w:r>
      <w:r w:rsidR="002A125E" w:rsidRPr="00922889">
        <w:rPr>
          <w:rFonts w:hint="cs"/>
          <w:rtl/>
        </w:rPr>
        <w:t>רב</w:t>
      </w:r>
      <w:r w:rsidR="0094084F">
        <w:rPr>
          <w:rtl/>
        </w:rPr>
        <w:t>:</w:t>
      </w:r>
    </w:p>
    <w:p w14:paraId="6283B768" w14:textId="5C196D35" w:rsidR="002A125E" w:rsidRPr="006F178A" w:rsidRDefault="002A125E" w:rsidP="002A125E">
      <w:pPr>
        <w:rPr>
          <w:rtl/>
        </w:rPr>
      </w:pPr>
      <w:r w:rsidRPr="00846CEF">
        <w:rPr>
          <w:rFonts w:ascii="Fb Fontext" w:hAnsi="Fb Fontext"/>
          <w:rtl/>
        </w:rPr>
        <w:t>מלאכי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Pr="006F178A">
        <w:rPr>
          <w:rFonts w:ascii="Fb Fontext" w:hAnsi="Fb Fontext"/>
          <w:rtl/>
        </w:rPr>
        <w:t xml:space="preserve">זה </w:t>
      </w:r>
      <w:r w:rsidRPr="00F05A14">
        <w:rPr>
          <w:rFonts w:ascii="Fb Fontext" w:hAnsi="Fb Fontext" w:cs="PFT_Frank"/>
          <w:b/>
          <w:bCs/>
          <w:szCs w:val="14"/>
          <w:rtl/>
        </w:rPr>
        <w:t>מרדכי</w:t>
      </w:r>
      <w:r w:rsidRPr="006F178A">
        <w:rPr>
          <w:rFonts w:ascii="Fb Fontext" w:hAnsi="Fb Fontext"/>
          <w:rtl/>
        </w:rPr>
        <w:t xml:space="preserve">, </w:t>
      </w:r>
      <w:r w:rsidRPr="00DB0BD7">
        <w:rPr>
          <w:rStyle w:val="afff7"/>
          <w:rtl/>
        </w:rPr>
        <w:t>שהיה משנה למלך</w:t>
      </w:r>
      <w:r>
        <w:rPr>
          <w:rFonts w:hint="cs"/>
          <w:rtl/>
        </w:rPr>
        <w:t xml:space="preserve">, </w:t>
      </w:r>
      <w:r w:rsidRPr="00411327">
        <w:rPr>
          <w:rStyle w:val="afff"/>
          <w:rFonts w:hint="eastAsia"/>
          <w:b/>
          <w:rtl/>
        </w:rPr>
        <w:t>ומסקינן</w:t>
      </w:r>
      <w:r w:rsidRPr="00411327">
        <w:rPr>
          <w:rStyle w:val="afff"/>
          <w:b/>
          <w:rtl/>
        </w:rPr>
        <w:t>:</w:t>
      </w:r>
      <w:r>
        <w:rPr>
          <w:rFonts w:hint="cs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תיובתא</w:t>
      </w:r>
      <w:r>
        <w:rPr>
          <w:rFonts w:hint="cs"/>
          <w:rtl/>
        </w:rPr>
        <w:t>.</w:t>
      </w:r>
    </w:p>
    <w:p w14:paraId="602619C4" w14:textId="765C1F8E" w:rsidR="0094084F" w:rsidRDefault="002A125E" w:rsidP="00870FBF">
      <w:pPr>
        <w:pStyle w:val="36"/>
        <w:framePr w:wrap="notBeside"/>
        <w:rPr>
          <w:rtl/>
        </w:rPr>
      </w:pPr>
      <w:r w:rsidRPr="00870FBF">
        <w:rPr>
          <w:rFonts w:hint="cs"/>
          <w:rtl/>
        </w:rPr>
        <w:t>ריב</w:t>
      </w:r>
      <w:r w:rsidRPr="00870FBF">
        <w:rPr>
          <w:rtl/>
        </w:rPr>
        <w:t>"</w:t>
      </w:r>
      <w:r w:rsidRPr="00870FBF">
        <w:rPr>
          <w:rFonts w:hint="cs"/>
          <w:rtl/>
        </w:rPr>
        <w:t>ק</w:t>
      </w:r>
      <w:r w:rsidR="0094084F">
        <w:rPr>
          <w:rtl/>
        </w:rPr>
        <w:t>:</w:t>
      </w:r>
    </w:p>
    <w:p w14:paraId="72200E0F" w14:textId="31067793" w:rsidR="002A125E" w:rsidRPr="006F178A" w:rsidRDefault="002A125E" w:rsidP="00870FBF">
      <w:pPr>
        <w:spacing w:after="60"/>
        <w:rPr>
          <w:rtl/>
        </w:rPr>
      </w:pPr>
      <w:r w:rsidRPr="006F178A">
        <w:rPr>
          <w:rFonts w:ascii="Fb Fontext" w:hAnsi="Fb Fontext"/>
          <w:rtl/>
        </w:rPr>
        <w:t xml:space="preserve">זה </w:t>
      </w:r>
      <w:r w:rsidRPr="00F05A14">
        <w:rPr>
          <w:rFonts w:ascii="Fb Fontext" w:hAnsi="Fb Fontext" w:cs="PFT_Frank"/>
          <w:b/>
          <w:bCs/>
          <w:szCs w:val="14"/>
          <w:rtl/>
        </w:rPr>
        <w:t>עזרא</w:t>
      </w:r>
      <w:r w:rsidRPr="006F178A">
        <w:rPr>
          <w:rFonts w:ascii="Fb Fontext" w:hAnsi="Fb Fontext"/>
          <w:rtl/>
        </w:rPr>
        <w:t>,</w:t>
      </w:r>
      <w:r>
        <w:rPr>
          <w:rFonts w:ascii="Fb Fontext" w:hAnsi="Fb Fontext" w:hint="cs"/>
          <w:rtl/>
        </w:rPr>
        <w:t xml:space="preserve"> 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דהתנבא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והפריש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נכריות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Pr="00411327">
        <w:rPr>
          <w:rStyle w:val="afff"/>
          <w:b/>
          <w:rtl/>
        </w:rPr>
        <w:t>וחכמים:</w:t>
      </w:r>
      <w:r w:rsidRPr="006F178A">
        <w:rPr>
          <w:rFonts w:ascii="Fb Fontext" w:hAnsi="Fb Fontext"/>
          <w:rtl/>
        </w:rPr>
        <w:t xml:space="preserve"> </w:t>
      </w:r>
      <w:r w:rsidRPr="00F05A14">
        <w:rPr>
          <w:rFonts w:ascii="Fb Fontext" w:hAnsi="Fb Fontext" w:cs="PFT_Frank"/>
          <w:b/>
          <w:bCs/>
          <w:szCs w:val="14"/>
          <w:rtl/>
        </w:rPr>
        <w:t>מלאכי שמו</w:t>
      </w:r>
      <w:r w:rsidRPr="006F178A">
        <w:rPr>
          <w:rFonts w:ascii="Fb Fontext" w:hAnsi="Fb Fontext"/>
          <w:rtl/>
        </w:rPr>
        <w:t>.</w:t>
      </w:r>
    </w:p>
    <w:p w14:paraId="10D28C24" w14:textId="1C131F27" w:rsidR="0094084F" w:rsidRDefault="002A125E" w:rsidP="00870FBF">
      <w:pPr>
        <w:pStyle w:val="36"/>
        <w:framePr w:wrap="notBeside"/>
        <w:rPr>
          <w:rtl/>
        </w:rPr>
      </w:pPr>
      <w:r w:rsidRPr="00870FBF">
        <w:rPr>
          <w:rtl/>
        </w:rPr>
        <w:t>ת"ר</w:t>
      </w:r>
      <w:r w:rsidR="0094084F">
        <w:rPr>
          <w:rtl/>
        </w:rPr>
        <w:t>:</w:t>
      </w:r>
    </w:p>
    <w:p w14:paraId="52C84A43" w14:textId="3F3FE21F" w:rsidR="002A125E" w:rsidRPr="006F178A" w:rsidRDefault="002A125E" w:rsidP="00870FBF">
      <w:pPr>
        <w:pStyle w:val="ae"/>
        <w:spacing w:before="0"/>
        <w:rPr>
          <w:rtl/>
        </w:rPr>
      </w:pPr>
      <w:r w:rsidRPr="006F178A">
        <w:rPr>
          <w:rStyle w:val="afe"/>
          <w:rtl/>
        </w:rPr>
        <w:t>ארבע נשים יפיפיות</w:t>
      </w:r>
      <w:r w:rsidRPr="006F178A">
        <w:rPr>
          <w:rFonts w:ascii="Fb Fontext" w:hAnsi="Fb Fontext"/>
          <w:rtl/>
        </w:rPr>
        <w:t>: שרה רחב אביגיל ואסתר</w:t>
      </w:r>
      <w:r>
        <w:rPr>
          <w:rFonts w:hint="cs"/>
          <w:rtl/>
        </w:rPr>
        <w:t xml:space="preserve"> </w:t>
      </w:r>
      <w:r w:rsidRPr="00DB0BD7">
        <w:rPr>
          <w:rStyle w:val="afff7"/>
          <w:rFonts w:hint="eastAsia"/>
          <w:rtl/>
        </w:rPr>
        <w:t>או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ושתי</w:t>
      </w:r>
      <w:r w:rsidRPr="00DB0BD7">
        <w:rPr>
          <w:rStyle w:val="afff7"/>
          <w:rtl/>
        </w:rPr>
        <w:t>.</w:t>
      </w:r>
    </w:p>
    <w:p w14:paraId="68D5CD12" w14:textId="77777777" w:rsidR="002A125E" w:rsidRDefault="002A125E" w:rsidP="002A125E">
      <w:pPr>
        <w:rPr>
          <w:spacing w:val="-2"/>
          <w:rtl/>
        </w:rPr>
      </w:pPr>
      <w:r w:rsidRPr="000C0C8B">
        <w:rPr>
          <w:spacing w:val="-2"/>
          <w:rtl/>
        </w:rPr>
        <w:t xml:space="preserve">רחב </w:t>
      </w:r>
      <w:r w:rsidRPr="000C0C8B">
        <w:rPr>
          <w:rFonts w:cs="PFT_Frank"/>
          <w:b/>
          <w:bCs/>
          <w:spacing w:val="-2"/>
          <w:sz w:val="14"/>
          <w:szCs w:val="14"/>
          <w:rtl/>
        </w:rPr>
        <w:t>בשמה</w:t>
      </w:r>
      <w:r w:rsidRPr="000C0C8B">
        <w:rPr>
          <w:spacing w:val="-2"/>
          <w:rtl/>
        </w:rPr>
        <w:t xml:space="preserve"> זינתה, יעל </w:t>
      </w:r>
      <w:r w:rsidRPr="000C0C8B">
        <w:rPr>
          <w:rFonts w:cs="PFT_Frank"/>
          <w:b/>
          <w:bCs/>
          <w:spacing w:val="-2"/>
          <w:sz w:val="14"/>
          <w:szCs w:val="14"/>
          <w:rtl/>
        </w:rPr>
        <w:t>בקולה</w:t>
      </w:r>
      <w:r w:rsidRPr="000C0C8B">
        <w:rPr>
          <w:spacing w:val="-2"/>
          <w:rtl/>
        </w:rPr>
        <w:t xml:space="preserve">, אביגיל </w:t>
      </w:r>
      <w:r w:rsidRPr="000C0C8B">
        <w:rPr>
          <w:rFonts w:cs="PFT_Frank"/>
          <w:b/>
          <w:bCs/>
          <w:spacing w:val="-2"/>
          <w:sz w:val="14"/>
          <w:szCs w:val="14"/>
          <w:rtl/>
        </w:rPr>
        <w:t>בזכירתה</w:t>
      </w:r>
      <w:r w:rsidRPr="000C0C8B">
        <w:rPr>
          <w:spacing w:val="-2"/>
          <w:rtl/>
        </w:rPr>
        <w:t xml:space="preserve">, מיכל </w:t>
      </w:r>
      <w:r w:rsidRPr="000C0C8B">
        <w:rPr>
          <w:rFonts w:cs="PFT_Frank"/>
          <w:b/>
          <w:bCs/>
          <w:spacing w:val="-2"/>
          <w:sz w:val="14"/>
          <w:szCs w:val="14"/>
          <w:rtl/>
        </w:rPr>
        <w:t>בראייתה</w:t>
      </w:r>
      <w:r w:rsidRPr="000C0C8B">
        <w:rPr>
          <w:spacing w:val="-2"/>
          <w:rtl/>
        </w:rPr>
        <w:t>.</w:t>
      </w:r>
    </w:p>
    <w:p w14:paraId="733D1E05" w14:textId="1A3B6207" w:rsidR="00A43104" w:rsidRPr="000C0C8B" w:rsidRDefault="00A43104" w:rsidP="00E7367D">
      <w:pPr>
        <w:pStyle w:val="afff4"/>
        <w:rPr>
          <w:rtl/>
        </w:rPr>
      </w:pPr>
      <w:r>
        <w:rPr>
          <w:rFonts w:hint="cs"/>
          <w:rtl/>
        </w:rPr>
        <w:lastRenderedPageBreak/>
        <w:t>ט' דרשות בפסוקי המגילה</w:t>
      </w:r>
    </w:p>
    <w:p w14:paraId="3D6B3817" w14:textId="1EC3E81A" w:rsidR="0094084F" w:rsidRDefault="0094084F" w:rsidP="007701D6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C9D2AEE" w14:textId="5FC25607" w:rsidR="002A125E" w:rsidRPr="007558DB" w:rsidRDefault="002A125E" w:rsidP="002A125E">
      <w:pPr>
        <w:rPr>
          <w:rFonts w:cs="Guttman Vilna"/>
          <w:b/>
          <w:bCs/>
          <w:spacing w:val="-4"/>
          <w:rtl/>
        </w:rPr>
      </w:pPr>
      <w:r w:rsidRPr="00870FBF">
        <w:rPr>
          <w:rStyle w:val="a4"/>
          <w:rFonts w:hint="cs"/>
          <w:rtl/>
        </w:rPr>
        <w:t>'</w:t>
      </w:r>
      <w:r w:rsidRPr="00870FBF">
        <w:rPr>
          <w:rStyle w:val="a4"/>
          <w:rtl/>
        </w:rPr>
        <w:t>ומרדכי ידע</w:t>
      </w:r>
      <w:r w:rsidRPr="007558DB">
        <w:rPr>
          <w:rStyle w:val="a4"/>
          <w:rFonts w:hint="cs"/>
          <w:spacing w:val="-4"/>
          <w:rtl/>
        </w:rPr>
        <w:t xml:space="preserve">.. </w:t>
      </w:r>
      <w:r w:rsidRPr="007558DB">
        <w:rPr>
          <w:rStyle w:val="a4"/>
          <w:rFonts w:hint="eastAsia"/>
          <w:b/>
          <w:bCs/>
          <w:spacing w:val="-4"/>
          <w:rtl/>
        </w:rPr>
        <w:t>ויזעק</w:t>
      </w:r>
      <w:r w:rsidRPr="007558DB">
        <w:rPr>
          <w:rStyle w:val="a4"/>
          <w:b/>
          <w:bCs/>
          <w:spacing w:val="-4"/>
          <w:rtl/>
        </w:rPr>
        <w:t>'</w:t>
      </w:r>
      <w:r w:rsidRPr="009A4CE4">
        <w:rPr>
          <w:rFonts w:ascii="Fb Fontext" w:hAnsi="Fb Fontext" w:cs="PFT_Frank"/>
          <w:b/>
          <w:bCs/>
          <w:spacing w:val="-4"/>
          <w:szCs w:val="14"/>
          <w:rtl/>
        </w:rPr>
        <w:t xml:space="preserve"> </w:t>
      </w:r>
      <w:r w:rsidRPr="00F53094">
        <w:rPr>
          <w:rStyle w:val="afff"/>
          <w:rFonts w:cs="FrankRuehl" w:hint="cs"/>
          <w:b/>
          <w:spacing w:val="-4"/>
          <w:rtl/>
        </w:rPr>
        <w:t>א</w:t>
      </w:r>
      <w:r w:rsidRPr="009A4CE4">
        <w:rPr>
          <w:rFonts w:ascii="Fb Fontext" w:hAnsi="Fb Fontext" w:cs="PFT_Frank" w:hint="cs"/>
          <w:b/>
          <w:bCs/>
          <w:spacing w:val="-4"/>
          <w:szCs w:val="14"/>
          <w:rtl/>
        </w:rPr>
        <w:t>.</w:t>
      </w:r>
      <w:r w:rsidRPr="007558DB">
        <w:rPr>
          <w:rFonts w:ascii="Fb Fontext" w:hAnsi="Fb Fontext"/>
          <w:spacing w:val="-4"/>
          <w:rtl/>
        </w:rPr>
        <w:t xml:space="preserve"> גבה המן מאחשורוש</w:t>
      </w:r>
      <w:r w:rsidRPr="007558DB">
        <w:rPr>
          <w:rFonts w:ascii="Fb Fontext" w:hAnsi="Fb Fontext" w:hint="cs"/>
          <w:spacing w:val="-4"/>
          <w:rtl/>
        </w:rPr>
        <w:t>,</w:t>
      </w:r>
      <w:r w:rsidRPr="009A4CE4">
        <w:rPr>
          <w:rFonts w:ascii="Fb Fontext" w:hAnsi="Fb Fontext" w:cs="PFT_Frank" w:hint="cs"/>
          <w:b/>
          <w:bCs/>
          <w:spacing w:val="-4"/>
          <w:szCs w:val="14"/>
          <w:rtl/>
        </w:rPr>
        <w:t xml:space="preserve"> </w:t>
      </w:r>
      <w:r w:rsidRPr="00F53094">
        <w:rPr>
          <w:rStyle w:val="afff"/>
          <w:rFonts w:cs="FrankRuehl" w:hint="cs"/>
          <w:b/>
          <w:spacing w:val="-4"/>
          <w:rtl/>
        </w:rPr>
        <w:t>ב.</w:t>
      </w:r>
      <w:r w:rsidRPr="00411327">
        <w:rPr>
          <w:rStyle w:val="afff"/>
          <w:b/>
          <w:spacing w:val="-4"/>
          <w:rtl/>
        </w:rPr>
        <w:t xml:space="preserve"> </w:t>
      </w:r>
      <w:r w:rsidRPr="007558DB">
        <w:rPr>
          <w:spacing w:val="-4"/>
          <w:rtl/>
        </w:rPr>
        <w:t>מ</w:t>
      </w:r>
      <w:r w:rsidRPr="007558DB">
        <w:rPr>
          <w:rFonts w:hint="cs"/>
          <w:spacing w:val="-4"/>
          <w:rtl/>
        </w:rPr>
        <w:t xml:space="preserve">לך עליון מתחתון. </w:t>
      </w:r>
    </w:p>
    <w:p w14:paraId="1CEDB2C2" w14:textId="4D447CD7" w:rsidR="0094084F" w:rsidRDefault="0094084F" w:rsidP="007701D6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484DD3B" w14:textId="35DDE6D8" w:rsidR="002A125E" w:rsidRPr="006F178A" w:rsidRDefault="002A125E" w:rsidP="002A125E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'</w:t>
      </w:r>
      <w:r w:rsidRPr="00DB0BD7">
        <w:rPr>
          <w:rStyle w:val="a4"/>
          <w:b/>
          <w:bCs/>
          <w:rtl/>
        </w:rPr>
        <w:t>ותתחלחל</w:t>
      </w:r>
      <w:r w:rsidRPr="00DF78E0">
        <w:rPr>
          <w:rStyle w:val="a4"/>
          <w:rtl/>
        </w:rPr>
        <w:t xml:space="preserve"> המלכה</w:t>
      </w:r>
      <w:r>
        <w:rPr>
          <w:rStyle w:val="a4"/>
          <w:rFonts w:hint="cs"/>
          <w:rtl/>
        </w:rPr>
        <w:t>'</w:t>
      </w:r>
      <w:r w:rsidRPr="009A4CE4">
        <w:rPr>
          <w:rFonts w:cs="PFT_Frank"/>
          <w:b/>
          <w:bCs/>
          <w:szCs w:val="14"/>
          <w:rtl/>
        </w:rPr>
        <w:t xml:space="preserve"> </w:t>
      </w:r>
      <w:r w:rsidRPr="00F53094">
        <w:rPr>
          <w:rStyle w:val="afff"/>
          <w:rFonts w:cs="FrankRuehl" w:hint="cs"/>
          <w:b/>
          <w:rtl/>
        </w:rPr>
        <w:t>א.</w:t>
      </w:r>
      <w:r w:rsidRPr="006F178A">
        <w:rPr>
          <w:rtl/>
        </w:rPr>
        <w:t xml:space="preserve"> פירסה נדה,</w:t>
      </w:r>
      <w:r w:rsidRPr="009A4CE4">
        <w:rPr>
          <w:rFonts w:cs="PFT_Frank"/>
          <w:b/>
          <w:bCs/>
          <w:szCs w:val="14"/>
          <w:rtl/>
        </w:rPr>
        <w:t xml:space="preserve"> </w:t>
      </w:r>
      <w:r w:rsidRPr="00F53094">
        <w:rPr>
          <w:rStyle w:val="afff"/>
          <w:rFonts w:cs="FrankRuehl" w:hint="cs"/>
          <w:b/>
          <w:rtl/>
        </w:rPr>
        <w:t>ב</w:t>
      </w:r>
      <w:r w:rsidRPr="009A4CE4">
        <w:rPr>
          <w:rFonts w:cs="PFT_Frank" w:hint="cs"/>
          <w:b/>
          <w:bCs/>
          <w:szCs w:val="14"/>
          <w:rtl/>
        </w:rPr>
        <w:t>.</w:t>
      </w:r>
      <w:r w:rsidRPr="006F178A">
        <w:rPr>
          <w:rtl/>
        </w:rPr>
        <w:t xml:space="preserve"> הוצרכה לנקביה.</w:t>
      </w:r>
    </w:p>
    <w:p w14:paraId="75259922" w14:textId="69537F7D" w:rsidR="0094084F" w:rsidRDefault="0094084F" w:rsidP="00387AD8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FFCA049" w14:textId="32800AA8" w:rsidR="00387AD8" w:rsidRPr="00387AD8" w:rsidRDefault="002A125E" w:rsidP="00387AD8">
      <w:pPr>
        <w:pStyle w:val="afff6"/>
        <w:rPr>
          <w:rFonts w:cs="Guttman Vilna"/>
          <w:b/>
          <w:bCs/>
          <w:spacing w:val="-2"/>
          <w:rtl/>
        </w:rPr>
      </w:pPr>
      <w:r w:rsidRPr="000C0C8B">
        <w:rPr>
          <w:rStyle w:val="a4"/>
          <w:spacing w:val="-2"/>
          <w:rtl/>
        </w:rPr>
        <w:t>תקרא אסתר ל</w:t>
      </w:r>
      <w:r w:rsidRPr="000C0C8B">
        <w:rPr>
          <w:rStyle w:val="a4"/>
          <w:b/>
          <w:bCs/>
          <w:spacing w:val="-2"/>
          <w:rtl/>
        </w:rPr>
        <w:t>התך</w:t>
      </w:r>
      <w:r w:rsidRPr="000C0C8B">
        <w:rPr>
          <w:rStyle w:val="a4"/>
          <w:rFonts w:hint="cs"/>
          <w:spacing w:val="-2"/>
          <w:rtl/>
        </w:rPr>
        <w:t>'</w:t>
      </w:r>
      <w:r w:rsidRPr="000C0C8B">
        <w:rPr>
          <w:rFonts w:hint="cs"/>
          <w:spacing w:val="-2"/>
          <w:rtl/>
        </w:rPr>
        <w:t xml:space="preserve"> -</w:t>
      </w:r>
      <w:r w:rsidRPr="000C0C8B">
        <w:rPr>
          <w:b/>
          <w:bCs/>
          <w:spacing w:val="-2"/>
          <w:rtl/>
        </w:rPr>
        <w:t>דניאל</w:t>
      </w:r>
      <w:r w:rsidRPr="00F53094">
        <w:rPr>
          <w:b/>
          <w:bCs/>
          <w:spacing w:val="-2"/>
          <w:rtl/>
        </w:rPr>
        <w:t xml:space="preserve"> </w:t>
      </w:r>
      <w:r w:rsidRPr="003779C1">
        <w:rPr>
          <w:rStyle w:val="afff"/>
          <w:rFonts w:cs="FrankRuehl" w:hint="cs"/>
          <w:b/>
          <w:spacing w:val="-4"/>
          <w:rtl/>
        </w:rPr>
        <w:t>א.</w:t>
      </w:r>
      <w:r w:rsidRPr="003779C1">
        <w:rPr>
          <w:spacing w:val="-4"/>
          <w:rtl/>
        </w:rPr>
        <w:t xml:space="preserve"> חתכוהו מגדולתו</w:t>
      </w:r>
      <w:r w:rsidRPr="003779C1">
        <w:rPr>
          <w:rFonts w:hint="cs"/>
          <w:spacing w:val="-4"/>
          <w:rtl/>
        </w:rPr>
        <w:t>,</w:t>
      </w:r>
      <w:r w:rsidRPr="003779C1">
        <w:rPr>
          <w:rFonts w:hint="cs"/>
          <w:b/>
          <w:bCs/>
          <w:spacing w:val="-4"/>
          <w:rtl/>
        </w:rPr>
        <w:t xml:space="preserve"> </w:t>
      </w:r>
      <w:r w:rsidRPr="003779C1">
        <w:rPr>
          <w:rStyle w:val="afff"/>
          <w:rFonts w:cs="FrankRuehl" w:hint="cs"/>
          <w:b/>
          <w:spacing w:val="-4"/>
          <w:rtl/>
        </w:rPr>
        <w:t>ב.</w:t>
      </w:r>
      <w:r w:rsidRPr="003779C1">
        <w:rPr>
          <w:rStyle w:val="afff"/>
          <w:b/>
          <w:spacing w:val="-4"/>
          <w:rtl/>
        </w:rPr>
        <w:t xml:space="preserve"> </w:t>
      </w:r>
      <w:r w:rsidRPr="003779C1">
        <w:rPr>
          <w:spacing w:val="-4"/>
          <w:rtl/>
        </w:rPr>
        <w:t>דברי מלכות נחתכין על פיו.</w:t>
      </w:r>
    </w:p>
    <w:p w14:paraId="6E743A44" w14:textId="4240AFE8" w:rsidR="0094084F" w:rsidRDefault="0094084F" w:rsidP="00387AD8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2BBC2788" w14:textId="7B0AF55F" w:rsidR="00387AD8" w:rsidRPr="00387AD8" w:rsidRDefault="002A125E" w:rsidP="00387AD8">
      <w:pPr>
        <w:rPr>
          <w:rtl/>
        </w:rPr>
      </w:pPr>
      <w:r w:rsidRPr="00CB5EA7">
        <w:rPr>
          <w:rStyle w:val="a4"/>
          <w:spacing w:val="-2"/>
          <w:rtl/>
        </w:rPr>
        <w:t xml:space="preserve">לדעת </w:t>
      </w:r>
      <w:r w:rsidRPr="00CB5EA7">
        <w:rPr>
          <w:rStyle w:val="a4"/>
          <w:b/>
          <w:bCs/>
          <w:spacing w:val="-2"/>
          <w:rtl/>
        </w:rPr>
        <w:t>מה זה</w:t>
      </w:r>
      <w:r w:rsidRPr="00CB5EA7">
        <w:rPr>
          <w:rStyle w:val="a4"/>
          <w:spacing w:val="-2"/>
          <w:rtl/>
        </w:rPr>
        <w:t xml:space="preserve"> ועל </w:t>
      </w:r>
      <w:r w:rsidRPr="00CB5EA7">
        <w:rPr>
          <w:rStyle w:val="a4"/>
          <w:b/>
          <w:bCs/>
          <w:spacing w:val="-2"/>
          <w:rtl/>
        </w:rPr>
        <w:t>מה זה'</w:t>
      </w:r>
      <w:r>
        <w:rPr>
          <w:rFonts w:hint="cs"/>
          <w:rtl/>
        </w:rPr>
        <w:t xml:space="preserve"> </w:t>
      </w:r>
      <w:r w:rsidRPr="006F178A">
        <w:rPr>
          <w:rtl/>
        </w:rPr>
        <w:t>ש</w:t>
      </w:r>
      <w:r>
        <w:rPr>
          <w:rtl/>
        </w:rPr>
        <w:t xml:space="preserve">מא עברו על </w:t>
      </w:r>
      <w:r>
        <w:rPr>
          <w:rFonts w:hint="cs"/>
          <w:rtl/>
        </w:rPr>
        <w:t>התורה</w:t>
      </w:r>
      <w:r w:rsidRPr="006F178A">
        <w:rPr>
          <w:rtl/>
        </w:rPr>
        <w:t xml:space="preserve"> </w:t>
      </w:r>
      <w:r>
        <w:rPr>
          <w:rtl/>
        </w:rPr>
        <w:t>ד</w:t>
      </w:r>
      <w:r w:rsidRPr="00CB5EA7">
        <w:rPr>
          <w:rStyle w:val="a4"/>
          <w:rFonts w:hint="cs"/>
          <w:spacing w:val="0"/>
          <w:rtl/>
        </w:rPr>
        <w:t>'</w:t>
      </w:r>
      <w:r w:rsidRPr="00CB5EA7">
        <w:rPr>
          <w:rStyle w:val="a4"/>
          <w:spacing w:val="0"/>
          <w:rtl/>
        </w:rPr>
        <w:t>מזה ומזה</w:t>
      </w:r>
      <w:r w:rsidRPr="00CB5EA7">
        <w:rPr>
          <w:rStyle w:val="a4"/>
          <w:rFonts w:hint="cs"/>
          <w:spacing w:val="0"/>
          <w:rtl/>
        </w:rPr>
        <w:t>..</w:t>
      </w:r>
      <w:r w:rsidRPr="00CB5EA7">
        <w:rPr>
          <w:rStyle w:val="a4"/>
          <w:spacing w:val="0"/>
          <w:rtl/>
        </w:rPr>
        <w:t xml:space="preserve"> כת</w:t>
      </w:r>
      <w:r w:rsidRPr="00CB5EA7">
        <w:rPr>
          <w:rStyle w:val="a4"/>
          <w:rFonts w:hint="cs"/>
          <w:spacing w:val="0"/>
          <w:rtl/>
        </w:rPr>
        <w:t>ו</w:t>
      </w:r>
      <w:r w:rsidRPr="00CB5EA7">
        <w:rPr>
          <w:rStyle w:val="a4"/>
          <w:spacing w:val="0"/>
          <w:rtl/>
        </w:rPr>
        <w:t>בים</w:t>
      </w:r>
      <w:r w:rsidRPr="00CB5EA7">
        <w:rPr>
          <w:rStyle w:val="a4"/>
          <w:rFonts w:hint="cs"/>
          <w:spacing w:val="0"/>
          <w:rtl/>
        </w:rPr>
        <w:t>'</w:t>
      </w:r>
      <w:r w:rsidRPr="00CB5EA7">
        <w:rPr>
          <w:rStyle w:val="a4"/>
          <w:spacing w:val="0"/>
          <w:rtl/>
        </w:rPr>
        <w:t>.</w:t>
      </w:r>
    </w:p>
    <w:p w14:paraId="7E561722" w14:textId="656391B2" w:rsidR="0094084F" w:rsidRDefault="0094084F" w:rsidP="00387AD8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6602126" w14:textId="673BDB39" w:rsidR="002A125E" w:rsidRPr="000C0C8B" w:rsidRDefault="002A125E" w:rsidP="002A125E">
      <w:pPr>
        <w:rPr>
          <w:spacing w:val="-2"/>
          <w:rtl/>
        </w:rPr>
      </w:pPr>
      <w:r w:rsidRPr="000C0C8B">
        <w:rPr>
          <w:rStyle w:val="a4"/>
          <w:b/>
          <w:bCs/>
          <w:spacing w:val="-2"/>
          <w:rtl/>
        </w:rPr>
        <w:t>ויגידו</w:t>
      </w:r>
      <w:r w:rsidRPr="000C0C8B">
        <w:rPr>
          <w:rStyle w:val="a4"/>
          <w:spacing w:val="-2"/>
          <w:rtl/>
        </w:rPr>
        <w:t xml:space="preserve"> למרדכי את דברי אסתר</w:t>
      </w:r>
      <w:r w:rsidRPr="000C0C8B">
        <w:rPr>
          <w:rStyle w:val="a4"/>
          <w:rFonts w:hint="cs"/>
          <w:spacing w:val="-2"/>
          <w:rtl/>
        </w:rPr>
        <w:t>'</w:t>
      </w:r>
      <w:r w:rsidRPr="000C0C8B">
        <w:rPr>
          <w:rFonts w:hint="cs"/>
          <w:spacing w:val="-2"/>
          <w:rtl/>
        </w:rPr>
        <w:t xml:space="preserve"> ולא התך, </w:t>
      </w:r>
      <w:r w:rsidRPr="000C0C8B">
        <w:rPr>
          <w:spacing w:val="-2"/>
          <w:rtl/>
        </w:rPr>
        <w:t>שאין משיבין על הקלקלה.</w:t>
      </w:r>
    </w:p>
    <w:p w14:paraId="6BB37E28" w14:textId="277095CC" w:rsidR="0094084F" w:rsidRDefault="0094084F" w:rsidP="00CB5EA7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0E49D79" w14:textId="5F200D85" w:rsidR="002A125E" w:rsidRPr="006F178A" w:rsidRDefault="002A125E" w:rsidP="002A125E">
      <w:pPr>
        <w:rPr>
          <w:rtl/>
        </w:rPr>
      </w:pPr>
      <w:r w:rsidRPr="005B7E7E">
        <w:rPr>
          <w:rStyle w:val="a4"/>
          <w:rFonts w:hint="cs"/>
          <w:rtl/>
        </w:rPr>
        <w:t>'</w:t>
      </w:r>
      <w:r w:rsidRPr="00DB0BD7">
        <w:rPr>
          <w:rStyle w:val="a4"/>
          <w:rFonts w:hint="eastAsia"/>
          <w:rtl/>
        </w:rPr>
        <w:t>ובכן</w:t>
      </w:r>
      <w:r w:rsidRPr="00DB0BD7">
        <w:rPr>
          <w:rStyle w:val="a4"/>
          <w:rtl/>
        </w:rPr>
        <w:t xml:space="preserve"> </w:t>
      </w:r>
      <w:r w:rsidRPr="00DB0BD7">
        <w:rPr>
          <w:rStyle w:val="a4"/>
          <w:rFonts w:hint="eastAsia"/>
          <w:rtl/>
        </w:rPr>
        <w:t>אבוא</w:t>
      </w:r>
      <w:r w:rsidRPr="00DB0BD7">
        <w:rPr>
          <w:rStyle w:val="a4"/>
          <w:rtl/>
        </w:rPr>
        <w:t xml:space="preserve">.. </w:t>
      </w:r>
      <w:r w:rsidRPr="005B7E7E">
        <w:rPr>
          <w:rStyle w:val="a4"/>
          <w:rtl/>
        </w:rPr>
        <w:t xml:space="preserve">אשר </w:t>
      </w:r>
      <w:r w:rsidRPr="00DB0BD7">
        <w:rPr>
          <w:rStyle w:val="a4"/>
          <w:b/>
          <w:bCs/>
          <w:rtl/>
        </w:rPr>
        <w:t>לא כדת'</w:t>
      </w:r>
      <w:r w:rsidRPr="006F178A">
        <w:rPr>
          <w:rtl/>
        </w:rPr>
        <w:t xml:space="preserve"> </w:t>
      </w:r>
      <w:r>
        <w:rPr>
          <w:rtl/>
        </w:rPr>
        <w:t xml:space="preserve"> עד עכשיו</w:t>
      </w:r>
      <w:r w:rsidRPr="006F178A">
        <w:rPr>
          <w:rtl/>
        </w:rPr>
        <w:t xml:space="preserve"> באונס, ועכשיו - ברצון.</w:t>
      </w:r>
    </w:p>
    <w:p w14:paraId="13430561" w14:textId="2A760C83" w:rsidR="0094084F" w:rsidRDefault="0094084F" w:rsidP="005A40B3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3D7A0FBC" w14:textId="7DA73902" w:rsidR="002A125E" w:rsidRPr="006F178A" w:rsidRDefault="002A125E" w:rsidP="002A125E">
      <w:pPr>
        <w:rPr>
          <w:rtl/>
        </w:rPr>
      </w:pPr>
      <w:r w:rsidRPr="002B03B2">
        <w:rPr>
          <w:rStyle w:val="a4"/>
          <w:rtl/>
        </w:rPr>
        <w:t>וכאשר אבדתי אבדתי</w:t>
      </w:r>
      <w:r>
        <w:rPr>
          <w:rStyle w:val="a4"/>
          <w:rFonts w:hint="cs"/>
          <w:rtl/>
        </w:rPr>
        <w:t>'</w:t>
      </w:r>
      <w:r w:rsidRPr="006F178A">
        <w:rPr>
          <w:rtl/>
        </w:rPr>
        <w:t xml:space="preserve"> כשם שאבדתי מבית אבא כך אובד ממך.</w:t>
      </w:r>
    </w:p>
    <w:p w14:paraId="08C2A72F" w14:textId="3A1C041B" w:rsidR="0094084F" w:rsidRDefault="0094084F" w:rsidP="005A40B3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0EBA84E7" w14:textId="55250877" w:rsidR="002A125E" w:rsidRPr="006F178A" w:rsidRDefault="002A125E" w:rsidP="002A125E">
      <w:pPr>
        <w:pStyle w:val="afff6"/>
        <w:rPr>
          <w:rtl/>
        </w:rPr>
      </w:pPr>
      <w:r w:rsidRPr="00DB0BD7">
        <w:rPr>
          <w:rStyle w:val="a4"/>
          <w:b/>
          <w:bCs/>
          <w:rtl/>
        </w:rPr>
        <w:t>ויעבר</w:t>
      </w:r>
      <w:r w:rsidRPr="002B03B2">
        <w:rPr>
          <w:rStyle w:val="a4"/>
          <w:rtl/>
        </w:rPr>
        <w:t xml:space="preserve"> מרדכי</w:t>
      </w:r>
      <w:r w:rsidRPr="002B03B2">
        <w:rPr>
          <w:rStyle w:val="a4"/>
          <w:rFonts w:hint="cs"/>
          <w:rtl/>
        </w:rPr>
        <w:t>'</w:t>
      </w:r>
      <w:r w:rsidRPr="00F53094">
        <w:rPr>
          <w:b/>
          <w:bCs/>
          <w:rtl/>
        </w:rPr>
        <w:t xml:space="preserve"> </w:t>
      </w:r>
      <w:r w:rsidRPr="00F53094">
        <w:rPr>
          <w:rStyle w:val="afff"/>
          <w:rFonts w:cs="FrankRuehl" w:hint="cs"/>
          <w:b/>
          <w:rtl/>
        </w:rPr>
        <w:t>א.</w:t>
      </w:r>
      <w:r w:rsidRPr="00411327">
        <w:rPr>
          <w:rStyle w:val="afff"/>
          <w:b/>
          <w:rtl/>
        </w:rPr>
        <w:t xml:space="preserve"> </w:t>
      </w:r>
      <w:r w:rsidRPr="006F178A">
        <w:rPr>
          <w:rtl/>
        </w:rPr>
        <w:t>העביר יו</w:t>
      </w:r>
      <w:r>
        <w:rPr>
          <w:rFonts w:hint="cs"/>
          <w:rtl/>
        </w:rPr>
        <w:t>"ט</w:t>
      </w:r>
      <w:r w:rsidRPr="006F178A">
        <w:rPr>
          <w:rtl/>
        </w:rPr>
        <w:t xml:space="preserve"> </w:t>
      </w:r>
      <w:r>
        <w:rPr>
          <w:rFonts w:hint="cs"/>
          <w:rtl/>
        </w:rPr>
        <w:t>א' ד</w:t>
      </w:r>
      <w:r w:rsidRPr="006F178A">
        <w:rPr>
          <w:rtl/>
        </w:rPr>
        <w:t>פסח בתענית.</w:t>
      </w:r>
      <w:r w:rsidRPr="00411327">
        <w:rPr>
          <w:rStyle w:val="afff"/>
          <w:rFonts w:hint="cs"/>
          <w:b/>
          <w:rtl/>
        </w:rPr>
        <w:t>,</w:t>
      </w:r>
      <w:r w:rsidRPr="00F53094">
        <w:rPr>
          <w:rStyle w:val="afff"/>
          <w:rFonts w:hint="cs"/>
          <w:b/>
          <w:rtl/>
        </w:rPr>
        <w:t xml:space="preserve"> ב.</w:t>
      </w:r>
      <w:r w:rsidRPr="006F178A">
        <w:rPr>
          <w:rtl/>
        </w:rPr>
        <w:t xml:space="preserve"> עבר ערקומא דמיא.</w:t>
      </w:r>
    </w:p>
    <w:p w14:paraId="3E4EC2BA" w14:textId="3E8A57D9" w:rsidR="0094084F" w:rsidRDefault="0094084F" w:rsidP="005A40B3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A5F5FCF" w14:textId="28ED9A8C" w:rsidR="00F53094" w:rsidRDefault="002A125E" w:rsidP="002A125E">
      <w:pPr>
        <w:rPr>
          <w:spacing w:val="-2"/>
          <w:rtl/>
        </w:rPr>
      </w:pPr>
      <w:r w:rsidRPr="00044EFB">
        <w:rPr>
          <w:rStyle w:val="a4"/>
          <w:rtl/>
        </w:rPr>
        <w:t>ויהי ביום השלישי</w:t>
      </w:r>
      <w:r w:rsidRPr="000C0C8B">
        <w:rPr>
          <w:rStyle w:val="a4"/>
          <w:spacing w:val="-2"/>
          <w:rtl/>
        </w:rPr>
        <w:t xml:space="preserve"> </w:t>
      </w:r>
      <w:r w:rsidRPr="000C0C8B">
        <w:rPr>
          <w:rStyle w:val="a4"/>
          <w:b/>
          <w:bCs/>
          <w:spacing w:val="-2"/>
          <w:rtl/>
        </w:rPr>
        <w:t>ותלבש אסתר מלכות'</w:t>
      </w:r>
      <w:r w:rsidRPr="00411327">
        <w:rPr>
          <w:rStyle w:val="afff"/>
          <w:rFonts w:hint="cs"/>
          <w:b/>
          <w:spacing w:val="-2"/>
          <w:rtl/>
        </w:rPr>
        <w:t xml:space="preserve"> ר</w:t>
      </w:r>
      <w:r w:rsidRPr="00411327">
        <w:rPr>
          <w:rStyle w:val="afff"/>
          <w:b/>
          <w:spacing w:val="-2"/>
          <w:rtl/>
        </w:rPr>
        <w:t>"</w:t>
      </w:r>
      <w:r w:rsidRPr="00411327">
        <w:rPr>
          <w:rStyle w:val="afff"/>
          <w:rFonts w:hint="cs"/>
          <w:b/>
          <w:spacing w:val="-2"/>
          <w:rtl/>
        </w:rPr>
        <w:t>ח</w:t>
      </w:r>
      <w:r w:rsidRPr="00411327">
        <w:rPr>
          <w:rStyle w:val="afff"/>
          <w:b/>
          <w:spacing w:val="-2"/>
          <w:rtl/>
        </w:rPr>
        <w:t>:</w:t>
      </w:r>
      <w:r w:rsidRPr="000C0C8B">
        <w:rPr>
          <w:rFonts w:hint="cs"/>
          <w:spacing w:val="-2"/>
          <w:rtl/>
        </w:rPr>
        <w:t xml:space="preserve"> לבשתה </w:t>
      </w:r>
      <w:r w:rsidRPr="000C0C8B">
        <w:rPr>
          <w:rFonts w:cs="PFT_Frank" w:hint="eastAsia"/>
          <w:b/>
          <w:bCs/>
          <w:spacing w:val="-2"/>
          <w:szCs w:val="14"/>
          <w:rtl/>
        </w:rPr>
        <w:t>רוח</w:t>
      </w:r>
      <w:r w:rsidRPr="000C0C8B">
        <w:rPr>
          <w:rFonts w:cs="PFT_Frank"/>
          <w:b/>
          <w:bCs/>
          <w:spacing w:val="-2"/>
          <w:szCs w:val="14"/>
          <w:rtl/>
        </w:rPr>
        <w:t xml:space="preserve"> </w:t>
      </w:r>
      <w:r w:rsidRPr="000C0C8B">
        <w:rPr>
          <w:rFonts w:cs="PFT_Frank" w:hint="eastAsia"/>
          <w:b/>
          <w:bCs/>
          <w:spacing w:val="-2"/>
          <w:szCs w:val="14"/>
          <w:rtl/>
        </w:rPr>
        <w:t>הקודש</w:t>
      </w:r>
      <w:r w:rsidRPr="000C0C8B">
        <w:rPr>
          <w:rFonts w:hint="cs"/>
          <w:spacing w:val="-2"/>
          <w:rtl/>
        </w:rPr>
        <w:t>.</w:t>
      </w:r>
    </w:p>
    <w:p w14:paraId="24895116" w14:textId="1969C9A4" w:rsidR="002A125E" w:rsidRPr="000C0C8B" w:rsidRDefault="00A43104" w:rsidP="00E7367D">
      <w:pPr>
        <w:pStyle w:val="afff4"/>
        <w:rPr>
          <w:rtl/>
        </w:rPr>
      </w:pPr>
      <w:r>
        <w:rPr>
          <w:rFonts w:hint="cs"/>
          <w:rtl/>
        </w:rPr>
        <w:t>ז' מימרות מר''ח</w:t>
      </w:r>
    </w:p>
    <w:p w14:paraId="4929F547" w14:textId="7FBD0FD2" w:rsidR="0094084F" w:rsidRDefault="00D355BE" w:rsidP="00044EFB">
      <w:pPr>
        <w:pStyle w:val="36"/>
        <w:framePr w:wrap="notBeside"/>
        <w:rPr>
          <w:rtl/>
        </w:rPr>
      </w:pPr>
      <w:r w:rsidRPr="00044EFB">
        <w:rPr>
          <w:rFonts w:ascii="Times New Roman" w:hAnsi="Times New Roman" w:cs="Times New Roman" w:hint="cs"/>
          <w:rtl/>
        </w:rPr>
        <w:t>◦</w:t>
      </w:r>
      <w:r w:rsidRPr="00044EFB">
        <w:rPr>
          <w:rtl/>
        </w:rPr>
        <w:t xml:space="preserve"> </w:t>
      </w:r>
      <w:r w:rsidR="002A125E" w:rsidRPr="00044EFB">
        <w:rPr>
          <w:rFonts w:hint="cs"/>
          <w:rtl/>
        </w:rPr>
        <w:t>ר</w:t>
      </w:r>
      <w:r w:rsidR="002A125E" w:rsidRPr="00044EFB">
        <w:rPr>
          <w:rtl/>
        </w:rPr>
        <w:t>"</w:t>
      </w:r>
      <w:r w:rsidR="002A125E" w:rsidRPr="00044EFB">
        <w:rPr>
          <w:rFonts w:hint="cs"/>
          <w:rtl/>
        </w:rPr>
        <w:t>ח</w:t>
      </w:r>
      <w:r w:rsidR="0094084F">
        <w:rPr>
          <w:rtl/>
        </w:rPr>
        <w:t>:</w:t>
      </w:r>
    </w:p>
    <w:p w14:paraId="42F87130" w14:textId="13AF5A5A" w:rsidR="002A125E" w:rsidRPr="005341D4" w:rsidRDefault="002A125E" w:rsidP="005341D4">
      <w:pPr>
        <w:rPr>
          <w:rStyle w:val="afffb"/>
          <w:rtl/>
        </w:rPr>
      </w:pPr>
      <w:r w:rsidRPr="005341D4">
        <w:rPr>
          <w:rtl/>
        </w:rPr>
        <w:t>אל תהי ברכת הדיוט קלה בעיניך</w:t>
      </w:r>
      <w:r w:rsidRPr="005341D4">
        <w:rPr>
          <w:rStyle w:val="afffb"/>
          <w:rtl/>
        </w:rPr>
        <w:t xml:space="preserve">, </w:t>
      </w:r>
      <w:r w:rsidRPr="005341D4">
        <w:rPr>
          <w:rStyle w:val="afffb"/>
          <w:rFonts w:hint="cs"/>
          <w:rtl/>
        </w:rPr>
        <w:t xml:space="preserve">מארונה שבירך </w:t>
      </w:r>
      <w:r w:rsidRPr="005341D4">
        <w:rPr>
          <w:rStyle w:val="afffb"/>
          <w:rtl/>
        </w:rPr>
        <w:t>דוד</w:t>
      </w:r>
      <w:r w:rsidRPr="005341D4">
        <w:rPr>
          <w:rStyle w:val="afffb"/>
          <w:rFonts w:hint="cs"/>
          <w:rtl/>
        </w:rPr>
        <w:t xml:space="preserve">, ודריוש  </w:t>
      </w:r>
      <w:r w:rsidRPr="005341D4">
        <w:rPr>
          <w:rStyle w:val="afffb"/>
          <w:rtl/>
        </w:rPr>
        <w:t>דניאל</w:t>
      </w:r>
      <w:r w:rsidRPr="005341D4">
        <w:rPr>
          <w:rStyle w:val="afffb"/>
          <w:rFonts w:hint="cs"/>
          <w:rtl/>
        </w:rPr>
        <w:t>.</w:t>
      </w:r>
      <w:r w:rsidRPr="005341D4">
        <w:rPr>
          <w:rStyle w:val="afffb"/>
          <w:rtl/>
        </w:rPr>
        <w:t xml:space="preserve"> </w:t>
      </w:r>
    </w:p>
    <w:p w14:paraId="4B3C2FB7" w14:textId="227BCB0A" w:rsidR="0094084F" w:rsidRDefault="00D355BE" w:rsidP="00044EFB">
      <w:pPr>
        <w:pStyle w:val="36"/>
        <w:framePr w:wrap="notBeside"/>
        <w:rPr>
          <w:rtl/>
        </w:rPr>
      </w:pPr>
      <w:r w:rsidRPr="00044EFB">
        <w:rPr>
          <w:rFonts w:ascii="Times New Roman" w:hAnsi="Times New Roman" w:cs="Times New Roman" w:hint="cs"/>
          <w:rtl/>
        </w:rPr>
        <w:t>◦</w:t>
      </w:r>
      <w:r w:rsidRPr="00044EFB">
        <w:rPr>
          <w:rtl/>
        </w:rPr>
        <w:t xml:space="preserve"> </w:t>
      </w:r>
      <w:r w:rsidR="002A125E" w:rsidRPr="00044EFB">
        <w:rPr>
          <w:rFonts w:hint="cs"/>
          <w:rtl/>
        </w:rPr>
        <w:t>ר</w:t>
      </w:r>
      <w:r w:rsidR="002A125E" w:rsidRPr="00044EFB">
        <w:rPr>
          <w:rtl/>
        </w:rPr>
        <w:t>"</w:t>
      </w:r>
      <w:r w:rsidR="002A125E" w:rsidRPr="00044EFB">
        <w:rPr>
          <w:rFonts w:hint="cs"/>
          <w:rtl/>
        </w:rPr>
        <w:t>ח</w:t>
      </w:r>
      <w:r w:rsidR="0094084F">
        <w:rPr>
          <w:rtl/>
        </w:rPr>
        <w:t>:</w:t>
      </w:r>
    </w:p>
    <w:p w14:paraId="501B211E" w14:textId="3FF8EA2A" w:rsidR="002A125E" w:rsidRPr="00F25310" w:rsidRDefault="002A125E" w:rsidP="00F25310">
      <w:pPr>
        <w:rPr>
          <w:rStyle w:val="afffb"/>
          <w:spacing w:val="-2"/>
          <w:rtl/>
        </w:rPr>
      </w:pPr>
      <w:r w:rsidRPr="00F25310">
        <w:rPr>
          <w:spacing w:val="-2"/>
          <w:rtl/>
        </w:rPr>
        <w:t xml:space="preserve">אל תהי קללת הדיוט קלה בעיניך, </w:t>
      </w:r>
      <w:r w:rsidRPr="00F25310">
        <w:rPr>
          <w:rStyle w:val="afffb"/>
          <w:rFonts w:hint="cs"/>
          <w:spacing w:val="-2"/>
          <w:rtl/>
        </w:rPr>
        <w:t>מ</w:t>
      </w:r>
      <w:r w:rsidRPr="00F25310">
        <w:rPr>
          <w:rStyle w:val="afffb"/>
          <w:spacing w:val="-2"/>
          <w:rtl/>
        </w:rPr>
        <w:t xml:space="preserve">אבימלך </w:t>
      </w:r>
      <w:r w:rsidRPr="00F25310">
        <w:rPr>
          <w:rStyle w:val="afffb"/>
          <w:rFonts w:hint="cs"/>
          <w:spacing w:val="-2"/>
          <w:rtl/>
        </w:rPr>
        <w:t>ש</w:t>
      </w:r>
      <w:r w:rsidRPr="00F25310">
        <w:rPr>
          <w:rStyle w:val="afffb"/>
          <w:spacing w:val="-2"/>
          <w:rtl/>
        </w:rPr>
        <w:t xml:space="preserve">קלל שרה ונתקיים </w:t>
      </w:r>
      <w:r w:rsidRPr="00F25310">
        <w:rPr>
          <w:rStyle w:val="afffb"/>
          <w:rFonts w:hint="cs"/>
          <w:spacing w:val="-2"/>
          <w:rtl/>
        </w:rPr>
        <w:t>ביצחק</w:t>
      </w:r>
    </w:p>
    <w:p w14:paraId="020C088D" w14:textId="7B9FE284" w:rsidR="0094084F" w:rsidRDefault="00D355BE" w:rsidP="00044EFB">
      <w:pPr>
        <w:pStyle w:val="36"/>
        <w:framePr w:wrap="notBeside"/>
        <w:rPr>
          <w:rtl/>
        </w:rPr>
      </w:pPr>
      <w:r w:rsidRPr="00044EFB">
        <w:rPr>
          <w:rFonts w:ascii="Times New Roman" w:hAnsi="Times New Roman" w:cs="Times New Roman" w:hint="cs"/>
          <w:rtl/>
        </w:rPr>
        <w:t>◦</w:t>
      </w:r>
      <w:r w:rsidRPr="00044EFB">
        <w:rPr>
          <w:rtl/>
        </w:rPr>
        <w:t xml:space="preserve"> </w:t>
      </w:r>
      <w:r w:rsidR="002A125E" w:rsidRPr="00044EFB">
        <w:rPr>
          <w:rFonts w:hint="cs"/>
          <w:rtl/>
        </w:rPr>
        <w:t>ר</w:t>
      </w:r>
      <w:r w:rsidR="002A125E" w:rsidRPr="00044EFB">
        <w:rPr>
          <w:rtl/>
        </w:rPr>
        <w:t>"</w:t>
      </w:r>
      <w:r w:rsidR="002A125E" w:rsidRPr="00044EFB">
        <w:rPr>
          <w:rFonts w:hint="cs"/>
          <w:rtl/>
        </w:rPr>
        <w:t>ח</w:t>
      </w:r>
      <w:r w:rsidR="0094084F">
        <w:rPr>
          <w:rtl/>
        </w:rPr>
        <w:t>:</w:t>
      </w:r>
    </w:p>
    <w:p w14:paraId="3BD25E34" w14:textId="2DC88E68" w:rsidR="002A125E" w:rsidRPr="00F25310" w:rsidRDefault="002A125E" w:rsidP="00F25310">
      <w:pPr>
        <w:rPr>
          <w:rtl/>
        </w:rPr>
      </w:pPr>
      <w:r w:rsidRPr="00F25310">
        <w:rPr>
          <w:rFonts w:hint="cs"/>
          <w:rtl/>
        </w:rPr>
        <w:t>מידת</w:t>
      </w:r>
      <w:r w:rsidRPr="00F25310">
        <w:rPr>
          <w:rtl/>
        </w:rPr>
        <w:t xml:space="preserve"> הקב"ה </w:t>
      </w:r>
      <w:r w:rsidRPr="00F25310">
        <w:rPr>
          <w:rStyle w:val="afffb"/>
          <w:rtl/>
        </w:rPr>
        <w:t>- נותן מים ואח</w:t>
      </w:r>
      <w:r w:rsidRPr="00F25310">
        <w:rPr>
          <w:rStyle w:val="afffb"/>
          <w:rFonts w:hint="cs"/>
          <w:rtl/>
        </w:rPr>
        <w:t>"כ</w:t>
      </w:r>
      <w:r w:rsidRPr="00F25310">
        <w:rPr>
          <w:rStyle w:val="afffb"/>
          <w:rtl/>
        </w:rPr>
        <w:t xml:space="preserve"> הקדרה</w:t>
      </w:r>
      <w:r w:rsidRPr="00F25310">
        <w:rPr>
          <w:rStyle w:val="afffb"/>
          <w:rFonts w:hint="cs"/>
          <w:rtl/>
        </w:rPr>
        <w:t>-</w:t>
      </w:r>
      <w:r w:rsidRPr="00F25310">
        <w:rPr>
          <w:rFonts w:hint="cs"/>
          <w:rtl/>
        </w:rPr>
        <w:t xml:space="preserve"> </w:t>
      </w:r>
      <w:r w:rsidRPr="00F25310">
        <w:rPr>
          <w:rStyle w:val="a4"/>
          <w:rFonts w:hint="eastAsia"/>
          <w:rtl/>
        </w:rPr>
        <w:t>מים</w:t>
      </w:r>
      <w:r w:rsidRPr="00F25310">
        <w:rPr>
          <w:rStyle w:val="a4"/>
          <w:rFonts w:hint="cs"/>
          <w:rtl/>
        </w:rPr>
        <w:t xml:space="preserve"> </w:t>
      </w:r>
      <w:r w:rsidRPr="00F25310">
        <w:rPr>
          <w:rStyle w:val="a4"/>
          <w:rFonts w:hint="eastAsia"/>
          <w:rtl/>
        </w:rPr>
        <w:t>בשמים</w:t>
      </w:r>
      <w:r w:rsidRPr="00F25310">
        <w:rPr>
          <w:rFonts w:hint="cs"/>
          <w:rtl/>
        </w:rPr>
        <w:t xml:space="preserve">  ואח"כ </w:t>
      </w:r>
      <w:r w:rsidRPr="00F25310">
        <w:rPr>
          <w:rStyle w:val="a4"/>
          <w:rFonts w:hint="eastAsia"/>
          <w:rtl/>
        </w:rPr>
        <w:t>נשיאים</w:t>
      </w:r>
      <w:r w:rsidRPr="00F25310">
        <w:rPr>
          <w:rFonts w:hint="cs"/>
          <w:rtl/>
        </w:rPr>
        <w:t>.</w:t>
      </w:r>
    </w:p>
    <w:p w14:paraId="083F5486" w14:textId="0C10E128" w:rsidR="0094084F" w:rsidRDefault="00D355BE" w:rsidP="00044EFB">
      <w:pPr>
        <w:pStyle w:val="36"/>
        <w:framePr w:wrap="notBeside"/>
        <w:rPr>
          <w:rtl/>
        </w:rPr>
      </w:pPr>
      <w:r w:rsidRPr="00044EFB">
        <w:rPr>
          <w:rFonts w:ascii="Times New Roman" w:hAnsi="Times New Roman" w:cs="Times New Roman" w:hint="cs"/>
          <w:rtl/>
        </w:rPr>
        <w:t>◦</w:t>
      </w:r>
      <w:r w:rsidRPr="00044EFB">
        <w:rPr>
          <w:rtl/>
        </w:rPr>
        <w:t xml:space="preserve"> </w:t>
      </w:r>
      <w:r w:rsidR="002A125E" w:rsidRPr="00044EFB">
        <w:rPr>
          <w:rFonts w:hint="cs"/>
          <w:rtl/>
        </w:rPr>
        <w:t>ר</w:t>
      </w:r>
      <w:r w:rsidR="002A125E" w:rsidRPr="00044EFB">
        <w:rPr>
          <w:rtl/>
        </w:rPr>
        <w:t>"</w:t>
      </w:r>
      <w:r w:rsidR="002A125E" w:rsidRPr="00044EFB">
        <w:rPr>
          <w:rFonts w:hint="cs"/>
          <w:rtl/>
        </w:rPr>
        <w:t>ח</w:t>
      </w:r>
      <w:r w:rsidR="0094084F">
        <w:rPr>
          <w:rtl/>
        </w:rPr>
        <w:t>:</w:t>
      </w:r>
    </w:p>
    <w:p w14:paraId="1074D6B9" w14:textId="2CEDA446" w:rsidR="002A125E" w:rsidRPr="00701689" w:rsidRDefault="00F25310" w:rsidP="002A125E">
      <w:pPr>
        <w:pStyle w:val="afff6"/>
        <w:rPr>
          <w:rFonts w:ascii="Fb Fontext" w:hAnsi="Fb Fontext"/>
          <w:spacing w:val="-2"/>
          <w:rtl/>
        </w:rPr>
      </w:pPr>
      <w:r w:rsidRPr="0033406A">
        <w:rPr>
          <w:rFonts w:hint="cs"/>
          <w:spacing w:val="-2"/>
          <w:sz w:val="18"/>
          <w:szCs w:val="18"/>
          <w:rtl/>
        </w:rPr>
        <w:t>בשם אומרו מביא גאולה לעולם</w:t>
      </w:r>
      <w:r w:rsidRPr="0033406A">
        <w:rPr>
          <w:rStyle w:val="a4"/>
          <w:rFonts w:hint="cs"/>
          <w:spacing w:val="2"/>
          <w:rtl/>
        </w:rPr>
        <w:t>.</w:t>
      </w:r>
      <w:r w:rsidR="002A125E" w:rsidRPr="0033406A">
        <w:rPr>
          <w:rStyle w:val="a4"/>
          <w:rFonts w:hint="cs"/>
          <w:spacing w:val="2"/>
          <w:rtl/>
        </w:rPr>
        <w:t>'</w:t>
      </w:r>
      <w:r w:rsidR="002A125E" w:rsidRPr="0033406A">
        <w:rPr>
          <w:rStyle w:val="a4"/>
          <w:spacing w:val="2"/>
          <w:rtl/>
        </w:rPr>
        <w:t>ותאמר אסתר למלך בשם מרדכי'</w:t>
      </w:r>
      <w:r w:rsidR="002A125E" w:rsidRPr="00701689">
        <w:rPr>
          <w:rStyle w:val="a4"/>
          <w:rFonts w:hint="cs"/>
          <w:spacing w:val="-2"/>
          <w:rtl/>
        </w:rPr>
        <w:t xml:space="preserve"> </w:t>
      </w:r>
      <w:r w:rsidR="002A125E" w:rsidRPr="00701689">
        <w:rPr>
          <w:rFonts w:ascii="Fb Fontext" w:hAnsi="Fb Fontext" w:hint="cs"/>
          <w:spacing w:val="-2"/>
          <w:rtl/>
        </w:rPr>
        <w:t xml:space="preserve"> </w:t>
      </w:r>
    </w:p>
    <w:p w14:paraId="24D5F60A" w14:textId="04A19CEA" w:rsidR="0094084F" w:rsidRDefault="00D355BE" w:rsidP="00FF210F">
      <w:pPr>
        <w:pStyle w:val="36"/>
        <w:framePr w:wrap="notBeside"/>
        <w:rPr>
          <w:rtl/>
        </w:rPr>
      </w:pPr>
      <w:r w:rsidRPr="00FF210F">
        <w:rPr>
          <w:rFonts w:ascii="Times New Roman" w:hAnsi="Times New Roman" w:cs="Times New Roman" w:hint="cs"/>
          <w:rtl/>
        </w:rPr>
        <w:t>◦</w:t>
      </w:r>
      <w:r w:rsidRPr="00FF210F">
        <w:rPr>
          <w:rtl/>
        </w:rPr>
        <w:t xml:space="preserve"> </w:t>
      </w:r>
      <w:r w:rsidR="002A125E" w:rsidRPr="00FF210F">
        <w:rPr>
          <w:rFonts w:hint="cs"/>
          <w:rtl/>
        </w:rPr>
        <w:t>ר</w:t>
      </w:r>
      <w:r w:rsidR="002A125E" w:rsidRPr="00FF210F">
        <w:rPr>
          <w:rtl/>
        </w:rPr>
        <w:t>"</w:t>
      </w:r>
      <w:r w:rsidR="002A125E" w:rsidRPr="00FF210F">
        <w:rPr>
          <w:rFonts w:hint="cs"/>
          <w:rtl/>
        </w:rPr>
        <w:t>ח</w:t>
      </w:r>
      <w:r w:rsidR="0094084F">
        <w:rPr>
          <w:rtl/>
        </w:rPr>
        <w:t>:</w:t>
      </w:r>
    </w:p>
    <w:p w14:paraId="6D5E24E9" w14:textId="2C36A5F2" w:rsidR="002A125E" w:rsidRPr="006F178A" w:rsidRDefault="002A125E" w:rsidP="002A125E">
      <w:pPr>
        <w:pStyle w:val="afff6"/>
        <w:rPr>
          <w:rFonts w:ascii="Fb Fontext" w:hAnsi="Fb Fontext"/>
          <w:rtl/>
        </w:rPr>
      </w:pPr>
      <w:r w:rsidRPr="0033406A">
        <w:rPr>
          <w:spacing w:val="-2"/>
          <w:sz w:val="18"/>
          <w:szCs w:val="18"/>
          <w:rtl/>
        </w:rPr>
        <w:t>צדיק אבד - לדורו אבד</w:t>
      </w:r>
      <w:r w:rsidRPr="0033406A">
        <w:rPr>
          <w:rFonts w:hint="cs"/>
          <w:spacing w:val="-2"/>
          <w:sz w:val="18"/>
          <w:szCs w:val="18"/>
          <w:rtl/>
        </w:rPr>
        <w:t xml:space="preserve">, </w:t>
      </w:r>
      <w:r w:rsidR="0033406A">
        <w:rPr>
          <w:rFonts w:hint="cs"/>
          <w:spacing w:val="-2"/>
          <w:sz w:val="18"/>
          <w:szCs w:val="18"/>
          <w:rtl/>
        </w:rPr>
        <w:t xml:space="preserve">  </w:t>
      </w:r>
      <w:r>
        <w:rPr>
          <w:rFonts w:ascii="Fb Fontext" w:hAnsi="Fb Fontext" w:hint="cs"/>
          <w:rtl/>
        </w:rPr>
        <w:t>כ</w:t>
      </w:r>
      <w:r>
        <w:rPr>
          <w:rFonts w:ascii="Fb Fontext" w:hAnsi="Fb Fontext"/>
          <w:rtl/>
        </w:rPr>
        <w:t>מרגלית</w:t>
      </w:r>
      <w:r>
        <w:rPr>
          <w:rFonts w:ascii="Fb Fontext" w:hAnsi="Fb Fontext" w:hint="cs"/>
          <w:rtl/>
        </w:rPr>
        <w:t xml:space="preserve"> שמה ב</w:t>
      </w:r>
      <w:r>
        <w:rPr>
          <w:rFonts w:ascii="Fb Fontext" w:hAnsi="Fb Fontext"/>
          <w:rtl/>
        </w:rPr>
        <w:t>כ</w:t>
      </w:r>
      <w:r>
        <w:rPr>
          <w:rFonts w:ascii="Fb Fontext" w:hAnsi="Fb Fontext" w:hint="cs"/>
          <w:rtl/>
        </w:rPr>
        <w:t>"מ</w:t>
      </w:r>
      <w:r>
        <w:rPr>
          <w:rFonts w:ascii="Fb Fontext" w:hAnsi="Fb Fontext"/>
          <w:rtl/>
        </w:rPr>
        <w:t xml:space="preserve"> שהיא</w:t>
      </w:r>
      <w:r w:rsidRPr="006F178A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rtl/>
        </w:rPr>
        <w:t>ו</w:t>
      </w:r>
      <w:r w:rsidRPr="006F178A">
        <w:rPr>
          <w:rFonts w:ascii="Fb Fontext" w:hAnsi="Fb Fontext"/>
          <w:rtl/>
        </w:rPr>
        <w:t xml:space="preserve">אבדה </w:t>
      </w:r>
      <w:r>
        <w:rPr>
          <w:rFonts w:ascii="Fb Fontext" w:hAnsi="Fb Fontext" w:hint="cs"/>
          <w:rtl/>
        </w:rPr>
        <w:t>רק</w:t>
      </w:r>
      <w:r w:rsidRPr="006F178A">
        <w:rPr>
          <w:rFonts w:ascii="Fb Fontext" w:hAnsi="Fb Fontext"/>
          <w:rtl/>
        </w:rPr>
        <w:t xml:space="preserve"> לבעלה.</w:t>
      </w:r>
    </w:p>
    <w:p w14:paraId="7B703EE0" w14:textId="670BF476" w:rsidR="0094084F" w:rsidRDefault="00D355BE" w:rsidP="00FF210F">
      <w:pPr>
        <w:pStyle w:val="36"/>
        <w:framePr w:wrap="notBeside"/>
        <w:rPr>
          <w:rtl/>
        </w:rPr>
      </w:pPr>
      <w:r w:rsidRPr="00FF210F">
        <w:rPr>
          <w:rFonts w:ascii="Times New Roman" w:hAnsi="Times New Roman" w:cs="Times New Roman" w:hint="cs"/>
          <w:rtl/>
        </w:rPr>
        <w:t>◦</w:t>
      </w:r>
      <w:r w:rsidRPr="00FF210F">
        <w:rPr>
          <w:rtl/>
        </w:rPr>
        <w:t xml:space="preserve"> </w:t>
      </w:r>
      <w:r w:rsidR="002A125E" w:rsidRPr="00FF210F">
        <w:rPr>
          <w:rFonts w:hint="cs"/>
          <w:rtl/>
        </w:rPr>
        <w:t>ר</w:t>
      </w:r>
      <w:r w:rsidR="002A125E" w:rsidRPr="00FF210F">
        <w:rPr>
          <w:rtl/>
        </w:rPr>
        <w:t>"</w:t>
      </w:r>
      <w:r w:rsidR="002A125E" w:rsidRPr="00FF210F">
        <w:rPr>
          <w:rFonts w:hint="cs"/>
          <w:rtl/>
        </w:rPr>
        <w:t>ח</w:t>
      </w:r>
      <w:r w:rsidR="0094084F">
        <w:rPr>
          <w:rtl/>
        </w:rPr>
        <w:t>:</w:t>
      </w:r>
    </w:p>
    <w:p w14:paraId="4FBAF734" w14:textId="56F7CC94" w:rsidR="002A125E" w:rsidRPr="006F178A" w:rsidRDefault="002A125E" w:rsidP="002A125E">
      <w:pPr>
        <w:pStyle w:val="afff6"/>
        <w:rPr>
          <w:rFonts w:ascii="Fb Fontext" w:hAnsi="Fb Fontext"/>
          <w:rtl/>
        </w:rPr>
      </w:pPr>
      <w:r>
        <w:rPr>
          <w:rStyle w:val="a4"/>
          <w:rFonts w:hint="cs"/>
          <w:rtl/>
        </w:rPr>
        <w:t>'</w:t>
      </w:r>
      <w:r w:rsidRPr="00DF78E0">
        <w:rPr>
          <w:rStyle w:val="a4"/>
          <w:rtl/>
        </w:rPr>
        <w:t xml:space="preserve">וכל </w:t>
      </w:r>
      <w:r w:rsidRPr="00DB0BD7">
        <w:rPr>
          <w:rStyle w:val="a4"/>
          <w:b/>
          <w:bCs/>
          <w:rtl/>
        </w:rPr>
        <w:t>זה</w:t>
      </w:r>
      <w:r w:rsidRPr="00DF78E0">
        <w:rPr>
          <w:rStyle w:val="a4"/>
          <w:rtl/>
        </w:rPr>
        <w:t xml:space="preserve"> איננו שוה לי</w:t>
      </w:r>
      <w:r>
        <w:rPr>
          <w:rStyle w:val="a4"/>
          <w:rFonts w:hint="cs"/>
          <w:rtl/>
        </w:rPr>
        <w:t xml:space="preserve">.. רואה את </w:t>
      </w:r>
      <w:r w:rsidRPr="00DB0BD7">
        <w:rPr>
          <w:rStyle w:val="a4"/>
          <w:rFonts w:hint="eastAsia"/>
          <w:b/>
          <w:bCs/>
          <w:rtl/>
        </w:rPr>
        <w:t>מרדכי</w:t>
      </w:r>
      <w:r>
        <w:rPr>
          <w:rStyle w:val="a4"/>
          <w:rFonts w:hint="cs"/>
          <w:rtl/>
        </w:rPr>
        <w:t>..</w:t>
      </w:r>
      <w:r>
        <w:rPr>
          <w:rFonts w:ascii="Fb Fontext" w:hAnsi="Fb Fontext" w:hint="cs"/>
          <w:rtl/>
        </w:rPr>
        <w:t>'</w:t>
      </w:r>
      <w:r w:rsidRPr="006F178A">
        <w:rPr>
          <w:rFonts w:ascii="Fb Fontext" w:hAnsi="Fb Fontext"/>
          <w:rtl/>
        </w:rPr>
        <w:t xml:space="preserve"> שכל גנזיו חקוקין על </w:t>
      </w:r>
      <w:r w:rsidRPr="00DB0BD7">
        <w:rPr>
          <w:rFonts w:ascii="Fb Fontext" w:hAnsi="Fb Fontext"/>
          <w:b/>
          <w:bCs/>
          <w:rtl/>
        </w:rPr>
        <w:t>לבו</w:t>
      </w:r>
      <w:r>
        <w:rPr>
          <w:rFonts w:ascii="Fb Fontext" w:hAnsi="Fb Fontext" w:hint="cs"/>
          <w:rtl/>
        </w:rPr>
        <w:t>, וכש</w:t>
      </w:r>
      <w:r w:rsidRPr="006F178A">
        <w:rPr>
          <w:rFonts w:ascii="Fb Fontext" w:hAnsi="Fb Fontext"/>
          <w:rtl/>
        </w:rPr>
        <w:t xml:space="preserve">ראה את מרדכי </w:t>
      </w:r>
      <w:r>
        <w:rPr>
          <w:rFonts w:ascii="Fb Fontext" w:hAnsi="Fb Fontext" w:hint="cs"/>
          <w:rtl/>
        </w:rPr>
        <w:t>בשער המלך אמר כן,</w:t>
      </w:r>
      <w:r w:rsidRPr="006F178A">
        <w:rPr>
          <w:rFonts w:ascii="Fb Fontext" w:hAnsi="Fb Fontext" w:hint="cs"/>
          <w:rtl/>
        </w:rPr>
        <w:t xml:space="preserve"> </w:t>
      </w:r>
      <w:r w:rsidRPr="00DB0BD7">
        <w:rPr>
          <w:rFonts w:ascii="Fb Fontext" w:hAnsi="Fb Fontext" w:hint="eastAsia"/>
          <w:b/>
          <w:bCs/>
          <w:rtl/>
        </w:rPr>
        <w:t>שטענו</w:t>
      </w:r>
      <w:r w:rsidRPr="00DB0BD7">
        <w:rPr>
          <w:rFonts w:ascii="Fb Fontext" w:hAnsi="Fb Fontext"/>
          <w:b/>
          <w:bCs/>
          <w:rtl/>
        </w:rPr>
        <w:t xml:space="preserve"> </w:t>
      </w:r>
      <w:r w:rsidRPr="00DB0BD7">
        <w:rPr>
          <w:rFonts w:ascii="Fb Fontext" w:hAnsi="Fb Fontext" w:hint="eastAsia"/>
          <w:b/>
          <w:bCs/>
          <w:rtl/>
        </w:rPr>
        <w:t>מרדכי</w:t>
      </w:r>
      <w:r>
        <w:rPr>
          <w:rFonts w:ascii="Fb Fontext" w:hAnsi="Fb Fontext" w:hint="cs"/>
          <w:rtl/>
        </w:rPr>
        <w:t xml:space="preserve"> שנמכר לו בככרות לחם.</w:t>
      </w:r>
    </w:p>
    <w:p w14:paraId="1753CB7D" w14:textId="48F53F63" w:rsidR="0094084F" w:rsidRDefault="00D355BE" w:rsidP="00FF210F">
      <w:pPr>
        <w:pStyle w:val="36"/>
        <w:framePr w:wrap="notBeside"/>
        <w:rPr>
          <w:rtl/>
        </w:rPr>
      </w:pPr>
      <w:r w:rsidRPr="00FF210F">
        <w:rPr>
          <w:rFonts w:ascii="Times New Roman" w:hAnsi="Times New Roman" w:cs="Times New Roman" w:hint="cs"/>
          <w:rtl/>
        </w:rPr>
        <w:t>◦</w:t>
      </w:r>
      <w:r w:rsidRPr="00FF210F">
        <w:rPr>
          <w:rtl/>
        </w:rPr>
        <w:t xml:space="preserve"> </w:t>
      </w:r>
      <w:r w:rsidR="002A125E" w:rsidRPr="00FF210F">
        <w:rPr>
          <w:rFonts w:hint="cs"/>
          <w:rtl/>
        </w:rPr>
        <w:t>ר"ח</w:t>
      </w:r>
      <w:r w:rsidR="0094084F">
        <w:rPr>
          <w:rtl/>
        </w:rPr>
        <w:t>:</w:t>
      </w:r>
    </w:p>
    <w:p w14:paraId="52AA69C5" w14:textId="2877CF2D" w:rsidR="002A125E" w:rsidRPr="009F6DB8" w:rsidRDefault="002A125E" w:rsidP="002A125E">
      <w:pPr>
        <w:pStyle w:val="afff6"/>
        <w:rPr>
          <w:rFonts w:cs="Guttman Vilna"/>
          <w:b/>
          <w:bCs/>
          <w:spacing w:val="-4"/>
          <w:rtl/>
        </w:rPr>
      </w:pPr>
      <w:r w:rsidRPr="009F6DB8">
        <w:rPr>
          <w:spacing w:val="-4"/>
          <w:sz w:val="18"/>
          <w:szCs w:val="18"/>
          <w:rtl/>
        </w:rPr>
        <w:t xml:space="preserve">עתיד הקב"ה להיות עטרה בראש כל צדיק, </w:t>
      </w:r>
      <w:r w:rsidRPr="009F6DB8">
        <w:rPr>
          <w:rFonts w:hint="cs"/>
          <w:spacing w:val="-4"/>
          <w:rtl/>
        </w:rPr>
        <w:t xml:space="preserve">ורק </w:t>
      </w:r>
      <w:r w:rsidRPr="009F6DB8">
        <w:rPr>
          <w:spacing w:val="-4"/>
          <w:rtl/>
        </w:rPr>
        <w:t xml:space="preserve"> שמשים עצמו כשירים.</w:t>
      </w:r>
    </w:p>
    <w:p w14:paraId="6EA88946" w14:textId="2B1B8B15" w:rsidR="002A125E" w:rsidRPr="006F178A" w:rsidRDefault="00176368" w:rsidP="00E7367D">
      <w:pPr>
        <w:pStyle w:val="afff4"/>
        <w:rPr>
          <w:rtl/>
        </w:rPr>
      </w:pPr>
      <w:r>
        <w:rPr>
          <w:rFonts w:hint="cs"/>
          <w:rtl/>
        </w:rPr>
        <w:t>ד</w:t>
      </w:r>
      <w:r w:rsidR="00442ADE">
        <w:rPr>
          <w:rFonts w:hint="cs"/>
          <w:rtl/>
        </w:rPr>
        <w:t>' דרשות נוספות בפסוקי המגילה</w:t>
      </w:r>
    </w:p>
    <w:p w14:paraId="7B00DE5C" w14:textId="59195391" w:rsidR="0094084F" w:rsidRDefault="0094084F" w:rsidP="00FF210F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0C7013F" w14:textId="074EF45A" w:rsidR="00F53094" w:rsidRDefault="002A125E" w:rsidP="002A125E">
      <w:pPr>
        <w:rPr>
          <w:rtl/>
        </w:rPr>
      </w:pPr>
      <w:r w:rsidRPr="004F0BC8">
        <w:rPr>
          <w:rStyle w:val="a4"/>
          <w:rFonts w:hint="cs"/>
          <w:rtl/>
        </w:rPr>
        <w:t>'</w:t>
      </w:r>
      <w:r w:rsidRPr="004F0BC8">
        <w:rPr>
          <w:rStyle w:val="a4"/>
          <w:rtl/>
        </w:rPr>
        <w:t>ותעמד בחצר בית המלך הפנימית</w:t>
      </w:r>
      <w:r w:rsidRPr="004F0BC8"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>
        <w:rPr>
          <w:rFonts w:hint="cs"/>
          <w:rtl/>
        </w:rPr>
        <w:t>כ</w:t>
      </w:r>
      <w:r w:rsidRPr="006F178A">
        <w:rPr>
          <w:rtl/>
        </w:rPr>
        <w:t>שהגיעה לבית הצלמים</w:t>
      </w:r>
      <w:r w:rsidR="00F53094">
        <w:rPr>
          <w:rFonts w:hint="cs"/>
          <w:rtl/>
        </w:rPr>
        <w:t>,</w:t>
      </w:r>
      <w:r w:rsidRPr="006F178A">
        <w:rPr>
          <w:rtl/>
        </w:rPr>
        <w:t xml:space="preserve"> </w:t>
      </w:r>
    </w:p>
    <w:p w14:paraId="52A7330C" w14:textId="4BD62144" w:rsidR="002A125E" w:rsidRPr="006F178A" w:rsidRDefault="002A125E" w:rsidP="00FF210F">
      <w:pPr>
        <w:rPr>
          <w:rtl/>
        </w:rPr>
      </w:pPr>
      <w:r w:rsidRPr="006F178A">
        <w:rPr>
          <w:rtl/>
        </w:rPr>
        <w:t>נסתלקה הימנה שכינה</w:t>
      </w:r>
      <w:r>
        <w:rPr>
          <w:rFonts w:hint="cs"/>
          <w:rtl/>
        </w:rPr>
        <w:t xml:space="preserve">, </w:t>
      </w:r>
      <w:r w:rsidRPr="00411327">
        <w:rPr>
          <w:rStyle w:val="afff"/>
          <w:rFonts w:hint="cs"/>
          <w:b/>
          <w:rtl/>
        </w:rPr>
        <w:t>א</w:t>
      </w:r>
      <w:r w:rsidRPr="00411327">
        <w:rPr>
          <w:rStyle w:val="afff"/>
          <w:b/>
          <w:rtl/>
        </w:rPr>
        <w:t>מ</w:t>
      </w:r>
      <w:r w:rsidRPr="00411327">
        <w:rPr>
          <w:rStyle w:val="afff"/>
          <w:rFonts w:hint="cs"/>
          <w:b/>
          <w:rtl/>
        </w:rPr>
        <w:t>רה:</w:t>
      </w:r>
      <w:r w:rsidRPr="006F178A">
        <w:rPr>
          <w:rtl/>
        </w:rPr>
        <w:t xml:space="preserve"> </w:t>
      </w:r>
      <w:r>
        <w:rPr>
          <w:rFonts w:hint="cs"/>
          <w:rtl/>
        </w:rPr>
        <w:t>'</w:t>
      </w:r>
      <w:r w:rsidRPr="00DF78E0">
        <w:rPr>
          <w:rStyle w:val="a4"/>
          <w:rtl/>
        </w:rPr>
        <w:t>אלי אלי למה עזבתני</w:t>
      </w:r>
      <w:r>
        <w:rPr>
          <w:rStyle w:val="a4"/>
          <w:rFonts w:hint="cs"/>
          <w:rtl/>
        </w:rPr>
        <w:t>'</w:t>
      </w:r>
      <w:r>
        <w:rPr>
          <w:rFonts w:hint="cs"/>
          <w:rtl/>
        </w:rPr>
        <w:t>.</w:t>
      </w:r>
    </w:p>
    <w:p w14:paraId="7EE15874" w14:textId="2C336FBD" w:rsidR="0094084F" w:rsidRDefault="0094084F" w:rsidP="00FF210F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35E2D7F" w14:textId="13C81BDB" w:rsidR="002A125E" w:rsidRDefault="002A125E" w:rsidP="002A125E">
      <w:pPr>
        <w:rPr>
          <w:rtl/>
        </w:rPr>
      </w:pPr>
      <w:r>
        <w:rPr>
          <w:rStyle w:val="a4"/>
          <w:rFonts w:hint="cs"/>
          <w:rtl/>
        </w:rPr>
        <w:t>'</w:t>
      </w:r>
      <w:r w:rsidRPr="00423AB3">
        <w:rPr>
          <w:rStyle w:val="a4"/>
          <w:rtl/>
        </w:rPr>
        <w:t>ויהי כראות המלך את אסתר</w:t>
      </w:r>
      <w:r>
        <w:rPr>
          <w:rStyle w:val="a4"/>
          <w:rFonts w:hint="cs"/>
          <w:rtl/>
        </w:rPr>
        <w:t>.. נשאה חן.. ויושט המלך.. את שרביט..</w:t>
      </w:r>
      <w:r>
        <w:rPr>
          <w:rFonts w:hint="cs"/>
          <w:rtl/>
        </w:rPr>
        <w:t>'</w:t>
      </w:r>
    </w:p>
    <w:p w14:paraId="321195B5" w14:textId="67D00B51" w:rsidR="0094084F" w:rsidRDefault="002A125E" w:rsidP="00FF210F">
      <w:pPr>
        <w:pStyle w:val="36"/>
        <w:framePr w:wrap="notBeside"/>
        <w:rPr>
          <w:rtl/>
        </w:rPr>
      </w:pPr>
      <w:r w:rsidRPr="00FF210F">
        <w:rPr>
          <w:rFonts w:hint="cs"/>
          <w:rtl/>
        </w:rPr>
        <w:t>רי''ו</w:t>
      </w:r>
      <w:r w:rsidR="0094084F">
        <w:rPr>
          <w:rFonts w:hint="cs"/>
          <w:rtl/>
        </w:rPr>
        <w:t>:</w:t>
      </w:r>
    </w:p>
    <w:p w14:paraId="337B9D63" w14:textId="4C3F439C" w:rsidR="00F53094" w:rsidRDefault="002A125E" w:rsidP="002A125E">
      <w:pPr>
        <w:rPr>
          <w:rFonts w:cs="PFT_Frank"/>
          <w:b/>
          <w:bCs/>
          <w:sz w:val="14"/>
          <w:szCs w:val="14"/>
          <w:rtl/>
        </w:rPr>
      </w:pPr>
      <w:r w:rsidRPr="00C364BD">
        <w:rPr>
          <w:rStyle w:val="afe"/>
          <w:rFonts w:hint="eastAsia"/>
          <w:rtl/>
        </w:rPr>
        <w:t>ג</w:t>
      </w:r>
      <w:r w:rsidRPr="00C364BD">
        <w:rPr>
          <w:rStyle w:val="afe"/>
          <w:rtl/>
        </w:rPr>
        <w:t>'</w:t>
      </w:r>
      <w:r w:rsidRPr="00C364BD">
        <w:rPr>
          <w:rStyle w:val="afe"/>
          <w:rFonts w:hint="cs"/>
          <w:rtl/>
        </w:rPr>
        <w:t xml:space="preserve"> </w:t>
      </w:r>
      <w:r w:rsidRPr="00C364BD">
        <w:rPr>
          <w:rStyle w:val="afe"/>
          <w:rtl/>
        </w:rPr>
        <w:t>מלאכי השרת נזדמנו:</w:t>
      </w:r>
      <w:r w:rsidRPr="00F87DC2">
        <w:rPr>
          <w:rtl/>
        </w:rPr>
        <w:t xml:space="preserve"> </w:t>
      </w:r>
      <w:r w:rsidRPr="00D65D31">
        <w:rPr>
          <w:rFonts w:cs="PFT_Frank"/>
          <w:b/>
          <w:bCs/>
          <w:sz w:val="14"/>
          <w:szCs w:val="14"/>
          <w:rtl/>
        </w:rPr>
        <w:t>אחד</w:t>
      </w:r>
      <w:r w:rsidRPr="00F87DC2">
        <w:rPr>
          <w:rtl/>
        </w:rPr>
        <w:t xml:space="preserve"> שהגביה צוארה, </w:t>
      </w:r>
    </w:p>
    <w:p w14:paraId="7F044EAE" w14:textId="00C8D40D" w:rsidR="002A125E" w:rsidRPr="006F178A" w:rsidRDefault="002A125E" w:rsidP="00FF210F">
      <w:pPr>
        <w:rPr>
          <w:rtl/>
        </w:rPr>
      </w:pPr>
      <w:r w:rsidRPr="00D65D31">
        <w:rPr>
          <w:rFonts w:cs="PFT_Frank"/>
          <w:b/>
          <w:bCs/>
          <w:sz w:val="14"/>
          <w:szCs w:val="14"/>
          <w:rtl/>
        </w:rPr>
        <w:t>אחד</w:t>
      </w:r>
      <w:r w:rsidRPr="00F87DC2">
        <w:rPr>
          <w:rtl/>
        </w:rPr>
        <w:t xml:space="preserve"> שמשך חוט של חסד עליה, </w:t>
      </w:r>
      <w:r w:rsidRPr="00D65D31">
        <w:rPr>
          <w:rFonts w:cs="PFT_Frank"/>
          <w:b/>
          <w:bCs/>
          <w:sz w:val="14"/>
          <w:szCs w:val="14"/>
          <w:rtl/>
        </w:rPr>
        <w:t>ואחד</w:t>
      </w:r>
      <w:r w:rsidRPr="00F87DC2">
        <w:rPr>
          <w:rtl/>
        </w:rPr>
        <w:t xml:space="preserve"> שמתח את השרביט.</w:t>
      </w:r>
    </w:p>
    <w:p w14:paraId="512984CA" w14:textId="377159BC" w:rsidR="00041261" w:rsidRPr="006E6E23" w:rsidRDefault="002A125E" w:rsidP="00176368">
      <w:pPr>
        <w:pStyle w:val="afff6"/>
        <w:rPr>
          <w:rtl/>
        </w:rPr>
      </w:pPr>
      <w:r>
        <w:rPr>
          <w:rFonts w:hint="cs"/>
          <w:rtl/>
        </w:rPr>
        <w:t>ב'</w:t>
      </w:r>
      <w:r w:rsidRPr="00F87DC2">
        <w:rPr>
          <w:rtl/>
        </w:rPr>
        <w:t xml:space="preserve"> אמות והעמידו</w:t>
      </w:r>
      <w:r>
        <w:rPr>
          <w:rFonts w:hint="cs"/>
          <w:rtl/>
        </w:rPr>
        <w:t>-</w:t>
      </w:r>
      <w:r w:rsidRPr="00F53094">
        <w:rPr>
          <w:b/>
          <w:bCs/>
          <w:rtl/>
        </w:rPr>
        <w:t xml:space="preserve"> </w:t>
      </w:r>
      <w:r w:rsidRPr="00F53094">
        <w:rPr>
          <w:rStyle w:val="afff"/>
          <w:rFonts w:cs="FrankRuehl" w:hint="cs"/>
          <w:b/>
          <w:rtl/>
        </w:rPr>
        <w:t>א.</w:t>
      </w:r>
      <w:r w:rsidRPr="00F87DC2">
        <w:rPr>
          <w:rtl/>
        </w:rPr>
        <w:t xml:space="preserve"> על </w:t>
      </w:r>
      <w:r w:rsidRPr="00D65D31">
        <w:rPr>
          <w:rFonts w:cs="PFT_Frank" w:hint="eastAsia"/>
          <w:b/>
          <w:bCs/>
          <w:rtl/>
        </w:rPr>
        <w:t>י</w:t>
      </w:r>
      <w:r w:rsidRPr="00D65D31">
        <w:rPr>
          <w:rFonts w:cs="PFT_Frank"/>
          <w:b/>
          <w:bCs/>
          <w:rtl/>
        </w:rPr>
        <w:t>"</w:t>
      </w:r>
      <w:r w:rsidRPr="00D65D31">
        <w:rPr>
          <w:rFonts w:cs="PFT_Frank" w:hint="eastAsia"/>
          <w:b/>
          <w:bCs/>
          <w:rtl/>
        </w:rPr>
        <w:t>ב</w:t>
      </w:r>
      <w:r w:rsidRPr="00F87DC2">
        <w:rPr>
          <w:rtl/>
        </w:rPr>
        <w:t>,</w:t>
      </w:r>
      <w:r w:rsidRPr="00F53094">
        <w:rPr>
          <w:rFonts w:hint="cs"/>
          <w:b/>
          <w:bCs/>
          <w:rtl/>
        </w:rPr>
        <w:t xml:space="preserve"> ב.</w:t>
      </w:r>
      <w:r>
        <w:rPr>
          <w:rFonts w:hint="cs"/>
          <w:rtl/>
        </w:rPr>
        <w:t xml:space="preserve"> </w:t>
      </w:r>
      <w:r w:rsidRPr="00F87DC2">
        <w:rPr>
          <w:rFonts w:hint="eastAsia"/>
          <w:rtl/>
        </w:rPr>
        <w:t>על</w:t>
      </w:r>
      <w:r w:rsidRPr="00F87DC2">
        <w:rPr>
          <w:rtl/>
        </w:rPr>
        <w:t xml:space="preserve"> </w:t>
      </w:r>
      <w:r w:rsidRPr="00D65D31">
        <w:rPr>
          <w:rFonts w:cs="PFT_Frank" w:hint="eastAsia"/>
          <w:b/>
          <w:bCs/>
          <w:rtl/>
        </w:rPr>
        <w:t>ט</w:t>
      </w:r>
      <w:r w:rsidRPr="00D65D31">
        <w:rPr>
          <w:rFonts w:cs="PFT_Frank"/>
          <w:b/>
          <w:bCs/>
          <w:rtl/>
        </w:rPr>
        <w:t>"</w:t>
      </w:r>
      <w:r w:rsidRPr="00D65D31">
        <w:rPr>
          <w:rFonts w:cs="PFT_Frank" w:hint="eastAsia"/>
          <w:b/>
          <w:bCs/>
          <w:rtl/>
        </w:rPr>
        <w:t>ז</w:t>
      </w:r>
      <w:r w:rsidRPr="00D65D31">
        <w:rPr>
          <w:rFonts w:cs="PFT_Frank"/>
          <w:b/>
          <w:bCs/>
          <w:rtl/>
        </w:rPr>
        <w:t>,</w:t>
      </w:r>
      <w:r w:rsidRPr="00F53094">
        <w:rPr>
          <w:b/>
          <w:bCs/>
          <w:rtl/>
        </w:rPr>
        <w:t xml:space="preserve"> </w:t>
      </w:r>
      <w:r w:rsidRPr="00F53094">
        <w:rPr>
          <w:rFonts w:hint="cs"/>
          <w:b/>
          <w:bCs/>
          <w:rtl/>
        </w:rPr>
        <w:t>ג.</w:t>
      </w:r>
      <w:r w:rsidRPr="00F87DC2">
        <w:rPr>
          <w:rtl/>
        </w:rPr>
        <w:t xml:space="preserve"> </w:t>
      </w:r>
      <w:r w:rsidRPr="00F87DC2">
        <w:rPr>
          <w:rFonts w:hint="eastAsia"/>
          <w:rtl/>
        </w:rPr>
        <w:t>על</w:t>
      </w:r>
      <w:r w:rsidRPr="00F87DC2">
        <w:rPr>
          <w:rtl/>
        </w:rPr>
        <w:t xml:space="preserve"> </w:t>
      </w:r>
      <w:r w:rsidRPr="00D65D31">
        <w:rPr>
          <w:rFonts w:cs="PFT_Frank" w:hint="eastAsia"/>
          <w:b/>
          <w:bCs/>
          <w:rtl/>
        </w:rPr>
        <w:t>כ</w:t>
      </w:r>
      <w:r w:rsidRPr="00D65D31">
        <w:rPr>
          <w:rFonts w:cs="PFT_Frank"/>
          <w:b/>
          <w:bCs/>
          <w:rtl/>
        </w:rPr>
        <w:t>"</w:t>
      </w:r>
      <w:r w:rsidRPr="00D65D31">
        <w:rPr>
          <w:rFonts w:cs="PFT_Frank" w:hint="eastAsia"/>
          <w:b/>
          <w:bCs/>
          <w:rtl/>
        </w:rPr>
        <w:t>ד</w:t>
      </w:r>
      <w:r w:rsidRPr="00D65D31">
        <w:rPr>
          <w:rFonts w:cs="PFT_Frank"/>
          <w:b/>
          <w:bCs/>
          <w:rtl/>
        </w:rPr>
        <w:t>,</w:t>
      </w:r>
      <w:r w:rsidRPr="00F53094">
        <w:rPr>
          <w:b/>
          <w:bCs/>
          <w:rtl/>
        </w:rPr>
        <w:t xml:space="preserve"> </w:t>
      </w:r>
      <w:r w:rsidRPr="00F53094">
        <w:rPr>
          <w:rFonts w:hint="cs"/>
          <w:b/>
          <w:bCs/>
          <w:rtl/>
        </w:rPr>
        <w:t>ד.</w:t>
      </w:r>
      <w:r w:rsidRPr="00F87DC2">
        <w:rPr>
          <w:rtl/>
        </w:rPr>
        <w:t xml:space="preserve"> על </w:t>
      </w:r>
      <w:r w:rsidRPr="00D65D31">
        <w:rPr>
          <w:rFonts w:cs="PFT_Frank" w:hint="eastAsia"/>
          <w:b/>
          <w:bCs/>
          <w:rtl/>
        </w:rPr>
        <w:t>ס</w:t>
      </w:r>
      <w:r w:rsidRPr="00D65D31">
        <w:rPr>
          <w:rFonts w:cs="PFT_Frank"/>
          <w:b/>
          <w:bCs/>
          <w:rtl/>
        </w:rPr>
        <w:t>'</w:t>
      </w:r>
      <w:r>
        <w:rPr>
          <w:rFonts w:hint="cs"/>
          <w:rtl/>
        </w:rPr>
        <w:t>,</w:t>
      </w:r>
      <w:r w:rsidRPr="00F53094">
        <w:rPr>
          <w:rStyle w:val="afff"/>
          <w:rFonts w:hint="cs"/>
          <w:b/>
          <w:rtl/>
        </w:rPr>
        <w:t xml:space="preserve"> ה</w:t>
      </w:r>
      <w:r w:rsidRPr="00F53094">
        <w:rPr>
          <w:rFonts w:cs="PFT_Frank" w:hint="cs"/>
          <w:b/>
          <w:bCs/>
          <w:rtl/>
        </w:rPr>
        <w:t>.</w:t>
      </w:r>
      <w:r w:rsidRPr="006F178A">
        <w:rPr>
          <w:rFonts w:hint="cs"/>
          <w:rtl/>
        </w:rPr>
        <w:t xml:space="preserve"> </w:t>
      </w:r>
      <w:r w:rsidRPr="00DB0BD7">
        <w:rPr>
          <w:b/>
          <w:bCs/>
          <w:rtl/>
        </w:rPr>
        <w:t>מאתים</w:t>
      </w:r>
      <w:r w:rsidRPr="006F178A">
        <w:rPr>
          <w:rtl/>
        </w:rPr>
        <w:t>.</w:t>
      </w:r>
    </w:p>
    <w:p w14:paraId="3F46EC50" w14:textId="1359CA07" w:rsidR="0094084F" w:rsidRDefault="0094084F" w:rsidP="006E6E23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C93F639" w14:textId="55DDF683" w:rsidR="002A125E" w:rsidRDefault="006E6E23" w:rsidP="00176368">
      <w:pPr>
        <w:pStyle w:val="afff6"/>
        <w:rPr>
          <w:spacing w:val="-6"/>
          <w:rtl/>
        </w:rPr>
      </w:pPr>
      <w:r>
        <w:rPr>
          <w:rStyle w:val="a4"/>
          <w:rFonts w:hint="cs"/>
          <w:rtl/>
        </w:rPr>
        <w:t>'</w:t>
      </w:r>
      <w:r w:rsidR="002A125E" w:rsidRPr="00FF210F">
        <w:rPr>
          <w:rStyle w:val="a4"/>
          <w:rtl/>
        </w:rPr>
        <w:t>מה בקשתך עד חצי המלכות</w:t>
      </w:r>
      <w:r w:rsidR="002A125E" w:rsidRPr="00FF210F">
        <w:rPr>
          <w:rStyle w:val="a4"/>
          <w:rFonts w:hint="cs"/>
          <w:rtl/>
        </w:rPr>
        <w:t>'</w:t>
      </w:r>
      <w:r w:rsidR="002A125E" w:rsidRPr="00F53094">
        <w:rPr>
          <w:rFonts w:hint="cs"/>
          <w:b/>
          <w:bCs/>
          <w:spacing w:val="-2"/>
          <w:rtl/>
        </w:rPr>
        <w:t xml:space="preserve"> </w:t>
      </w:r>
      <w:r w:rsidR="002A125E" w:rsidRPr="00FF210F">
        <w:rPr>
          <w:rFonts w:hint="cs"/>
          <w:b/>
          <w:bCs/>
          <w:spacing w:val="-6"/>
          <w:rtl/>
        </w:rPr>
        <w:t>א.</w:t>
      </w:r>
      <w:r w:rsidR="002A125E" w:rsidRPr="00FF210F">
        <w:rPr>
          <w:rFonts w:hint="cs"/>
          <w:spacing w:val="-6"/>
          <w:rtl/>
        </w:rPr>
        <w:t xml:space="preserve"> </w:t>
      </w:r>
      <w:r w:rsidR="002A125E" w:rsidRPr="00FF210F">
        <w:rPr>
          <w:spacing w:val="-6"/>
          <w:rtl/>
        </w:rPr>
        <w:t xml:space="preserve">ולא </w:t>
      </w:r>
      <w:r w:rsidR="002A125E" w:rsidRPr="00FF210F">
        <w:rPr>
          <w:rFonts w:hint="cs"/>
          <w:spacing w:val="-6"/>
          <w:rtl/>
        </w:rPr>
        <w:t>ה</w:t>
      </w:r>
      <w:r w:rsidR="002A125E" w:rsidRPr="00FF210F">
        <w:rPr>
          <w:spacing w:val="-6"/>
          <w:rtl/>
        </w:rPr>
        <w:t>כל</w:t>
      </w:r>
      <w:r w:rsidR="002A125E" w:rsidRPr="00FF210F">
        <w:rPr>
          <w:rFonts w:hint="cs"/>
          <w:spacing w:val="-6"/>
          <w:rtl/>
        </w:rPr>
        <w:t>,</w:t>
      </w:r>
      <w:r w:rsidR="002A125E" w:rsidRPr="00FF210F">
        <w:rPr>
          <w:rFonts w:hint="cs"/>
          <w:b/>
          <w:bCs/>
          <w:spacing w:val="-6"/>
          <w:rtl/>
        </w:rPr>
        <w:t xml:space="preserve"> ב.</w:t>
      </w:r>
      <w:r w:rsidR="002A125E" w:rsidRPr="00FF210F">
        <w:rPr>
          <w:rFonts w:hint="cs"/>
          <w:spacing w:val="-6"/>
          <w:rtl/>
        </w:rPr>
        <w:t xml:space="preserve"> </w:t>
      </w:r>
      <w:r w:rsidR="002A125E" w:rsidRPr="00FF210F">
        <w:rPr>
          <w:spacing w:val="-6"/>
          <w:rtl/>
        </w:rPr>
        <w:t>לא</w:t>
      </w:r>
      <w:r w:rsidR="002A125E" w:rsidRPr="00FF210F">
        <w:rPr>
          <w:rFonts w:hint="cs"/>
          <w:spacing w:val="-6"/>
          <w:rtl/>
        </w:rPr>
        <w:t xml:space="preserve"> </w:t>
      </w:r>
      <w:r w:rsidR="002A125E" w:rsidRPr="00FF210F">
        <w:rPr>
          <w:spacing w:val="-6"/>
          <w:rtl/>
        </w:rPr>
        <w:t xml:space="preserve">דבר שחוצץ </w:t>
      </w:r>
      <w:r w:rsidR="002A125E" w:rsidRPr="00FF210F">
        <w:rPr>
          <w:rFonts w:hint="cs"/>
          <w:spacing w:val="-6"/>
          <w:rtl/>
        </w:rPr>
        <w:t>ב</w:t>
      </w:r>
      <w:r w:rsidR="002A125E" w:rsidRPr="00FF210F">
        <w:rPr>
          <w:spacing w:val="-6"/>
          <w:rtl/>
        </w:rPr>
        <w:t>מלכות</w:t>
      </w:r>
      <w:r w:rsidR="002A125E" w:rsidRPr="00FF210F">
        <w:rPr>
          <w:rFonts w:hint="cs"/>
          <w:spacing w:val="-6"/>
          <w:rtl/>
        </w:rPr>
        <w:t xml:space="preserve">-  </w:t>
      </w:r>
      <w:r w:rsidR="002A125E" w:rsidRPr="00FF210F">
        <w:rPr>
          <w:spacing w:val="-6"/>
          <w:rtl/>
        </w:rPr>
        <w:t>ביהמ"ק.</w:t>
      </w:r>
    </w:p>
    <w:p w14:paraId="3E4CCCC0" w14:textId="77EA92CF" w:rsidR="00176368" w:rsidRDefault="00176368" w:rsidP="00E7367D">
      <w:pPr>
        <w:pStyle w:val="afff4"/>
        <w:rPr>
          <w:rtl/>
        </w:rPr>
      </w:pPr>
      <w:r>
        <w:rPr>
          <w:rFonts w:hint="cs"/>
          <w:rtl/>
        </w:rPr>
        <w:lastRenderedPageBreak/>
        <w:t>י''ב טעמים שביקשה לעשות משתה עם המן</w:t>
      </w:r>
    </w:p>
    <w:p w14:paraId="05BB147E" w14:textId="2F191E5B" w:rsidR="0094084F" w:rsidRDefault="0094084F" w:rsidP="002C6C97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3359CB77" w14:textId="09365DD9" w:rsidR="002A125E" w:rsidRPr="00FF210F" w:rsidRDefault="002A125E" w:rsidP="002A125E">
      <w:pPr>
        <w:rPr>
          <w:rFonts w:cs="PFT_Frank"/>
          <w:b/>
          <w:bCs/>
          <w:spacing w:val="-2"/>
          <w:szCs w:val="14"/>
          <w:rtl/>
        </w:rPr>
      </w:pPr>
      <w:r w:rsidRPr="00FF210F">
        <w:rPr>
          <w:rStyle w:val="a4"/>
          <w:rtl/>
        </w:rPr>
        <w:t>יבא המלך</w:t>
      </w:r>
      <w:r w:rsidRPr="00FF210F">
        <w:rPr>
          <w:rStyle w:val="a4"/>
          <w:spacing w:val="-2"/>
          <w:rtl/>
        </w:rPr>
        <w:t xml:space="preserve"> </w:t>
      </w:r>
      <w:r w:rsidRPr="00FF210F">
        <w:rPr>
          <w:rStyle w:val="a4"/>
          <w:b/>
          <w:bCs/>
          <w:spacing w:val="-2"/>
          <w:rtl/>
        </w:rPr>
        <w:t>והמן</w:t>
      </w:r>
      <w:r w:rsidRPr="00FF210F">
        <w:rPr>
          <w:rStyle w:val="a4"/>
          <w:spacing w:val="-2"/>
          <w:rtl/>
        </w:rPr>
        <w:t xml:space="preserve"> </w:t>
      </w:r>
      <w:r w:rsidRPr="00FF210F">
        <w:rPr>
          <w:rStyle w:val="a4"/>
          <w:rFonts w:hint="eastAsia"/>
          <w:rtl/>
        </w:rPr>
        <w:t>היום</w:t>
      </w:r>
      <w:r w:rsidRPr="00FF210F">
        <w:rPr>
          <w:rStyle w:val="a4"/>
          <w:rtl/>
        </w:rPr>
        <w:t xml:space="preserve"> אל המשתה</w:t>
      </w:r>
      <w:r w:rsidRPr="00FF210F">
        <w:rPr>
          <w:rStyle w:val="a4"/>
          <w:spacing w:val="-2"/>
          <w:rtl/>
        </w:rPr>
        <w:t xml:space="preserve"> אשר עשיתי לו</w:t>
      </w:r>
      <w:r w:rsidRPr="00FF210F">
        <w:rPr>
          <w:rFonts w:hint="cs"/>
          <w:spacing w:val="-2"/>
          <w:rtl/>
        </w:rPr>
        <w:t xml:space="preserve">' </w:t>
      </w:r>
      <w:r w:rsidR="00FF210F" w:rsidRPr="00FF210F">
        <w:rPr>
          <w:rFonts w:hint="cs"/>
          <w:spacing w:val="-2"/>
          <w:rtl/>
        </w:rPr>
        <w:t>-</w:t>
      </w:r>
      <w:r w:rsidRPr="00FF210F">
        <w:rPr>
          <w:spacing w:val="-2"/>
          <w:rtl/>
        </w:rPr>
        <w:t xml:space="preserve">מה ראתה </w:t>
      </w:r>
      <w:r w:rsidRPr="00FF210F">
        <w:rPr>
          <w:rFonts w:hint="cs"/>
          <w:spacing w:val="-2"/>
          <w:rtl/>
        </w:rPr>
        <w:t>לזמנו?</w:t>
      </w:r>
    </w:p>
    <w:p w14:paraId="65C16787" w14:textId="7DAB4F43" w:rsidR="0094084F" w:rsidRDefault="002A125E" w:rsidP="00FF210F">
      <w:pPr>
        <w:pStyle w:val="36"/>
        <w:framePr w:wrap="notBeside"/>
        <w:rPr>
          <w:rtl/>
        </w:rPr>
      </w:pPr>
      <w:r w:rsidRPr="00FF210F">
        <w:rPr>
          <w:rFonts w:hint="cs"/>
          <w:rtl/>
        </w:rPr>
        <w:t xml:space="preserve">א. </w:t>
      </w:r>
      <w:r w:rsidRPr="00FF210F">
        <w:rPr>
          <w:rtl/>
        </w:rPr>
        <w:t>ר</w:t>
      </w:r>
      <w:r w:rsidRPr="00FF210F">
        <w:rPr>
          <w:rFonts w:hint="cs"/>
          <w:rtl/>
        </w:rPr>
        <w:t>"א</w:t>
      </w:r>
      <w:r w:rsidR="0094084F">
        <w:rPr>
          <w:rtl/>
        </w:rPr>
        <w:t>:</w:t>
      </w:r>
    </w:p>
    <w:p w14:paraId="16DF5725" w14:textId="1E07BDFB" w:rsidR="002A125E" w:rsidRPr="00F53094" w:rsidRDefault="002A125E" w:rsidP="002A125E">
      <w:pPr>
        <w:rPr>
          <w:rFonts w:cs="Guttman Vilna"/>
          <w:b/>
          <w:bCs/>
          <w:rtl/>
        </w:rPr>
      </w:pPr>
      <w:r w:rsidRPr="006F178A">
        <w:rPr>
          <w:rtl/>
        </w:rPr>
        <w:t>פחים טמנה לו,</w:t>
      </w:r>
      <w:r w:rsidRPr="009A4CE4">
        <w:rPr>
          <w:rFonts w:cs="PFT_Frank"/>
          <w:b/>
          <w:bCs/>
          <w:szCs w:val="14"/>
          <w:rtl/>
        </w:rPr>
        <w:t xml:space="preserve"> </w:t>
      </w:r>
      <w:r w:rsidR="002C6C97">
        <w:rPr>
          <w:rFonts w:cs="PFT_Frank"/>
          <w:b/>
          <w:bCs/>
          <w:szCs w:val="14"/>
          <w:rtl/>
        </w:rPr>
        <w:tab/>
      </w:r>
      <w:r w:rsidR="002C6C97">
        <w:rPr>
          <w:rFonts w:cs="PFT_Frank"/>
          <w:b/>
          <w:bCs/>
          <w:szCs w:val="14"/>
          <w:rtl/>
        </w:rPr>
        <w:tab/>
      </w:r>
      <w:r w:rsidR="002C6C97">
        <w:rPr>
          <w:rFonts w:cs="PFT_Frank"/>
          <w:b/>
          <w:bCs/>
          <w:szCs w:val="14"/>
          <w:rtl/>
        </w:rPr>
        <w:tab/>
      </w:r>
      <w:r w:rsidR="001E79FE">
        <w:rPr>
          <w:rStyle w:val="afff"/>
          <w:rtl/>
        </w:rPr>
        <w:tab/>
      </w:r>
      <w:r w:rsidRPr="001E79FE">
        <w:rPr>
          <w:rStyle w:val="afff"/>
          <w:rFonts w:hint="cs"/>
          <w:spacing w:val="0"/>
          <w:rtl/>
        </w:rPr>
        <w:t>ב.</w:t>
      </w:r>
      <w:r w:rsidRPr="001E79FE">
        <w:rPr>
          <w:rStyle w:val="afff"/>
          <w:rFonts w:hint="cs"/>
          <w:b/>
          <w:spacing w:val="0"/>
          <w:rtl/>
        </w:rPr>
        <w:t xml:space="preserve"> </w:t>
      </w:r>
      <w:r w:rsidRPr="001E79FE">
        <w:rPr>
          <w:rStyle w:val="afff"/>
          <w:b/>
          <w:spacing w:val="0"/>
          <w:rtl/>
        </w:rPr>
        <w:t>ר</w:t>
      </w:r>
      <w:r w:rsidRPr="001E79FE">
        <w:rPr>
          <w:rStyle w:val="afff"/>
          <w:rFonts w:hint="cs"/>
          <w:b/>
          <w:spacing w:val="0"/>
          <w:rtl/>
        </w:rPr>
        <w:t>יה"ו</w:t>
      </w:r>
      <w:r w:rsidRPr="001E79FE">
        <w:rPr>
          <w:rStyle w:val="afff"/>
          <w:b/>
          <w:spacing w:val="0"/>
          <w:rtl/>
        </w:rPr>
        <w:t>:</w:t>
      </w:r>
      <w:r w:rsidR="001E79FE" w:rsidRPr="001E79FE">
        <w:rPr>
          <w:rStyle w:val="a4"/>
          <w:rFonts w:hint="cs"/>
          <w:spacing w:val="0"/>
          <w:rtl/>
        </w:rPr>
        <w:t xml:space="preserve"> </w:t>
      </w:r>
      <w:r w:rsidRPr="001E79FE">
        <w:rPr>
          <w:rStyle w:val="a4"/>
          <w:spacing w:val="0"/>
          <w:rtl/>
        </w:rPr>
        <w:t>אם רעב שונאך האכילהו לחם</w:t>
      </w:r>
      <w:r w:rsidRPr="001E79FE">
        <w:rPr>
          <w:rStyle w:val="a4"/>
          <w:rFonts w:hint="cs"/>
          <w:spacing w:val="0"/>
          <w:rtl/>
        </w:rPr>
        <w:t>..</w:t>
      </w:r>
      <w:r w:rsidRPr="001E79FE">
        <w:rPr>
          <w:rStyle w:val="a4"/>
          <w:spacing w:val="0"/>
          <w:rtl/>
        </w:rPr>
        <w:t>'</w:t>
      </w:r>
    </w:p>
    <w:p w14:paraId="7C844E41" w14:textId="71522BF3" w:rsidR="0094084F" w:rsidRDefault="002A125E" w:rsidP="00B3125F">
      <w:pPr>
        <w:pStyle w:val="36"/>
        <w:framePr w:wrap="notBeside"/>
        <w:rPr>
          <w:rtl/>
        </w:rPr>
      </w:pPr>
      <w:r w:rsidRPr="00B3125F">
        <w:rPr>
          <w:rFonts w:hint="cs"/>
          <w:rtl/>
        </w:rPr>
        <w:t xml:space="preserve">ג. </w:t>
      </w:r>
      <w:r w:rsidRPr="00B3125F">
        <w:rPr>
          <w:rtl/>
        </w:rPr>
        <w:t>ר</w:t>
      </w:r>
      <w:r w:rsidRPr="00B3125F">
        <w:rPr>
          <w:rFonts w:hint="cs"/>
          <w:rtl/>
        </w:rPr>
        <w:t>"מ</w:t>
      </w:r>
      <w:r w:rsidR="0094084F">
        <w:rPr>
          <w:rtl/>
        </w:rPr>
        <w:t>:</w:t>
      </w:r>
    </w:p>
    <w:p w14:paraId="111EE1CA" w14:textId="11D59340" w:rsidR="002A125E" w:rsidRPr="00F53094" w:rsidRDefault="002A125E" w:rsidP="002A125E">
      <w:pPr>
        <w:rPr>
          <w:rFonts w:cs="Guttman Vilna"/>
          <w:b/>
          <w:bCs/>
          <w:rtl/>
        </w:rPr>
      </w:pPr>
      <w:r w:rsidRPr="006F178A">
        <w:rPr>
          <w:rtl/>
        </w:rPr>
        <w:t>שלא יטול עצה וימרוד</w:t>
      </w:r>
      <w:r w:rsidRPr="00F53094">
        <w:rPr>
          <w:rFonts w:cs="Guttman Vilna" w:hint="cs"/>
          <w:b/>
          <w:bCs/>
          <w:rtl/>
        </w:rPr>
        <w:t xml:space="preserve"> </w:t>
      </w:r>
      <w:r w:rsidR="002C6C97">
        <w:rPr>
          <w:rStyle w:val="afff"/>
          <w:rtl/>
        </w:rPr>
        <w:tab/>
      </w:r>
      <w:r w:rsidR="001E79FE">
        <w:rPr>
          <w:rStyle w:val="afff"/>
          <w:rtl/>
        </w:rPr>
        <w:tab/>
      </w:r>
      <w:r w:rsidRPr="002C6C97">
        <w:rPr>
          <w:rStyle w:val="afff"/>
          <w:rFonts w:hint="cs"/>
          <w:rtl/>
        </w:rPr>
        <w:t>ד.</w:t>
      </w:r>
      <w:r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b/>
          <w:rtl/>
        </w:rPr>
        <w:t xml:space="preserve">ר"י: </w:t>
      </w:r>
      <w:r w:rsidRPr="006F178A">
        <w:rPr>
          <w:rtl/>
        </w:rPr>
        <w:t>שלא יכירו שהיא יהודית.</w:t>
      </w:r>
    </w:p>
    <w:p w14:paraId="07E6818E" w14:textId="0A2B6432" w:rsidR="0094084F" w:rsidRDefault="002A125E" w:rsidP="00B3125F">
      <w:pPr>
        <w:pStyle w:val="36"/>
        <w:framePr w:wrap="notBeside"/>
        <w:rPr>
          <w:rtl/>
        </w:rPr>
      </w:pPr>
      <w:r w:rsidRPr="00B3125F">
        <w:rPr>
          <w:rFonts w:hint="cs"/>
          <w:rtl/>
        </w:rPr>
        <w:t xml:space="preserve">ה. </w:t>
      </w:r>
      <w:r w:rsidRPr="00B3125F">
        <w:rPr>
          <w:rtl/>
        </w:rPr>
        <w:t>ר</w:t>
      </w:r>
      <w:r w:rsidRPr="00B3125F">
        <w:rPr>
          <w:rFonts w:hint="cs"/>
          <w:rtl/>
        </w:rPr>
        <w:t>"נ</w:t>
      </w:r>
      <w:r w:rsidR="0094084F">
        <w:rPr>
          <w:rtl/>
        </w:rPr>
        <w:t>:</w:t>
      </w:r>
    </w:p>
    <w:p w14:paraId="64F3662E" w14:textId="0EA8E33E" w:rsidR="00B3125F" w:rsidRPr="00A36F9E" w:rsidRDefault="002A125E" w:rsidP="00A36F9E">
      <w:pPr>
        <w:rPr>
          <w:rStyle w:val="afff"/>
          <w:rFonts w:cs="Guttman Vilna"/>
          <w:b/>
          <w:bCs/>
          <w:spacing w:val="0"/>
          <w:szCs w:val="18"/>
          <w:rtl/>
        </w:rPr>
      </w:pPr>
      <w:r w:rsidRPr="006F178A">
        <w:rPr>
          <w:rtl/>
        </w:rPr>
        <w:t xml:space="preserve">לא יאמרו אחות לנו בבית המלך ויסיחו </w:t>
      </w:r>
      <w:r w:rsidR="004F293A">
        <w:rPr>
          <w:rFonts w:hint="cs"/>
          <w:rtl/>
        </w:rPr>
        <w:t xml:space="preserve">דעת </w:t>
      </w:r>
      <w:r>
        <w:rPr>
          <w:rFonts w:hint="cs"/>
          <w:rtl/>
        </w:rPr>
        <w:t xml:space="preserve">מן </w:t>
      </w:r>
      <w:r w:rsidRPr="006F178A">
        <w:rPr>
          <w:rtl/>
        </w:rPr>
        <w:t>הרחמים.</w:t>
      </w:r>
    </w:p>
    <w:p w14:paraId="7326E485" w14:textId="11C934B4" w:rsidR="0094084F" w:rsidRDefault="002A125E" w:rsidP="00B3125F">
      <w:pPr>
        <w:pStyle w:val="36"/>
        <w:framePr w:wrap="notBeside"/>
        <w:rPr>
          <w:rtl/>
        </w:rPr>
      </w:pPr>
      <w:r w:rsidRPr="00B3125F">
        <w:rPr>
          <w:rFonts w:hint="cs"/>
          <w:rtl/>
        </w:rPr>
        <w:t xml:space="preserve">ו. </w:t>
      </w:r>
      <w:r w:rsidRPr="00B3125F">
        <w:rPr>
          <w:rtl/>
        </w:rPr>
        <w:t>ריו</w:t>
      </w:r>
      <w:r w:rsidRPr="00B3125F">
        <w:rPr>
          <w:rFonts w:hint="cs"/>
          <w:rtl/>
        </w:rPr>
        <w:t>"ס</w:t>
      </w:r>
      <w:r w:rsidR="0094084F">
        <w:rPr>
          <w:rtl/>
        </w:rPr>
        <w:t>:</w:t>
      </w:r>
    </w:p>
    <w:p w14:paraId="762693E7" w14:textId="457F49BE" w:rsidR="002A125E" w:rsidRPr="00F53094" w:rsidRDefault="002A125E" w:rsidP="002A125E">
      <w:pPr>
        <w:rPr>
          <w:rStyle w:val="afff"/>
          <w:b/>
          <w:bCs/>
          <w:spacing w:val="-4"/>
          <w:rtl/>
        </w:rPr>
      </w:pPr>
      <w:r w:rsidRPr="000C0C8B">
        <w:rPr>
          <w:spacing w:val="-4"/>
          <w:rtl/>
        </w:rPr>
        <w:t>שיהא מצוי לה בכל עת</w:t>
      </w:r>
      <w:r w:rsidRPr="00F53094">
        <w:rPr>
          <w:rStyle w:val="afff"/>
          <w:rFonts w:hint="cs"/>
          <w:b/>
          <w:spacing w:val="-4"/>
          <w:rtl/>
        </w:rPr>
        <w:t xml:space="preserve"> </w:t>
      </w:r>
      <w:r w:rsidR="00B3125F">
        <w:rPr>
          <w:rStyle w:val="afff"/>
          <w:b/>
          <w:spacing w:val="-4"/>
          <w:rtl/>
        </w:rPr>
        <w:tab/>
      </w:r>
      <w:r w:rsidR="001E79FE">
        <w:rPr>
          <w:rStyle w:val="afff"/>
          <w:rtl/>
        </w:rPr>
        <w:tab/>
      </w:r>
      <w:r w:rsidRPr="00B3125F">
        <w:rPr>
          <w:rStyle w:val="afff"/>
          <w:rFonts w:hint="cs"/>
          <w:rtl/>
        </w:rPr>
        <w:t xml:space="preserve">ז. </w:t>
      </w:r>
      <w:r w:rsidRPr="00B3125F">
        <w:rPr>
          <w:rStyle w:val="afff"/>
          <w:rtl/>
        </w:rPr>
        <w:t>ר</w:t>
      </w:r>
      <w:r w:rsidRPr="00B3125F">
        <w:rPr>
          <w:rStyle w:val="afff"/>
          <w:rFonts w:hint="cs"/>
          <w:rtl/>
        </w:rPr>
        <w:t>שב"מ</w:t>
      </w:r>
      <w:r w:rsidRPr="00B3125F">
        <w:rPr>
          <w:rStyle w:val="afff"/>
          <w:rtl/>
        </w:rPr>
        <w:t>:</w:t>
      </w:r>
      <w:r w:rsidRPr="00411327">
        <w:rPr>
          <w:rStyle w:val="afff"/>
          <w:b/>
          <w:spacing w:val="-4"/>
          <w:rtl/>
        </w:rPr>
        <w:t xml:space="preserve"> </w:t>
      </w:r>
      <w:r w:rsidRPr="000C0C8B">
        <w:rPr>
          <w:spacing w:val="-4"/>
          <w:rtl/>
        </w:rPr>
        <w:t>אולי ירגיש ה</w:t>
      </w:r>
      <w:r w:rsidRPr="000C0C8B">
        <w:rPr>
          <w:rFonts w:hint="cs"/>
          <w:spacing w:val="-4"/>
          <w:rtl/>
        </w:rPr>
        <w:t>'</w:t>
      </w:r>
      <w:r w:rsidRPr="000C0C8B">
        <w:rPr>
          <w:spacing w:val="-4"/>
          <w:rtl/>
        </w:rPr>
        <w:t xml:space="preserve"> ויעשה נס.</w:t>
      </w:r>
    </w:p>
    <w:p w14:paraId="33BEB145" w14:textId="28C2BA3D" w:rsidR="0094084F" w:rsidRDefault="002A125E" w:rsidP="00B3125F">
      <w:pPr>
        <w:pStyle w:val="36"/>
        <w:framePr w:wrap="notBeside"/>
        <w:rPr>
          <w:rtl/>
        </w:rPr>
      </w:pPr>
      <w:r w:rsidRPr="00B3125F">
        <w:rPr>
          <w:rFonts w:hint="cs"/>
          <w:rtl/>
        </w:rPr>
        <w:t>ח. ריב"ק</w:t>
      </w:r>
      <w:r w:rsidR="0094084F">
        <w:rPr>
          <w:rtl/>
        </w:rPr>
        <w:t>:</w:t>
      </w:r>
    </w:p>
    <w:p w14:paraId="4104FA7B" w14:textId="566D2203" w:rsidR="002A125E" w:rsidRPr="009A4CE4" w:rsidRDefault="002A125E" w:rsidP="002A125E">
      <w:pPr>
        <w:rPr>
          <w:rFonts w:cs="PFT_Frank"/>
          <w:b/>
          <w:bCs/>
          <w:szCs w:val="14"/>
          <w:rtl/>
        </w:rPr>
      </w:pPr>
      <w:r w:rsidRPr="003B04AA">
        <w:rPr>
          <w:spacing w:val="-4"/>
          <w:rtl/>
        </w:rPr>
        <w:t xml:space="preserve">אסביר לו פנים </w:t>
      </w:r>
      <w:r w:rsidRPr="003B04AA">
        <w:rPr>
          <w:rFonts w:hint="cs"/>
          <w:spacing w:val="-4"/>
          <w:rtl/>
        </w:rPr>
        <w:t>שנהרג שנינו</w:t>
      </w:r>
      <w:r w:rsidRPr="00F53094">
        <w:rPr>
          <w:rStyle w:val="afff"/>
          <w:rFonts w:hint="cs"/>
          <w:b/>
          <w:rtl/>
        </w:rPr>
        <w:t xml:space="preserve"> </w:t>
      </w:r>
      <w:r w:rsidR="00041261">
        <w:rPr>
          <w:rStyle w:val="afff"/>
          <w:b/>
          <w:rtl/>
        </w:rPr>
        <w:tab/>
      </w:r>
      <w:r w:rsidRPr="00F53094">
        <w:rPr>
          <w:rStyle w:val="afff"/>
          <w:rFonts w:hint="cs"/>
          <w:b/>
          <w:rtl/>
        </w:rPr>
        <w:t>ט.</w:t>
      </w:r>
      <w:r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b/>
          <w:rtl/>
        </w:rPr>
        <w:t>ר</w:t>
      </w:r>
      <w:r w:rsidRPr="00411327">
        <w:rPr>
          <w:rStyle w:val="afff"/>
          <w:rFonts w:hint="cs"/>
          <w:b/>
          <w:rtl/>
        </w:rPr>
        <w:t>"ג</w:t>
      </w:r>
      <w:r w:rsidRPr="00411327">
        <w:rPr>
          <w:rStyle w:val="afff"/>
          <w:b/>
          <w:rtl/>
        </w:rPr>
        <w:t xml:space="preserve">: </w:t>
      </w:r>
      <w:r w:rsidRPr="006F178A">
        <w:rPr>
          <w:rFonts w:ascii="Fb Fontext" w:hAnsi="Fb Fontext"/>
          <w:rtl/>
        </w:rPr>
        <w:t>מלך הפכפ</w:t>
      </w:r>
      <w:r>
        <w:rPr>
          <w:rFonts w:ascii="Fb Fontext" w:hAnsi="Fb Fontext" w:hint="cs"/>
          <w:rtl/>
        </w:rPr>
        <w:t>ך</w:t>
      </w:r>
      <w:r w:rsidRPr="006F178A">
        <w:rPr>
          <w:rFonts w:ascii="Fb Fontext" w:hAnsi="Fb Fontext"/>
          <w:rtl/>
        </w:rPr>
        <w:t xml:space="preserve"> היה.</w:t>
      </w:r>
    </w:p>
    <w:p w14:paraId="4B9871EC" w14:textId="3D4240B6" w:rsidR="0094084F" w:rsidRDefault="002A125E" w:rsidP="00B3125F">
      <w:pPr>
        <w:pStyle w:val="36"/>
        <w:framePr w:wrap="notBeside"/>
        <w:rPr>
          <w:rtl/>
        </w:rPr>
      </w:pPr>
      <w:r w:rsidRPr="00B3125F">
        <w:rPr>
          <w:rFonts w:hint="cs"/>
          <w:rtl/>
        </w:rPr>
        <w:t>י. ר</w:t>
      </w:r>
      <w:r w:rsidRPr="00B3125F">
        <w:rPr>
          <w:rtl/>
        </w:rPr>
        <w:t>"</w:t>
      </w:r>
      <w:r w:rsidRPr="00B3125F">
        <w:rPr>
          <w:rFonts w:hint="cs"/>
          <w:rtl/>
        </w:rPr>
        <w:t xml:space="preserve">א </w:t>
      </w:r>
      <w:r w:rsidRPr="00B3125F">
        <w:rPr>
          <w:rFonts w:hint="eastAsia"/>
          <w:rtl/>
        </w:rPr>
        <w:t>המודעי</w:t>
      </w:r>
      <w:r w:rsidR="0094084F">
        <w:rPr>
          <w:rFonts w:hint="cs"/>
          <w:rtl/>
        </w:rPr>
        <w:t>:</w:t>
      </w:r>
    </w:p>
    <w:p w14:paraId="770A1A5F" w14:textId="65BAC444" w:rsidR="002A125E" w:rsidRPr="00411327" w:rsidRDefault="002A125E" w:rsidP="002A125E">
      <w:pPr>
        <w:rPr>
          <w:rStyle w:val="afff"/>
          <w:b/>
          <w:rtl/>
        </w:rPr>
      </w:pPr>
      <w:r w:rsidRPr="006F178A">
        <w:rPr>
          <w:rtl/>
        </w:rPr>
        <w:t>קנאתו במ</w:t>
      </w:r>
      <w:r>
        <w:rPr>
          <w:rFonts w:hint="cs"/>
          <w:rtl/>
        </w:rPr>
        <w:t>לך</w:t>
      </w:r>
      <w:r w:rsidRPr="006F178A">
        <w:rPr>
          <w:rtl/>
        </w:rPr>
        <w:t xml:space="preserve"> </w:t>
      </w:r>
      <w:r>
        <w:rPr>
          <w:rFonts w:hint="cs"/>
          <w:rtl/>
        </w:rPr>
        <w:t>ו</w:t>
      </w:r>
      <w:r w:rsidRPr="006F178A">
        <w:rPr>
          <w:rtl/>
        </w:rPr>
        <w:t>בשרים.</w:t>
      </w:r>
      <w:r>
        <w:rPr>
          <w:rFonts w:cs="Guttman Vilna" w:hint="cs"/>
          <w:b/>
          <w:bCs/>
          <w:rtl/>
        </w:rPr>
        <w:t xml:space="preserve"> </w:t>
      </w:r>
      <w:r w:rsidR="00041261">
        <w:rPr>
          <w:rFonts w:cs="Guttman Vilna"/>
          <w:b/>
          <w:bCs/>
          <w:rtl/>
        </w:rPr>
        <w:tab/>
      </w:r>
      <w:r w:rsidR="001E79FE">
        <w:rPr>
          <w:rStyle w:val="afff"/>
          <w:b/>
          <w:rtl/>
        </w:rPr>
        <w:tab/>
      </w:r>
      <w:r w:rsidRPr="00411327">
        <w:rPr>
          <w:rStyle w:val="afff"/>
          <w:rFonts w:hint="cs"/>
          <w:b/>
          <w:rtl/>
        </w:rPr>
        <w:t xml:space="preserve">יא. </w:t>
      </w:r>
      <w:r w:rsidRPr="00411327">
        <w:rPr>
          <w:rStyle w:val="afff"/>
          <w:b/>
          <w:rtl/>
        </w:rPr>
        <w:t xml:space="preserve">רבה: </w:t>
      </w:r>
      <w:r>
        <w:rPr>
          <w:rFonts w:hint="cs"/>
          <w:rtl/>
        </w:rPr>
        <w:t>'</w:t>
      </w:r>
      <w:r w:rsidRPr="00DB0BD7">
        <w:rPr>
          <w:rStyle w:val="a4"/>
          <w:rtl/>
        </w:rPr>
        <w:t>לפני שבר גאון'</w:t>
      </w:r>
      <w:r w:rsidRPr="006F178A">
        <w:rPr>
          <w:rtl/>
        </w:rPr>
        <w:t>.</w:t>
      </w:r>
    </w:p>
    <w:p w14:paraId="529C7034" w14:textId="77777777" w:rsidR="0094084F" w:rsidRDefault="002A125E" w:rsidP="00041261">
      <w:pPr>
        <w:pStyle w:val="36"/>
        <w:framePr w:wrap="notBeside"/>
        <w:rPr>
          <w:rtl/>
        </w:rPr>
      </w:pPr>
      <w:r w:rsidRPr="00041261">
        <w:rPr>
          <w:rFonts w:hint="cs"/>
          <w:rtl/>
        </w:rPr>
        <w:t xml:space="preserve">יב. </w:t>
      </w:r>
      <w:r w:rsidRPr="00041261">
        <w:rPr>
          <w:rtl/>
        </w:rPr>
        <w:t>אביי ורבא</w:t>
      </w:r>
      <w:r w:rsidR="0094084F">
        <w:rPr>
          <w:rtl/>
        </w:rPr>
        <w:t>:</w:t>
      </w:r>
    </w:p>
    <w:p w14:paraId="59A2989C" w14:textId="798A8850" w:rsidR="002A125E" w:rsidRPr="006F178A" w:rsidRDefault="002A125E" w:rsidP="002A125E">
      <w:pPr>
        <w:rPr>
          <w:rFonts w:cs="Guttman Vilna"/>
          <w:b/>
          <w:bCs/>
          <w:rtl/>
        </w:rPr>
      </w:pPr>
      <w:r>
        <w:rPr>
          <w:rStyle w:val="a4"/>
          <w:rFonts w:hint="cs"/>
          <w:rtl/>
        </w:rPr>
        <w:t>'</w:t>
      </w:r>
      <w:r w:rsidRPr="007F0D60">
        <w:rPr>
          <w:rStyle w:val="a4"/>
          <w:rtl/>
        </w:rPr>
        <w:t>בח</w:t>
      </w:r>
      <w:r>
        <w:rPr>
          <w:rStyle w:val="a4"/>
          <w:rFonts w:hint="cs"/>
          <w:rtl/>
        </w:rPr>
        <w:t>ו</w:t>
      </w:r>
      <w:r w:rsidRPr="007F0D60">
        <w:rPr>
          <w:rStyle w:val="a4"/>
          <w:rtl/>
        </w:rPr>
        <w:t>מם אשית את משתיהם</w:t>
      </w:r>
      <w:r>
        <w:rPr>
          <w:rStyle w:val="a4"/>
          <w:rFonts w:hint="cs"/>
          <w:rtl/>
        </w:rPr>
        <w:t xml:space="preserve">..' </w:t>
      </w:r>
      <w:r w:rsidRPr="00DB0BD7">
        <w:rPr>
          <w:rStyle w:val="afff7"/>
          <w:rFonts w:hint="eastAsia"/>
          <w:rtl/>
        </w:rPr>
        <w:t>מתוך</w:t>
      </w:r>
      <w:r w:rsidRPr="00DB0BD7">
        <w:rPr>
          <w:rStyle w:val="afff7"/>
          <w:rtl/>
        </w:rPr>
        <w:t xml:space="preserve"> </w:t>
      </w:r>
      <w:r w:rsidRPr="00DB0BD7">
        <w:rPr>
          <w:rStyle w:val="afff7"/>
          <w:rFonts w:hint="eastAsia"/>
          <w:rtl/>
        </w:rPr>
        <w:t>משת</w:t>
      </w:r>
      <w:r>
        <w:rPr>
          <w:rStyle w:val="afff7"/>
          <w:rFonts w:hint="cs"/>
          <w:rtl/>
        </w:rPr>
        <w:t>יהם</w:t>
      </w:r>
      <w:r w:rsidRPr="00DB0BD7">
        <w:rPr>
          <w:rStyle w:val="afff7"/>
          <w:rtl/>
        </w:rPr>
        <w:t xml:space="preserve"> </w:t>
      </w:r>
      <w:r>
        <w:rPr>
          <w:rStyle w:val="afff7"/>
          <w:rFonts w:hint="cs"/>
          <w:rtl/>
        </w:rPr>
        <w:t>-</w:t>
      </w:r>
      <w:r w:rsidRPr="00DB0BD7">
        <w:rPr>
          <w:rStyle w:val="afff7"/>
          <w:rFonts w:hint="eastAsia"/>
          <w:rtl/>
        </w:rPr>
        <w:t>פורענותם</w:t>
      </w:r>
    </w:p>
    <w:p w14:paraId="74487B5D" w14:textId="2E4FDAF0" w:rsidR="0094084F" w:rsidRDefault="002A125E" w:rsidP="00041261">
      <w:pPr>
        <w:pStyle w:val="36"/>
        <w:framePr w:wrap="notBeside"/>
        <w:rPr>
          <w:rtl/>
        </w:rPr>
      </w:pPr>
      <w:r w:rsidRPr="00041261">
        <w:rPr>
          <w:rtl/>
        </w:rPr>
        <w:t>אליהו</w:t>
      </w:r>
      <w:r w:rsidRPr="00041261">
        <w:rPr>
          <w:rFonts w:hint="cs"/>
          <w:rtl/>
        </w:rPr>
        <w:t xml:space="preserve"> </w:t>
      </w:r>
      <w:r w:rsidRPr="00041261">
        <w:rPr>
          <w:rFonts w:hint="eastAsia"/>
          <w:rtl/>
        </w:rPr>
        <w:t>לרב</w:t>
      </w:r>
      <w:r w:rsidRPr="00041261">
        <w:rPr>
          <w:rtl/>
        </w:rPr>
        <w:t>"א</w:t>
      </w:r>
      <w:r w:rsidR="0094084F">
        <w:rPr>
          <w:rtl/>
        </w:rPr>
        <w:t>:</w:t>
      </w:r>
    </w:p>
    <w:p w14:paraId="2BF1CFD0" w14:textId="19307D6D" w:rsidR="002A125E" w:rsidRDefault="002A125E" w:rsidP="00DB023F">
      <w:pPr>
        <w:pStyle w:val="affe"/>
        <w:spacing w:after="60"/>
        <w:rPr>
          <w:rtl/>
        </w:rPr>
      </w:pPr>
      <w:r w:rsidRPr="00411327">
        <w:rPr>
          <w:rFonts w:hint="cs"/>
          <w:rtl/>
        </w:rPr>
        <w:t xml:space="preserve">אסתר עשתה </w:t>
      </w:r>
      <w:r w:rsidRPr="00411327">
        <w:rPr>
          <w:rtl/>
        </w:rPr>
        <w:t>ככולהו תנאי ואמוראי.</w:t>
      </w:r>
    </w:p>
    <w:p w14:paraId="4071FF95" w14:textId="2EA5D452" w:rsidR="007E3E2F" w:rsidRDefault="007E3E2F" w:rsidP="00E7367D">
      <w:pPr>
        <w:pStyle w:val="afff4"/>
        <w:rPr>
          <w:rtl/>
        </w:rPr>
      </w:pPr>
      <w:r>
        <w:rPr>
          <w:rFonts w:hint="cs"/>
          <w:rtl/>
        </w:rPr>
        <w:t xml:space="preserve">כ''ב דרשות נוספות בפסוקי המגילה </w:t>
      </w:r>
    </w:p>
    <w:p w14:paraId="5BB43ABF" w14:textId="47350455" w:rsidR="0094084F" w:rsidRDefault="0094084F" w:rsidP="00DB023F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6BE315B" w14:textId="375BE6DB" w:rsidR="002A125E" w:rsidRPr="00D7309E" w:rsidRDefault="002A125E" w:rsidP="00D7309E">
      <w:pPr>
        <w:rPr>
          <w:rtl/>
        </w:rPr>
      </w:pPr>
      <w:r w:rsidRPr="00D7309E">
        <w:rPr>
          <w:rStyle w:val="a4"/>
          <w:rtl/>
        </w:rPr>
        <w:t>ויספר להם המן את כבוד עשרו ורב בני</w:t>
      </w:r>
      <w:r w:rsidRPr="00D7309E">
        <w:rPr>
          <w:rtl/>
        </w:rPr>
        <w:t>ו</w:t>
      </w:r>
      <w:r w:rsidRPr="00D7309E">
        <w:rPr>
          <w:rStyle w:val="a4"/>
          <w:rtl/>
        </w:rPr>
        <w:t>'</w:t>
      </w:r>
    </w:p>
    <w:p w14:paraId="7978653E" w14:textId="77777777" w:rsidR="002A125E" w:rsidRPr="00F53094" w:rsidRDefault="002A125E" w:rsidP="002A125E">
      <w:pPr>
        <w:rPr>
          <w:rStyle w:val="afff"/>
          <w:b/>
          <w:bCs/>
          <w:rtl/>
        </w:rPr>
      </w:pPr>
      <w:r w:rsidRPr="00F53094">
        <w:rPr>
          <w:rStyle w:val="afff"/>
          <w:rFonts w:hint="cs"/>
          <w:b/>
          <w:rtl/>
        </w:rPr>
        <w:t>א.</w:t>
      </w:r>
      <w:r w:rsidRPr="00411327">
        <w:rPr>
          <w:rStyle w:val="afff"/>
          <w:b/>
          <w:rtl/>
        </w:rPr>
        <w:t xml:space="preserve"> </w:t>
      </w:r>
      <w:r w:rsidRPr="006F178A">
        <w:rPr>
          <w:rtl/>
        </w:rPr>
        <w:t xml:space="preserve">שלשים, </w:t>
      </w:r>
      <w:r w:rsidRPr="006F178A">
        <w:rPr>
          <w:rFonts w:hint="cs"/>
          <w:rtl/>
        </w:rPr>
        <w:t>י'</w:t>
      </w:r>
      <w:r w:rsidRPr="006F178A">
        <w:rPr>
          <w:rtl/>
        </w:rPr>
        <w:t xml:space="preserve"> מתו, ו</w:t>
      </w:r>
      <w:r w:rsidRPr="006F178A">
        <w:rPr>
          <w:rFonts w:hint="cs"/>
          <w:rtl/>
        </w:rPr>
        <w:t>י'</w:t>
      </w:r>
      <w:r w:rsidRPr="006F178A">
        <w:rPr>
          <w:rtl/>
        </w:rPr>
        <w:t xml:space="preserve"> נתלו, ו</w:t>
      </w:r>
      <w:r w:rsidRPr="006F178A">
        <w:rPr>
          <w:rFonts w:hint="cs"/>
          <w:rtl/>
        </w:rPr>
        <w:t xml:space="preserve">י' </w:t>
      </w:r>
      <w:r w:rsidRPr="006F178A">
        <w:rPr>
          <w:rtl/>
        </w:rPr>
        <w:t>מחזרין על הפתחים</w:t>
      </w:r>
      <w:r>
        <w:rPr>
          <w:rFonts w:hint="cs"/>
          <w:rtl/>
        </w:rPr>
        <w:t>,</w:t>
      </w:r>
      <w:r w:rsidRPr="00411327">
        <w:rPr>
          <w:rStyle w:val="afff"/>
          <w:rFonts w:hint="cs"/>
          <w:b/>
          <w:rtl/>
        </w:rPr>
        <w:t xml:space="preserve"> </w:t>
      </w:r>
    </w:p>
    <w:p w14:paraId="1AD0FF06" w14:textId="77777777" w:rsidR="002A125E" w:rsidRPr="00DB0BD7" w:rsidRDefault="002A125E" w:rsidP="006D1E95">
      <w:pPr>
        <w:spacing w:after="60"/>
        <w:rPr>
          <w:rStyle w:val="afff7"/>
          <w:rtl/>
        </w:rPr>
      </w:pPr>
      <w:r w:rsidRPr="00F53094">
        <w:rPr>
          <w:rStyle w:val="afff"/>
          <w:rFonts w:hint="cs"/>
          <w:b/>
          <w:rtl/>
        </w:rPr>
        <w:t>ב.</w:t>
      </w:r>
      <w:r w:rsidRPr="00A22F74">
        <w:rPr>
          <w:spacing w:val="-2"/>
          <w:rtl/>
        </w:rPr>
        <w:t xml:space="preserve"> </w:t>
      </w:r>
      <w:r>
        <w:rPr>
          <w:rFonts w:hint="cs"/>
          <w:spacing w:val="-2"/>
          <w:rtl/>
        </w:rPr>
        <w:t>ע' מחזרין</w:t>
      </w:r>
      <w:r w:rsidRPr="009A4CE4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Pr="00F53094">
        <w:rPr>
          <w:rStyle w:val="afff"/>
          <w:rFonts w:cs="FrankRuehl" w:hint="eastAsia"/>
          <w:b/>
          <w:rtl/>
        </w:rPr>
        <w:t>ג</w:t>
      </w:r>
      <w:r w:rsidRPr="009A4CE4">
        <w:rPr>
          <w:rFonts w:cs="PFT_Frank" w:hint="cs"/>
          <w:b/>
          <w:bCs/>
          <w:spacing w:val="-2"/>
          <w:szCs w:val="14"/>
          <w:rtl/>
        </w:rPr>
        <w:t>.</w:t>
      </w:r>
      <w:r>
        <w:rPr>
          <w:rFonts w:hint="cs"/>
          <w:spacing w:val="-2"/>
          <w:rtl/>
        </w:rPr>
        <w:t xml:space="preserve"> </w:t>
      </w:r>
      <w:r w:rsidRPr="006F178A">
        <w:rPr>
          <w:rtl/>
        </w:rPr>
        <w:t>כול</w:t>
      </w:r>
      <w:r>
        <w:rPr>
          <w:rFonts w:hint="cs"/>
          <w:rtl/>
        </w:rPr>
        <w:t>ם</w:t>
      </w:r>
      <w:r w:rsidRPr="006F178A">
        <w:rPr>
          <w:rtl/>
        </w:rPr>
        <w:t xml:space="preserve"> </w:t>
      </w:r>
      <w:r>
        <w:rPr>
          <w:rFonts w:hint="cs"/>
          <w:rtl/>
        </w:rPr>
        <w:t>מאתים ושמונה</w:t>
      </w:r>
      <w:r w:rsidRPr="00FA33E3">
        <w:rPr>
          <w:rFonts w:hint="cs"/>
          <w:rtl/>
        </w:rPr>
        <w:t xml:space="preserve"> </w:t>
      </w:r>
      <w:r w:rsidRPr="00DB0BD7">
        <w:rPr>
          <w:rStyle w:val="a4"/>
          <w:b/>
          <w:bCs/>
          <w:rtl/>
        </w:rPr>
        <w:t>'</w:t>
      </w:r>
      <w:r w:rsidRPr="00FA33E3">
        <w:rPr>
          <w:rStyle w:val="a4"/>
          <w:b/>
          <w:bCs/>
          <w:rtl/>
        </w:rPr>
        <w:t>ורב</w:t>
      </w:r>
      <w:r w:rsidRPr="00FA33E3">
        <w:rPr>
          <w:rStyle w:val="a4"/>
          <w:rtl/>
        </w:rPr>
        <w:t xml:space="preserve"> בניו</w:t>
      </w:r>
      <w:r>
        <w:rPr>
          <w:rFonts w:hint="cs"/>
          <w:rtl/>
        </w:rPr>
        <w:t xml:space="preserve">' </w:t>
      </w:r>
      <w:r w:rsidRPr="00DB0BD7">
        <w:rPr>
          <w:rtl/>
        </w:rPr>
        <w:t xml:space="preserve">- </w:t>
      </w:r>
      <w:r w:rsidRPr="00DB0BD7">
        <w:rPr>
          <w:rStyle w:val="afff7"/>
          <w:rFonts w:hint="eastAsia"/>
          <w:rtl/>
        </w:rPr>
        <w:t>גימטריא</w:t>
      </w:r>
      <w:r w:rsidRPr="00DB0BD7">
        <w:rPr>
          <w:rStyle w:val="afff7"/>
          <w:rtl/>
        </w:rPr>
        <w:t>.</w:t>
      </w:r>
    </w:p>
    <w:p w14:paraId="689E59C3" w14:textId="4B2065ED" w:rsidR="0094084F" w:rsidRDefault="0094084F" w:rsidP="006D1E95">
      <w:pPr>
        <w:pStyle w:val="36"/>
        <w:framePr w:wrap="notBeside"/>
        <w:rPr>
          <w:rtl/>
        </w:rPr>
      </w:pPr>
      <w:bookmarkStart w:id="0" w:name="_Hlk91573236"/>
      <w:r>
        <w:rPr>
          <w:rFonts w:ascii="Times New Roman" w:hAnsi="Times New Roman" w:cs="Times New Roman" w:hint="cs"/>
          <w:rtl/>
        </w:rPr>
        <w:t>◦</w:t>
      </w:r>
    </w:p>
    <w:p w14:paraId="529DA90B" w14:textId="3FF9AE3E" w:rsidR="002A125E" w:rsidRPr="009A4CE4" w:rsidRDefault="002A125E" w:rsidP="002A125E">
      <w:pPr>
        <w:rPr>
          <w:rFonts w:ascii="Fb Fontext" w:hAnsi="Fb Fontext" w:cs="PFT_Frank"/>
          <w:b/>
          <w:bCs/>
          <w:szCs w:val="14"/>
          <w:rtl/>
        </w:rPr>
      </w:pPr>
      <w:r w:rsidRPr="000226AB">
        <w:rPr>
          <w:rStyle w:val="a4"/>
          <w:rtl/>
        </w:rPr>
        <w:t>בלילה ההוא נדדה שנת המלך</w:t>
      </w:r>
      <w:r>
        <w:rPr>
          <w:rStyle w:val="a4"/>
          <w:rFonts w:hint="cs"/>
          <w:rtl/>
        </w:rPr>
        <w:t>'</w:t>
      </w:r>
      <w:r w:rsidRPr="006F178A">
        <w:rPr>
          <w:rFonts w:ascii="Fb Fontext" w:hAnsi="Fb Fontext"/>
          <w:rtl/>
        </w:rPr>
        <w:t xml:space="preserve"> </w:t>
      </w:r>
    </w:p>
    <w:p w14:paraId="056AFBFE" w14:textId="77777777" w:rsidR="002A125E" w:rsidRPr="00F53094" w:rsidRDefault="002A125E" w:rsidP="002A125E">
      <w:pPr>
        <w:pStyle w:val="afffa"/>
        <w:rPr>
          <w:rStyle w:val="afff"/>
          <w:b/>
          <w:bCs/>
          <w:rtl/>
        </w:rPr>
      </w:pPr>
      <w:r w:rsidRPr="00F53094">
        <w:rPr>
          <w:rStyle w:val="afff"/>
          <w:rFonts w:hint="cs"/>
          <w:b/>
          <w:rtl/>
        </w:rPr>
        <w:t>א.</w:t>
      </w:r>
      <w:r w:rsidRPr="00411327">
        <w:rPr>
          <w:rStyle w:val="afff"/>
          <w:b/>
          <w:rtl/>
        </w:rPr>
        <w:t xml:space="preserve"> </w:t>
      </w:r>
      <w:r w:rsidRPr="006F178A">
        <w:rPr>
          <w:rtl/>
        </w:rPr>
        <w:t xml:space="preserve">שנת </w:t>
      </w:r>
      <w:r w:rsidRPr="00DB0BD7">
        <w:rPr>
          <w:b/>
          <w:bCs/>
          <w:rtl/>
        </w:rPr>
        <w:t>מלכו</w:t>
      </w:r>
      <w:r w:rsidRPr="006F178A">
        <w:rPr>
          <w:rtl/>
        </w:rPr>
        <w:t xml:space="preserve"> של עולם</w:t>
      </w:r>
      <w:r>
        <w:rPr>
          <w:rFonts w:hint="cs"/>
          <w:rtl/>
        </w:rPr>
        <w:t>,</w:t>
      </w:r>
      <w:r w:rsidRPr="00F53094">
        <w:rPr>
          <w:rFonts w:hint="cs"/>
          <w:b/>
          <w:bCs/>
          <w:rtl/>
        </w:rPr>
        <w:t xml:space="preserve"> </w:t>
      </w:r>
      <w:r w:rsidRPr="00F53094">
        <w:rPr>
          <w:rStyle w:val="afff"/>
          <w:rFonts w:cs="FrankRuehl" w:hint="cs"/>
          <w:b/>
          <w:rtl/>
        </w:rPr>
        <w:t>ב.</w:t>
      </w:r>
      <w:r w:rsidRPr="00411327">
        <w:rPr>
          <w:rStyle w:val="afff"/>
          <w:b/>
          <w:rtl/>
        </w:rPr>
        <w:t xml:space="preserve"> </w:t>
      </w:r>
      <w:r w:rsidRPr="006F178A">
        <w:rPr>
          <w:rtl/>
        </w:rPr>
        <w:t xml:space="preserve">נדדו </w:t>
      </w:r>
      <w:r w:rsidRPr="00DB0BD7">
        <w:rPr>
          <w:b/>
          <w:bCs/>
          <w:rtl/>
        </w:rPr>
        <w:t>עליונים</w:t>
      </w:r>
      <w:r>
        <w:rPr>
          <w:rFonts w:hint="cs"/>
          <w:rtl/>
        </w:rPr>
        <w:t xml:space="preserve"> </w:t>
      </w:r>
      <w:r>
        <w:rPr>
          <w:rStyle w:val="afffb"/>
          <w:rFonts w:hint="cs"/>
          <w:rtl/>
        </w:rPr>
        <w:t>[</w:t>
      </w:r>
      <w:r w:rsidRPr="00DB0BD7">
        <w:rPr>
          <w:rStyle w:val="afffb"/>
          <w:rFonts w:hint="cs"/>
          <w:rtl/>
        </w:rPr>
        <w:t>להבהילו</w:t>
      </w:r>
      <w:r>
        <w:rPr>
          <w:rStyle w:val="afffb"/>
          <w:rFonts w:hint="cs"/>
          <w:rtl/>
        </w:rPr>
        <w:t>]</w:t>
      </w:r>
      <w:r>
        <w:rPr>
          <w:rFonts w:hint="cs"/>
          <w:rtl/>
        </w:rPr>
        <w:t xml:space="preserve"> </w:t>
      </w:r>
      <w:r w:rsidRPr="00DB0BD7">
        <w:rPr>
          <w:rFonts w:hint="cs"/>
          <w:b/>
          <w:bCs/>
          <w:rtl/>
        </w:rPr>
        <w:t>ו</w:t>
      </w:r>
      <w:r w:rsidRPr="00DB0BD7">
        <w:rPr>
          <w:b/>
          <w:bCs/>
          <w:rtl/>
        </w:rPr>
        <w:t>תחתונים</w:t>
      </w:r>
      <w:r>
        <w:rPr>
          <w:rFonts w:hint="cs"/>
          <w:rtl/>
        </w:rPr>
        <w:t xml:space="preserve"> [</w:t>
      </w:r>
      <w:r w:rsidRPr="00DB0BD7">
        <w:rPr>
          <w:rStyle w:val="afffb"/>
          <w:rFonts w:hint="cs"/>
          <w:rtl/>
        </w:rPr>
        <w:t>בתפילה</w:t>
      </w:r>
      <w:r>
        <w:rPr>
          <w:rStyle w:val="afffb"/>
          <w:rFonts w:hint="cs"/>
          <w:rtl/>
        </w:rPr>
        <w:t>]</w:t>
      </w:r>
      <w:r>
        <w:rPr>
          <w:rFonts w:hint="cs"/>
          <w:rtl/>
        </w:rPr>
        <w:t xml:space="preserve">, </w:t>
      </w:r>
    </w:p>
    <w:p w14:paraId="03A9809E" w14:textId="77777777" w:rsidR="006D1E95" w:rsidRDefault="002A125E" w:rsidP="002A125E">
      <w:pPr>
        <w:pStyle w:val="afffa"/>
        <w:rPr>
          <w:rtl/>
        </w:rPr>
      </w:pPr>
      <w:r w:rsidRPr="00F53094">
        <w:rPr>
          <w:rStyle w:val="afff"/>
          <w:rFonts w:hint="cs"/>
          <w:b/>
          <w:rtl/>
        </w:rPr>
        <w:t>ג</w:t>
      </w:r>
      <w:r w:rsidRPr="00F53094">
        <w:rPr>
          <w:rFonts w:cs="PFT_Frank" w:hint="cs"/>
          <w:b/>
          <w:bCs/>
          <w:rtl/>
        </w:rPr>
        <w:t>.</w:t>
      </w:r>
      <w:r>
        <w:rPr>
          <w:rFonts w:hint="cs"/>
          <w:rtl/>
        </w:rPr>
        <w:t xml:space="preserve"> </w:t>
      </w:r>
      <w:r w:rsidRPr="006F178A">
        <w:rPr>
          <w:rtl/>
        </w:rPr>
        <w:t xml:space="preserve">שנת </w:t>
      </w:r>
      <w:r w:rsidRPr="00DB0BD7">
        <w:rPr>
          <w:b/>
          <w:bCs/>
          <w:rtl/>
        </w:rPr>
        <w:t>אחשורוש</w:t>
      </w:r>
      <w:r>
        <w:rPr>
          <w:rFonts w:hint="cs"/>
          <w:rtl/>
        </w:rPr>
        <w:t>, ש</w:t>
      </w:r>
      <w:r w:rsidRPr="006F178A">
        <w:rPr>
          <w:rtl/>
        </w:rPr>
        <w:t>נפל</w:t>
      </w:r>
      <w:r w:rsidRPr="006F178A">
        <w:rPr>
          <w:rFonts w:hint="cs"/>
          <w:rtl/>
        </w:rPr>
        <w:t xml:space="preserve"> בדעתו למה הזמינה אסתר להמן שמא לקחו עצה להרגני</w:t>
      </w:r>
      <w:r>
        <w:rPr>
          <w:rFonts w:hint="cs"/>
          <w:rtl/>
        </w:rPr>
        <w:t>? ואין אוהב להודיעני- ש</w:t>
      </w:r>
      <w:r w:rsidRPr="009E3565">
        <w:rPr>
          <w:rFonts w:hint="cs"/>
          <w:rtl/>
        </w:rPr>
        <w:t>יש אדם שעשה לי טובה ולא פרעתיו</w:t>
      </w:r>
      <w:r>
        <w:rPr>
          <w:rFonts w:hint="cs"/>
          <w:rtl/>
        </w:rPr>
        <w:t xml:space="preserve">? </w:t>
      </w:r>
      <w:r>
        <w:rPr>
          <w:rtl/>
        </w:rPr>
        <w:t>מיד</w:t>
      </w:r>
    </w:p>
    <w:p w14:paraId="7451EF73" w14:textId="37B05B40" w:rsidR="002A125E" w:rsidRDefault="002A125E" w:rsidP="00586D3A">
      <w:pPr>
        <w:pStyle w:val="afffa"/>
        <w:ind w:firstLine="0"/>
        <w:rPr>
          <w:rStyle w:val="a4"/>
          <w:rtl/>
        </w:rPr>
      </w:pPr>
      <w:r w:rsidRPr="00586D3A">
        <w:rPr>
          <w:rFonts w:hint="cs"/>
          <w:rtl/>
        </w:rPr>
        <w:t>'</w:t>
      </w:r>
      <w:r>
        <w:rPr>
          <w:rStyle w:val="a4"/>
          <w:rtl/>
          <w:rPrChange w:id="9005" w:author="מנוע פסוקים" w:date="2026-10-05T16:38:27Z">
            <w:rPr>
              <w:rtl/>
            </w:rPr>
          </w:rPrChange>
        </w:rPr>
        <w:t xml:space="preserve">ויאמר להביא את ספר הזכרנות דברי הימים</w:t>
      </w:r>
      <w:r w:rsidRPr="00586D3A">
        <w:rPr>
          <w:rFonts w:hint="cs"/>
          <w:rtl/>
        </w:rPr>
        <w:t>'</w:t>
      </w:r>
      <w:r>
        <w:rPr>
          <w:rStyle w:val="a4"/>
          <w:rFonts w:hint="cs"/>
          <w:rtl/>
        </w:rPr>
        <w:t>.</w:t>
      </w:r>
    </w:p>
    <w:p w14:paraId="3D10C4AC" w14:textId="6B18244A" w:rsidR="0094084F" w:rsidRDefault="0094084F" w:rsidP="00586D3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065C071E" w14:textId="542225CB" w:rsidR="002A125E" w:rsidRPr="006F178A" w:rsidRDefault="002A125E" w:rsidP="002A125E">
      <w:pPr>
        <w:rPr>
          <w:rtl/>
        </w:rPr>
      </w:pP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ויהיו נקראים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 xml:space="preserve"> </w:t>
      </w:r>
      <w:r w:rsidRPr="006F178A">
        <w:rPr>
          <w:rtl/>
        </w:rPr>
        <w:t xml:space="preserve"> שנקרא</w:t>
      </w:r>
      <w:r>
        <w:rPr>
          <w:rFonts w:hint="cs"/>
          <w:rtl/>
        </w:rPr>
        <w:t>ו</w:t>
      </w:r>
      <w:r w:rsidRPr="006F178A">
        <w:rPr>
          <w:rtl/>
        </w:rPr>
        <w:t xml:space="preserve"> מאיליהן.</w:t>
      </w:r>
    </w:p>
    <w:p w14:paraId="1389B296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טז.</w:t>
      </w:r>
    </w:p>
    <w:p w14:paraId="404DE288" w14:textId="47E2DDD9" w:rsidR="0094084F" w:rsidRDefault="0094084F" w:rsidP="00586D3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2494F02C" w14:textId="07D2E2A7" w:rsidR="002A125E" w:rsidRPr="000C0C8B" w:rsidRDefault="002A125E" w:rsidP="002A125E">
      <w:pPr>
        <w:rPr>
          <w:rStyle w:val="afffb"/>
          <w:spacing w:val="-2"/>
          <w:rtl/>
        </w:rPr>
      </w:pPr>
      <w:r w:rsidRPr="00586D3A">
        <w:rPr>
          <w:rStyle w:val="a4"/>
          <w:rFonts w:hint="cs"/>
          <w:rtl/>
        </w:rPr>
        <w:t>'</w:t>
      </w:r>
      <w:r w:rsidRPr="00586D3A">
        <w:rPr>
          <w:rStyle w:val="a4"/>
          <w:rtl/>
        </w:rPr>
        <w:t>וימצא כתוב</w:t>
      </w:r>
      <w:r w:rsidRPr="00586D3A">
        <w:rPr>
          <w:rStyle w:val="a4"/>
          <w:rFonts w:hint="cs"/>
          <w:rtl/>
        </w:rPr>
        <w:t>'</w:t>
      </w:r>
      <w:r w:rsidR="00F53094">
        <w:rPr>
          <w:rFonts w:ascii="Fb Fontext" w:hAnsi="Fb Fontext"/>
          <w:spacing w:val="-2"/>
          <w:rtl/>
        </w:rPr>
        <w:t xml:space="preserve"> </w:t>
      </w:r>
      <w:r w:rsidRPr="000C0C8B">
        <w:rPr>
          <w:rFonts w:ascii="Fb Fontext" w:hAnsi="Fb Fontext"/>
          <w:spacing w:val="-2"/>
          <w:rtl/>
        </w:rPr>
        <w:t>שמשי</w:t>
      </w:r>
      <w:r w:rsidRPr="000C0C8B">
        <w:rPr>
          <w:rFonts w:ascii="Fb Fontext" w:hAnsi="Fb Fontext" w:hint="cs"/>
          <w:spacing w:val="-2"/>
          <w:rtl/>
        </w:rPr>
        <w:t xml:space="preserve"> </w:t>
      </w:r>
      <w:r w:rsidRPr="000C0C8B">
        <w:rPr>
          <w:rStyle w:val="afffb"/>
          <w:rFonts w:hint="cs"/>
          <w:spacing w:val="-2"/>
          <w:rtl/>
        </w:rPr>
        <w:t>הסופר</w:t>
      </w:r>
      <w:r w:rsidRPr="000C0C8B">
        <w:rPr>
          <w:rFonts w:ascii="Fb Fontext" w:hAnsi="Fb Fontext"/>
          <w:spacing w:val="-2"/>
          <w:rtl/>
        </w:rPr>
        <w:t xml:space="preserve"> מוחק</w:t>
      </w:r>
      <w:r w:rsidRPr="000C0C8B">
        <w:rPr>
          <w:rFonts w:ascii="Fb Fontext" w:hAnsi="Fb Fontext" w:hint="cs"/>
          <w:spacing w:val="-2"/>
          <w:rtl/>
        </w:rPr>
        <w:t>,</w:t>
      </w:r>
      <w:r w:rsidRPr="000C0C8B">
        <w:rPr>
          <w:rFonts w:ascii="Fb Fontext" w:hAnsi="Fb Fontext"/>
          <w:spacing w:val="-2"/>
          <w:rtl/>
        </w:rPr>
        <w:t xml:space="preserve"> וגבריאל </w:t>
      </w:r>
      <w:r w:rsidRPr="000C0C8B">
        <w:rPr>
          <w:rFonts w:ascii="Fb Fontext" w:hAnsi="Fb Fontext" w:cs="PFT_Frank"/>
          <w:b/>
          <w:bCs/>
          <w:spacing w:val="-2"/>
          <w:szCs w:val="14"/>
          <w:rtl/>
        </w:rPr>
        <w:t>כותב</w:t>
      </w:r>
      <w:r w:rsidRPr="000C0C8B">
        <w:rPr>
          <w:rFonts w:hint="cs"/>
          <w:spacing w:val="-2"/>
          <w:rtl/>
        </w:rPr>
        <w:t>,</w:t>
      </w:r>
      <w:r w:rsidRPr="000C0C8B">
        <w:rPr>
          <w:spacing w:val="-2"/>
          <w:rtl/>
        </w:rPr>
        <w:t xml:space="preserve"> </w:t>
      </w:r>
      <w:r w:rsidRPr="000C0C8B">
        <w:rPr>
          <w:rStyle w:val="afffb"/>
          <w:rFonts w:hint="eastAsia"/>
          <w:spacing w:val="-2"/>
          <w:rtl/>
        </w:rPr>
        <w:t>כ</w:t>
      </w:r>
      <w:r w:rsidRPr="000C0C8B">
        <w:rPr>
          <w:rStyle w:val="afffb"/>
          <w:spacing w:val="-2"/>
          <w:rtl/>
        </w:rPr>
        <w:t>"</w:t>
      </w:r>
      <w:r w:rsidRPr="000C0C8B">
        <w:rPr>
          <w:rStyle w:val="afffb"/>
          <w:rFonts w:hint="eastAsia"/>
          <w:spacing w:val="-2"/>
          <w:rtl/>
        </w:rPr>
        <w:t>ש</w:t>
      </w:r>
      <w:r w:rsidRPr="000C0C8B">
        <w:rPr>
          <w:rStyle w:val="afffb"/>
          <w:spacing w:val="-2"/>
          <w:rtl/>
        </w:rPr>
        <w:t xml:space="preserve"> כתב שלמעלה.</w:t>
      </w:r>
    </w:p>
    <w:p w14:paraId="77FAEAC0" w14:textId="05F87904" w:rsidR="0094084F" w:rsidRDefault="0094084F" w:rsidP="00586D3A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F0EB55A" w14:textId="752A6F40" w:rsidR="000C5353" w:rsidRDefault="002A125E" w:rsidP="000C5353">
      <w:pPr>
        <w:rPr>
          <w:rFonts w:ascii="Arial" w:hAnsi="Arial" w:cs="Arial"/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לא נעשה עמו דבר</w:t>
      </w:r>
      <w:r w:rsidRPr="00A824E4">
        <w:rPr>
          <w:rStyle w:val="a4"/>
          <w:rFonts w:hint="cs"/>
          <w:rtl/>
        </w:rPr>
        <w:t>'</w:t>
      </w:r>
      <w:r w:rsidRPr="00411327">
        <w:rPr>
          <w:rStyle w:val="afff"/>
          <w:b/>
          <w:rtl/>
        </w:rPr>
        <w:t xml:space="preserve"> </w:t>
      </w:r>
      <w:r w:rsidRPr="006F178A">
        <w:rPr>
          <w:rtl/>
        </w:rPr>
        <w:t>לא שאוהבי</w:t>
      </w:r>
      <w:r>
        <w:rPr>
          <w:rFonts w:hint="cs"/>
          <w:rtl/>
        </w:rPr>
        <w:t>ם</w:t>
      </w:r>
      <w:r w:rsidRPr="006F178A">
        <w:rPr>
          <w:rtl/>
        </w:rPr>
        <w:t xml:space="preserve"> </w:t>
      </w:r>
      <w:r>
        <w:rPr>
          <w:rFonts w:hint="cs"/>
          <w:rtl/>
        </w:rPr>
        <w:t>ל</w:t>
      </w:r>
      <w:r w:rsidRPr="006F178A">
        <w:rPr>
          <w:rtl/>
        </w:rPr>
        <w:t xml:space="preserve">מרדכי, אלא ששונאים </w:t>
      </w:r>
      <w:r>
        <w:rPr>
          <w:rFonts w:hint="cs"/>
          <w:rtl/>
        </w:rPr>
        <w:t>ל</w:t>
      </w:r>
      <w:r w:rsidRPr="006F178A">
        <w:rPr>
          <w:rtl/>
        </w:rPr>
        <w:t>המן.</w:t>
      </w:r>
      <w:r>
        <w:rPr>
          <w:rFonts w:hint="cs"/>
          <w:rtl/>
        </w:rPr>
        <w:t xml:space="preserve"> </w:t>
      </w:r>
    </w:p>
    <w:p w14:paraId="7D1B5AD6" w14:textId="518AEFB1" w:rsidR="0094084F" w:rsidRDefault="0094084F" w:rsidP="000C5353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00CE8CFF" w14:textId="5E54FA83" w:rsidR="002A125E" w:rsidRPr="006F178A" w:rsidRDefault="000C5353" w:rsidP="000C5353">
      <w:pPr>
        <w:rPr>
          <w:rtl/>
        </w:rPr>
      </w:pPr>
      <w:r>
        <w:rPr>
          <w:rStyle w:val="a4"/>
          <w:rFonts w:hint="cs"/>
          <w:rtl/>
        </w:rPr>
        <w:t>'</w:t>
      </w:r>
      <w:r w:rsidR="002A125E" w:rsidRPr="00033002">
        <w:rPr>
          <w:rStyle w:val="a4"/>
          <w:rtl/>
        </w:rPr>
        <w:t xml:space="preserve">הכין </w:t>
      </w:r>
      <w:r w:rsidR="002A125E" w:rsidRPr="00DB0BD7">
        <w:rPr>
          <w:rStyle w:val="a4"/>
          <w:b/>
          <w:bCs/>
          <w:rtl/>
        </w:rPr>
        <w:t>לו</w:t>
      </w:r>
      <w:r w:rsidR="002A125E" w:rsidRPr="00DB0BD7">
        <w:rPr>
          <w:rStyle w:val="a4"/>
          <w:rFonts w:hint="cs"/>
          <w:b/>
          <w:bCs/>
          <w:rtl/>
        </w:rPr>
        <w:t>'</w:t>
      </w:r>
      <w:r w:rsidR="002A125E" w:rsidRPr="006F178A">
        <w:rPr>
          <w:rtl/>
        </w:rPr>
        <w:t xml:space="preserve"> לו הכין.</w:t>
      </w:r>
    </w:p>
    <w:p w14:paraId="3BF9F7F1" w14:textId="3B00540D" w:rsidR="0094084F" w:rsidRDefault="0094084F" w:rsidP="000C5353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40D0D8D" w14:textId="7E19B9CD" w:rsidR="000C5353" w:rsidRDefault="002A125E" w:rsidP="002A125E">
      <w:pPr>
        <w:pStyle w:val="afffa"/>
        <w:rPr>
          <w:rStyle w:val="afff"/>
          <w:b/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ועשה כן למרדכי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 </w:t>
      </w:r>
      <w:r w:rsidRPr="00411327">
        <w:rPr>
          <w:rStyle w:val="afff"/>
          <w:b/>
          <w:rtl/>
        </w:rPr>
        <w:t>א"ל:</w:t>
      </w:r>
      <w:r w:rsidRPr="006F178A">
        <w:rPr>
          <w:rtl/>
        </w:rPr>
        <w:t xml:space="preserve"> </w:t>
      </w:r>
      <w:r>
        <w:rPr>
          <w:rFonts w:hint="cs"/>
          <w:rtl/>
        </w:rPr>
        <w:t>איזה</w:t>
      </w:r>
      <w:r w:rsidRPr="006F178A">
        <w:rPr>
          <w:rtl/>
        </w:rPr>
        <w:t xml:space="preserve"> מרדכי? -</w:t>
      </w:r>
      <w:r w:rsidRPr="00411327">
        <w:rPr>
          <w:rStyle w:val="afff"/>
          <w:b/>
          <w:rtl/>
        </w:rPr>
        <w:t xml:space="preserve"> א"ל:</w:t>
      </w:r>
      <w:r w:rsidRPr="006F178A">
        <w:rPr>
          <w:rtl/>
        </w:rPr>
        <w:t xml:space="preserve"> </w:t>
      </w:r>
      <w:r>
        <w:rPr>
          <w:rStyle w:val="a4"/>
          <w:rFonts w:hint="cs"/>
          <w:rtl/>
        </w:rPr>
        <w:t>'</w:t>
      </w:r>
      <w:r w:rsidRPr="00DB0BD7">
        <w:rPr>
          <w:rStyle w:val="a4"/>
          <w:rtl/>
        </w:rPr>
        <w:t>היהודי</w:t>
      </w:r>
      <w:r>
        <w:rPr>
          <w:rFonts w:hint="cs"/>
          <w:rtl/>
        </w:rPr>
        <w:t>'</w:t>
      </w:r>
      <w:r w:rsidRPr="006F178A">
        <w:rPr>
          <w:rtl/>
        </w:rPr>
        <w:t xml:space="preserve"> - </w:t>
      </w:r>
      <w:r w:rsidRPr="00411327">
        <w:rPr>
          <w:rStyle w:val="afff"/>
          <w:b/>
          <w:rtl/>
        </w:rPr>
        <w:t xml:space="preserve">א"ל: </w:t>
      </w:r>
      <w:r>
        <w:rPr>
          <w:rFonts w:hint="cs"/>
          <w:rtl/>
        </w:rPr>
        <w:t xml:space="preserve">הרבה יש </w:t>
      </w:r>
      <w:r w:rsidR="000C5353">
        <w:rPr>
          <w:rStyle w:val="afff"/>
          <w:b/>
          <w:rtl/>
        </w:rPr>
        <w:t>–</w:t>
      </w:r>
      <w:r w:rsidRPr="00411327">
        <w:rPr>
          <w:rStyle w:val="afff"/>
          <w:b/>
          <w:rtl/>
        </w:rPr>
        <w:t xml:space="preserve"> </w:t>
      </w:r>
    </w:p>
    <w:p w14:paraId="5CD85688" w14:textId="77777777" w:rsidR="00F33A10" w:rsidRDefault="002A125E" w:rsidP="002A125E">
      <w:pPr>
        <w:pStyle w:val="afffa"/>
        <w:rPr>
          <w:rStyle w:val="afff"/>
          <w:b/>
          <w:rtl/>
        </w:rPr>
      </w:pPr>
      <w:r w:rsidRPr="00411327">
        <w:rPr>
          <w:rStyle w:val="afff"/>
          <w:b/>
          <w:rtl/>
        </w:rPr>
        <w:t>א"ל:</w:t>
      </w:r>
      <w:r w:rsidRPr="006F178A">
        <w:rPr>
          <w:rtl/>
        </w:rPr>
        <w:t xml:space="preserve"> </w:t>
      </w:r>
      <w:r w:rsidRPr="00DB0BD7">
        <w:rPr>
          <w:rStyle w:val="a4"/>
          <w:rtl/>
        </w:rPr>
        <w:t>היושב בשער המלך</w:t>
      </w:r>
      <w:r w:rsidRPr="00411327">
        <w:rPr>
          <w:rStyle w:val="afff"/>
          <w:b/>
          <w:rtl/>
        </w:rPr>
        <w:t xml:space="preserve"> א"ל: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מספיק </w:t>
      </w:r>
      <w:r w:rsidRPr="00DF07A9">
        <w:rPr>
          <w:rStyle w:val="afff7"/>
          <w:rFonts w:hint="cs"/>
          <w:rtl/>
        </w:rPr>
        <w:t>שיטול מכס</w:t>
      </w:r>
      <w:r>
        <w:rPr>
          <w:rFonts w:hint="cs"/>
          <w:rtl/>
        </w:rPr>
        <w:t xml:space="preserve"> בכפר אחד או צד נהר אחד, </w:t>
      </w:r>
    </w:p>
    <w:p w14:paraId="208064F1" w14:textId="5D95F4AC" w:rsidR="002A125E" w:rsidRPr="006F178A" w:rsidRDefault="002A125E" w:rsidP="00F33A10">
      <w:pPr>
        <w:pStyle w:val="afffa"/>
        <w:spacing w:after="60"/>
        <w:ind w:left="0" w:firstLine="0"/>
        <w:rPr>
          <w:rFonts w:cs="Guttman Vilna"/>
          <w:b/>
          <w:bCs/>
          <w:rtl/>
        </w:rPr>
      </w:pPr>
      <w:r w:rsidRPr="00411327">
        <w:rPr>
          <w:rStyle w:val="afff"/>
          <w:b/>
          <w:rtl/>
        </w:rPr>
        <w:t xml:space="preserve">א"ל: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אל תפל דבר </w:t>
      </w:r>
      <w:r w:rsidRPr="00DB0BD7">
        <w:rPr>
          <w:rStyle w:val="a4"/>
          <w:b/>
          <w:bCs/>
          <w:rtl/>
        </w:rPr>
        <w:t>מכל אשר דברת</w:t>
      </w:r>
      <w:r w:rsidRPr="00DB0BD7">
        <w:rPr>
          <w:rStyle w:val="a4"/>
          <w:rFonts w:hint="cs"/>
          <w:b/>
          <w:bCs/>
          <w:rtl/>
        </w:rPr>
        <w:t>'</w:t>
      </w:r>
      <w:r w:rsidRPr="00A824E4">
        <w:rPr>
          <w:rStyle w:val="a4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7638F53A" w14:textId="5EABDA82" w:rsidR="0094084F" w:rsidRDefault="0094084F" w:rsidP="00F33A10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8AD2FDA" w14:textId="092BF3E9" w:rsidR="002A125E" w:rsidRPr="006F178A" w:rsidRDefault="002A125E" w:rsidP="002A125E">
      <w:pPr>
        <w:rPr>
          <w:rtl/>
        </w:rPr>
      </w:pPr>
      <w:r>
        <w:rPr>
          <w:rStyle w:val="a4"/>
          <w:rFonts w:hint="cs"/>
          <w:rtl/>
        </w:rPr>
        <w:t>'</w:t>
      </w:r>
      <w:r w:rsidRPr="00DF07A9">
        <w:rPr>
          <w:rStyle w:val="a4"/>
          <w:rtl/>
        </w:rPr>
        <w:t>ויקח המן את הלבוש ואת הסוס</w:t>
      </w:r>
      <w:r>
        <w:rPr>
          <w:rStyle w:val="a4"/>
          <w:rFonts w:hint="cs"/>
          <w:rtl/>
        </w:rPr>
        <w:t>'</w:t>
      </w:r>
    </w:p>
    <w:p w14:paraId="2711AC87" w14:textId="77777777" w:rsidR="002A125E" w:rsidRPr="009C1D53" w:rsidRDefault="002A125E" w:rsidP="009C1D53">
      <w:pPr>
        <w:rPr>
          <w:rtl/>
        </w:rPr>
      </w:pPr>
      <w:r w:rsidRPr="009C1D53">
        <w:rPr>
          <w:rStyle w:val="afff"/>
          <w:rFonts w:hint="cs"/>
          <w:rtl/>
        </w:rPr>
        <w:lastRenderedPageBreak/>
        <w:t>הלך ומצאו למרדכי</w:t>
      </w:r>
      <w:r w:rsidRPr="009C1D53">
        <w:rPr>
          <w:rFonts w:hint="cs"/>
          <w:rtl/>
        </w:rPr>
        <w:t xml:space="preserve"> מלמד </w:t>
      </w:r>
      <w:r w:rsidRPr="009C1D53">
        <w:rPr>
          <w:rtl/>
        </w:rPr>
        <w:t>הלכות קמיצה</w:t>
      </w:r>
      <w:r w:rsidRPr="009C1D53">
        <w:rPr>
          <w:rFonts w:hint="cs"/>
          <w:rtl/>
        </w:rPr>
        <w:t xml:space="preserve"> לרבנן, </w:t>
      </w:r>
    </w:p>
    <w:p w14:paraId="6C148FAE" w14:textId="77777777" w:rsidR="002A125E" w:rsidRPr="009C1D53" w:rsidRDefault="002A125E" w:rsidP="009C1D53">
      <w:pPr>
        <w:rPr>
          <w:rtl/>
        </w:rPr>
      </w:pPr>
      <w:r w:rsidRPr="009C1D53">
        <w:rPr>
          <w:rStyle w:val="afff"/>
          <w:rFonts w:hint="cs"/>
          <w:rtl/>
        </w:rPr>
        <w:t>אמר מרדכי לרבנן:</w:t>
      </w:r>
      <w:r w:rsidRPr="009C1D53">
        <w:rPr>
          <w:rtl/>
        </w:rPr>
        <w:t xml:space="preserve"> </w:t>
      </w:r>
      <w:r w:rsidRPr="009C1D53">
        <w:rPr>
          <w:rFonts w:hint="cs"/>
          <w:rtl/>
        </w:rPr>
        <w:t>להורגני בא, לכו מלפניו שלא תיכוו בגחלתו,</w:t>
      </w:r>
    </w:p>
    <w:p w14:paraId="6BD901D7" w14:textId="22A909C2" w:rsidR="002A125E" w:rsidRPr="009C1D53" w:rsidRDefault="002A125E" w:rsidP="009C1D53">
      <w:pPr>
        <w:rPr>
          <w:rtl/>
        </w:rPr>
      </w:pPr>
      <w:r w:rsidRPr="009C1D53">
        <w:rPr>
          <w:rStyle w:val="afff"/>
          <w:rFonts w:hint="cs"/>
          <w:rtl/>
        </w:rPr>
        <w:t>נתעטף מרדכי להתפלל</w:t>
      </w:r>
      <w:r w:rsidRPr="009C1D53">
        <w:rPr>
          <w:rFonts w:hint="cs"/>
          <w:rtl/>
        </w:rPr>
        <w:t>, הגיע המן</w:t>
      </w:r>
      <w:r w:rsidR="000A5C6F">
        <w:rPr>
          <w:rFonts w:hint="cs"/>
          <w:rtl/>
        </w:rPr>
        <w:t xml:space="preserve">, </w:t>
      </w:r>
      <w:r w:rsidRPr="009C1D53">
        <w:rPr>
          <w:rFonts w:hint="cs"/>
          <w:rtl/>
        </w:rPr>
        <w:t xml:space="preserve">וחיכה </w:t>
      </w:r>
      <w:r w:rsidR="000A5C6F">
        <w:rPr>
          <w:rFonts w:hint="cs"/>
          <w:rtl/>
        </w:rPr>
        <w:t xml:space="preserve">עד </w:t>
      </w:r>
      <w:r w:rsidRPr="009C1D53">
        <w:rPr>
          <w:rFonts w:hint="cs"/>
          <w:rtl/>
        </w:rPr>
        <w:t>שיגמור תפילתו,</w:t>
      </w:r>
    </w:p>
    <w:p w14:paraId="7F288A37" w14:textId="77777777" w:rsidR="002A125E" w:rsidRPr="009C1D53" w:rsidRDefault="002A125E" w:rsidP="009C1D53">
      <w:pPr>
        <w:rPr>
          <w:rtl/>
        </w:rPr>
      </w:pPr>
      <w:r w:rsidRPr="009C1D53">
        <w:rPr>
          <w:rStyle w:val="afff"/>
          <w:rFonts w:hint="cs"/>
          <w:rtl/>
        </w:rPr>
        <w:t>וכששמע במה עסקו א</w:t>
      </w:r>
      <w:r w:rsidRPr="009C1D53">
        <w:rPr>
          <w:rStyle w:val="afff"/>
          <w:rtl/>
        </w:rPr>
        <w:t>"</w:t>
      </w:r>
      <w:r w:rsidRPr="009C1D53">
        <w:rPr>
          <w:rStyle w:val="afff"/>
          <w:rFonts w:hint="cs"/>
          <w:rtl/>
        </w:rPr>
        <w:t>ל:</w:t>
      </w:r>
      <w:r w:rsidRPr="009C1D53">
        <w:rPr>
          <w:rFonts w:hint="cs"/>
          <w:rtl/>
        </w:rPr>
        <w:t xml:space="preserve"> מלא קומץ שלכם דחה י' אלפים כיכר שלי.</w:t>
      </w:r>
    </w:p>
    <w:p w14:paraId="532BC307" w14:textId="549C73E0" w:rsidR="002A125E" w:rsidRPr="009C1D53" w:rsidRDefault="002A125E" w:rsidP="000A5C6F">
      <w:pPr>
        <w:rPr>
          <w:spacing w:val="-2"/>
          <w:rtl/>
        </w:rPr>
      </w:pPr>
      <w:r w:rsidRPr="009C1D53">
        <w:rPr>
          <w:rStyle w:val="afff"/>
          <w:rFonts w:hint="cs"/>
          <w:rtl/>
        </w:rPr>
        <w:t xml:space="preserve">וכשרצה להלבישו ולהרכיבו </w:t>
      </w:r>
      <w:r w:rsidRPr="009C1D53">
        <w:rPr>
          <w:rStyle w:val="afff"/>
          <w:rtl/>
        </w:rPr>
        <w:t>א"ל:</w:t>
      </w:r>
      <w:r w:rsidRPr="009C1D53">
        <w:rPr>
          <w:rtl/>
        </w:rPr>
        <w:t xml:space="preserve"> </w:t>
      </w:r>
      <w:r w:rsidRPr="009C1D53">
        <w:rPr>
          <w:rFonts w:hint="cs"/>
          <w:rtl/>
        </w:rPr>
        <w:t>שאינו כבוד עד שירחץ ויסתפר,</w:t>
      </w:r>
      <w:r w:rsidR="000A5C6F">
        <w:rPr>
          <w:rtl/>
        </w:rPr>
        <w:br/>
      </w:r>
      <w:r w:rsidRPr="009C1D53">
        <w:rPr>
          <w:rStyle w:val="afff"/>
          <w:rFonts w:hint="cs"/>
          <w:spacing w:val="-2"/>
          <w:rtl/>
        </w:rPr>
        <w:t>שלחה אסתר</w:t>
      </w:r>
      <w:r w:rsidRPr="009C1D53">
        <w:rPr>
          <w:rFonts w:hint="cs"/>
          <w:spacing w:val="-2"/>
          <w:rtl/>
        </w:rPr>
        <w:t xml:space="preserve"> לסגור המרחץ והסַפרים, ונאלץ לרחצו ולספרו בעצמו,</w:t>
      </w:r>
    </w:p>
    <w:p w14:paraId="50E5C9E5" w14:textId="1D5319A3" w:rsidR="002A125E" w:rsidRPr="000A5C6F" w:rsidRDefault="002A125E" w:rsidP="000A5C6F">
      <w:pPr>
        <w:pStyle w:val="afffa"/>
        <w:rPr>
          <w:spacing w:val="-2"/>
          <w:sz w:val="18"/>
          <w:szCs w:val="18"/>
          <w:rtl/>
        </w:rPr>
      </w:pPr>
      <w:r w:rsidRPr="000A5C6F">
        <w:rPr>
          <w:rStyle w:val="afff"/>
          <w:rFonts w:hint="cs"/>
          <w:rtl/>
        </w:rPr>
        <w:t>וכשא</w:t>
      </w:r>
      <w:r w:rsidRPr="000A5C6F">
        <w:rPr>
          <w:rStyle w:val="afff"/>
          <w:rtl/>
        </w:rPr>
        <w:t>"</w:t>
      </w:r>
      <w:r w:rsidRPr="000A5C6F">
        <w:rPr>
          <w:rStyle w:val="afff"/>
          <w:rFonts w:hint="cs"/>
          <w:rtl/>
        </w:rPr>
        <w:t>ל שיעלה וירכב א"ל:</w:t>
      </w:r>
      <w:r w:rsidRPr="000A5C6F">
        <w:rPr>
          <w:rFonts w:hint="cs"/>
          <w:spacing w:val="-2"/>
          <w:sz w:val="18"/>
          <w:szCs w:val="18"/>
          <w:rtl/>
        </w:rPr>
        <w:t xml:space="preserve"> שכחוש מימי תעניתו, התכופף שיעלה</w:t>
      </w:r>
      <w:r w:rsidR="000A5C6F">
        <w:rPr>
          <w:rFonts w:hint="cs"/>
          <w:spacing w:val="-2"/>
          <w:sz w:val="18"/>
          <w:szCs w:val="18"/>
          <w:rtl/>
        </w:rPr>
        <w:t xml:space="preserve"> </w:t>
      </w:r>
      <w:r w:rsidRPr="000A5C6F">
        <w:rPr>
          <w:rFonts w:hint="cs"/>
          <w:spacing w:val="-2"/>
          <w:sz w:val="18"/>
          <w:szCs w:val="18"/>
          <w:rtl/>
        </w:rPr>
        <w:t xml:space="preserve">עליו ואז בעט בו, </w:t>
      </w:r>
      <w:r w:rsidRPr="000A5C6F">
        <w:rPr>
          <w:rStyle w:val="afff"/>
          <w:rFonts w:hint="cs"/>
          <w:rtl/>
        </w:rPr>
        <w:t>שאלו:</w:t>
      </w:r>
      <w:r w:rsidRPr="000A5C6F">
        <w:rPr>
          <w:rFonts w:hint="cs"/>
          <w:spacing w:val="-2"/>
          <w:sz w:val="18"/>
          <w:szCs w:val="18"/>
          <w:rtl/>
        </w:rPr>
        <w:t xml:space="preserve"> </w:t>
      </w:r>
      <w:r w:rsidRPr="000A5C6F">
        <w:rPr>
          <w:spacing w:val="-2"/>
          <w:sz w:val="18"/>
          <w:szCs w:val="18"/>
          <w:rtl/>
        </w:rPr>
        <w:t xml:space="preserve">לא כתיב לכו </w:t>
      </w:r>
      <w:r w:rsidRPr="000A5C6F">
        <w:rPr>
          <w:rStyle w:val="a4"/>
          <w:rFonts w:hint="cs"/>
          <w:rtl/>
        </w:rPr>
        <w:t>'</w:t>
      </w:r>
      <w:r w:rsidRPr="000A5C6F">
        <w:rPr>
          <w:rStyle w:val="a4"/>
          <w:rtl/>
        </w:rPr>
        <w:t>בנפל אויבך אל תשמח</w:t>
      </w:r>
      <w:r w:rsidRPr="000A5C6F">
        <w:rPr>
          <w:rStyle w:val="a4"/>
          <w:rFonts w:hint="cs"/>
          <w:rtl/>
        </w:rPr>
        <w:t>'</w:t>
      </w:r>
      <w:r w:rsidRPr="000A5C6F">
        <w:rPr>
          <w:rStyle w:val="a4"/>
          <w:rtl/>
        </w:rPr>
        <w:t>?</w:t>
      </w:r>
    </w:p>
    <w:p w14:paraId="1A7F34AE" w14:textId="77777777" w:rsidR="002A125E" w:rsidRPr="000A5C6F" w:rsidRDefault="002A125E" w:rsidP="007A15FA">
      <w:pPr>
        <w:spacing w:after="60"/>
        <w:rPr>
          <w:rtl/>
        </w:rPr>
      </w:pPr>
      <w:r w:rsidRPr="000A5C6F">
        <w:rPr>
          <w:rStyle w:val="afff"/>
          <w:rtl/>
        </w:rPr>
        <w:t>א"ל:</w:t>
      </w:r>
      <w:r w:rsidRPr="000A5C6F">
        <w:rPr>
          <w:rtl/>
        </w:rPr>
        <w:t xml:space="preserve"> </w:t>
      </w:r>
      <w:r w:rsidRPr="000A5C6F">
        <w:rPr>
          <w:rFonts w:hint="cs"/>
          <w:rtl/>
        </w:rPr>
        <w:t xml:space="preserve">זה </w:t>
      </w:r>
      <w:r w:rsidRPr="000A5C6F">
        <w:rPr>
          <w:rtl/>
        </w:rPr>
        <w:t>בישראל, אבל ב</w:t>
      </w:r>
      <w:r w:rsidRPr="000A5C6F">
        <w:rPr>
          <w:rFonts w:hint="cs"/>
          <w:rtl/>
        </w:rPr>
        <w:t>כם כתוב</w:t>
      </w:r>
      <w:r w:rsidRPr="000A5C6F">
        <w:rPr>
          <w:rtl/>
        </w:rPr>
        <w:t xml:space="preserve"> </w:t>
      </w:r>
      <w:r w:rsidRPr="000A5C6F">
        <w:rPr>
          <w:rStyle w:val="afff"/>
          <w:rFonts w:hint="cs"/>
          <w:rtl/>
        </w:rPr>
        <w:t>'</w:t>
      </w:r>
      <w:r>
        <w:rPr>
          <w:rStyle w:val="a4"/>
          <w:rtl/>
          <w:rPrChange w:id="9006" w:author="מנוע פסוקים" w:date="2026-10-05T16:38:27Z">
            <w:rPr>
              <w:rStyle w:val="afff"/>
              <w:rtl/>
            </w:rPr>
          </w:rPrChange>
        </w:rPr>
        <w:t xml:space="preserve">ואתה על במותימו תדרוך</w:t>
      </w:r>
      <w:r w:rsidRPr="000A5C6F">
        <w:rPr>
          <w:rStyle w:val="afff"/>
          <w:rFonts w:hint="cs"/>
          <w:rtl/>
        </w:rPr>
        <w:t>'</w:t>
      </w:r>
      <w:r w:rsidRPr="000A5C6F">
        <w:rPr>
          <w:rStyle w:val="afff"/>
          <w:rtl/>
        </w:rPr>
        <w:t>.</w:t>
      </w:r>
    </w:p>
    <w:p w14:paraId="23B2373C" w14:textId="21995751" w:rsidR="0094084F" w:rsidRDefault="0094084F" w:rsidP="006A2897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D14AC90" w14:textId="29F128AD" w:rsidR="002A125E" w:rsidRPr="00D70933" w:rsidRDefault="002A125E" w:rsidP="00D70933">
      <w:pPr>
        <w:pStyle w:val="a3"/>
        <w:rPr>
          <w:spacing w:val="4"/>
          <w:rtl/>
        </w:rPr>
      </w:pPr>
      <w:r w:rsidRPr="00D70933">
        <w:rPr>
          <w:rFonts w:hint="cs"/>
          <w:spacing w:val="4"/>
          <w:rtl/>
        </w:rPr>
        <w:t>'</w:t>
      </w:r>
      <w:r>
        <w:rPr>
          <w:rStyle w:val="a4"/>
          <w:spacing w:val="4"/>
          <w:rtl/>
          <w:lang w:bidi="he-IL"/>
          <w:rPrChange w:id="9007" w:author="מנוע פסוקים" w:date="2026-10-05T16:38:27Z">
            <w:rPr>
              <w:spacing w:val="4"/>
              <w:rtl/>
              <w:lang w:bidi="he-IL"/>
            </w:rPr>
          </w:rPrChange>
        </w:rPr>
        <w:t xml:space="preserve">ויקרא</w:t>
      </w:r>
      <w:r>
        <w:rPr>
          <w:rStyle w:val="a4"/>
          <w:spacing w:val="4"/>
          <w:rtl/>
          <w:rPrChange w:id="9008" w:author="מנוע פסוקים" w:date="2026-10-05T16:38:27Z">
            <w:rPr>
              <w:spacing w:val="4"/>
              <w:rtl/>
            </w:rPr>
          </w:rPrChange>
        </w:rPr>
        <w:t xml:space="preserve"> </w:t>
      </w:r>
      <w:r>
        <w:rPr>
          <w:rStyle w:val="a4"/>
          <w:spacing w:val="4"/>
          <w:rtl/>
          <w:lang w:bidi="he-IL"/>
          <w:rPrChange w:id="9009" w:author="מנוע פסוקים" w:date="2026-10-05T16:38:27Z">
            <w:rPr>
              <w:spacing w:val="4"/>
              <w:rtl/>
              <w:lang w:bidi="he-IL"/>
            </w:rPr>
          </w:rPrChange>
        </w:rPr>
        <w:t xml:space="preserve">לפניו</w:t>
      </w:r>
      <w:r>
        <w:rPr>
          <w:rStyle w:val="a4"/>
          <w:spacing w:val="4"/>
          <w:rtl/>
          <w:rPrChange w:id="9010" w:author="מנוע פסוקים" w:date="2026-10-05T16:38:27Z">
            <w:rPr>
              <w:spacing w:val="4"/>
              <w:rtl/>
            </w:rPr>
          </w:rPrChange>
        </w:rPr>
        <w:t xml:space="preserve"> </w:t>
      </w:r>
      <w:r>
        <w:rPr>
          <w:rStyle w:val="a4"/>
          <w:spacing w:val="4"/>
          <w:rtl/>
          <w:lang w:bidi="he-IL"/>
          <w:rPrChange w:id="9011" w:author="מנוע פסוקים" w:date="2026-10-05T16:38:27Z">
            <w:rPr>
              <w:spacing w:val="4"/>
              <w:rtl/>
              <w:lang w:bidi="he-IL"/>
            </w:rPr>
          </w:rPrChange>
        </w:rPr>
        <w:t xml:space="preserve">ככה</w:t>
      </w:r>
      <w:r>
        <w:rPr>
          <w:rStyle w:val="a4"/>
          <w:spacing w:val="4"/>
          <w:rtl/>
          <w:rPrChange w:id="9012" w:author="מנוע פסוקים" w:date="2026-10-05T16:38:27Z">
            <w:rPr>
              <w:spacing w:val="4"/>
              <w:rtl/>
            </w:rPr>
          </w:rPrChange>
        </w:rPr>
        <w:t xml:space="preserve"> </w:t>
      </w:r>
      <w:r>
        <w:rPr>
          <w:rStyle w:val="a4"/>
          <w:spacing w:val="4"/>
          <w:rtl/>
          <w:lang w:bidi="he-IL"/>
          <w:rPrChange w:id="9013" w:author="מנוע פסוקים" w:date="2026-10-05T16:38:27Z">
            <w:rPr>
              <w:spacing w:val="4"/>
              <w:rtl/>
              <w:lang w:bidi="he-IL"/>
            </w:rPr>
          </w:rPrChange>
        </w:rPr>
        <w:t xml:space="preserve">יעשה</w:t>
      </w:r>
      <w:r>
        <w:rPr>
          <w:rStyle w:val="a4"/>
          <w:spacing w:val="4"/>
          <w:rtl/>
          <w:rPrChange w:id="9014" w:author="מנוע פסוקים" w:date="2026-10-05T16:38:27Z">
            <w:rPr>
              <w:spacing w:val="4"/>
              <w:rtl/>
            </w:rPr>
          </w:rPrChange>
        </w:rPr>
        <w:t xml:space="preserve"> </w:t>
      </w:r>
      <w:r>
        <w:rPr>
          <w:rStyle w:val="a4"/>
          <w:spacing w:val="4"/>
          <w:rtl/>
          <w:lang w:bidi="he-IL"/>
          <w:rPrChange w:id="9015" w:author="מנוע פסוקים" w:date="2026-10-05T16:38:27Z">
            <w:rPr>
              <w:spacing w:val="4"/>
              <w:rtl/>
              <w:lang w:bidi="he-IL"/>
            </w:rPr>
          </w:rPrChange>
        </w:rPr>
        <w:t xml:space="preserve">לאיש</w:t>
      </w:r>
      <w:r>
        <w:rPr>
          <w:rStyle w:val="a4"/>
          <w:spacing w:val="4"/>
          <w:rtl/>
          <w:rPrChange w:id="9016" w:author="מנוע פסוקים" w:date="2026-10-05T16:38:27Z">
            <w:rPr>
              <w:spacing w:val="4"/>
              <w:rtl/>
            </w:rPr>
          </w:rPrChange>
        </w:rPr>
        <w:t xml:space="preserve"> </w:t>
      </w:r>
      <w:r>
        <w:rPr>
          <w:rStyle w:val="a4"/>
          <w:spacing w:val="4"/>
          <w:rtl/>
          <w:lang w:bidi="he-IL"/>
          <w:rPrChange w:id="9017" w:author="מנוע פסוקים" w:date="2026-10-05T16:38:27Z">
            <w:rPr>
              <w:spacing w:val="4"/>
              <w:rtl/>
              <w:lang w:bidi="he-IL"/>
            </w:rPr>
          </w:rPrChange>
        </w:rPr>
        <w:t xml:space="preserve">אשר</w:t>
      </w:r>
      <w:r>
        <w:rPr>
          <w:rStyle w:val="a4"/>
          <w:spacing w:val="4"/>
          <w:rtl/>
          <w:rPrChange w:id="9018" w:author="מנוע פסוקים" w:date="2026-10-05T16:38:27Z">
            <w:rPr>
              <w:spacing w:val="4"/>
              <w:rtl/>
            </w:rPr>
          </w:rPrChange>
        </w:rPr>
        <w:t xml:space="preserve"> </w:t>
      </w:r>
      <w:r>
        <w:rPr>
          <w:rStyle w:val="a4"/>
          <w:spacing w:val="4"/>
          <w:rtl/>
          <w:lang w:bidi="he-IL"/>
          <w:rPrChange w:id="9019" w:author="מנוע פסוקים" w:date="2026-10-05T16:38:27Z">
            <w:rPr>
              <w:spacing w:val="4"/>
              <w:rtl/>
              <w:lang w:bidi="he-IL"/>
            </w:rPr>
          </w:rPrChange>
        </w:rPr>
        <w:t xml:space="preserve">המלך</w:t>
      </w:r>
      <w:r>
        <w:rPr>
          <w:rStyle w:val="a4"/>
          <w:spacing w:val="4"/>
          <w:rtl/>
          <w:rPrChange w:id="9020" w:author="מנוע פסוקים" w:date="2026-10-05T16:38:27Z">
            <w:rPr>
              <w:spacing w:val="4"/>
              <w:rtl/>
            </w:rPr>
          </w:rPrChange>
        </w:rPr>
        <w:t xml:space="preserve"> </w:t>
      </w:r>
      <w:r>
        <w:rPr>
          <w:rStyle w:val="a4"/>
          <w:spacing w:val="4"/>
          <w:rtl/>
          <w:lang w:bidi="he-IL"/>
          <w:rPrChange w:id="9021" w:author="מנוע פסוקים" w:date="2026-10-05T16:38:27Z">
            <w:rPr>
              <w:spacing w:val="4"/>
              <w:rtl/>
              <w:lang w:bidi="he-IL"/>
            </w:rPr>
          </w:rPrChange>
        </w:rPr>
        <w:t xml:space="preserve">חפץ</w:t>
      </w:r>
      <w:r>
        <w:rPr>
          <w:rStyle w:val="a4"/>
          <w:spacing w:val="4"/>
          <w:rtl/>
          <w:rPrChange w:id="9022" w:author="מנוע פסוקים" w:date="2026-10-05T16:38:27Z">
            <w:rPr>
              <w:spacing w:val="4"/>
              <w:rtl/>
            </w:rPr>
          </w:rPrChange>
        </w:rPr>
        <w:t xml:space="preserve"> </w:t>
      </w:r>
      <w:r>
        <w:rPr>
          <w:rStyle w:val="a4"/>
          <w:spacing w:val="4"/>
          <w:rtl/>
          <w:lang w:bidi="he-IL"/>
          <w:rPrChange w:id="9023" w:author="מנוע פסוקים" w:date="2026-10-05T16:38:27Z">
            <w:rPr>
              <w:spacing w:val="4"/>
              <w:rtl/>
              <w:lang w:bidi="he-IL"/>
            </w:rPr>
          </w:rPrChange>
        </w:rPr>
        <w:t xml:space="preserve">ביקרו</w:t>
      </w:r>
      <w:r w:rsidRPr="00D70933">
        <w:rPr>
          <w:rFonts w:hint="cs"/>
          <w:spacing w:val="4"/>
          <w:rtl/>
        </w:rPr>
        <w:t>'</w:t>
      </w:r>
    </w:p>
    <w:p w14:paraId="7B42D853" w14:textId="44FB6B82" w:rsidR="002A125E" w:rsidRPr="006F178A" w:rsidRDefault="002A125E" w:rsidP="00D70933">
      <w:pPr>
        <w:spacing w:after="60"/>
        <w:rPr>
          <w:rtl/>
        </w:rPr>
      </w:pPr>
      <w:r w:rsidRPr="007A15FA">
        <w:rPr>
          <w:rFonts w:hint="cs"/>
          <w:rtl/>
        </w:rPr>
        <w:t>ראתהו בתו שהיתה בגג, סברה ש</w:t>
      </w:r>
      <w:r w:rsidR="00D70933">
        <w:rPr>
          <w:rFonts w:hint="cs"/>
          <w:rtl/>
        </w:rPr>
        <w:t xml:space="preserve">אביה </w:t>
      </w:r>
      <w:r w:rsidRPr="007A15FA">
        <w:rPr>
          <w:rFonts w:hint="cs"/>
          <w:rtl/>
        </w:rPr>
        <w:t>הרוכב ו</w:t>
      </w:r>
      <w:r w:rsidR="00D70933">
        <w:rPr>
          <w:rFonts w:hint="cs"/>
          <w:rtl/>
        </w:rPr>
        <w:t xml:space="preserve">מרדכי </w:t>
      </w:r>
      <w:r w:rsidRPr="007A15FA">
        <w:rPr>
          <w:rFonts w:hint="cs"/>
          <w:rtl/>
        </w:rPr>
        <w:t>המוליך</w:t>
      </w:r>
      <w:r w:rsidR="00D70933">
        <w:rPr>
          <w:rFonts w:hint="cs"/>
          <w:rtl/>
        </w:rPr>
        <w:t>,</w:t>
      </w:r>
      <w:r w:rsidRPr="007A15FA">
        <w:rPr>
          <w:rFonts w:hint="cs"/>
          <w:rtl/>
        </w:rPr>
        <w:t xml:space="preserve"> זרקה עביט של בית הכסא על ראשו, וכשראתה שאביה הוא </w:t>
      </w:r>
      <w:r w:rsidRPr="00D70933">
        <w:rPr>
          <w:rFonts w:hint="cs"/>
          <w:spacing w:val="-2"/>
          <w:rtl/>
        </w:rPr>
        <w:t>נפלה מהגג ומתה.</w:t>
      </w:r>
      <w:r w:rsidR="007A15FA" w:rsidRPr="00D70933">
        <w:rPr>
          <w:rFonts w:hint="cs"/>
          <w:spacing w:val="-2"/>
          <w:rtl/>
        </w:rPr>
        <w:t xml:space="preserve"> </w:t>
      </w:r>
      <w:r w:rsidRPr="00D70933">
        <w:rPr>
          <w:rFonts w:hint="cs"/>
          <w:spacing w:val="-2"/>
          <w:rtl/>
        </w:rPr>
        <w:t>וזהו</w:t>
      </w:r>
      <w:r w:rsidRPr="00D70933">
        <w:rPr>
          <w:spacing w:val="-2"/>
          <w:rtl/>
        </w:rPr>
        <w:t xml:space="preserve"> </w:t>
      </w:r>
      <w:r w:rsidRPr="00D70933">
        <w:rPr>
          <w:rStyle w:val="a4"/>
          <w:spacing w:val="-2"/>
          <w:rtl/>
        </w:rPr>
        <w:t>'וישב מרדכי אל שער המלך</w:t>
      </w:r>
      <w:r w:rsidRPr="00D70933">
        <w:rPr>
          <w:rStyle w:val="a4"/>
          <w:rFonts w:hint="cs"/>
          <w:spacing w:val="-2"/>
          <w:rtl/>
        </w:rPr>
        <w:t>'</w:t>
      </w:r>
      <w:r w:rsidRPr="00D70933">
        <w:rPr>
          <w:rStyle w:val="a4"/>
          <w:spacing w:val="-2"/>
          <w:rtl/>
        </w:rPr>
        <w:t xml:space="preserve"> </w:t>
      </w:r>
      <w:r w:rsidRPr="00D70933">
        <w:rPr>
          <w:spacing w:val="-2"/>
          <w:rtl/>
        </w:rPr>
        <w:t>לשקו ולתעניתו</w:t>
      </w:r>
    </w:p>
    <w:p w14:paraId="15E809E4" w14:textId="27763B99" w:rsidR="0094084F" w:rsidRDefault="0094084F" w:rsidP="00797002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4E71E61B" w14:textId="23EC5507" w:rsidR="002A125E" w:rsidRDefault="002A125E" w:rsidP="001E6BBD">
      <w:pPr>
        <w:spacing w:after="60"/>
        <w:rPr>
          <w:rtl/>
        </w:rPr>
      </w:pP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 xml:space="preserve">והמן </w:t>
      </w:r>
      <w:r w:rsidRPr="00E90C2E">
        <w:rPr>
          <w:rStyle w:val="a4"/>
          <w:rtl/>
        </w:rPr>
        <w:t>נדחף</w:t>
      </w:r>
      <w:r>
        <w:rPr>
          <w:rStyle w:val="a4"/>
          <w:rFonts w:hint="cs"/>
          <w:rtl/>
        </w:rPr>
        <w:t xml:space="preserve"> אל ביתו,</w:t>
      </w:r>
      <w:r w:rsidRPr="0063694C">
        <w:rPr>
          <w:rStyle w:val="a4"/>
          <w:rtl/>
        </w:rPr>
        <w:t xml:space="preserve"> אבל</w:t>
      </w:r>
      <w:r w:rsidR="001E6BBD">
        <w:rPr>
          <w:rStyle w:val="a4"/>
          <w:rFonts w:hint="cs"/>
          <w:rtl/>
        </w:rPr>
        <w:t xml:space="preserve">- </w:t>
      </w:r>
      <w:r w:rsidRPr="0063694C">
        <w:rPr>
          <w:rStyle w:val="a4"/>
          <w:rtl/>
        </w:rPr>
        <w:t xml:space="preserve"> </w:t>
      </w:r>
      <w:r w:rsidRPr="001E6BBD">
        <w:rPr>
          <w:rtl/>
        </w:rPr>
        <w:t>על בתו</w:t>
      </w:r>
      <w:r w:rsidR="001E6BBD">
        <w:rPr>
          <w:rFonts w:hint="cs"/>
          <w:rtl/>
        </w:rPr>
        <w:t>,</w:t>
      </w:r>
      <w:r w:rsidRPr="001E6BBD">
        <w:rPr>
          <w:rtl/>
        </w:rPr>
        <w:t xml:space="preserve"> </w:t>
      </w:r>
      <w:r w:rsidRPr="0063694C">
        <w:rPr>
          <w:rStyle w:val="a4"/>
          <w:rtl/>
        </w:rPr>
        <w:t>וחפוי ראש</w:t>
      </w:r>
      <w:r w:rsidRPr="0063694C">
        <w:rPr>
          <w:rStyle w:val="a4"/>
          <w:rFonts w:hint="cs"/>
          <w:rtl/>
        </w:rPr>
        <w:t>'</w:t>
      </w:r>
      <w:r w:rsidR="001E6BBD">
        <w:rPr>
          <w:rStyle w:val="a4"/>
          <w:rFonts w:hint="cs"/>
          <w:rtl/>
        </w:rPr>
        <w:t xml:space="preserve">- </w:t>
      </w:r>
      <w:r w:rsidRPr="001E6BBD">
        <w:rPr>
          <w:rFonts w:hint="cs"/>
          <w:rtl/>
        </w:rPr>
        <w:t xml:space="preserve"> </w:t>
      </w:r>
      <w:r w:rsidRPr="001E6BBD">
        <w:rPr>
          <w:rtl/>
        </w:rPr>
        <w:t>על</w:t>
      </w:r>
      <w:r w:rsidRPr="001E6BBD">
        <w:rPr>
          <w:rFonts w:hint="cs"/>
          <w:rtl/>
        </w:rPr>
        <w:t xml:space="preserve"> העביט.</w:t>
      </w:r>
    </w:p>
    <w:p w14:paraId="352DE165" w14:textId="0CA89159" w:rsidR="0094084F" w:rsidRDefault="0094084F" w:rsidP="00797002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3C76A279" w14:textId="0FAE84EB" w:rsidR="002A125E" w:rsidRPr="006F178A" w:rsidRDefault="002A125E" w:rsidP="002A125E">
      <w:pPr>
        <w:pStyle w:val="a3"/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  <w:lang w:bidi="he-IL"/>
        </w:rPr>
        <w:t xml:space="preserve">ויספר המן לזרש אשתו ולכל </w:t>
      </w:r>
      <w:r w:rsidRPr="00DB0BD7">
        <w:rPr>
          <w:rStyle w:val="a4"/>
          <w:b/>
          <w:bCs/>
          <w:rtl/>
          <w:lang w:bidi="he-IL"/>
        </w:rPr>
        <w:t>אהביו</w:t>
      </w:r>
      <w:r>
        <w:rPr>
          <w:rStyle w:val="a4"/>
          <w:rFonts w:hint="cs"/>
          <w:rtl/>
        </w:rPr>
        <w:t>..</w:t>
      </w:r>
      <w:r>
        <w:rPr>
          <w:rFonts w:hint="cs"/>
          <w:rtl/>
          <w:lang w:bidi="he-IL"/>
        </w:rPr>
        <w:t xml:space="preserve"> ויאמרו לו </w:t>
      </w:r>
      <w:r w:rsidRPr="00DB0BD7">
        <w:rPr>
          <w:rFonts w:hint="cs"/>
          <w:b/>
          <w:bCs/>
          <w:rtl/>
          <w:lang w:bidi="he-IL"/>
        </w:rPr>
        <w:t>חכמיו</w:t>
      </w:r>
      <w:r w:rsidRPr="00DB0BD7">
        <w:rPr>
          <w:rFonts w:hint="cs"/>
          <w:b/>
          <w:bCs/>
          <w:rtl/>
        </w:rPr>
        <w:t>'</w:t>
      </w:r>
    </w:p>
    <w:p w14:paraId="2E43E130" w14:textId="77777777" w:rsidR="002A125E" w:rsidRPr="006F178A" w:rsidRDefault="002A125E" w:rsidP="002A125E">
      <w:pPr>
        <w:rPr>
          <w:rFonts w:cs="Guttman Vilna"/>
          <w:b/>
          <w:bCs/>
          <w:rtl/>
        </w:rPr>
      </w:pPr>
      <w:r>
        <w:rPr>
          <w:rFonts w:hint="cs"/>
          <w:rtl/>
        </w:rPr>
        <w:t>ש</w:t>
      </w:r>
      <w:r w:rsidRPr="006F178A">
        <w:rPr>
          <w:rtl/>
        </w:rPr>
        <w:t xml:space="preserve">כל האומר דבר חכמה, אפילו באומות העולם - נקרא </w:t>
      </w:r>
      <w:r w:rsidRPr="00F05A14">
        <w:rPr>
          <w:rFonts w:cs="PFT_Frank"/>
          <w:b/>
          <w:bCs/>
          <w:szCs w:val="14"/>
          <w:rtl/>
        </w:rPr>
        <w:t>חכם</w:t>
      </w:r>
      <w:r w:rsidRPr="006F178A">
        <w:rPr>
          <w:rtl/>
        </w:rPr>
        <w:t>.</w:t>
      </w:r>
    </w:p>
    <w:p w14:paraId="006D2768" w14:textId="62B17CA1" w:rsidR="0094084F" w:rsidRDefault="0094084F" w:rsidP="00797002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AC792ED" w14:textId="7F29C4BB" w:rsidR="00A26316" w:rsidRDefault="00F53094" w:rsidP="002A125E">
      <w:pPr>
        <w:rPr>
          <w:spacing w:val="-4"/>
          <w:rtl/>
        </w:rPr>
      </w:pPr>
      <w:r w:rsidRPr="00411327">
        <w:rPr>
          <w:rStyle w:val="afff"/>
          <w:rFonts w:hint="cs"/>
          <w:b/>
          <w:rtl/>
        </w:rPr>
        <w:t>'</w:t>
      </w:r>
      <w:r w:rsidR="002A125E" w:rsidRPr="00DF07A9">
        <w:rPr>
          <w:rStyle w:val="a4"/>
          <w:rtl/>
        </w:rPr>
        <w:t xml:space="preserve">אם </w:t>
      </w:r>
      <w:r w:rsidR="002A125E" w:rsidRPr="00DB0BD7">
        <w:rPr>
          <w:rStyle w:val="a4"/>
          <w:b/>
          <w:bCs/>
          <w:rtl/>
        </w:rPr>
        <w:t>מ</w:t>
      </w:r>
      <w:r w:rsidR="002A125E" w:rsidRPr="00DF07A9">
        <w:rPr>
          <w:rStyle w:val="a4"/>
          <w:rtl/>
        </w:rPr>
        <w:t xml:space="preserve">זרע </w:t>
      </w:r>
      <w:r w:rsidR="002A125E" w:rsidRPr="008568FA">
        <w:rPr>
          <w:rStyle w:val="a4"/>
          <w:rtl/>
        </w:rPr>
        <w:t>היהודים</w:t>
      </w:r>
      <w:r w:rsidR="002A125E" w:rsidRPr="00DF07A9">
        <w:rPr>
          <w:rStyle w:val="a4"/>
          <w:rtl/>
        </w:rPr>
        <w:t xml:space="preserve"> מרדכי</w:t>
      </w:r>
      <w:r w:rsidR="002A125E">
        <w:rPr>
          <w:rStyle w:val="a4"/>
          <w:rFonts w:hint="cs"/>
          <w:rtl/>
        </w:rPr>
        <w:t>..</w:t>
      </w:r>
      <w:r w:rsidR="002A125E" w:rsidRPr="00DF07A9">
        <w:rPr>
          <w:rStyle w:val="a4"/>
          <w:rtl/>
        </w:rPr>
        <w:t>'</w:t>
      </w:r>
      <w:r w:rsidR="002A125E" w:rsidRPr="006F178A">
        <w:rPr>
          <w:rFonts w:hint="cs"/>
          <w:rtl/>
        </w:rPr>
        <w:t xml:space="preserve"> שאם </w:t>
      </w:r>
      <w:r w:rsidR="002A125E">
        <w:rPr>
          <w:rFonts w:hint="cs"/>
          <w:rtl/>
        </w:rPr>
        <w:t xml:space="preserve">הוא </w:t>
      </w:r>
      <w:r w:rsidR="002A125E" w:rsidRPr="006F178A">
        <w:rPr>
          <w:rtl/>
        </w:rPr>
        <w:t>משאר שבטים יכלת ל</w:t>
      </w:r>
      <w:r w:rsidR="002A125E">
        <w:rPr>
          <w:rFonts w:hint="cs"/>
          <w:rtl/>
        </w:rPr>
        <w:t xml:space="preserve">ו, </w:t>
      </w:r>
      <w:r w:rsidR="00A26316">
        <w:rPr>
          <w:rFonts w:hint="cs"/>
          <w:spacing w:val="-4"/>
          <w:rtl/>
        </w:rPr>
        <w:t xml:space="preserve">  </w:t>
      </w:r>
    </w:p>
    <w:p w14:paraId="7D22C820" w14:textId="02F1BB53" w:rsidR="002A125E" w:rsidRPr="006F178A" w:rsidRDefault="002A125E" w:rsidP="002A125E">
      <w:pPr>
        <w:rPr>
          <w:rtl/>
        </w:rPr>
      </w:pPr>
      <w:r w:rsidRPr="00F53094">
        <w:rPr>
          <w:rFonts w:hint="cs"/>
          <w:spacing w:val="-4"/>
          <w:rtl/>
        </w:rPr>
        <w:t xml:space="preserve">אבל אם </w:t>
      </w:r>
      <w:r w:rsidRPr="00411327">
        <w:rPr>
          <w:rStyle w:val="afff"/>
          <w:rFonts w:hint="cs"/>
          <w:b/>
          <w:rtl/>
        </w:rPr>
        <w:t>מ</w:t>
      </w:r>
      <w:r w:rsidRPr="00F53094">
        <w:rPr>
          <w:rFonts w:cs="PFT_Frank"/>
          <w:b/>
          <w:bCs/>
          <w:spacing w:val="-4"/>
          <w:szCs w:val="14"/>
          <w:rtl/>
        </w:rPr>
        <w:t>יהודה</w:t>
      </w:r>
      <w:r w:rsidRPr="00F53094">
        <w:rPr>
          <w:spacing w:val="-4"/>
          <w:rtl/>
        </w:rPr>
        <w:t xml:space="preserve"> </w:t>
      </w:r>
      <w:r w:rsidRPr="00F53094">
        <w:rPr>
          <w:rStyle w:val="a4"/>
          <w:spacing w:val="-4"/>
          <w:rtl/>
        </w:rPr>
        <w:t>ד'ידך בערף איביך</w:t>
      </w:r>
      <w:r w:rsidRPr="00F53094">
        <w:rPr>
          <w:rStyle w:val="a4"/>
          <w:rFonts w:hint="cs"/>
          <w:spacing w:val="-4"/>
          <w:rtl/>
        </w:rPr>
        <w:t>'</w:t>
      </w:r>
      <w:r w:rsidRPr="00F53094">
        <w:rPr>
          <w:rStyle w:val="afffb"/>
          <w:rFonts w:hint="cs"/>
          <w:spacing w:val="-4"/>
          <w:rtl/>
        </w:rPr>
        <w:t xml:space="preserve"> או ב</w:t>
      </w:r>
      <w:r w:rsidRPr="00F53094">
        <w:rPr>
          <w:rStyle w:val="afffb"/>
          <w:spacing w:val="-4"/>
          <w:rtl/>
        </w:rPr>
        <w:t>נימ</w:t>
      </w:r>
      <w:r w:rsidRPr="00F53094">
        <w:rPr>
          <w:rStyle w:val="afffb"/>
          <w:rFonts w:hint="cs"/>
          <w:spacing w:val="-4"/>
          <w:rtl/>
        </w:rPr>
        <w:t>י</w:t>
      </w:r>
      <w:r w:rsidRPr="00F53094">
        <w:rPr>
          <w:rStyle w:val="afffb"/>
          <w:spacing w:val="-4"/>
          <w:rtl/>
        </w:rPr>
        <w:t>ן</w:t>
      </w:r>
      <w:r w:rsidRPr="00F53094">
        <w:rPr>
          <w:rStyle w:val="afffb"/>
          <w:rFonts w:hint="cs"/>
          <w:spacing w:val="-4"/>
          <w:rtl/>
        </w:rPr>
        <w:t xml:space="preserve"> </w:t>
      </w:r>
      <w:r w:rsidRPr="00F53094">
        <w:rPr>
          <w:rStyle w:val="afffb"/>
          <w:spacing w:val="-4"/>
          <w:rtl/>
        </w:rPr>
        <w:t>אפרים ומנשה</w:t>
      </w:r>
      <w:r w:rsidRPr="00F53094">
        <w:rPr>
          <w:rStyle w:val="a4"/>
          <w:spacing w:val="-4"/>
          <w:rtl/>
        </w:rPr>
        <w:t>,</w:t>
      </w:r>
      <w:r w:rsidRPr="00F53094">
        <w:rPr>
          <w:spacing w:val="-4"/>
          <w:rtl/>
        </w:rPr>
        <w:t xml:space="preserve"> אינך</w:t>
      </w:r>
      <w:r w:rsidRPr="00F53094">
        <w:rPr>
          <w:rFonts w:hint="cs"/>
          <w:spacing w:val="-4"/>
          <w:rtl/>
        </w:rPr>
        <w:t xml:space="preserve"> יכול לו.</w:t>
      </w:r>
    </w:p>
    <w:p w14:paraId="15B98450" w14:textId="0108B97B" w:rsidR="0094084F" w:rsidRDefault="0094084F" w:rsidP="00797002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3A645DB9" w14:textId="7253D905" w:rsidR="002A125E" w:rsidRPr="006F178A" w:rsidRDefault="002A125E" w:rsidP="002A125E">
      <w:pPr>
        <w:rPr>
          <w:rtl/>
        </w:rPr>
      </w:pPr>
      <w:r>
        <w:rPr>
          <w:rFonts w:hint="cs"/>
          <w:spacing w:val="-2"/>
          <w:rtl/>
        </w:rPr>
        <w:t>'</w:t>
      </w:r>
      <w:r w:rsidRPr="00A22F74">
        <w:rPr>
          <w:rStyle w:val="a4"/>
          <w:spacing w:val="-2"/>
          <w:rtl/>
        </w:rPr>
        <w:t xml:space="preserve">כי </w:t>
      </w:r>
      <w:r w:rsidRPr="00DB0BD7">
        <w:rPr>
          <w:rStyle w:val="a4"/>
          <w:b/>
          <w:bCs/>
          <w:spacing w:val="-2"/>
          <w:rtl/>
        </w:rPr>
        <w:t>נפל תפול</w:t>
      </w:r>
      <w:r w:rsidRPr="00A22F74">
        <w:rPr>
          <w:rStyle w:val="a4"/>
          <w:spacing w:val="-2"/>
          <w:rtl/>
        </w:rPr>
        <w:t xml:space="preserve"> לפניו</w:t>
      </w:r>
      <w:r>
        <w:rPr>
          <w:rFonts w:hint="cs"/>
          <w:spacing w:val="-2"/>
          <w:rtl/>
        </w:rPr>
        <w:t xml:space="preserve">' ב' </w:t>
      </w:r>
      <w:r w:rsidRPr="00A22F74">
        <w:rPr>
          <w:spacing w:val="-2"/>
          <w:rtl/>
        </w:rPr>
        <w:t xml:space="preserve">נפילות, </w:t>
      </w:r>
      <w:r>
        <w:rPr>
          <w:rFonts w:hint="cs"/>
          <w:rtl/>
        </w:rPr>
        <w:t>שאומה זו כש</w:t>
      </w:r>
      <w:r w:rsidRPr="006F178A">
        <w:rPr>
          <w:rtl/>
        </w:rPr>
        <w:t>עולין- עד לכוכבים.</w:t>
      </w:r>
    </w:p>
    <w:p w14:paraId="5CD05F7E" w14:textId="5CAB8841" w:rsidR="0094084F" w:rsidRDefault="0094084F" w:rsidP="008F145C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376C63D7" w14:textId="6EDE2F7A" w:rsidR="002A125E" w:rsidRPr="006F178A" w:rsidRDefault="002A125E" w:rsidP="002A125E">
      <w:pPr>
        <w:rPr>
          <w:rtl/>
        </w:rPr>
      </w:pPr>
      <w:r>
        <w:rPr>
          <w:rFonts w:hint="cs"/>
          <w:rtl/>
        </w:rPr>
        <w:t>'</w:t>
      </w:r>
      <w:r w:rsidRPr="0009407C">
        <w:rPr>
          <w:rStyle w:val="a4"/>
          <w:rtl/>
        </w:rPr>
        <w:t>וסריסי המלך הגיעו ויבה</w:t>
      </w:r>
      <w:r>
        <w:rPr>
          <w:rStyle w:val="a4"/>
          <w:rFonts w:hint="cs"/>
          <w:rtl/>
        </w:rPr>
        <w:t>י</w:t>
      </w:r>
      <w:r w:rsidRPr="0009407C">
        <w:rPr>
          <w:rStyle w:val="a4"/>
          <w:rtl/>
        </w:rPr>
        <w:t>לו</w:t>
      </w:r>
      <w:r>
        <w:rPr>
          <w:rStyle w:val="a4"/>
          <w:rFonts w:hint="cs"/>
          <w:rtl/>
        </w:rPr>
        <w:t>'</w:t>
      </w:r>
      <w:r w:rsidRPr="006F178A">
        <w:rPr>
          <w:rtl/>
        </w:rPr>
        <w:t xml:space="preserve"> שהביאוהו בבהלה</w:t>
      </w:r>
      <w:r>
        <w:rPr>
          <w:rFonts w:hint="cs"/>
          <w:rtl/>
        </w:rPr>
        <w:t xml:space="preserve"> </w:t>
      </w:r>
      <w:r>
        <w:rPr>
          <w:rStyle w:val="afffb"/>
          <w:rFonts w:hint="cs"/>
          <w:rtl/>
        </w:rPr>
        <w:t>ו</w:t>
      </w:r>
      <w:r w:rsidRPr="00DB0BD7">
        <w:rPr>
          <w:rStyle w:val="afffb"/>
          <w:rFonts w:hint="cs"/>
          <w:rtl/>
        </w:rPr>
        <w:t>לא רחץ מטינופו</w:t>
      </w:r>
      <w:r>
        <w:rPr>
          <w:rFonts w:hint="cs"/>
          <w:rtl/>
        </w:rPr>
        <w:t>.</w:t>
      </w:r>
    </w:p>
    <w:p w14:paraId="5E4E87A7" w14:textId="2E005237" w:rsidR="0094084F" w:rsidRDefault="0094084F" w:rsidP="008F145C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0F6CB2EE" w14:textId="53FE4FF7" w:rsidR="002A125E" w:rsidRPr="00F53094" w:rsidRDefault="002A125E" w:rsidP="002A125E">
      <w:pPr>
        <w:pStyle w:val="afffa"/>
        <w:rPr>
          <w:spacing w:val="-2"/>
          <w:rtl/>
        </w:rPr>
      </w:pPr>
      <w:r w:rsidRPr="008F145C">
        <w:rPr>
          <w:rStyle w:val="a4"/>
          <w:rFonts w:hint="cs"/>
          <w:rtl/>
        </w:rPr>
        <w:t>'</w:t>
      </w:r>
      <w:r w:rsidRPr="008F145C">
        <w:rPr>
          <w:rStyle w:val="a4"/>
          <w:rtl/>
        </w:rPr>
        <w:t>כי אין הצר שוה בנזק המלך</w:t>
      </w:r>
      <w:r w:rsidRPr="008F145C">
        <w:rPr>
          <w:rStyle w:val="a4"/>
          <w:rFonts w:hint="cs"/>
          <w:rtl/>
        </w:rPr>
        <w:t>'</w:t>
      </w:r>
      <w:r w:rsidRPr="00F53094">
        <w:rPr>
          <w:rFonts w:hint="cs"/>
          <w:spacing w:val="-2"/>
          <w:rtl/>
        </w:rPr>
        <w:t xml:space="preserve"> לא </w:t>
      </w:r>
      <w:r w:rsidRPr="00F53094">
        <w:rPr>
          <w:rFonts w:hint="cs"/>
          <w:b/>
          <w:bCs/>
          <w:spacing w:val="-2"/>
          <w:rtl/>
        </w:rPr>
        <w:t>חושש</w:t>
      </w:r>
      <w:r w:rsidRPr="00F53094">
        <w:rPr>
          <w:rFonts w:hint="cs"/>
          <w:spacing w:val="-2"/>
          <w:rtl/>
        </w:rPr>
        <w:t xml:space="preserve"> לנזק המלך, שהרג </w:t>
      </w:r>
      <w:r w:rsidRPr="00F53094">
        <w:rPr>
          <w:spacing w:val="-2"/>
          <w:rtl/>
        </w:rPr>
        <w:t>ושתי</w:t>
      </w:r>
      <w:r w:rsidRPr="00F53094">
        <w:rPr>
          <w:rFonts w:hint="cs"/>
          <w:spacing w:val="-2"/>
          <w:rtl/>
        </w:rPr>
        <w:t xml:space="preserve"> ועכשיו אותי.</w:t>
      </w:r>
    </w:p>
    <w:p w14:paraId="311EF6FC" w14:textId="19AB8240" w:rsidR="0094084F" w:rsidRDefault="0094084F" w:rsidP="008F145C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818FCEC" w14:textId="0684D654" w:rsidR="002A125E" w:rsidRPr="006F178A" w:rsidRDefault="002A125E" w:rsidP="002A125E">
      <w:pPr>
        <w:pStyle w:val="afffa"/>
        <w:rPr>
          <w:rFonts w:cs="Guttman Vilna"/>
          <w:b/>
          <w:bCs/>
          <w:rtl/>
        </w:rPr>
      </w:pPr>
      <w:r w:rsidRPr="00DB0BD7">
        <w:rPr>
          <w:rStyle w:val="a4"/>
          <w:rFonts w:hint="cs"/>
          <w:b/>
          <w:bCs/>
          <w:rtl/>
        </w:rPr>
        <w:t>'</w:t>
      </w:r>
      <w:r w:rsidRPr="00DB0BD7">
        <w:rPr>
          <w:rStyle w:val="a4"/>
          <w:b/>
          <w:bCs/>
          <w:rtl/>
        </w:rPr>
        <w:t>ויאמר</w:t>
      </w:r>
      <w:r w:rsidRPr="0009407C">
        <w:rPr>
          <w:rStyle w:val="a4"/>
          <w:rtl/>
        </w:rPr>
        <w:t xml:space="preserve"> המלך</w:t>
      </w:r>
      <w:r>
        <w:rPr>
          <w:rStyle w:val="a4"/>
          <w:rFonts w:hint="cs"/>
          <w:rtl/>
        </w:rPr>
        <w:t>..</w:t>
      </w:r>
      <w:r w:rsidRPr="0009407C">
        <w:rPr>
          <w:rStyle w:val="a4"/>
          <w:rtl/>
        </w:rPr>
        <w:t xml:space="preserve"> </w:t>
      </w:r>
      <w:r w:rsidRPr="00DB0BD7">
        <w:rPr>
          <w:rStyle w:val="a4"/>
          <w:b/>
          <w:bCs/>
          <w:rtl/>
        </w:rPr>
        <w:t>ויאמר</w:t>
      </w:r>
      <w:r w:rsidRPr="0009407C">
        <w:rPr>
          <w:rStyle w:val="a4"/>
          <w:rtl/>
        </w:rPr>
        <w:t xml:space="preserve"> לאסתר</w:t>
      </w:r>
      <w:r>
        <w:rPr>
          <w:rStyle w:val="a4"/>
          <w:rFonts w:hint="cs"/>
          <w:rtl/>
        </w:rPr>
        <w:t>..'</w:t>
      </w:r>
      <w:r>
        <w:rPr>
          <w:rFonts w:hint="cs"/>
          <w:rtl/>
        </w:rPr>
        <w:t xml:space="preserve"> בלי מתורגמן, </w:t>
      </w:r>
      <w:r w:rsidRPr="00411327">
        <w:rPr>
          <w:rStyle w:val="afff"/>
          <w:b/>
          <w:rtl/>
        </w:rPr>
        <w:t xml:space="preserve">כיון </w:t>
      </w:r>
      <w:r w:rsidRPr="00411327">
        <w:rPr>
          <w:rStyle w:val="afff"/>
          <w:rFonts w:hint="cs"/>
          <w:b/>
          <w:rtl/>
        </w:rPr>
        <w:t>ש</w:t>
      </w:r>
      <w:r w:rsidRPr="00411327">
        <w:rPr>
          <w:rStyle w:val="afff"/>
          <w:b/>
          <w:rtl/>
        </w:rPr>
        <w:t>א</w:t>
      </w:r>
      <w:r w:rsidRPr="00411327">
        <w:rPr>
          <w:rStyle w:val="afff"/>
          <w:rFonts w:hint="cs"/>
          <w:b/>
          <w:rtl/>
        </w:rPr>
        <w:t>"ל</w:t>
      </w:r>
      <w:r w:rsidRPr="00411327">
        <w:rPr>
          <w:rStyle w:val="afff"/>
          <w:b/>
          <w:rtl/>
        </w:rPr>
        <w:t>:</w:t>
      </w:r>
      <w:r>
        <w:rPr>
          <w:rtl/>
        </w:rPr>
        <w:t xml:space="preserve"> מ</w:t>
      </w:r>
      <w:r w:rsidRPr="006F178A">
        <w:rPr>
          <w:rtl/>
        </w:rPr>
        <w:t xml:space="preserve">בית שאול </w:t>
      </w:r>
      <w:r>
        <w:rPr>
          <w:rFonts w:hint="cs"/>
          <w:rtl/>
        </w:rPr>
        <w:t>אני.</w:t>
      </w:r>
    </w:p>
    <w:p w14:paraId="25020E61" w14:textId="09A399EC" w:rsidR="0094084F" w:rsidRDefault="0094084F" w:rsidP="008F145C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1ABC6DF" w14:textId="1BB5B589" w:rsidR="002A125E" w:rsidRPr="00F53094" w:rsidRDefault="002A125E" w:rsidP="002A125E">
      <w:pPr>
        <w:pStyle w:val="afffa"/>
        <w:rPr>
          <w:rFonts w:cs="Guttman Vilna"/>
          <w:b/>
          <w:bCs/>
          <w:spacing w:val="-4"/>
          <w:rtl/>
        </w:rPr>
      </w:pPr>
      <w:r w:rsidRPr="008F145C">
        <w:rPr>
          <w:rStyle w:val="a4"/>
          <w:rFonts w:hint="cs"/>
          <w:rtl/>
        </w:rPr>
        <w:t>'</w:t>
      </w:r>
      <w:r w:rsidRPr="008F145C">
        <w:rPr>
          <w:rStyle w:val="a4"/>
          <w:rtl/>
        </w:rPr>
        <w:t>ותאמר</w:t>
      </w:r>
      <w:r w:rsidRPr="008F145C">
        <w:rPr>
          <w:rStyle w:val="a4"/>
          <w:rFonts w:hint="cs"/>
          <w:rtl/>
        </w:rPr>
        <w:t>..</w:t>
      </w:r>
      <w:r w:rsidRPr="008F145C">
        <w:rPr>
          <w:rStyle w:val="a4"/>
          <w:rtl/>
        </w:rPr>
        <w:t xml:space="preserve"> איש צר</w:t>
      </w:r>
      <w:r w:rsidRPr="008F145C">
        <w:rPr>
          <w:rStyle w:val="a4"/>
          <w:rFonts w:hint="cs"/>
          <w:rtl/>
        </w:rPr>
        <w:t>.</w:t>
      </w:r>
      <w:r w:rsidRPr="008F145C">
        <w:rPr>
          <w:rStyle w:val="a4"/>
          <w:rtl/>
        </w:rPr>
        <w:t xml:space="preserve"> המן הרע</w:t>
      </w:r>
      <w:r w:rsidRPr="008F145C">
        <w:rPr>
          <w:rStyle w:val="a4"/>
          <w:rFonts w:hint="cs"/>
          <w:rtl/>
        </w:rPr>
        <w:t>..</w:t>
      </w:r>
      <w:r w:rsidRPr="00F53094">
        <w:rPr>
          <w:rStyle w:val="a4"/>
          <w:rFonts w:hint="cs"/>
          <w:spacing w:val="-4"/>
          <w:rtl/>
        </w:rPr>
        <w:t>'</w:t>
      </w:r>
      <w:r w:rsidRPr="00F53094">
        <w:rPr>
          <w:rFonts w:hint="cs"/>
          <w:spacing w:val="-4"/>
          <w:rtl/>
        </w:rPr>
        <w:t xml:space="preserve"> הראתה</w:t>
      </w:r>
      <w:r w:rsidRPr="00F53094">
        <w:rPr>
          <w:spacing w:val="-4"/>
          <w:rtl/>
        </w:rPr>
        <w:t xml:space="preserve"> כלפי אחשורוש, ומלאך סטר</w:t>
      </w:r>
      <w:r w:rsidRPr="00F53094">
        <w:rPr>
          <w:rFonts w:hint="cs"/>
          <w:spacing w:val="-4"/>
          <w:rtl/>
        </w:rPr>
        <w:t>ה</w:t>
      </w:r>
      <w:r w:rsidRPr="00F53094">
        <w:rPr>
          <w:spacing w:val="-4"/>
          <w:rtl/>
        </w:rPr>
        <w:t xml:space="preserve"> </w:t>
      </w:r>
      <w:r w:rsidRPr="00F53094">
        <w:rPr>
          <w:rFonts w:hint="cs"/>
          <w:spacing w:val="-4"/>
          <w:rtl/>
        </w:rPr>
        <w:t xml:space="preserve"> כלפי </w:t>
      </w:r>
      <w:r w:rsidRPr="00F53094">
        <w:rPr>
          <w:spacing w:val="-4"/>
          <w:rtl/>
        </w:rPr>
        <w:t>המן.</w:t>
      </w:r>
    </w:p>
    <w:p w14:paraId="76DC2E6D" w14:textId="1E7C1729" w:rsidR="0094084F" w:rsidRDefault="0094084F" w:rsidP="0027636C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45F92A62" w14:textId="165931E7" w:rsidR="002A125E" w:rsidRPr="006F178A" w:rsidRDefault="002A125E" w:rsidP="002A125E">
      <w:pPr>
        <w:rPr>
          <w:rtl/>
        </w:rPr>
      </w:pPr>
      <w:r w:rsidRPr="00DB0BD7">
        <w:rPr>
          <w:rStyle w:val="a4"/>
          <w:rFonts w:hint="cs"/>
          <w:b/>
          <w:bCs/>
          <w:rtl/>
        </w:rPr>
        <w:t>'</w:t>
      </w:r>
      <w:r w:rsidRPr="00DB0BD7">
        <w:rPr>
          <w:rStyle w:val="a4"/>
          <w:b/>
          <w:bCs/>
          <w:rtl/>
        </w:rPr>
        <w:t>והמלך קם</w:t>
      </w:r>
      <w:r w:rsidRPr="0009407C">
        <w:rPr>
          <w:rStyle w:val="a4"/>
          <w:rtl/>
        </w:rPr>
        <w:t xml:space="preserve"> בחמתו</w:t>
      </w:r>
      <w:r>
        <w:rPr>
          <w:rStyle w:val="a4"/>
          <w:rFonts w:hint="cs"/>
          <w:rtl/>
        </w:rPr>
        <w:t xml:space="preserve">.. </w:t>
      </w:r>
      <w:r w:rsidRPr="00DB0BD7">
        <w:rPr>
          <w:rStyle w:val="a4"/>
          <w:b/>
          <w:bCs/>
          <w:rtl/>
        </w:rPr>
        <w:t>והמלך שב</w:t>
      </w:r>
      <w:r w:rsidRPr="00DB0BD7">
        <w:rPr>
          <w:rStyle w:val="a4"/>
          <w:rFonts w:hint="cs"/>
          <w:b/>
          <w:bCs/>
          <w:rtl/>
        </w:rPr>
        <w:t>'</w:t>
      </w:r>
      <w:r w:rsidRPr="0009407C">
        <w:rPr>
          <w:rStyle w:val="a4"/>
          <w:rtl/>
        </w:rPr>
        <w:t xml:space="preserve"> </w:t>
      </w:r>
      <w:r w:rsidRPr="006F178A">
        <w:rPr>
          <w:rtl/>
        </w:rPr>
        <w:t>מקיש שיבה לקימה</w:t>
      </w:r>
      <w:r>
        <w:rPr>
          <w:rFonts w:hint="cs"/>
          <w:rtl/>
        </w:rPr>
        <w:t xml:space="preserve"> - בחימה,</w:t>
      </w:r>
      <w:r w:rsidR="00F53094">
        <w:rPr>
          <w:rtl/>
        </w:rPr>
        <w:br/>
      </w:r>
      <w:r w:rsidR="00F53094">
        <w:rPr>
          <w:rFonts w:hint="cs"/>
          <w:rtl/>
        </w:rPr>
        <w:t xml:space="preserve">  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שמלאכי השרת נדמו </w:t>
      </w:r>
      <w:r>
        <w:rPr>
          <w:rFonts w:hint="cs"/>
          <w:rtl/>
        </w:rPr>
        <w:t>לשליחי המן</w:t>
      </w:r>
      <w:r w:rsidRPr="006F178A">
        <w:rPr>
          <w:rFonts w:hint="cs"/>
          <w:rtl/>
        </w:rPr>
        <w:t xml:space="preserve"> ועקר</w:t>
      </w:r>
      <w:r>
        <w:rPr>
          <w:rFonts w:hint="cs"/>
          <w:rtl/>
        </w:rPr>
        <w:t>ו</w:t>
      </w:r>
      <w:r w:rsidRPr="006F178A">
        <w:rPr>
          <w:rFonts w:hint="cs"/>
          <w:rtl/>
        </w:rPr>
        <w:t xml:space="preserve"> אילנות </w:t>
      </w:r>
      <w:r>
        <w:rPr>
          <w:rFonts w:hint="cs"/>
          <w:rtl/>
        </w:rPr>
        <w:t>מבוסתנו.</w:t>
      </w:r>
    </w:p>
    <w:p w14:paraId="3BDAAAFE" w14:textId="777CFADB" w:rsidR="0094084F" w:rsidRDefault="0094084F" w:rsidP="0027636C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3E16BF25" w14:textId="2B42C70B" w:rsidR="0027636C" w:rsidRDefault="002A125E" w:rsidP="00F53094">
      <w:pPr>
        <w:rPr>
          <w:spacing w:val="-4"/>
          <w:rtl/>
        </w:rPr>
      </w:pPr>
      <w:r w:rsidRPr="0027636C">
        <w:rPr>
          <w:rStyle w:val="afff"/>
          <w:rFonts w:hint="cs"/>
          <w:rtl/>
        </w:rPr>
        <w:t>וכששב</w:t>
      </w:r>
      <w:r w:rsidRPr="00F53094">
        <w:rPr>
          <w:rStyle w:val="a4"/>
          <w:spacing w:val="-4"/>
          <w:rtl/>
        </w:rPr>
        <w:t xml:space="preserve"> </w:t>
      </w:r>
      <w:r w:rsidRPr="0027636C">
        <w:rPr>
          <w:rStyle w:val="a4"/>
          <w:rFonts w:hint="cs"/>
          <w:rtl/>
        </w:rPr>
        <w:t>'</w:t>
      </w:r>
      <w:r w:rsidRPr="0027636C">
        <w:rPr>
          <w:rStyle w:val="a4"/>
          <w:rtl/>
        </w:rPr>
        <w:t>והמן נ</w:t>
      </w:r>
      <w:r w:rsidRPr="0027636C">
        <w:rPr>
          <w:rStyle w:val="a4"/>
          <w:rFonts w:hint="cs"/>
          <w:rtl/>
        </w:rPr>
        <w:t>ו</w:t>
      </w:r>
      <w:r w:rsidRPr="0027636C">
        <w:rPr>
          <w:rStyle w:val="a4"/>
          <w:rtl/>
        </w:rPr>
        <w:t>פל על המטה</w:t>
      </w:r>
      <w:r w:rsidRPr="0027636C">
        <w:rPr>
          <w:rStyle w:val="a4"/>
          <w:rFonts w:hint="cs"/>
          <w:rtl/>
        </w:rPr>
        <w:t>..</w:t>
      </w:r>
      <w:r w:rsidRPr="00F53094">
        <w:rPr>
          <w:rStyle w:val="a4"/>
          <w:rFonts w:hint="cs"/>
          <w:spacing w:val="-4"/>
          <w:rtl/>
        </w:rPr>
        <w:t>'</w:t>
      </w:r>
      <w:r w:rsidRPr="00F53094">
        <w:rPr>
          <w:rFonts w:hint="cs"/>
          <w:spacing w:val="-4"/>
          <w:rtl/>
        </w:rPr>
        <w:t xml:space="preserve"> </w:t>
      </w:r>
      <w:r w:rsidRPr="00F53094">
        <w:rPr>
          <w:rStyle w:val="afffb"/>
          <w:rFonts w:hint="cs"/>
          <w:spacing w:val="-4"/>
          <w:rtl/>
        </w:rPr>
        <w:t>ש</w:t>
      </w:r>
      <w:r w:rsidRPr="00F53094">
        <w:rPr>
          <w:rStyle w:val="afffb"/>
          <w:spacing w:val="-4"/>
          <w:rtl/>
        </w:rPr>
        <w:t>הפילו מלאך</w:t>
      </w:r>
      <w:r w:rsidRPr="00F53094">
        <w:rPr>
          <w:rStyle w:val="afffb"/>
          <w:rFonts w:hint="cs"/>
          <w:spacing w:val="-4"/>
          <w:rtl/>
        </w:rPr>
        <w:t xml:space="preserve"> </w:t>
      </w:r>
      <w:r w:rsidRPr="00F53094">
        <w:rPr>
          <w:rStyle w:val="afffb"/>
          <w:spacing w:val="-4"/>
          <w:rtl/>
        </w:rPr>
        <w:t>עליה</w:t>
      </w:r>
      <w:r w:rsidRPr="00F53094">
        <w:rPr>
          <w:rFonts w:hint="cs"/>
          <w:spacing w:val="-4"/>
          <w:rtl/>
        </w:rPr>
        <w:t xml:space="preserve">, </w:t>
      </w:r>
      <w:r w:rsidRPr="00411327">
        <w:rPr>
          <w:rStyle w:val="afff"/>
          <w:rFonts w:hint="cs"/>
          <w:b/>
          <w:spacing w:val="-4"/>
          <w:rtl/>
        </w:rPr>
        <w:t>א</w:t>
      </w:r>
      <w:r w:rsidRPr="00411327">
        <w:rPr>
          <w:rStyle w:val="afff"/>
          <w:b/>
          <w:spacing w:val="-4"/>
          <w:rtl/>
        </w:rPr>
        <w:t>מ</w:t>
      </w:r>
      <w:r w:rsidRPr="00411327">
        <w:rPr>
          <w:rStyle w:val="afff"/>
          <w:rFonts w:hint="cs"/>
          <w:b/>
          <w:spacing w:val="-4"/>
          <w:rtl/>
        </w:rPr>
        <w:t>ר</w:t>
      </w:r>
      <w:r w:rsidRPr="00F53094">
        <w:rPr>
          <w:spacing w:val="-4"/>
          <w:rtl/>
        </w:rPr>
        <w:t xml:space="preserve"> ויי מבית </w:t>
      </w:r>
      <w:r w:rsidRPr="00F53094">
        <w:rPr>
          <w:rFonts w:hint="cs"/>
          <w:spacing w:val="-4"/>
          <w:rtl/>
        </w:rPr>
        <w:t>ו</w:t>
      </w:r>
      <w:r w:rsidRPr="00F53094">
        <w:rPr>
          <w:spacing w:val="-4"/>
          <w:rtl/>
        </w:rPr>
        <w:t>מ</w:t>
      </w:r>
      <w:r w:rsidRPr="00F53094">
        <w:rPr>
          <w:rFonts w:hint="cs"/>
          <w:spacing w:val="-4"/>
          <w:rtl/>
        </w:rPr>
        <w:t>חוץ</w:t>
      </w:r>
      <w:r w:rsidRPr="00F53094">
        <w:rPr>
          <w:spacing w:val="-4"/>
          <w:rtl/>
        </w:rPr>
        <w:t>.</w:t>
      </w:r>
    </w:p>
    <w:p w14:paraId="53869C84" w14:textId="60E3BFE7" w:rsidR="0094084F" w:rsidRDefault="0094084F" w:rsidP="0027636C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210BEAFA" w14:textId="616AA69C" w:rsidR="00C32928" w:rsidRDefault="002A125E" w:rsidP="00F53094">
      <w:pPr>
        <w:rPr>
          <w:rFonts w:cs="Guttman Vilna"/>
          <w:b/>
          <w:bCs/>
          <w:rtl/>
        </w:rPr>
      </w:pPr>
      <w:r>
        <w:rPr>
          <w:rStyle w:val="a4"/>
          <w:rFonts w:hint="cs"/>
          <w:rtl/>
        </w:rPr>
        <w:t>'</w:t>
      </w:r>
      <w:r w:rsidRPr="007F0D60">
        <w:rPr>
          <w:rStyle w:val="a4"/>
          <w:rtl/>
        </w:rPr>
        <w:t xml:space="preserve">ויאמר </w:t>
      </w:r>
      <w:r w:rsidRPr="00DB0BD7">
        <w:rPr>
          <w:rStyle w:val="a4"/>
          <w:b/>
          <w:bCs/>
          <w:rtl/>
        </w:rPr>
        <w:t>חרבונה</w:t>
      </w:r>
      <w:r>
        <w:rPr>
          <w:rStyle w:val="a4"/>
          <w:rFonts w:hint="cs"/>
          <w:rtl/>
        </w:rPr>
        <w:t>..</w:t>
      </w:r>
      <w:r w:rsidRPr="007F0D60">
        <w:rPr>
          <w:rStyle w:val="a4"/>
          <w:rtl/>
        </w:rPr>
        <w:t xml:space="preserve">' </w:t>
      </w:r>
      <w:r w:rsidRPr="00392931">
        <w:rPr>
          <w:rtl/>
        </w:rPr>
        <w:t xml:space="preserve">באותה עצה היה, כיון שראה </w:t>
      </w:r>
      <w:r>
        <w:rPr>
          <w:rFonts w:hint="cs"/>
          <w:rtl/>
        </w:rPr>
        <w:t xml:space="preserve">כן </w:t>
      </w:r>
      <w:r w:rsidRPr="006F178A">
        <w:rPr>
          <w:rtl/>
        </w:rPr>
        <w:t>- מיד ברח</w:t>
      </w:r>
      <w:r>
        <w:rPr>
          <w:rFonts w:hint="cs"/>
          <w:rtl/>
        </w:rPr>
        <w:t>.</w:t>
      </w:r>
    </w:p>
    <w:p w14:paraId="75B7162A" w14:textId="403C26C2" w:rsidR="0094084F" w:rsidRDefault="0094084F" w:rsidP="00C32928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10C422F3" w14:textId="2B04E44D" w:rsidR="002A125E" w:rsidRPr="000C0C8B" w:rsidRDefault="002A125E" w:rsidP="00F53094">
      <w:pPr>
        <w:rPr>
          <w:spacing w:val="-2"/>
          <w:rtl/>
        </w:rPr>
      </w:pPr>
      <w:r w:rsidRPr="00C32928">
        <w:rPr>
          <w:rStyle w:val="a4"/>
          <w:rFonts w:hint="cs"/>
          <w:rtl/>
        </w:rPr>
        <w:lastRenderedPageBreak/>
        <w:t>'</w:t>
      </w:r>
      <w:r w:rsidRPr="00C32928">
        <w:rPr>
          <w:rStyle w:val="a4"/>
          <w:rtl/>
        </w:rPr>
        <w:t>וחמת המלך שככה</w:t>
      </w:r>
      <w:r w:rsidRPr="00C32928">
        <w:rPr>
          <w:rStyle w:val="a4"/>
          <w:rFonts w:hint="cs"/>
          <w:rtl/>
        </w:rPr>
        <w:t>'</w:t>
      </w:r>
      <w:r w:rsidR="00F53094">
        <w:rPr>
          <w:spacing w:val="-2"/>
          <w:rtl/>
        </w:rPr>
        <w:t xml:space="preserve"> א</w:t>
      </w:r>
      <w:r w:rsidR="00F53094">
        <w:rPr>
          <w:rFonts w:hint="cs"/>
          <w:spacing w:val="-2"/>
          <w:rtl/>
        </w:rPr>
        <w:t>'</w:t>
      </w:r>
      <w:r w:rsidRPr="00F53094">
        <w:rPr>
          <w:spacing w:val="-2"/>
          <w:rtl/>
        </w:rPr>
        <w:t xml:space="preserve"> </w:t>
      </w:r>
      <w:r w:rsidRPr="00F53094">
        <w:rPr>
          <w:rFonts w:hint="cs"/>
          <w:spacing w:val="-2"/>
          <w:rtl/>
        </w:rPr>
        <w:t>לה'</w:t>
      </w:r>
      <w:r w:rsidR="00F53094">
        <w:rPr>
          <w:spacing w:val="-2"/>
          <w:rtl/>
        </w:rPr>
        <w:t xml:space="preserve"> וא</w:t>
      </w:r>
      <w:r w:rsidR="00F53094">
        <w:rPr>
          <w:rFonts w:hint="cs"/>
          <w:spacing w:val="-2"/>
          <w:rtl/>
        </w:rPr>
        <w:t>'</w:t>
      </w:r>
      <w:r w:rsidRPr="00F53094">
        <w:rPr>
          <w:spacing w:val="-2"/>
          <w:rtl/>
        </w:rPr>
        <w:t xml:space="preserve"> </w:t>
      </w:r>
      <w:r w:rsidRPr="00F53094">
        <w:rPr>
          <w:rFonts w:hint="cs"/>
          <w:spacing w:val="-2"/>
          <w:rtl/>
        </w:rPr>
        <w:t>ל</w:t>
      </w:r>
      <w:r w:rsidRPr="00F53094">
        <w:rPr>
          <w:spacing w:val="-2"/>
          <w:rtl/>
        </w:rPr>
        <w:t>אחשורוש</w:t>
      </w:r>
      <w:r w:rsidRPr="009A4CE4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Pr="00F53094">
        <w:rPr>
          <w:rStyle w:val="afff"/>
          <w:rFonts w:cs="FrankRuehl" w:hint="cs"/>
          <w:b/>
          <w:spacing w:val="-2"/>
          <w:rtl/>
        </w:rPr>
        <w:t>ב</w:t>
      </w:r>
      <w:r w:rsidRPr="009A4CE4">
        <w:rPr>
          <w:rFonts w:cs="PFT_Frank" w:hint="cs"/>
          <w:b/>
          <w:bCs/>
          <w:spacing w:val="-2"/>
          <w:szCs w:val="14"/>
          <w:rtl/>
        </w:rPr>
        <w:t>.</w:t>
      </w:r>
      <w:r w:rsidRPr="00F53094">
        <w:rPr>
          <w:spacing w:val="-2"/>
          <w:rtl/>
        </w:rPr>
        <w:t xml:space="preserve"> </w:t>
      </w:r>
      <w:r w:rsidRPr="00F53094">
        <w:rPr>
          <w:rFonts w:hint="cs"/>
          <w:spacing w:val="-2"/>
          <w:rtl/>
        </w:rPr>
        <w:t>על</w:t>
      </w:r>
      <w:r w:rsidRPr="00F53094">
        <w:rPr>
          <w:spacing w:val="-2"/>
          <w:rtl/>
        </w:rPr>
        <w:t xml:space="preserve"> אסתר </w:t>
      </w:r>
      <w:r w:rsidRPr="00F53094">
        <w:rPr>
          <w:rFonts w:hint="cs"/>
          <w:spacing w:val="-2"/>
          <w:rtl/>
        </w:rPr>
        <w:t>ו</w:t>
      </w:r>
      <w:r w:rsidRPr="00F53094">
        <w:rPr>
          <w:spacing w:val="-2"/>
          <w:rtl/>
        </w:rPr>
        <w:t>ושתי.</w:t>
      </w:r>
    </w:p>
    <w:p w14:paraId="4F7D8EFB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טז:</w:t>
      </w:r>
    </w:p>
    <w:p w14:paraId="08044A85" w14:textId="3C142FE9" w:rsidR="002A125E" w:rsidRPr="00411327" w:rsidRDefault="002A125E" w:rsidP="00F53094">
      <w:pPr>
        <w:pStyle w:val="afffa"/>
        <w:rPr>
          <w:rStyle w:val="afff"/>
          <w:b/>
          <w:rtl/>
        </w:rPr>
      </w:pPr>
      <w:r w:rsidRPr="00392931">
        <w:rPr>
          <w:rStyle w:val="a4"/>
          <w:rFonts w:hint="cs"/>
          <w:rtl/>
        </w:rPr>
        <w:t>'</w:t>
      </w:r>
      <w:r w:rsidRPr="00392931">
        <w:rPr>
          <w:rStyle w:val="a4"/>
          <w:rtl/>
        </w:rPr>
        <w:t>לכלם נתן</w:t>
      </w:r>
      <w:r>
        <w:rPr>
          <w:rStyle w:val="a4"/>
          <w:rFonts w:hint="cs"/>
          <w:rtl/>
        </w:rPr>
        <w:t>..</w:t>
      </w:r>
      <w:r w:rsidRPr="00392931">
        <w:rPr>
          <w:rStyle w:val="a4"/>
          <w:rtl/>
        </w:rPr>
        <w:t xml:space="preserve"> חל</w:t>
      </w:r>
      <w:r>
        <w:rPr>
          <w:rStyle w:val="a4"/>
          <w:rFonts w:hint="cs"/>
          <w:rtl/>
        </w:rPr>
        <w:t>י</w:t>
      </w:r>
      <w:r w:rsidRPr="00392931">
        <w:rPr>
          <w:rStyle w:val="a4"/>
          <w:rtl/>
        </w:rPr>
        <w:t>פות</w:t>
      </w:r>
      <w:r>
        <w:rPr>
          <w:rStyle w:val="a4"/>
          <w:rFonts w:hint="cs"/>
          <w:rtl/>
        </w:rPr>
        <w:t>..</w:t>
      </w:r>
      <w:r w:rsidRPr="00392931">
        <w:rPr>
          <w:rStyle w:val="a4"/>
          <w:rtl/>
        </w:rPr>
        <w:t xml:space="preserve"> ולבנימן</w:t>
      </w:r>
      <w:r>
        <w:rPr>
          <w:rStyle w:val="a4"/>
          <w:rFonts w:hint="cs"/>
          <w:rtl/>
        </w:rPr>
        <w:t>..</w:t>
      </w:r>
      <w:r w:rsidRPr="00392931">
        <w:rPr>
          <w:rStyle w:val="a4"/>
          <w:rFonts w:hint="cs"/>
          <w:rtl/>
        </w:rPr>
        <w:t xml:space="preserve"> </w:t>
      </w:r>
      <w:r w:rsidRPr="00DB0BD7">
        <w:rPr>
          <w:rStyle w:val="a4"/>
          <w:b/>
          <w:bCs/>
          <w:rtl/>
        </w:rPr>
        <w:t>חמש</w:t>
      </w:r>
      <w:r w:rsidRPr="00392931">
        <w:rPr>
          <w:rStyle w:val="a4"/>
          <w:rtl/>
        </w:rPr>
        <w:t xml:space="preserve"> חליפת</w:t>
      </w:r>
      <w:r w:rsidRPr="009C1970">
        <w:rPr>
          <w:rStyle w:val="a4"/>
          <w:rFonts w:hint="cs"/>
          <w:rtl/>
        </w:rPr>
        <w:t>'</w:t>
      </w:r>
      <w:r>
        <w:rPr>
          <w:rFonts w:hint="cs"/>
          <w:rtl/>
        </w:rPr>
        <w:t xml:space="preserve"> </w:t>
      </w:r>
    </w:p>
    <w:p w14:paraId="27AB793B" w14:textId="77777777" w:rsidR="002A125E" w:rsidRDefault="002A125E" w:rsidP="00E80A74">
      <w:pPr>
        <w:pStyle w:val="afffa"/>
        <w:rPr>
          <w:sz w:val="20"/>
          <w:rtl/>
        </w:rPr>
      </w:pPr>
      <w:r>
        <w:rPr>
          <w:rFonts w:hint="cs"/>
          <w:sz w:val="20"/>
          <w:rtl/>
        </w:rPr>
        <w:t>ר</w:t>
      </w:r>
      <w:r w:rsidRPr="006F178A">
        <w:rPr>
          <w:sz w:val="20"/>
          <w:rtl/>
        </w:rPr>
        <w:t>מז לו, שעתיד לצאת ממנו בן שיצא בחמשה לבושי מלכות,</w:t>
      </w:r>
    </w:p>
    <w:p w14:paraId="785686A6" w14:textId="77777777" w:rsidR="002A125E" w:rsidRPr="006F178A" w:rsidRDefault="002A125E" w:rsidP="00E80A74">
      <w:pPr>
        <w:pStyle w:val="afffa"/>
        <w:rPr>
          <w:rtl/>
        </w:rPr>
      </w:pPr>
      <w:r>
        <w:rPr>
          <w:rFonts w:hint="cs"/>
          <w:sz w:val="20"/>
          <w:rtl/>
        </w:rPr>
        <w:t>ד</w:t>
      </w:r>
      <w:r>
        <w:rPr>
          <w:rStyle w:val="a4"/>
          <w:rFonts w:hint="cs"/>
          <w:rtl/>
        </w:rPr>
        <w:t>'</w:t>
      </w:r>
      <w:r w:rsidRPr="00516CCC">
        <w:rPr>
          <w:rStyle w:val="a4"/>
          <w:rFonts w:hint="cs"/>
          <w:rtl/>
        </w:rPr>
        <w:t>ו</w:t>
      </w:r>
      <w:r w:rsidRPr="00516CCC">
        <w:rPr>
          <w:rStyle w:val="a4"/>
          <w:rtl/>
        </w:rPr>
        <w:t>מרדכי יצא</w:t>
      </w:r>
      <w:r w:rsidRPr="00516CCC">
        <w:rPr>
          <w:rStyle w:val="a4"/>
          <w:rFonts w:hint="cs"/>
          <w:rtl/>
        </w:rPr>
        <w:t xml:space="preserve">.. </w:t>
      </w:r>
      <w:r w:rsidRPr="00516CCC">
        <w:rPr>
          <w:rStyle w:val="a4"/>
          <w:rtl/>
        </w:rPr>
        <w:t xml:space="preserve">בלבוש מלכות </w:t>
      </w:r>
      <w:r w:rsidRPr="00DB0BD7">
        <w:rPr>
          <w:rStyle w:val="a4"/>
          <w:b/>
          <w:bCs/>
          <w:rtl/>
        </w:rPr>
        <w:t xml:space="preserve">תכלת </w:t>
      </w:r>
      <w:r w:rsidRPr="00DB0BD7">
        <w:rPr>
          <w:rStyle w:val="a4"/>
          <w:rFonts w:hint="cs"/>
          <w:b/>
          <w:bCs/>
          <w:rtl/>
        </w:rPr>
        <w:t>וחור ועטרת זהב.. בוץ וארגמן'</w:t>
      </w:r>
      <w:r>
        <w:rPr>
          <w:rStyle w:val="a4"/>
          <w:rFonts w:hint="cs"/>
          <w:rtl/>
        </w:rPr>
        <w:t>.</w:t>
      </w:r>
    </w:p>
    <w:p w14:paraId="2EEA84A4" w14:textId="59336255" w:rsidR="00F53094" w:rsidRDefault="00F53094" w:rsidP="002A125E">
      <w:pPr>
        <w:pStyle w:val="afffa"/>
        <w:rPr>
          <w:rStyle w:val="a4"/>
          <w:rtl/>
        </w:rPr>
      </w:pPr>
      <w:r>
        <w:rPr>
          <w:rStyle w:val="afff"/>
          <w:rFonts w:ascii="Times New Roman" w:hAnsi="Times New Roman" w:cs="Times New Roman" w:hint="cs"/>
          <w:rtl/>
        </w:rPr>
        <w:t>◦</w:t>
      </w:r>
      <w:r w:rsidRPr="00411327">
        <w:rPr>
          <w:rStyle w:val="afff"/>
          <w:b/>
          <w:rtl/>
        </w:rPr>
        <w:t xml:space="preserve"> </w:t>
      </w:r>
      <w:r w:rsidR="002A125E" w:rsidRPr="00A824E4">
        <w:rPr>
          <w:rStyle w:val="a4"/>
          <w:rFonts w:hint="cs"/>
          <w:rtl/>
        </w:rPr>
        <w:t>'</w:t>
      </w:r>
      <w:r w:rsidR="002A125E" w:rsidRPr="00A824E4">
        <w:rPr>
          <w:rStyle w:val="a4"/>
          <w:rtl/>
        </w:rPr>
        <w:t xml:space="preserve">ויפל על </w:t>
      </w:r>
      <w:r w:rsidR="002A125E" w:rsidRPr="00DB0BD7">
        <w:rPr>
          <w:rStyle w:val="a4"/>
          <w:b/>
          <w:bCs/>
          <w:rtl/>
        </w:rPr>
        <w:t>צוארי</w:t>
      </w:r>
      <w:r w:rsidR="002A125E" w:rsidRPr="00A824E4">
        <w:rPr>
          <w:rStyle w:val="a4"/>
          <w:rtl/>
        </w:rPr>
        <w:t xml:space="preserve"> בנימן אחיו</w:t>
      </w:r>
      <w:r w:rsidR="002A125E" w:rsidRPr="00A824E4">
        <w:rPr>
          <w:rStyle w:val="a4"/>
          <w:rFonts w:hint="cs"/>
          <w:rtl/>
        </w:rPr>
        <w:t>'</w:t>
      </w:r>
      <w:r w:rsidR="002A125E" w:rsidRPr="00A824E4">
        <w:rPr>
          <w:rStyle w:val="a4"/>
          <w:rtl/>
        </w:rPr>
        <w:t xml:space="preserve"> </w:t>
      </w:r>
      <w:r w:rsidR="002A125E" w:rsidRPr="006F178A">
        <w:rPr>
          <w:rtl/>
        </w:rPr>
        <w:t>על ש</w:t>
      </w:r>
      <w:r w:rsidR="002A125E">
        <w:rPr>
          <w:rtl/>
        </w:rPr>
        <w:t xml:space="preserve">ני מקדשים </w:t>
      </w:r>
      <w:r w:rsidR="002A125E">
        <w:rPr>
          <w:rFonts w:hint="cs"/>
          <w:rtl/>
        </w:rPr>
        <w:t>ש</w:t>
      </w:r>
      <w:r w:rsidR="002A125E">
        <w:rPr>
          <w:rtl/>
        </w:rPr>
        <w:t>בחלק</w:t>
      </w:r>
      <w:r w:rsidR="002A125E">
        <w:rPr>
          <w:rFonts w:hint="cs"/>
          <w:rtl/>
        </w:rPr>
        <w:t>ו</w:t>
      </w:r>
      <w:r w:rsidR="002A125E" w:rsidRPr="006F178A">
        <w:rPr>
          <w:rtl/>
        </w:rPr>
        <w:t xml:space="preserve"> </w:t>
      </w:r>
      <w:r w:rsidR="002A125E">
        <w:rPr>
          <w:rFonts w:hint="cs"/>
          <w:rtl/>
        </w:rPr>
        <w:t>שי</w:t>
      </w:r>
      <w:r w:rsidR="002A125E" w:rsidRPr="006F178A">
        <w:rPr>
          <w:rtl/>
        </w:rPr>
        <w:t>יחרב</w:t>
      </w:r>
      <w:r w:rsidR="002A125E">
        <w:rPr>
          <w:rFonts w:hint="cs"/>
          <w:rtl/>
        </w:rPr>
        <w:t>ו</w:t>
      </w:r>
      <w:r w:rsidR="002A125E">
        <w:rPr>
          <w:rStyle w:val="a4"/>
          <w:rFonts w:hint="cs"/>
          <w:rtl/>
        </w:rPr>
        <w:t xml:space="preserve">, </w:t>
      </w:r>
    </w:p>
    <w:p w14:paraId="2A7893AE" w14:textId="73B6C32E" w:rsidR="002A125E" w:rsidRPr="006F178A" w:rsidRDefault="00F53094" w:rsidP="002A125E">
      <w:pPr>
        <w:pStyle w:val="afffa"/>
        <w:rPr>
          <w:rtl/>
        </w:rPr>
      </w:pPr>
      <w:r>
        <w:rPr>
          <w:rStyle w:val="afff"/>
          <w:rFonts w:ascii="Times New Roman" w:hAnsi="Times New Roman" w:cs="Times New Roman" w:hint="cs"/>
          <w:rtl/>
        </w:rPr>
        <w:t>◦</w:t>
      </w:r>
      <w:r w:rsidRPr="00411327">
        <w:rPr>
          <w:rStyle w:val="afff"/>
          <w:b/>
          <w:rtl/>
        </w:rPr>
        <w:t xml:space="preserve"> </w:t>
      </w:r>
      <w:r w:rsidR="002A125E" w:rsidRPr="00A824E4">
        <w:rPr>
          <w:rStyle w:val="a4"/>
          <w:rFonts w:hint="cs"/>
          <w:rtl/>
        </w:rPr>
        <w:t>'</w:t>
      </w:r>
      <w:r w:rsidR="002A125E" w:rsidRPr="00A824E4">
        <w:rPr>
          <w:rStyle w:val="a4"/>
          <w:rtl/>
        </w:rPr>
        <w:t xml:space="preserve">ובנימן בכה על </w:t>
      </w:r>
      <w:r w:rsidR="002A125E" w:rsidRPr="00DB0BD7">
        <w:rPr>
          <w:rStyle w:val="a4"/>
          <w:b/>
          <w:bCs/>
          <w:rtl/>
        </w:rPr>
        <w:t>צואריו</w:t>
      </w:r>
      <w:r w:rsidR="002A125E" w:rsidRPr="00DB0BD7">
        <w:rPr>
          <w:rStyle w:val="a4"/>
          <w:rFonts w:hint="cs"/>
          <w:b/>
          <w:bCs/>
          <w:rtl/>
        </w:rPr>
        <w:t>'</w:t>
      </w:r>
      <w:r w:rsidR="002A125E" w:rsidRPr="00A824E4">
        <w:rPr>
          <w:rStyle w:val="a4"/>
          <w:rtl/>
        </w:rPr>
        <w:t xml:space="preserve"> </w:t>
      </w:r>
      <w:r w:rsidR="002A125E" w:rsidRPr="006F178A">
        <w:rPr>
          <w:rtl/>
        </w:rPr>
        <w:t xml:space="preserve">על משכן שילה </w:t>
      </w:r>
      <w:r w:rsidR="002A125E">
        <w:rPr>
          <w:rFonts w:hint="cs"/>
          <w:rtl/>
        </w:rPr>
        <w:t>ש</w:t>
      </w:r>
      <w:r w:rsidR="002A125E">
        <w:rPr>
          <w:rtl/>
        </w:rPr>
        <w:t xml:space="preserve">בחלקו </w:t>
      </w:r>
      <w:r w:rsidR="002A125E">
        <w:rPr>
          <w:rFonts w:hint="cs"/>
          <w:rtl/>
        </w:rPr>
        <w:t>שיי</w:t>
      </w:r>
      <w:r w:rsidR="002A125E" w:rsidRPr="006F178A">
        <w:rPr>
          <w:rtl/>
        </w:rPr>
        <w:t>חרב.</w:t>
      </w:r>
    </w:p>
    <w:p w14:paraId="6EC639F9" w14:textId="787DB789" w:rsidR="002A125E" w:rsidRPr="00714A95" w:rsidRDefault="00F53094" w:rsidP="002A125E">
      <w:pPr>
        <w:pStyle w:val="afffa"/>
        <w:rPr>
          <w:spacing w:val="-4"/>
          <w:rtl/>
        </w:rPr>
      </w:pPr>
      <w:r>
        <w:rPr>
          <w:rStyle w:val="afff"/>
          <w:rFonts w:ascii="Times New Roman" w:hAnsi="Times New Roman" w:cs="Times New Roman" w:hint="cs"/>
          <w:rtl/>
        </w:rPr>
        <w:t>◦</w:t>
      </w:r>
      <w:r w:rsidRPr="00411327">
        <w:rPr>
          <w:rStyle w:val="afff"/>
          <w:b/>
          <w:rtl/>
        </w:rPr>
        <w:t xml:space="preserve"> </w:t>
      </w:r>
      <w:r w:rsidR="002A125E" w:rsidRPr="00714A95">
        <w:rPr>
          <w:rStyle w:val="a4"/>
          <w:rFonts w:hint="cs"/>
          <w:rtl/>
        </w:rPr>
        <w:t>'</w:t>
      </w:r>
      <w:r w:rsidR="002A125E" w:rsidRPr="00714A95">
        <w:rPr>
          <w:rStyle w:val="a4"/>
          <w:rtl/>
        </w:rPr>
        <w:t>והנה עיניכם ראות ועיני אחי בנימין</w:t>
      </w:r>
      <w:r w:rsidR="002A125E" w:rsidRPr="00714A95">
        <w:rPr>
          <w:rStyle w:val="a4"/>
          <w:rFonts w:hint="cs"/>
          <w:rtl/>
        </w:rPr>
        <w:t>'</w:t>
      </w:r>
      <w:r w:rsidR="002A125E" w:rsidRPr="00A22F74">
        <w:rPr>
          <w:rFonts w:hint="cs"/>
          <w:rtl/>
        </w:rPr>
        <w:t xml:space="preserve"> </w:t>
      </w:r>
      <w:r w:rsidR="002A125E" w:rsidRPr="00714A95">
        <w:rPr>
          <w:rFonts w:hint="cs"/>
          <w:spacing w:val="-4"/>
          <w:rtl/>
        </w:rPr>
        <w:t>שאין בלבי עליכם כבנימין שלא מכרני,</w:t>
      </w:r>
    </w:p>
    <w:p w14:paraId="45AAF566" w14:textId="5F080DFF" w:rsidR="002A125E" w:rsidRPr="006F178A" w:rsidRDefault="00F53094" w:rsidP="002A125E">
      <w:pPr>
        <w:pStyle w:val="afffa"/>
        <w:rPr>
          <w:rFonts w:cs="Guttman Vilna"/>
          <w:b/>
          <w:bCs/>
          <w:rtl/>
        </w:rPr>
      </w:pPr>
      <w:r>
        <w:rPr>
          <w:rStyle w:val="afff"/>
          <w:rFonts w:ascii="Times New Roman" w:hAnsi="Times New Roman" w:cs="Times New Roman" w:hint="cs"/>
          <w:rtl/>
        </w:rPr>
        <w:t>◦</w:t>
      </w:r>
      <w:r w:rsidRPr="00411327">
        <w:rPr>
          <w:rStyle w:val="afff"/>
          <w:b/>
          <w:rtl/>
        </w:rPr>
        <w:t xml:space="preserve"> </w:t>
      </w:r>
      <w:r w:rsidR="002A125E">
        <w:rPr>
          <w:rStyle w:val="a4"/>
          <w:rFonts w:hint="cs"/>
          <w:rtl/>
        </w:rPr>
        <w:t xml:space="preserve">'כי </w:t>
      </w:r>
      <w:r w:rsidR="002A125E" w:rsidRPr="00DB0BD7">
        <w:rPr>
          <w:rStyle w:val="a4"/>
          <w:rtl/>
        </w:rPr>
        <w:t>פי</w:t>
      </w:r>
      <w:r w:rsidR="002A125E" w:rsidRPr="006F178A">
        <w:rPr>
          <w:rtl/>
        </w:rPr>
        <w:t xml:space="preserve"> </w:t>
      </w:r>
      <w:r w:rsidR="002A125E" w:rsidRPr="00DB0BD7">
        <w:rPr>
          <w:rStyle w:val="a4"/>
          <w:rtl/>
        </w:rPr>
        <w:t>המדבר</w:t>
      </w:r>
      <w:r w:rsidR="002A125E" w:rsidRPr="00DB0BD7">
        <w:rPr>
          <w:rStyle w:val="a4"/>
          <w:rFonts w:hint="cs"/>
          <w:rtl/>
        </w:rPr>
        <w:t>'</w:t>
      </w:r>
      <w:r w:rsidR="002A125E" w:rsidRPr="006F178A">
        <w:rPr>
          <w:rtl/>
        </w:rPr>
        <w:t xml:space="preserve"> כפי - כן לבי.</w:t>
      </w:r>
    </w:p>
    <w:p w14:paraId="4A953248" w14:textId="365192BE" w:rsidR="002A125E" w:rsidRPr="006F178A" w:rsidRDefault="00F53094" w:rsidP="002A125E">
      <w:pPr>
        <w:pStyle w:val="afffa"/>
        <w:rPr>
          <w:rtl/>
        </w:rPr>
      </w:pPr>
      <w:r>
        <w:rPr>
          <w:rStyle w:val="afff"/>
          <w:rFonts w:ascii="Times New Roman" w:hAnsi="Times New Roman" w:cs="Times New Roman" w:hint="cs"/>
          <w:rtl/>
        </w:rPr>
        <w:t>◦</w:t>
      </w:r>
      <w:r w:rsidRPr="00411327">
        <w:rPr>
          <w:rStyle w:val="afff"/>
          <w:b/>
          <w:rtl/>
        </w:rPr>
        <w:t xml:space="preserve"> </w:t>
      </w:r>
      <w:r w:rsidR="002A125E" w:rsidRPr="00A824E4">
        <w:rPr>
          <w:rStyle w:val="a4"/>
          <w:rFonts w:hint="cs"/>
          <w:rtl/>
        </w:rPr>
        <w:t>'</w:t>
      </w:r>
      <w:r w:rsidR="002A125E" w:rsidRPr="00A824E4">
        <w:rPr>
          <w:rStyle w:val="a4"/>
          <w:rtl/>
        </w:rPr>
        <w:t>ולאביו</w:t>
      </w:r>
      <w:r w:rsidR="002A125E">
        <w:rPr>
          <w:rStyle w:val="a4"/>
          <w:rFonts w:hint="cs"/>
          <w:rtl/>
        </w:rPr>
        <w:t xml:space="preserve"> שלח..</w:t>
      </w:r>
      <w:r w:rsidR="002A125E" w:rsidRPr="00A824E4">
        <w:rPr>
          <w:rStyle w:val="a4"/>
          <w:rtl/>
        </w:rPr>
        <w:t xml:space="preserve"> מטוב מצרים</w:t>
      </w:r>
      <w:r w:rsidR="002A125E" w:rsidRPr="00A824E4">
        <w:rPr>
          <w:rStyle w:val="a4"/>
          <w:rFonts w:hint="cs"/>
          <w:rtl/>
        </w:rPr>
        <w:t>'</w:t>
      </w:r>
      <w:r w:rsidR="002A125E">
        <w:rPr>
          <w:rtl/>
        </w:rPr>
        <w:t xml:space="preserve"> </w:t>
      </w:r>
      <w:r w:rsidR="002A125E" w:rsidRPr="001846F4">
        <w:rPr>
          <w:rtl/>
        </w:rPr>
        <w:t>יין</w:t>
      </w:r>
      <w:r w:rsidR="002A125E" w:rsidRPr="001846F4">
        <w:rPr>
          <w:rFonts w:hint="cs"/>
          <w:rtl/>
        </w:rPr>
        <w:t xml:space="preserve"> </w:t>
      </w:r>
      <w:r w:rsidR="002A125E" w:rsidRPr="00DB0BD7">
        <w:rPr>
          <w:rtl/>
        </w:rPr>
        <w:t>ישן</w:t>
      </w:r>
      <w:r w:rsidR="002A125E" w:rsidRPr="001846F4">
        <w:rPr>
          <w:rtl/>
        </w:rPr>
        <w:t xml:space="preserve"> , שדעת</w:t>
      </w:r>
      <w:r w:rsidR="002A125E" w:rsidRPr="006F178A">
        <w:rPr>
          <w:rtl/>
        </w:rPr>
        <w:t xml:space="preserve"> זקנים נוחה הימנו.</w:t>
      </w:r>
    </w:p>
    <w:p w14:paraId="58B6C108" w14:textId="6A20C9EF" w:rsidR="002A125E" w:rsidRPr="006F178A" w:rsidRDefault="00F53094" w:rsidP="002A125E">
      <w:pPr>
        <w:pStyle w:val="afffa"/>
        <w:rPr>
          <w:rtl/>
        </w:rPr>
      </w:pPr>
      <w:r>
        <w:rPr>
          <w:rStyle w:val="afff"/>
          <w:rFonts w:ascii="Times New Roman" w:hAnsi="Times New Roman" w:cs="Times New Roman" w:hint="cs"/>
          <w:rtl/>
        </w:rPr>
        <w:t>◦</w:t>
      </w:r>
      <w:r w:rsidRPr="00411327">
        <w:rPr>
          <w:rStyle w:val="afff"/>
          <w:b/>
          <w:rtl/>
        </w:rPr>
        <w:t xml:space="preserve"> </w:t>
      </w:r>
      <w:r w:rsidR="002A125E" w:rsidRPr="00A824E4">
        <w:rPr>
          <w:rStyle w:val="a4"/>
          <w:rFonts w:hint="cs"/>
          <w:rtl/>
        </w:rPr>
        <w:t>'</w:t>
      </w:r>
      <w:r w:rsidR="002A125E" w:rsidRPr="00A824E4">
        <w:rPr>
          <w:rStyle w:val="a4"/>
          <w:rtl/>
        </w:rPr>
        <w:t>וישתחו ישראל על ראש המטה',</w:t>
      </w:r>
      <w:r w:rsidR="002A125E" w:rsidRPr="006F178A">
        <w:rPr>
          <w:rFonts w:hint="cs"/>
          <w:rtl/>
        </w:rPr>
        <w:t xml:space="preserve"> </w:t>
      </w:r>
      <w:r w:rsidR="002A125E">
        <w:rPr>
          <w:rFonts w:hint="cs"/>
          <w:rtl/>
        </w:rPr>
        <w:t>שועל בזמנו השתחווה לו</w:t>
      </w:r>
      <w:r w:rsidR="002A125E" w:rsidRPr="006F178A">
        <w:rPr>
          <w:rtl/>
        </w:rPr>
        <w:t>.</w:t>
      </w:r>
    </w:p>
    <w:p w14:paraId="761837AE" w14:textId="02ECCA5F" w:rsidR="002A125E" w:rsidRDefault="00F53094" w:rsidP="00714A95">
      <w:pPr>
        <w:pStyle w:val="afffa"/>
        <w:spacing w:after="60"/>
        <w:ind w:left="0" w:firstLine="0"/>
        <w:rPr>
          <w:rFonts w:cs="Guttman Vilna"/>
          <w:b/>
          <w:bCs/>
          <w:rtl/>
        </w:rPr>
      </w:pPr>
      <w:r>
        <w:rPr>
          <w:rStyle w:val="afff"/>
          <w:rFonts w:ascii="Times New Roman" w:hAnsi="Times New Roman" w:cs="Times New Roman" w:hint="cs"/>
          <w:rtl/>
        </w:rPr>
        <w:t>◦</w:t>
      </w:r>
      <w:r w:rsidRPr="00411327">
        <w:rPr>
          <w:rStyle w:val="afff"/>
          <w:b/>
          <w:rtl/>
        </w:rPr>
        <w:t xml:space="preserve"> </w:t>
      </w:r>
      <w:r w:rsidR="002A125E" w:rsidRPr="00A824E4">
        <w:rPr>
          <w:rStyle w:val="a4"/>
          <w:rFonts w:hint="cs"/>
          <w:rtl/>
        </w:rPr>
        <w:t>'</w:t>
      </w:r>
      <w:r w:rsidR="002A125E" w:rsidRPr="00A824E4">
        <w:rPr>
          <w:rStyle w:val="a4"/>
          <w:rtl/>
        </w:rPr>
        <w:t>וינחם אותם וידבר על לבם</w:t>
      </w:r>
      <w:r w:rsidR="002A125E" w:rsidRPr="00A824E4">
        <w:rPr>
          <w:rStyle w:val="a4"/>
          <w:rFonts w:hint="cs"/>
          <w:rtl/>
        </w:rPr>
        <w:t>'</w:t>
      </w:r>
      <w:r w:rsidR="002A125E" w:rsidRPr="00A824E4">
        <w:rPr>
          <w:rStyle w:val="a4"/>
          <w:rtl/>
        </w:rPr>
        <w:t xml:space="preserve"> </w:t>
      </w:r>
      <w:r w:rsidR="002A125E">
        <w:rPr>
          <w:rtl/>
        </w:rPr>
        <w:t>נר אחד היאך יכ</w:t>
      </w:r>
      <w:r w:rsidR="002A125E">
        <w:rPr>
          <w:rFonts w:hint="cs"/>
          <w:rtl/>
        </w:rPr>
        <w:t>בה</w:t>
      </w:r>
      <w:r w:rsidR="002A125E" w:rsidRPr="006F178A">
        <w:rPr>
          <w:rtl/>
        </w:rPr>
        <w:t xml:space="preserve"> עשרה נרות?</w:t>
      </w:r>
      <w:r w:rsidR="002A125E">
        <w:rPr>
          <w:rFonts w:cs="Guttman Vilna" w:hint="cs"/>
          <w:b/>
          <w:bCs/>
          <w:rtl/>
        </w:rPr>
        <w:t>]</w:t>
      </w:r>
    </w:p>
    <w:p w14:paraId="6D81DB2F" w14:textId="2DDCD2E2" w:rsidR="00AC5077" w:rsidRPr="006F178A" w:rsidRDefault="00AC5077" w:rsidP="00E7367D">
      <w:pPr>
        <w:pStyle w:val="afff4"/>
        <w:rPr>
          <w:rtl/>
        </w:rPr>
      </w:pPr>
      <w:r>
        <w:rPr>
          <w:rFonts w:hint="cs"/>
          <w:rtl/>
        </w:rPr>
        <w:t>ז' דרשות נוספות</w:t>
      </w:r>
    </w:p>
    <w:p w14:paraId="228A3CB9" w14:textId="64D15984" w:rsidR="0094084F" w:rsidRDefault="0094084F" w:rsidP="00714A95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5494680" w14:textId="3DF6077E" w:rsidR="002A125E" w:rsidRPr="00E80A74" w:rsidRDefault="002A125E" w:rsidP="002A125E">
      <w:pPr>
        <w:pStyle w:val="afffa"/>
        <w:rPr>
          <w:rtl/>
        </w:rPr>
      </w:pPr>
      <w:r w:rsidRPr="007F0D60">
        <w:rPr>
          <w:rStyle w:val="a4"/>
          <w:rtl/>
        </w:rPr>
        <w:t>ליהודים היתה אורה</w:t>
      </w:r>
      <w:r>
        <w:rPr>
          <w:rStyle w:val="a4"/>
          <w:rFonts w:hint="cs"/>
          <w:rtl/>
        </w:rPr>
        <w:t xml:space="preserve"> </w:t>
      </w:r>
      <w:r w:rsidRPr="006F178A">
        <w:rPr>
          <w:rtl/>
        </w:rPr>
        <w:t>תורה</w:t>
      </w:r>
      <w:r w:rsidRPr="007F0D60">
        <w:rPr>
          <w:rStyle w:val="a4"/>
          <w:rtl/>
        </w:rPr>
        <w:t xml:space="preserve"> </w:t>
      </w:r>
      <w:r w:rsidRPr="00714A95">
        <w:rPr>
          <w:rStyle w:val="a4"/>
          <w:spacing w:val="-2"/>
          <w:rtl/>
        </w:rPr>
        <w:t xml:space="preserve">ושמחה </w:t>
      </w:r>
      <w:r w:rsidRPr="00714A95">
        <w:rPr>
          <w:spacing w:val="-2"/>
          <w:rtl/>
        </w:rPr>
        <w:t>יו"ט</w:t>
      </w:r>
      <w:r w:rsidRPr="00714A95">
        <w:rPr>
          <w:rStyle w:val="a4"/>
          <w:spacing w:val="-2"/>
          <w:rtl/>
        </w:rPr>
        <w:t xml:space="preserve"> וששון </w:t>
      </w:r>
      <w:r w:rsidRPr="00714A95">
        <w:rPr>
          <w:spacing w:val="-2"/>
          <w:rtl/>
        </w:rPr>
        <w:t>מילה</w:t>
      </w:r>
      <w:r w:rsidRPr="00714A95">
        <w:rPr>
          <w:rStyle w:val="a4"/>
          <w:spacing w:val="-2"/>
          <w:rtl/>
        </w:rPr>
        <w:t xml:space="preserve"> ויקר</w:t>
      </w:r>
      <w:r>
        <w:rPr>
          <w:rStyle w:val="a4"/>
          <w:rFonts w:hint="cs"/>
          <w:rtl/>
        </w:rPr>
        <w:t xml:space="preserve"> </w:t>
      </w:r>
      <w:r w:rsidRPr="00714A95">
        <w:rPr>
          <w:spacing w:val="-4"/>
          <w:rtl/>
        </w:rPr>
        <w:t>תפ</w:t>
      </w:r>
      <w:r w:rsidRPr="00714A95">
        <w:rPr>
          <w:rFonts w:hint="cs"/>
          <w:spacing w:val="-4"/>
          <w:rtl/>
        </w:rPr>
        <w:t>י</w:t>
      </w:r>
      <w:r w:rsidRPr="00714A95">
        <w:rPr>
          <w:spacing w:val="-4"/>
          <w:rtl/>
        </w:rPr>
        <w:t>לין</w:t>
      </w:r>
      <w:r w:rsidRPr="00714A95">
        <w:rPr>
          <w:rFonts w:hint="cs"/>
          <w:spacing w:val="-4"/>
          <w:rtl/>
        </w:rPr>
        <w:t>, שגזר המן</w:t>
      </w:r>
      <w:r w:rsidRPr="00714A95">
        <w:rPr>
          <w:spacing w:val="-4"/>
          <w:rtl/>
        </w:rPr>
        <w:t xml:space="preserve"> </w:t>
      </w:r>
    </w:p>
    <w:p w14:paraId="64D2132A" w14:textId="70130C78" w:rsidR="0094084F" w:rsidRDefault="0094084F" w:rsidP="00714A95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47228A0C" w14:textId="6618E9E6" w:rsidR="002A125E" w:rsidRPr="006F178A" w:rsidRDefault="002A125E" w:rsidP="002A125E">
      <w:pPr>
        <w:rPr>
          <w:rtl/>
        </w:rPr>
      </w:pPr>
      <w:r w:rsidRPr="00DB0BD7">
        <w:rPr>
          <w:rStyle w:val="a4"/>
          <w:rFonts w:hint="cs"/>
          <w:b/>
          <w:bCs/>
          <w:rtl/>
        </w:rPr>
        <w:t>'</w:t>
      </w:r>
      <w:r w:rsidRPr="00DB0BD7">
        <w:rPr>
          <w:rStyle w:val="a4"/>
          <w:b/>
          <w:bCs/>
          <w:rtl/>
        </w:rPr>
        <w:t>ואת</w:t>
      </w:r>
      <w:r w:rsidRPr="00701689">
        <w:rPr>
          <w:rStyle w:val="a4"/>
          <w:rtl/>
        </w:rPr>
        <w:t xml:space="preserve"> פרשנדתא</w:t>
      </w:r>
      <w:r>
        <w:rPr>
          <w:rStyle w:val="a4"/>
          <w:rFonts w:hint="cs"/>
          <w:rtl/>
        </w:rPr>
        <w:t>..</w:t>
      </w:r>
      <w:r w:rsidRPr="00701689">
        <w:rPr>
          <w:rStyle w:val="a4"/>
          <w:rtl/>
        </w:rPr>
        <w:t xml:space="preserve"> </w:t>
      </w:r>
      <w:r>
        <w:rPr>
          <w:rStyle w:val="a4"/>
          <w:rFonts w:hint="cs"/>
          <w:b/>
          <w:bCs/>
          <w:rtl/>
        </w:rPr>
        <w:t xml:space="preserve">- </w:t>
      </w:r>
      <w:r w:rsidRPr="00DB0BD7">
        <w:rPr>
          <w:rStyle w:val="a4"/>
          <w:b/>
          <w:bCs/>
          <w:rtl/>
        </w:rPr>
        <w:t>עשרת</w:t>
      </w:r>
      <w:r w:rsidRPr="00701689">
        <w:rPr>
          <w:rStyle w:val="a4"/>
          <w:rtl/>
        </w:rPr>
        <w:t xml:space="preserve"> </w:t>
      </w:r>
      <w:r w:rsidRPr="00707C99">
        <w:rPr>
          <w:rStyle w:val="a4"/>
          <w:rtl/>
        </w:rPr>
        <w:t>בני המן</w:t>
      </w:r>
      <w:r w:rsidRPr="00EA58DA">
        <w:rPr>
          <w:rStyle w:val="afffb"/>
          <w:rFonts w:hint="cs"/>
          <w:rtl/>
        </w:rPr>
        <w:t>'</w:t>
      </w:r>
      <w:r>
        <w:rPr>
          <w:rFonts w:ascii="Fb Fontext" w:hAnsi="Fb Fontext" w:hint="cs"/>
          <w:rtl/>
        </w:rPr>
        <w:t xml:space="preserve"> </w:t>
      </w:r>
      <w:r w:rsidRPr="00701689">
        <w:rPr>
          <w:rFonts w:ascii="Fb Fontext" w:hAnsi="Fb Fontext"/>
          <w:rtl/>
        </w:rPr>
        <w:t>צריך ל</w:t>
      </w:r>
      <w:r w:rsidRPr="00701689">
        <w:rPr>
          <w:rFonts w:ascii="Fb Fontext" w:hAnsi="Fb Fontext" w:hint="cs"/>
          <w:rtl/>
        </w:rPr>
        <w:t xml:space="preserve">אמרם </w:t>
      </w:r>
      <w:r w:rsidRPr="00701689">
        <w:rPr>
          <w:rFonts w:ascii="Fb Fontext" w:hAnsi="Fb Fontext"/>
          <w:rtl/>
        </w:rPr>
        <w:t>בנשימה אחת.</w:t>
      </w:r>
    </w:p>
    <w:p w14:paraId="524427D9" w14:textId="2F858B76" w:rsidR="0094084F" w:rsidRDefault="00D355BE" w:rsidP="00714A95">
      <w:pPr>
        <w:pStyle w:val="36"/>
        <w:framePr w:wrap="notBeside"/>
        <w:rPr>
          <w:rtl/>
        </w:rPr>
      </w:pPr>
      <w:r w:rsidRPr="00714A95">
        <w:rPr>
          <w:rFonts w:ascii="Times New Roman" w:hAnsi="Times New Roman" w:cs="Times New Roman" w:hint="cs"/>
          <w:rtl/>
        </w:rPr>
        <w:t>◦</w:t>
      </w:r>
      <w:r w:rsidRPr="00714A95">
        <w:rPr>
          <w:rtl/>
        </w:rPr>
        <w:t xml:space="preserve"> </w:t>
      </w:r>
      <w:r w:rsidR="002A125E" w:rsidRPr="00714A95">
        <w:rPr>
          <w:rFonts w:hint="cs"/>
          <w:rtl/>
        </w:rPr>
        <w:t>ר</w:t>
      </w:r>
      <w:r w:rsidR="002A125E" w:rsidRPr="00714A95">
        <w:rPr>
          <w:rtl/>
        </w:rPr>
        <w:t>"</w:t>
      </w:r>
      <w:r w:rsidR="002A125E" w:rsidRPr="00714A95">
        <w:rPr>
          <w:rFonts w:hint="cs"/>
          <w:rtl/>
        </w:rPr>
        <w:t>יו</w:t>
      </w:r>
      <w:r w:rsidR="0094084F">
        <w:rPr>
          <w:rFonts w:hint="cs"/>
          <w:rtl/>
        </w:rPr>
        <w:t>:</w:t>
      </w:r>
    </w:p>
    <w:p w14:paraId="1316B745" w14:textId="1A7D4170" w:rsidR="002A125E" w:rsidRPr="006F178A" w:rsidRDefault="002A125E" w:rsidP="002A125E">
      <w:pPr>
        <w:rPr>
          <w:rtl/>
        </w:rPr>
      </w:pPr>
      <w:r>
        <w:rPr>
          <w:rFonts w:hint="cs"/>
          <w:rtl/>
        </w:rPr>
        <w:t>ו'</w:t>
      </w:r>
      <w:r w:rsidRPr="006F178A">
        <w:rPr>
          <w:rtl/>
        </w:rPr>
        <w:t xml:space="preserve"> ד</w:t>
      </w:r>
      <w:r w:rsidRPr="00DB0BD7">
        <w:rPr>
          <w:rStyle w:val="a4"/>
          <w:b/>
          <w:bCs/>
          <w:rtl/>
        </w:rPr>
        <w:t>ו</w:t>
      </w:r>
      <w:r w:rsidRPr="00DB0BD7">
        <w:rPr>
          <w:rStyle w:val="a4"/>
          <w:rtl/>
        </w:rPr>
        <w:t>יזתא</w:t>
      </w:r>
      <w:r w:rsidRPr="006F178A">
        <w:rPr>
          <w:rtl/>
        </w:rPr>
        <w:t xml:space="preserve"> צריך למ</w:t>
      </w:r>
      <w:r>
        <w:rPr>
          <w:rFonts w:hint="cs"/>
          <w:rtl/>
        </w:rPr>
        <w:t>ותחה</w:t>
      </w:r>
      <w:r>
        <w:rPr>
          <w:rStyle w:val="afff7"/>
          <w:rFonts w:hint="cs"/>
          <w:rtl/>
        </w:rPr>
        <w:t>.</w:t>
      </w:r>
    </w:p>
    <w:p w14:paraId="6D71A44F" w14:textId="16D4DFDD" w:rsidR="0094084F" w:rsidRDefault="00D355BE" w:rsidP="00714A95">
      <w:pPr>
        <w:pStyle w:val="36"/>
        <w:framePr w:wrap="notBeside"/>
        <w:rPr>
          <w:rtl/>
        </w:rPr>
      </w:pPr>
      <w:r w:rsidRPr="00714A95">
        <w:rPr>
          <w:rFonts w:ascii="Times New Roman" w:hAnsi="Times New Roman" w:cs="Times New Roman" w:hint="cs"/>
          <w:rtl/>
        </w:rPr>
        <w:t>◦</w:t>
      </w:r>
      <w:r w:rsidRPr="00714A95">
        <w:rPr>
          <w:rtl/>
        </w:rPr>
        <w:t xml:space="preserve"> </w:t>
      </w:r>
      <w:r w:rsidR="002A125E" w:rsidRPr="00714A95">
        <w:rPr>
          <w:rFonts w:hint="cs"/>
          <w:rtl/>
        </w:rPr>
        <w:t>ר''ש מכ''ת</w:t>
      </w:r>
      <w:r w:rsidR="0094084F">
        <w:rPr>
          <w:rtl/>
        </w:rPr>
        <w:t>:</w:t>
      </w:r>
    </w:p>
    <w:p w14:paraId="488EBBCD" w14:textId="6135F129" w:rsidR="00F53094" w:rsidRDefault="002A125E" w:rsidP="002A125E">
      <w:pPr>
        <w:rPr>
          <w:rtl/>
        </w:rPr>
      </w:pPr>
      <w:r w:rsidRPr="006F178A">
        <w:rPr>
          <w:rtl/>
        </w:rPr>
        <w:t xml:space="preserve">כל השירות אריח על גבי לבינה </w:t>
      </w:r>
      <w:r>
        <w:rPr>
          <w:rFonts w:hint="cs"/>
          <w:rtl/>
        </w:rPr>
        <w:t>חוץ מ</w:t>
      </w:r>
      <w:r w:rsidRPr="006F178A">
        <w:rPr>
          <w:rtl/>
        </w:rPr>
        <w:t xml:space="preserve">זו </w:t>
      </w:r>
      <w:r w:rsidRPr="00DB0BD7">
        <w:rPr>
          <w:rStyle w:val="afffb"/>
          <w:rtl/>
        </w:rPr>
        <w:t>ומלכי כנען</w:t>
      </w:r>
      <w:r w:rsidRPr="006F178A">
        <w:rPr>
          <w:rtl/>
        </w:rPr>
        <w:t>,</w:t>
      </w:r>
      <w:r>
        <w:rPr>
          <w:rFonts w:hint="cs"/>
          <w:rtl/>
        </w:rPr>
        <w:t xml:space="preserve"> </w:t>
      </w:r>
    </w:p>
    <w:p w14:paraId="69817B6D" w14:textId="2EA344AF" w:rsidR="002A125E" w:rsidRPr="006F178A" w:rsidRDefault="002A125E" w:rsidP="00F53094">
      <w:pPr>
        <w:ind w:left="510" w:firstLine="170"/>
        <w:rPr>
          <w:rFonts w:cs="Guttman Vilna"/>
          <w:b/>
          <w:bCs/>
          <w:rtl/>
        </w:rPr>
      </w:pPr>
      <w:r w:rsidRPr="006F178A">
        <w:rPr>
          <w:rtl/>
        </w:rPr>
        <w:t>שאריח ע</w:t>
      </w:r>
      <w:r>
        <w:rPr>
          <w:rFonts w:hint="cs"/>
          <w:rtl/>
        </w:rPr>
        <w:t>"ג</w:t>
      </w:r>
      <w:r w:rsidRPr="006F178A">
        <w:rPr>
          <w:rtl/>
        </w:rPr>
        <w:t xml:space="preserve"> אריח, ולבינה ע</w:t>
      </w:r>
      <w:r>
        <w:rPr>
          <w:rFonts w:hint="cs"/>
          <w:rtl/>
        </w:rPr>
        <w:t>"ג</w:t>
      </w:r>
      <w:r w:rsidRPr="006F178A">
        <w:rPr>
          <w:rtl/>
        </w:rPr>
        <w:t xml:space="preserve"> לבינה</w:t>
      </w:r>
      <w:r>
        <w:rPr>
          <w:rFonts w:hint="cs"/>
          <w:rtl/>
        </w:rPr>
        <w:t>.</w:t>
      </w:r>
    </w:p>
    <w:p w14:paraId="7960CBFE" w14:textId="11765F2C" w:rsidR="0094084F" w:rsidRDefault="0094084F" w:rsidP="003F7417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7EB12EC4" w14:textId="64505885" w:rsidR="002A125E" w:rsidRPr="008D4DB4" w:rsidRDefault="002A125E" w:rsidP="002A125E">
      <w:pPr>
        <w:pStyle w:val="afffa"/>
        <w:rPr>
          <w:spacing w:val="-4"/>
          <w:rtl/>
        </w:rPr>
      </w:pPr>
      <w:r>
        <w:rPr>
          <w:rStyle w:val="a4"/>
          <w:rFonts w:hint="cs"/>
          <w:rtl/>
        </w:rPr>
        <w:t>'</w:t>
      </w:r>
      <w:r w:rsidRPr="00D974A5">
        <w:rPr>
          <w:rStyle w:val="a4"/>
          <w:rtl/>
        </w:rPr>
        <w:t>ויאמר המלך</w:t>
      </w:r>
      <w:r>
        <w:rPr>
          <w:rStyle w:val="a4"/>
          <w:rFonts w:hint="cs"/>
          <w:rtl/>
        </w:rPr>
        <w:t>..</w:t>
      </w:r>
      <w:r w:rsidRPr="00D974A5">
        <w:rPr>
          <w:rStyle w:val="a4"/>
          <w:rtl/>
        </w:rPr>
        <w:t xml:space="preserve"> בשושן</w:t>
      </w:r>
      <w:r>
        <w:rPr>
          <w:rStyle w:val="a4"/>
          <w:rFonts w:hint="cs"/>
          <w:rtl/>
        </w:rPr>
        <w:t>.</w:t>
      </w:r>
      <w:r w:rsidRPr="00D974A5">
        <w:rPr>
          <w:rStyle w:val="a4"/>
          <w:rtl/>
        </w:rPr>
        <w:t xml:space="preserve"> </w:t>
      </w:r>
      <w:r w:rsidRPr="00DB0BD7">
        <w:rPr>
          <w:rStyle w:val="a4"/>
          <w:b/>
          <w:bCs/>
          <w:rtl/>
        </w:rPr>
        <w:t>הרגו</w:t>
      </w:r>
      <w:r w:rsidRPr="00D974A5">
        <w:rPr>
          <w:rStyle w:val="a4"/>
          <w:rtl/>
        </w:rPr>
        <w:t xml:space="preserve"> היהודים</w:t>
      </w:r>
      <w:r>
        <w:rPr>
          <w:rStyle w:val="a4"/>
          <w:rFonts w:hint="cs"/>
          <w:rtl/>
        </w:rPr>
        <w:t xml:space="preserve">.. </w:t>
      </w:r>
      <w:r w:rsidRPr="00DB0BD7">
        <w:rPr>
          <w:rStyle w:val="a4"/>
          <w:rFonts w:hint="cs"/>
          <w:b/>
          <w:bCs/>
          <w:rtl/>
        </w:rPr>
        <w:t>ומה</w:t>
      </w:r>
      <w:r>
        <w:rPr>
          <w:rStyle w:val="a4"/>
          <w:rFonts w:hint="cs"/>
          <w:rtl/>
        </w:rPr>
        <w:t xml:space="preserve"> שאלתך</w:t>
      </w:r>
      <w:r w:rsidRPr="003A6168">
        <w:rPr>
          <w:rtl/>
        </w:rPr>
        <w:t xml:space="preserve"> </w:t>
      </w:r>
      <w:r w:rsidRPr="008D4DB4">
        <w:rPr>
          <w:rFonts w:hint="cs"/>
          <w:spacing w:val="-4"/>
          <w:rtl/>
        </w:rPr>
        <w:t>ש</w:t>
      </w:r>
      <w:r w:rsidRPr="008D4DB4">
        <w:rPr>
          <w:spacing w:val="-4"/>
          <w:rtl/>
        </w:rPr>
        <w:t>סטרו מלאך על פיו</w:t>
      </w:r>
    </w:p>
    <w:p w14:paraId="15E633A9" w14:textId="4B1F61FA" w:rsidR="0094084F" w:rsidRDefault="0094084F" w:rsidP="008D4DB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E5C23F0" w14:textId="1541BC6C" w:rsidR="002A125E" w:rsidRPr="006F178A" w:rsidRDefault="002A125E" w:rsidP="002A125E">
      <w:pPr>
        <w:rPr>
          <w:rtl/>
        </w:rPr>
      </w:pPr>
      <w:r>
        <w:rPr>
          <w:rFonts w:hint="cs"/>
          <w:rtl/>
        </w:rPr>
        <w:t>'</w:t>
      </w:r>
      <w:r w:rsidRPr="00BA25C4">
        <w:rPr>
          <w:rStyle w:val="a4"/>
          <w:rtl/>
        </w:rPr>
        <w:t xml:space="preserve">ובבאה לפני המלך </w:t>
      </w:r>
      <w:r w:rsidRPr="00DB0BD7">
        <w:rPr>
          <w:rStyle w:val="a4"/>
          <w:b/>
          <w:bCs/>
          <w:rtl/>
        </w:rPr>
        <w:t>אמר</w:t>
      </w:r>
      <w:r w:rsidRPr="00BA25C4">
        <w:rPr>
          <w:rStyle w:val="a4"/>
          <w:rtl/>
        </w:rPr>
        <w:t xml:space="preserve"> עם הספר</w:t>
      </w:r>
      <w:r>
        <w:rPr>
          <w:rFonts w:hint="cs"/>
          <w:rtl/>
        </w:rPr>
        <w:t>'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יאמר בפה מה שכתוב בספר.</w:t>
      </w:r>
    </w:p>
    <w:p w14:paraId="154331A4" w14:textId="79064424" w:rsidR="0094084F" w:rsidRDefault="0094084F" w:rsidP="008D4DB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5FDBAF70" w14:textId="79D90289" w:rsidR="002A125E" w:rsidRPr="006F178A" w:rsidRDefault="002A125E" w:rsidP="002A125E">
      <w:pPr>
        <w:rPr>
          <w:rtl/>
        </w:rPr>
      </w:pPr>
      <w:r>
        <w:rPr>
          <w:rFonts w:hint="cs"/>
          <w:rtl/>
        </w:rPr>
        <w:t>'</w:t>
      </w:r>
      <w:r w:rsidRPr="00BA25C4">
        <w:rPr>
          <w:rStyle w:val="a4"/>
          <w:rtl/>
        </w:rPr>
        <w:t xml:space="preserve">דברי שלום </w:t>
      </w:r>
      <w:r w:rsidRPr="00DB0BD7">
        <w:rPr>
          <w:rStyle w:val="a4"/>
          <w:b/>
          <w:bCs/>
          <w:rtl/>
        </w:rPr>
        <w:t>ואמת</w:t>
      </w:r>
      <w:r w:rsidRPr="00DB0BD7">
        <w:rPr>
          <w:rStyle w:val="a4"/>
          <w:rFonts w:hint="cs"/>
          <w:b/>
          <w:bCs/>
          <w:rtl/>
        </w:rPr>
        <w:t>'</w:t>
      </w:r>
      <w:r w:rsidRPr="006F178A">
        <w:rPr>
          <w:rtl/>
        </w:rPr>
        <w:t xml:space="preserve"> שצריכה שרטוט </w:t>
      </w:r>
      <w:r w:rsidRPr="00F05A14">
        <w:rPr>
          <w:rFonts w:cs="PFT_Frank"/>
          <w:b/>
          <w:bCs/>
          <w:szCs w:val="14"/>
          <w:rtl/>
        </w:rPr>
        <w:t>כאמיתה</w:t>
      </w:r>
      <w:r w:rsidRPr="006F178A">
        <w:rPr>
          <w:rtl/>
        </w:rPr>
        <w:t xml:space="preserve"> של תורה</w:t>
      </w:r>
      <w:r>
        <w:rPr>
          <w:rFonts w:hint="cs"/>
          <w:rtl/>
        </w:rPr>
        <w:t xml:space="preserve"> </w:t>
      </w:r>
      <w:r w:rsidRPr="00DB0BD7">
        <w:rPr>
          <w:rStyle w:val="afffb"/>
          <w:rFonts w:hint="cs"/>
          <w:rtl/>
        </w:rPr>
        <w:t>ס"ת</w:t>
      </w:r>
    </w:p>
    <w:p w14:paraId="7DBD43BE" w14:textId="0E1A4E86" w:rsidR="0094084F" w:rsidRDefault="0094084F" w:rsidP="008D4DB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09E64245" w14:textId="778D2B26" w:rsidR="002A125E" w:rsidRPr="003C27DE" w:rsidRDefault="002A125E" w:rsidP="002A125E">
      <w:pPr>
        <w:pStyle w:val="afffa"/>
        <w:rPr>
          <w:spacing w:val="2"/>
          <w:rtl/>
        </w:rPr>
      </w:pPr>
      <w:r w:rsidRPr="003C27DE">
        <w:rPr>
          <w:rStyle w:val="a4"/>
          <w:rFonts w:hint="cs"/>
          <w:spacing w:val="2"/>
          <w:rtl/>
        </w:rPr>
        <w:t>'דברי</w:t>
      </w:r>
      <w:r w:rsidRPr="003C27DE">
        <w:rPr>
          <w:rFonts w:hint="cs"/>
          <w:spacing w:val="2"/>
          <w:rtl/>
        </w:rPr>
        <w:t xml:space="preserve"> </w:t>
      </w:r>
      <w:r w:rsidRPr="003C27DE">
        <w:rPr>
          <w:rStyle w:val="a4"/>
          <w:rFonts w:hint="cs"/>
          <w:spacing w:val="2"/>
          <w:rtl/>
        </w:rPr>
        <w:t xml:space="preserve">הצומות וזעקתם </w:t>
      </w:r>
      <w:r w:rsidRPr="003C27DE">
        <w:rPr>
          <w:rStyle w:val="a4"/>
          <w:spacing w:val="2"/>
          <w:rtl/>
        </w:rPr>
        <w:t xml:space="preserve">ומאמר אסתר </w:t>
      </w:r>
      <w:r w:rsidRPr="003C27DE">
        <w:rPr>
          <w:rFonts w:hint="cs"/>
          <w:spacing w:val="-4"/>
          <w:rtl/>
        </w:rPr>
        <w:t>שניהם</w:t>
      </w:r>
      <w:r w:rsidRPr="003C27DE">
        <w:rPr>
          <w:rFonts w:hint="cs"/>
          <w:spacing w:val="2"/>
          <w:rtl/>
        </w:rPr>
        <w:t xml:space="preserve"> </w:t>
      </w:r>
      <w:r w:rsidRPr="003C27DE">
        <w:rPr>
          <w:rStyle w:val="a4"/>
          <w:spacing w:val="2"/>
          <w:rtl/>
        </w:rPr>
        <w:t>קי</w:t>
      </w:r>
      <w:r w:rsidRPr="003C27DE">
        <w:rPr>
          <w:rStyle w:val="a4"/>
          <w:rFonts w:hint="cs"/>
          <w:spacing w:val="2"/>
          <w:rtl/>
        </w:rPr>
        <w:t>י</w:t>
      </w:r>
      <w:r w:rsidRPr="003C27DE">
        <w:rPr>
          <w:rStyle w:val="a4"/>
          <w:spacing w:val="2"/>
          <w:rtl/>
        </w:rPr>
        <w:t>ם</w:t>
      </w:r>
      <w:r w:rsidRPr="003C27DE">
        <w:rPr>
          <w:rStyle w:val="a4"/>
          <w:rFonts w:hint="cs"/>
          <w:spacing w:val="2"/>
          <w:rtl/>
        </w:rPr>
        <w:t xml:space="preserve"> </w:t>
      </w:r>
      <w:r w:rsidRPr="003C27DE">
        <w:rPr>
          <w:rFonts w:hint="cs"/>
          <w:spacing w:val="2"/>
          <w:rtl/>
        </w:rPr>
        <w:t>את</w:t>
      </w:r>
      <w:r w:rsidRPr="003C27DE">
        <w:rPr>
          <w:rStyle w:val="a4"/>
          <w:rFonts w:hint="cs"/>
          <w:spacing w:val="2"/>
          <w:rtl/>
        </w:rPr>
        <w:t xml:space="preserve"> </w:t>
      </w:r>
      <w:r w:rsidRPr="003C27DE">
        <w:rPr>
          <w:rStyle w:val="a4"/>
          <w:spacing w:val="2"/>
          <w:rtl/>
        </w:rPr>
        <w:t>דברי הפרים האלה</w:t>
      </w:r>
      <w:r w:rsidR="003C27DE" w:rsidRPr="003C27DE">
        <w:rPr>
          <w:rStyle w:val="a4"/>
          <w:rFonts w:hint="cs"/>
          <w:spacing w:val="2"/>
          <w:rtl/>
        </w:rPr>
        <w:t>'</w:t>
      </w:r>
    </w:p>
    <w:p w14:paraId="24656151" w14:textId="05B1CD25" w:rsidR="0094084F" w:rsidRDefault="0094084F" w:rsidP="003C27DE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0C21B451" w14:textId="239BA067" w:rsidR="00C7214A" w:rsidRDefault="002A125E" w:rsidP="00CA531A">
      <w:pPr>
        <w:spacing w:after="60"/>
        <w:rPr>
          <w:rStyle w:val="afff"/>
          <w:b/>
          <w:bCs/>
          <w:rtl/>
        </w:rPr>
      </w:pPr>
      <w:r>
        <w:rPr>
          <w:rStyle w:val="a4"/>
          <w:rFonts w:hint="cs"/>
          <w:rtl/>
        </w:rPr>
        <w:t>'</w:t>
      </w:r>
      <w:r w:rsidRPr="00325492">
        <w:rPr>
          <w:rStyle w:val="a4"/>
          <w:rtl/>
        </w:rPr>
        <w:t xml:space="preserve">ורצוי </w:t>
      </w:r>
      <w:r w:rsidRPr="00DB0BD7">
        <w:rPr>
          <w:rStyle w:val="a4"/>
          <w:b/>
          <w:bCs/>
          <w:rtl/>
        </w:rPr>
        <w:t>לר</w:t>
      </w:r>
      <w:r w:rsidRPr="00DB0BD7">
        <w:rPr>
          <w:rStyle w:val="a4"/>
          <w:rFonts w:hint="cs"/>
          <w:b/>
          <w:bCs/>
          <w:rtl/>
        </w:rPr>
        <w:t>ו</w:t>
      </w:r>
      <w:r w:rsidRPr="00DB0BD7">
        <w:rPr>
          <w:rStyle w:val="a4"/>
          <w:b/>
          <w:bCs/>
          <w:rtl/>
        </w:rPr>
        <w:t>ב</w:t>
      </w:r>
      <w:r w:rsidRPr="00325492">
        <w:rPr>
          <w:rStyle w:val="a4"/>
          <w:rtl/>
        </w:rPr>
        <w:t xml:space="preserve"> אחיו</w:t>
      </w:r>
      <w:r w:rsidRPr="00325492"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ולא לכל, </w:t>
      </w:r>
      <w:r w:rsidRPr="006F178A">
        <w:rPr>
          <w:rtl/>
        </w:rPr>
        <w:t>שפירשו ממנו מקצת סנהדרין.</w:t>
      </w:r>
      <w:bookmarkStart w:id="1" w:name="_Hlk91536707"/>
      <w:bookmarkEnd w:id="0"/>
    </w:p>
    <w:p w14:paraId="5F1F9E9E" w14:textId="4107F294" w:rsidR="0094084F" w:rsidRDefault="002A125E" w:rsidP="00B47E25">
      <w:pPr>
        <w:pStyle w:val="36"/>
        <w:framePr w:wrap="notBeside"/>
        <w:rPr>
          <w:rtl/>
        </w:rPr>
      </w:pPr>
      <w:r w:rsidRPr="00B47E25">
        <w:rPr>
          <w:rFonts w:hint="cs"/>
          <w:rtl/>
        </w:rPr>
        <w:t xml:space="preserve">א. </w:t>
      </w:r>
      <w:r w:rsidRPr="00B47E25">
        <w:rPr>
          <w:rtl/>
        </w:rPr>
        <w:t>רב יוסף</w:t>
      </w:r>
      <w:r w:rsidR="0094084F">
        <w:rPr>
          <w:rtl/>
        </w:rPr>
        <w:t>:</w:t>
      </w:r>
    </w:p>
    <w:p w14:paraId="57FE57A4" w14:textId="4230A465" w:rsidR="002A125E" w:rsidRPr="006F178A" w:rsidRDefault="002A125E" w:rsidP="00CA531A">
      <w:pPr>
        <w:pStyle w:val="ae"/>
        <w:spacing w:before="0"/>
        <w:rPr>
          <w:rtl/>
        </w:rPr>
      </w:pPr>
      <w:r w:rsidRPr="006F178A">
        <w:rPr>
          <w:rtl/>
        </w:rPr>
        <w:t xml:space="preserve">גדול תלמוד תורה </w:t>
      </w:r>
      <w:r w:rsidRPr="003B4ECC">
        <w:rPr>
          <w:rFonts w:cs="PFT_Frank"/>
          <w:b/>
          <w:bCs/>
          <w:szCs w:val="14"/>
          <w:rtl/>
        </w:rPr>
        <w:t>מהצלת נפשות</w:t>
      </w:r>
      <w:r w:rsidRPr="003B4ECC">
        <w:rPr>
          <w:rFonts w:cs="PFT_Frank" w:hint="cs"/>
          <w:b/>
          <w:bCs/>
          <w:szCs w:val="14"/>
          <w:rtl/>
        </w:rPr>
        <w:t xml:space="preserve"> -</w:t>
      </w:r>
    </w:p>
    <w:p w14:paraId="53751514" w14:textId="3DFA2DD3" w:rsidR="002A125E" w:rsidRPr="009A4CE4" w:rsidRDefault="002A125E" w:rsidP="00B47E25">
      <w:pPr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>שבתחילה</w:t>
      </w:r>
      <w:r w:rsidRPr="006F178A">
        <w:rPr>
          <w:rtl/>
        </w:rPr>
        <w:t xml:space="preserve"> </w:t>
      </w:r>
      <w:r>
        <w:rPr>
          <w:rtl/>
        </w:rPr>
        <w:t>חשיב</w:t>
      </w:r>
      <w:r w:rsidRPr="006F178A">
        <w:rPr>
          <w:rtl/>
        </w:rPr>
        <w:t xml:space="preserve"> </w:t>
      </w:r>
      <w:r w:rsidRPr="00411327">
        <w:rPr>
          <w:rStyle w:val="afff"/>
          <w:b/>
          <w:rtl/>
        </w:rPr>
        <w:t>למרדכי</w:t>
      </w:r>
      <w:r w:rsidRPr="006F178A">
        <w:rPr>
          <w:rtl/>
        </w:rPr>
        <w:t xml:space="preserve"> </w:t>
      </w:r>
      <w:r>
        <w:rPr>
          <w:rtl/>
        </w:rPr>
        <w:t xml:space="preserve">אחר </w:t>
      </w:r>
      <w:r w:rsidRPr="006F178A">
        <w:rPr>
          <w:rtl/>
        </w:rPr>
        <w:t>ארבעה</w:t>
      </w:r>
      <w:r w:rsidR="004E6C6E">
        <w:rPr>
          <w:rFonts w:hint="cs"/>
          <w:rtl/>
        </w:rPr>
        <w:t>,</w:t>
      </w:r>
      <w:r w:rsidRPr="006F178A">
        <w:rPr>
          <w:rtl/>
        </w:rPr>
        <w:t xml:space="preserve"> ולבסוף </w:t>
      </w:r>
      <w:r>
        <w:rPr>
          <w:rtl/>
        </w:rPr>
        <w:t xml:space="preserve">אחר </w:t>
      </w:r>
      <w:r w:rsidRPr="006F178A">
        <w:rPr>
          <w:rtl/>
        </w:rPr>
        <w:t>חמשה.</w:t>
      </w:r>
    </w:p>
    <w:p w14:paraId="6F5E2F19" w14:textId="239826F3" w:rsidR="0094084F" w:rsidRDefault="002A125E" w:rsidP="00B47E25">
      <w:pPr>
        <w:pStyle w:val="36"/>
        <w:framePr w:wrap="notBeside"/>
        <w:rPr>
          <w:rtl/>
        </w:rPr>
      </w:pPr>
      <w:r w:rsidRPr="00B47E25">
        <w:rPr>
          <w:rFonts w:hint="cs"/>
          <w:rtl/>
        </w:rPr>
        <w:t>ב. רב</w:t>
      </w:r>
      <w:r w:rsidR="0094084F">
        <w:rPr>
          <w:rtl/>
        </w:rPr>
        <w:t>:</w:t>
      </w:r>
    </w:p>
    <w:p w14:paraId="454FEA84" w14:textId="46D83460" w:rsidR="004E6C6E" w:rsidRDefault="002A125E" w:rsidP="004E6C6E">
      <w:pPr>
        <w:rPr>
          <w:rtl/>
        </w:rPr>
      </w:pPr>
      <w:r w:rsidRPr="006F178A">
        <w:rPr>
          <w:rtl/>
        </w:rPr>
        <w:t>גדול ת"</w:t>
      </w:r>
      <w:r w:rsidRPr="006F178A">
        <w:rPr>
          <w:rFonts w:hint="cs"/>
          <w:rtl/>
        </w:rPr>
        <w:t xml:space="preserve">ת </w:t>
      </w:r>
      <w:r w:rsidRPr="00F05A14">
        <w:rPr>
          <w:rFonts w:cs="PFT_Frank"/>
          <w:b/>
          <w:bCs/>
          <w:szCs w:val="14"/>
          <w:rtl/>
        </w:rPr>
        <w:t>מבנין ביהמ"ק</w:t>
      </w:r>
      <w:r w:rsidRPr="006F178A">
        <w:rPr>
          <w:rtl/>
        </w:rPr>
        <w:t xml:space="preserve">, </w:t>
      </w:r>
    </w:p>
    <w:p w14:paraId="4DB68CB0" w14:textId="4F71A0DB" w:rsidR="002A125E" w:rsidRPr="004E6C6E" w:rsidRDefault="002A125E" w:rsidP="004E6C6E">
      <w:pPr>
        <w:ind w:left="170" w:firstLine="170"/>
        <w:rPr>
          <w:rtl/>
        </w:rPr>
      </w:pPr>
      <w:r w:rsidRPr="006F178A">
        <w:rPr>
          <w:rtl/>
        </w:rPr>
        <w:t xml:space="preserve">שכל זמן </w:t>
      </w:r>
      <w:r w:rsidRPr="00411327">
        <w:rPr>
          <w:rStyle w:val="afff"/>
          <w:b/>
          <w:rtl/>
        </w:rPr>
        <w:t>שברוך בן נריה</w:t>
      </w:r>
      <w:r w:rsidRPr="006F178A">
        <w:rPr>
          <w:rtl/>
        </w:rPr>
        <w:t xml:space="preserve"> קיים</w:t>
      </w:r>
      <w:r w:rsidR="004E6C6E">
        <w:rPr>
          <w:rFonts w:hint="cs"/>
          <w:rtl/>
        </w:rPr>
        <w:t xml:space="preserve"> </w:t>
      </w:r>
      <w:r w:rsidRPr="006F178A">
        <w:rPr>
          <w:rtl/>
        </w:rPr>
        <w:t xml:space="preserve">לא הניחו </w:t>
      </w:r>
      <w:r w:rsidRPr="00411327">
        <w:rPr>
          <w:rStyle w:val="afff"/>
          <w:b/>
          <w:rtl/>
        </w:rPr>
        <w:t>עזרא</w:t>
      </w:r>
      <w:r w:rsidRPr="006F178A">
        <w:rPr>
          <w:rtl/>
        </w:rPr>
        <w:t xml:space="preserve"> ועלה.</w:t>
      </w:r>
    </w:p>
    <w:p w14:paraId="5AE4FFE1" w14:textId="6A3735BA" w:rsidR="0094084F" w:rsidRDefault="002A125E" w:rsidP="00B47E25">
      <w:pPr>
        <w:pStyle w:val="36"/>
        <w:framePr w:wrap="notBeside"/>
        <w:rPr>
          <w:rtl/>
        </w:rPr>
      </w:pPr>
      <w:r w:rsidRPr="00B47E25">
        <w:rPr>
          <w:rFonts w:hint="cs"/>
          <w:rtl/>
        </w:rPr>
        <w:t>ג. רבה</w:t>
      </w:r>
      <w:r w:rsidR="0094084F">
        <w:rPr>
          <w:rFonts w:hint="cs"/>
          <w:rtl/>
        </w:rPr>
        <w:t>:</w:t>
      </w:r>
    </w:p>
    <w:p w14:paraId="7DEA8F10" w14:textId="10A9BDDA" w:rsidR="004E6C6E" w:rsidRDefault="0011578C" w:rsidP="002A125E">
      <w:pPr>
        <w:rPr>
          <w:rtl/>
        </w:rPr>
      </w:pPr>
      <w:r>
        <w:rPr>
          <w:rFonts w:hint="cs"/>
          <w:rtl/>
        </w:rPr>
        <w:t>ג</w:t>
      </w:r>
      <w:r w:rsidR="002A125E" w:rsidRPr="006F178A">
        <w:rPr>
          <w:rtl/>
        </w:rPr>
        <w:t>דול ת"</w:t>
      </w:r>
      <w:r w:rsidR="002A125E" w:rsidRPr="006F178A">
        <w:rPr>
          <w:rFonts w:hint="cs"/>
          <w:rtl/>
        </w:rPr>
        <w:t xml:space="preserve">ת </w:t>
      </w:r>
      <w:r w:rsidR="002A125E" w:rsidRPr="00F05A14">
        <w:rPr>
          <w:rFonts w:cs="PFT_Frank"/>
          <w:b/>
          <w:bCs/>
          <w:szCs w:val="14"/>
          <w:rtl/>
        </w:rPr>
        <w:t>מכבוד אב ואם</w:t>
      </w:r>
      <w:r w:rsidR="002A125E" w:rsidRPr="006F178A">
        <w:rPr>
          <w:rtl/>
        </w:rPr>
        <w:t xml:space="preserve">, </w:t>
      </w:r>
    </w:p>
    <w:p w14:paraId="6F400F68" w14:textId="5B3B32B9" w:rsidR="002A125E" w:rsidRPr="006F178A" w:rsidRDefault="002A125E" w:rsidP="0011578C">
      <w:pPr>
        <w:rPr>
          <w:rtl/>
        </w:rPr>
      </w:pPr>
      <w:r w:rsidRPr="006F178A">
        <w:rPr>
          <w:rtl/>
        </w:rPr>
        <w:t>ש</w:t>
      </w:r>
      <w:r>
        <w:rPr>
          <w:rFonts w:hint="cs"/>
          <w:rtl/>
        </w:rPr>
        <w:t>ע</w:t>
      </w:r>
      <w:r w:rsidRPr="006F178A">
        <w:rPr>
          <w:rtl/>
        </w:rPr>
        <w:t xml:space="preserve">ל </w:t>
      </w:r>
      <w:r w:rsidR="00A26316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Pr="006F178A">
        <w:rPr>
          <w:rtl/>
        </w:rPr>
        <w:t xml:space="preserve">שנים </w:t>
      </w:r>
      <w:r w:rsidR="00A26316">
        <w:rPr>
          <w:rFonts w:hint="cs"/>
          <w:rtl/>
        </w:rPr>
        <w:t xml:space="preserve"> </w:t>
      </w:r>
      <w:r w:rsidRPr="006F178A">
        <w:rPr>
          <w:rtl/>
        </w:rPr>
        <w:t xml:space="preserve">שהיה </w:t>
      </w:r>
      <w:r w:rsidR="00A26316">
        <w:rPr>
          <w:rFonts w:hint="cs"/>
          <w:rtl/>
        </w:rPr>
        <w:t xml:space="preserve"> </w:t>
      </w:r>
      <w:r w:rsidRPr="006F178A">
        <w:rPr>
          <w:rtl/>
        </w:rPr>
        <w:t xml:space="preserve">יעקב </w:t>
      </w:r>
      <w:r w:rsidR="00A26316">
        <w:rPr>
          <w:rFonts w:hint="cs"/>
          <w:rtl/>
        </w:rPr>
        <w:t xml:space="preserve"> </w:t>
      </w:r>
      <w:r w:rsidRPr="006F178A">
        <w:rPr>
          <w:rtl/>
        </w:rPr>
        <w:t xml:space="preserve">אבינו </w:t>
      </w:r>
      <w:r w:rsidR="00A26316">
        <w:rPr>
          <w:rFonts w:hint="cs"/>
          <w:rtl/>
        </w:rPr>
        <w:t xml:space="preserve"> </w:t>
      </w:r>
      <w:r w:rsidRPr="006F178A">
        <w:rPr>
          <w:rtl/>
        </w:rPr>
        <w:t xml:space="preserve">בבית </w:t>
      </w:r>
      <w:r w:rsidR="00A26316">
        <w:rPr>
          <w:rFonts w:hint="cs"/>
          <w:rtl/>
        </w:rPr>
        <w:t xml:space="preserve"> </w:t>
      </w:r>
      <w:r w:rsidRPr="006F178A">
        <w:rPr>
          <w:rtl/>
        </w:rPr>
        <w:t>עבר לא נענש.</w:t>
      </w:r>
    </w:p>
    <w:p w14:paraId="079BEFF6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lastRenderedPageBreak/>
        <w:t>יז.</w:t>
      </w:r>
    </w:p>
    <w:p w14:paraId="1C1D82E4" w14:textId="42798F77" w:rsidR="0011578C" w:rsidRDefault="00555136" w:rsidP="00A26316">
      <w:pPr>
        <w:ind w:left="170"/>
        <w:rPr>
          <w:rtl/>
        </w:rPr>
      </w:pPr>
      <w:r>
        <w:rPr>
          <w:rFonts w:ascii="Fb Fontext" w:hAnsi="Fb Fontext" w:cs="PFT_Frank" w:hint="cs"/>
          <w:b/>
          <w:bCs/>
          <w:szCs w:val="14"/>
          <w:rtl/>
        </w:rPr>
        <w:t>ש</w:t>
      </w:r>
      <w:r w:rsidR="002A125E" w:rsidRPr="00F05A14">
        <w:rPr>
          <w:rFonts w:ascii="Fb Fontext" w:hAnsi="Fb Fontext" w:cs="PFT_Frank"/>
          <w:b/>
          <w:bCs/>
          <w:szCs w:val="14"/>
          <w:rtl/>
        </w:rPr>
        <w:t>למה</w:t>
      </w:r>
      <w:r w:rsidR="002A125E">
        <w:rPr>
          <w:rFonts w:ascii="Fb Fontext" w:hAnsi="Fb Fontext"/>
          <w:rtl/>
        </w:rPr>
        <w:t xml:space="preserve"> נמ</w:t>
      </w:r>
      <w:r w:rsidR="002A125E" w:rsidRPr="00A26316">
        <w:rPr>
          <w:rtl/>
        </w:rPr>
        <w:t>נו שנות</w:t>
      </w:r>
      <w:r w:rsidR="002A125E" w:rsidRPr="00A26316">
        <w:rPr>
          <w:rFonts w:hint="cs"/>
          <w:rtl/>
        </w:rPr>
        <w:t xml:space="preserve"> </w:t>
      </w:r>
      <w:r w:rsidR="002A125E" w:rsidRPr="00A26316">
        <w:rPr>
          <w:rtl/>
        </w:rPr>
        <w:t>ישמעאל - כדי ל</w:t>
      </w:r>
      <w:r w:rsidR="002A125E" w:rsidRPr="00A26316">
        <w:rPr>
          <w:rFonts w:hint="cs"/>
          <w:rtl/>
        </w:rPr>
        <w:t>חשב</w:t>
      </w:r>
      <w:r w:rsidR="002A125E" w:rsidRPr="00A26316">
        <w:rPr>
          <w:rtl/>
        </w:rPr>
        <w:t xml:space="preserve"> בהן שנות יעקב</w:t>
      </w:r>
      <w:r w:rsidR="00A26316" w:rsidRPr="00A26316">
        <w:rPr>
          <w:rFonts w:hint="cs"/>
          <w:rtl/>
        </w:rPr>
        <w:t>,</w:t>
      </w:r>
      <w:r w:rsidR="00A26316">
        <w:rPr>
          <w:rtl/>
        </w:rPr>
        <w:br/>
      </w:r>
      <w:r w:rsidR="002A125E">
        <w:rPr>
          <w:rFonts w:hint="cs"/>
          <w:rtl/>
        </w:rPr>
        <w:t>שיעקב בן</w:t>
      </w:r>
      <w:r w:rsidR="002A125E" w:rsidRPr="006F178A">
        <w:rPr>
          <w:rFonts w:hint="cs"/>
          <w:rtl/>
        </w:rPr>
        <w:t xml:space="preserve"> </w:t>
      </w:r>
      <w:r w:rsidR="002A125E" w:rsidRPr="00F05A14">
        <w:rPr>
          <w:rFonts w:cs="PFT_Frank" w:hint="cs"/>
          <w:b/>
          <w:bCs/>
          <w:szCs w:val="14"/>
          <w:rtl/>
        </w:rPr>
        <w:t>ס</w:t>
      </w:r>
      <w:r w:rsidR="002A125E" w:rsidRPr="00F05A14">
        <w:rPr>
          <w:rFonts w:cs="PFT_Frank"/>
          <w:b/>
          <w:bCs/>
          <w:szCs w:val="14"/>
          <w:rtl/>
        </w:rPr>
        <w:t>"</w:t>
      </w:r>
      <w:r w:rsidR="002A125E" w:rsidRPr="00F05A14">
        <w:rPr>
          <w:rFonts w:cs="PFT_Frank" w:hint="cs"/>
          <w:b/>
          <w:bCs/>
          <w:szCs w:val="14"/>
          <w:rtl/>
        </w:rPr>
        <w:t>ג</w:t>
      </w:r>
      <w:r w:rsidR="002A125E" w:rsidRPr="006F178A">
        <w:rPr>
          <w:rFonts w:hint="cs"/>
          <w:rtl/>
        </w:rPr>
        <w:t xml:space="preserve"> כשנתברך מאביו</w:t>
      </w:r>
      <w:r w:rsidR="002A125E">
        <w:rPr>
          <w:rFonts w:hint="cs"/>
          <w:rtl/>
        </w:rPr>
        <w:t>, ו</w:t>
      </w:r>
      <w:r w:rsidR="002A125E" w:rsidRPr="00F05A14">
        <w:rPr>
          <w:rFonts w:cs="PFT_Frank" w:hint="cs"/>
          <w:b/>
          <w:bCs/>
          <w:szCs w:val="14"/>
          <w:rtl/>
        </w:rPr>
        <w:t>י</w:t>
      </w:r>
      <w:r w:rsidR="002A125E" w:rsidRPr="00F05A14">
        <w:rPr>
          <w:rFonts w:cs="PFT_Frank"/>
          <w:b/>
          <w:bCs/>
          <w:szCs w:val="14"/>
          <w:rtl/>
        </w:rPr>
        <w:t>"</w:t>
      </w:r>
      <w:r w:rsidR="002A125E" w:rsidRPr="00F05A14">
        <w:rPr>
          <w:rFonts w:cs="PFT_Frank" w:hint="cs"/>
          <w:b/>
          <w:bCs/>
          <w:szCs w:val="14"/>
          <w:rtl/>
        </w:rPr>
        <w:t>ד</w:t>
      </w:r>
      <w:r w:rsidR="002A125E" w:rsidRPr="006F178A">
        <w:rPr>
          <w:rFonts w:hint="cs"/>
          <w:rtl/>
        </w:rPr>
        <w:t xml:space="preserve"> עד שנולד יוסף</w:t>
      </w:r>
      <w:r w:rsidR="002A125E">
        <w:rPr>
          <w:rFonts w:hint="cs"/>
          <w:rtl/>
        </w:rPr>
        <w:t>,</w:t>
      </w:r>
      <w:r w:rsidR="002A125E" w:rsidRPr="006F178A">
        <w:rPr>
          <w:rFonts w:hint="cs"/>
          <w:rtl/>
        </w:rPr>
        <w:t xml:space="preserve"> </w:t>
      </w:r>
    </w:p>
    <w:p w14:paraId="42225F1F" w14:textId="009D4012" w:rsidR="002A125E" w:rsidRPr="006F178A" w:rsidRDefault="002A125E" w:rsidP="00A26316">
      <w:pPr>
        <w:ind w:left="170"/>
        <w:rPr>
          <w:rtl/>
        </w:rPr>
      </w:pPr>
      <w:r w:rsidRPr="006F178A">
        <w:rPr>
          <w:rFonts w:hint="cs"/>
          <w:rtl/>
        </w:rPr>
        <w:t>ו</w:t>
      </w:r>
      <w:r w:rsidRPr="00F05A14">
        <w:rPr>
          <w:rFonts w:cs="PFT_Frank" w:hint="cs"/>
          <w:b/>
          <w:bCs/>
          <w:szCs w:val="14"/>
          <w:rtl/>
        </w:rPr>
        <w:t>ל'</w:t>
      </w:r>
      <w:r w:rsidRPr="006F178A">
        <w:rPr>
          <w:rFonts w:hint="cs"/>
          <w:rtl/>
        </w:rPr>
        <w:t xml:space="preserve"> דיוסף שאז </w:t>
      </w:r>
      <w:r>
        <w:rPr>
          <w:rFonts w:hint="cs"/>
          <w:rtl/>
        </w:rPr>
        <w:t>מלך,</w:t>
      </w:r>
      <w:r w:rsidRPr="006F178A">
        <w:rPr>
          <w:rFonts w:hint="cs"/>
          <w:rtl/>
        </w:rPr>
        <w:t xml:space="preserve"> ו</w:t>
      </w:r>
      <w:r w:rsidRPr="00F05A14">
        <w:rPr>
          <w:rFonts w:cs="PFT_Frank" w:hint="cs"/>
          <w:b/>
          <w:bCs/>
          <w:szCs w:val="14"/>
          <w:rtl/>
        </w:rPr>
        <w:t>ז'</w:t>
      </w:r>
      <w:r w:rsidRPr="006F178A">
        <w:rPr>
          <w:rFonts w:hint="cs"/>
          <w:rtl/>
        </w:rPr>
        <w:t xml:space="preserve"> שובע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ו</w:t>
      </w:r>
      <w:r w:rsidRPr="00F05A14">
        <w:rPr>
          <w:rFonts w:cs="PFT_Frank" w:hint="cs"/>
          <w:b/>
          <w:bCs/>
          <w:szCs w:val="14"/>
          <w:rtl/>
        </w:rPr>
        <w:t>ב'</w:t>
      </w:r>
      <w:r w:rsidRPr="006F178A">
        <w:rPr>
          <w:rFonts w:hint="cs"/>
          <w:rtl/>
        </w:rPr>
        <w:t xml:space="preserve"> רעב </w:t>
      </w:r>
      <w:r>
        <w:rPr>
          <w:rFonts w:hint="cs"/>
          <w:rtl/>
        </w:rPr>
        <w:t xml:space="preserve">- </w:t>
      </w:r>
      <w:r w:rsidRPr="006F178A">
        <w:rPr>
          <w:rFonts w:hint="cs"/>
          <w:rtl/>
        </w:rPr>
        <w:t xml:space="preserve">הרי </w:t>
      </w:r>
      <w:r w:rsidRPr="006F178A">
        <w:rPr>
          <w:rStyle w:val="afe"/>
          <w:rFonts w:hint="cs"/>
          <w:rtl/>
        </w:rPr>
        <w:t>קט</w:t>
      </w:r>
      <w:r w:rsidRPr="006F178A">
        <w:rPr>
          <w:rStyle w:val="afe"/>
          <w:rtl/>
        </w:rPr>
        <w:t>"</w:t>
      </w:r>
      <w:r w:rsidRPr="006F178A">
        <w:rPr>
          <w:rStyle w:val="afe"/>
          <w:rFonts w:hint="cs"/>
          <w:rtl/>
        </w:rPr>
        <w:t>ז</w:t>
      </w:r>
      <w:r w:rsidRPr="006F178A">
        <w:rPr>
          <w:rFonts w:hint="cs"/>
          <w:rtl/>
        </w:rPr>
        <w:t>.</w:t>
      </w:r>
    </w:p>
    <w:p w14:paraId="57836384" w14:textId="77777777" w:rsidR="004E6C6E" w:rsidRDefault="002A125E" w:rsidP="004E6C6E">
      <w:pPr>
        <w:ind w:left="170"/>
        <w:rPr>
          <w:rtl/>
        </w:rPr>
      </w:pPr>
      <w:r w:rsidRPr="00411327">
        <w:rPr>
          <w:rStyle w:val="afff"/>
          <w:rFonts w:hint="cs"/>
          <w:b/>
          <w:rtl/>
        </w:rPr>
        <w:t>ויקשה שא"ל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יעקב </w:t>
      </w:r>
      <w:r w:rsidRPr="006F178A">
        <w:rPr>
          <w:rFonts w:hint="cs"/>
          <w:rtl/>
        </w:rPr>
        <w:t xml:space="preserve">לפרעה שימי חייו </w:t>
      </w:r>
      <w:r w:rsidRPr="00F05A14">
        <w:rPr>
          <w:rFonts w:cs="PFT_Frank" w:hint="cs"/>
          <w:b/>
          <w:bCs/>
          <w:szCs w:val="14"/>
          <w:rtl/>
        </w:rPr>
        <w:t>ק</w:t>
      </w:r>
      <w:r w:rsidRPr="00F05A14">
        <w:rPr>
          <w:rFonts w:cs="PFT_Frank"/>
          <w:b/>
          <w:bCs/>
          <w:szCs w:val="14"/>
          <w:rtl/>
        </w:rPr>
        <w:t>"</w:t>
      </w:r>
      <w:r w:rsidRPr="00F05A14">
        <w:rPr>
          <w:rFonts w:cs="PFT_Frank" w:hint="cs"/>
          <w:b/>
          <w:bCs/>
          <w:szCs w:val="14"/>
          <w:rtl/>
        </w:rPr>
        <w:t>ל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3BA80EB0" w14:textId="55DD042D" w:rsidR="002A125E" w:rsidRPr="006F178A" w:rsidRDefault="002A125E" w:rsidP="004E6C6E">
      <w:pPr>
        <w:ind w:left="170"/>
        <w:rPr>
          <w:rtl/>
        </w:rPr>
      </w:pPr>
      <w:r w:rsidRPr="00411327">
        <w:rPr>
          <w:rStyle w:val="afff"/>
          <w:rFonts w:hint="cs"/>
          <w:b/>
          <w:rtl/>
        </w:rPr>
        <w:t>בהכרח</w:t>
      </w:r>
      <w:r w:rsidR="00A26316">
        <w:rPr>
          <w:rFonts w:hint="cs"/>
          <w:rtl/>
        </w:rPr>
        <w:t>:</w:t>
      </w:r>
      <w:r w:rsidRPr="006F178A">
        <w:rPr>
          <w:rFonts w:hint="cs"/>
          <w:rtl/>
        </w:rPr>
        <w:t xml:space="preserve"> הוסף על זה </w:t>
      </w:r>
      <w:r w:rsidRPr="00F05A14">
        <w:rPr>
          <w:rFonts w:cs="PFT_Frank" w:hint="cs"/>
          <w:b/>
          <w:bCs/>
          <w:szCs w:val="14"/>
          <w:rtl/>
        </w:rPr>
        <w:t>י</w:t>
      </w:r>
      <w:r w:rsidRPr="00F05A14">
        <w:rPr>
          <w:rFonts w:cs="PFT_Frank"/>
          <w:b/>
          <w:bCs/>
          <w:szCs w:val="14"/>
          <w:rtl/>
        </w:rPr>
        <w:t>"</w:t>
      </w:r>
      <w:r w:rsidRPr="00F05A14">
        <w:rPr>
          <w:rFonts w:cs="PFT_Frank" w:hint="cs"/>
          <w:b/>
          <w:bCs/>
          <w:szCs w:val="14"/>
          <w:rtl/>
        </w:rPr>
        <w:t>ד שנה דבית עבר.</w:t>
      </w:r>
    </w:p>
    <w:p w14:paraId="39485B64" w14:textId="28980337" w:rsidR="002A125E" w:rsidRPr="000C0C8B" w:rsidRDefault="002A125E" w:rsidP="004E6C6E">
      <w:pPr>
        <w:rPr>
          <w:rtl/>
        </w:rPr>
      </w:pPr>
      <w:r w:rsidRPr="000C0C8B">
        <w:rPr>
          <w:rFonts w:cs="PFT_Frank" w:hint="cs"/>
          <w:b/>
          <w:bCs/>
          <w:szCs w:val="14"/>
          <w:rtl/>
        </w:rPr>
        <w:t>ולא נענש</w:t>
      </w:r>
      <w:r w:rsidRPr="000C0C8B">
        <w:rPr>
          <w:rFonts w:hint="cs"/>
          <w:rtl/>
        </w:rPr>
        <w:t xml:space="preserve"> ש</w:t>
      </w:r>
      <w:r w:rsidRPr="000C0C8B">
        <w:rPr>
          <w:rtl/>
        </w:rPr>
        <w:t xml:space="preserve">יוסף פירש מאביו </w:t>
      </w:r>
      <w:r w:rsidRPr="000C0C8B">
        <w:rPr>
          <w:rFonts w:cs="PFT_Frank" w:hint="cs"/>
          <w:b/>
          <w:bCs/>
          <w:szCs w:val="14"/>
          <w:rtl/>
        </w:rPr>
        <w:t>כ</w:t>
      </w:r>
      <w:r w:rsidRPr="000C0C8B">
        <w:rPr>
          <w:rFonts w:cs="PFT_Frank"/>
          <w:b/>
          <w:bCs/>
          <w:szCs w:val="14"/>
          <w:rtl/>
        </w:rPr>
        <w:t>"</w:t>
      </w:r>
      <w:r w:rsidRPr="000C0C8B">
        <w:rPr>
          <w:rFonts w:cs="PFT_Frank" w:hint="cs"/>
          <w:b/>
          <w:bCs/>
          <w:szCs w:val="14"/>
          <w:rtl/>
        </w:rPr>
        <w:t>ב</w:t>
      </w:r>
      <w:r w:rsidRPr="000C0C8B">
        <w:rPr>
          <w:rFonts w:hint="cs"/>
          <w:rtl/>
        </w:rPr>
        <w:t xml:space="preserve">, כשם </w:t>
      </w:r>
      <w:r w:rsidRPr="000C0C8B">
        <w:rPr>
          <w:rtl/>
        </w:rPr>
        <w:t>שפירש יעקב מאביו.</w:t>
      </w:r>
      <w:r w:rsidRPr="000C0C8B">
        <w:rPr>
          <w:rFonts w:hint="cs"/>
          <w:rtl/>
        </w:rPr>
        <w:t xml:space="preserve"> </w:t>
      </w:r>
    </w:p>
    <w:p w14:paraId="27E6E2EC" w14:textId="05044F26" w:rsidR="002A125E" w:rsidRPr="006F178A" w:rsidRDefault="002A125E" w:rsidP="004E6C6E">
      <w:pPr>
        <w:rPr>
          <w:rtl/>
        </w:rPr>
      </w:pPr>
      <w:r w:rsidRPr="00F05A14">
        <w:rPr>
          <w:rFonts w:cs="PFT_Frank" w:hint="cs"/>
          <w:b/>
          <w:bCs/>
          <w:szCs w:val="14"/>
          <w:rtl/>
        </w:rPr>
        <w:t>ו</w:t>
      </w:r>
      <w:r w:rsidRPr="00F05A14">
        <w:rPr>
          <w:rFonts w:cs="PFT_Frank"/>
          <w:b/>
          <w:bCs/>
          <w:szCs w:val="14"/>
          <w:rtl/>
        </w:rPr>
        <w:t>יעקב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מוטמן </w:t>
      </w:r>
      <w:r w:rsidRPr="006F178A">
        <w:rPr>
          <w:rtl/>
        </w:rPr>
        <w:t xml:space="preserve">בבית </w:t>
      </w:r>
      <w:r w:rsidRPr="002B617D">
        <w:rPr>
          <w:rtl/>
        </w:rPr>
        <w:t xml:space="preserve">עבר </w:t>
      </w:r>
      <w:r w:rsidRPr="00F05A14">
        <w:rPr>
          <w:rFonts w:cs="PFT_Frank" w:hint="cs"/>
          <w:b/>
          <w:bCs/>
          <w:szCs w:val="14"/>
          <w:rtl/>
        </w:rPr>
        <w:t>י''ד</w:t>
      </w:r>
      <w:r w:rsidR="004E6C6E">
        <w:rPr>
          <w:rFonts w:cs="PFT_Frank" w:hint="cs"/>
          <w:b/>
          <w:bCs/>
          <w:szCs w:val="14"/>
          <w:rtl/>
        </w:rPr>
        <w:t xml:space="preserve"> שנה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4E6C6E">
        <w:rPr>
          <w:rFonts w:cs="PFT_Frank" w:hint="cs"/>
          <w:b/>
          <w:bCs/>
          <w:szCs w:val="14"/>
          <w:rtl/>
        </w:rPr>
        <w:t>וכ' שנה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ב</w:t>
      </w:r>
      <w:r w:rsidRPr="006F178A">
        <w:rPr>
          <w:rFonts w:hint="cs"/>
          <w:rtl/>
        </w:rPr>
        <w:t>בית לבן</w:t>
      </w:r>
      <w:r>
        <w:rPr>
          <w:rFonts w:hint="cs"/>
          <w:rtl/>
        </w:rPr>
        <w:t xml:space="preserve">, </w:t>
      </w:r>
      <w:r w:rsidR="004E6C6E">
        <w:rPr>
          <w:rtl/>
        </w:rPr>
        <w:br/>
      </w:r>
      <w:r w:rsidR="004E6C6E">
        <w:rPr>
          <w:rFonts w:hint="cs"/>
          <w:rtl/>
        </w:rPr>
        <w:t xml:space="preserve"> </w:t>
      </w:r>
      <w:r w:rsidR="004E6C6E">
        <w:rPr>
          <w:rFonts w:hint="cs"/>
          <w:rtl/>
        </w:rPr>
        <w:tab/>
      </w:r>
      <w:r w:rsidR="004E6C6E">
        <w:rPr>
          <w:rtl/>
        </w:rPr>
        <w:tab/>
      </w:r>
      <w:r>
        <w:rPr>
          <w:rFonts w:hint="cs"/>
          <w:rtl/>
        </w:rPr>
        <w:t>ועוד</w:t>
      </w:r>
      <w:r w:rsidRPr="006F178A">
        <w:rPr>
          <w:rFonts w:hint="cs"/>
          <w:rtl/>
        </w:rPr>
        <w:t xml:space="preserve"> </w:t>
      </w:r>
      <w:r w:rsidRPr="00F05A14">
        <w:rPr>
          <w:rFonts w:cs="PFT_Frank" w:hint="cs"/>
          <w:b/>
          <w:bCs/>
          <w:szCs w:val="14"/>
          <w:rtl/>
        </w:rPr>
        <w:t>שנתיים</w:t>
      </w:r>
      <w:r w:rsidRPr="006F178A">
        <w:rPr>
          <w:rFonts w:hint="cs"/>
          <w:rtl/>
        </w:rPr>
        <w:t xml:space="preserve"> </w:t>
      </w:r>
      <w:r w:rsidRPr="00325492">
        <w:rPr>
          <w:rStyle w:val="afff7"/>
          <w:rFonts w:hint="cs"/>
          <w:rtl/>
        </w:rPr>
        <w:t xml:space="preserve">שהתעכב בדרך </w:t>
      </w:r>
      <w:r>
        <w:rPr>
          <w:rStyle w:val="afff7"/>
          <w:rFonts w:hint="cs"/>
          <w:rtl/>
        </w:rPr>
        <w:t>כשחזר ב</w:t>
      </w:r>
      <w:r w:rsidRPr="00325492">
        <w:rPr>
          <w:rStyle w:val="afff7"/>
          <w:rFonts w:hint="cs"/>
          <w:rtl/>
        </w:rPr>
        <w:t>סוכות</w:t>
      </w:r>
      <w:r>
        <w:rPr>
          <w:rStyle w:val="afff7"/>
          <w:rFonts w:hint="cs"/>
          <w:rtl/>
        </w:rPr>
        <w:t xml:space="preserve"> ו</w:t>
      </w:r>
      <w:r w:rsidRPr="00325492">
        <w:rPr>
          <w:rStyle w:val="afff7"/>
          <w:rFonts w:hint="cs"/>
          <w:rtl/>
        </w:rPr>
        <w:t>בית אל</w:t>
      </w:r>
      <w:r>
        <w:rPr>
          <w:rStyle w:val="afff7"/>
          <w:rFonts w:hint="cs"/>
          <w:rtl/>
        </w:rPr>
        <w:t>, ורק ע"ז נענש.</w:t>
      </w:r>
    </w:p>
    <w:p w14:paraId="0723D1EB" w14:textId="77777777" w:rsidR="002A125E" w:rsidRPr="00A26316" w:rsidRDefault="002A125E" w:rsidP="00A26316">
      <w:pPr>
        <w:jc w:val="center"/>
        <w:rPr>
          <w:color w:val="A6A6A6" w:themeColor="background1" w:themeShade="A6"/>
          <w:rtl/>
        </w:rPr>
      </w:pPr>
      <w:r w:rsidRPr="00A26316">
        <w:rPr>
          <w:color w:val="A6A6A6" w:themeColor="background1" w:themeShade="A6"/>
          <w:rtl/>
        </w:rPr>
        <w:t>הדרן עלך מגילה נקראת.</w:t>
      </w:r>
    </w:p>
    <w:p w14:paraId="0438E75C" w14:textId="77777777" w:rsidR="002A125E" w:rsidRPr="00411327" w:rsidRDefault="002A125E" w:rsidP="002A125E">
      <w:pPr>
        <w:bidi w:val="0"/>
        <w:spacing w:after="160"/>
        <w:jc w:val="left"/>
        <w:rPr>
          <w:rStyle w:val="afe"/>
          <w:rFonts w:ascii="Fb Fontext" w:hAnsi="Fb Fontext"/>
          <w:b/>
          <w:color w:val="808080" w:themeColor="background1" w:themeShade="80"/>
          <w:sz w:val="20"/>
        </w:rPr>
      </w:pPr>
      <w:r>
        <w:rPr>
          <w:rStyle w:val="afe"/>
          <w:sz w:val="20"/>
          <w:rtl/>
        </w:rPr>
        <w:br w:type="page"/>
      </w:r>
    </w:p>
    <w:p w14:paraId="10A7DAA0" w14:textId="77777777" w:rsidR="002A125E" w:rsidRPr="006F178A" w:rsidRDefault="002A125E" w:rsidP="002A125E">
      <w:pPr>
        <w:pStyle w:val="af8"/>
        <w:framePr w:wrap="around"/>
        <w:spacing w:line="220" w:lineRule="exact"/>
        <w:rPr>
          <w:del w:id="41014" w:author="Claude" w:date="2026-10-07T09:24:57Z"/>
          <w:rFonts w:cs="Guttman Vilna"/>
          <w:b/>
          <w:bCs/>
          <w:rtl/>
        </w:rPr>
      </w:pPr>
      <w:del w:id="41013" w:author="Claude" w:date="2026-10-07T09:24:57Z">
        <w:r w:rsidRPr="006F178A">
          <w:rPr>
            <w:rFonts w:hint="cs"/>
            <w:rtl/>
          </w:rPr>
          <w:lastRenderedPageBreak/>
          <w:delText xml:space="preserve">פרק שני </w:delText>
        </w:r>
      </w:del>
    </w:p>
    <w:p w14:paraId="127AD4D0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יז.</w:t>
      </w:r>
    </w:p>
    <w:p w14:paraId="0D42FB3E" w14:textId="77777777" w:rsidR="002A125E" w:rsidRPr="006F178A" w:rsidRDefault="002A125E" w:rsidP="002A125E">
      <w:pPr>
        <w:pStyle w:val="af9"/>
        <w:framePr w:wrap="around"/>
        <w:spacing w:line="220" w:lineRule="exact"/>
        <w:rPr>
          <w:del w:id="41016" w:author="Claude" w:date="2026-10-07T09:24:57Z"/>
          <w:sz w:val="20"/>
          <w:rtl/>
        </w:rPr>
      </w:pPr>
      <w:del w:id="41015" w:author="Claude" w:date="2026-10-07T09:24:57Z">
        <w:r w:rsidRPr="006F178A">
          <w:rPr>
            <w:rFonts w:hint="cs"/>
            <w:sz w:val="20"/>
            <w:rtl/>
          </w:rPr>
          <w:delText xml:space="preserve">הקורא למפרע </w:delText>
        </w:r>
      </w:del>
    </w:p>
    <w:p w14:paraId="5DAD3E88" w14:textId="77777777" w:rsidR="002A125E" w:rsidRPr="006F178A" w:rsidRDefault="002A125E" w:rsidP="002A125E">
      <w:pPr>
        <w:pStyle w:val="afa"/>
        <w:framePr w:wrap="around"/>
        <w:spacing w:after="0" w:line="220" w:lineRule="exact"/>
        <w:rPr>
          <w:rtl/>
        </w:rPr>
      </w:pPr>
      <w:r>
        <w:rPr>
          <w:rFonts w:hint="cs"/>
          <w:rtl/>
        </w:rPr>
        <w:t>(</w:t>
      </w:r>
      <w:r w:rsidRPr="006F178A">
        <w:rPr>
          <w:rFonts w:hint="cs"/>
          <w:rtl/>
        </w:rPr>
        <w:t>יז.- כא.</w:t>
      </w:r>
      <w:r>
        <w:rPr>
          <w:rFonts w:hint="cs"/>
          <w:rtl/>
        </w:rPr>
        <w:t>)</w:t>
      </w:r>
    </w:p>
    <w:p>
      <w:pPr>
        <w:pStyle w:val="af9"/>
        <w:framePr w:wrap="around"/>
        <w:spacing w:line="220" w:lineRule="exact"/>
        <w:rPr>
          <w:del w:id="41022" w:author="Claude" w:date="2026-10-07T09:24:57Z"/>
          <w:sz w:val="20"/>
          <w:rtl/>
        </w:rPr>
      </w:pPr>
      <w:ins w:id="40001" w:author="Claude" w:date="2026-10-06T14:10:04Z">
        <w:del w:id="41021" w:author="Claude" w:date="2026-10-07T09:24:57Z">
          <w:r w:rsidRPr="006F178A">
            <w:rPr>
              <w:rFonts w:hint="cs"/>
              <w:sz w:val="20"/>
              <w:rtl/>
            </w:rPr>
            <w:lastRenderedPageBreak/>
            <w:delText xml:space="preserve">הקורא עומד </w:delText>
          </w:r>
        </w:del>
      </w:ins>
    </w:p>
    <w:p>
      <w:pPr>
        <w:pStyle w:val="PetichatPerek"/>
        <w:rPr>
          <w:ins w:id="41012" w:author="Claude" w:date="2026-10-07T09:24:57Z"/>
        </w:rPr>
      </w:pPr>
      <w:ins w:id="41011" w:author="Claude" w:date="2026-10-07T09:24:57Z">
        <w:r>
          <w:rPr>
            <w:rFonts w:hint="cs"/>
            <w:rtl/>
          </w:rPr>
          <w:t xml:space="preserve">פרק שני</w:t>
        </w:r>
        <w:r>
          <w:rPr>
            <w:rFonts w:hint="cs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הקורא למפרע</w:t>
        </w:r>
      </w:ins>
    </w:p>
    <w:p>
      <w:pPr>
        <w:pStyle w:val="MishnaBatzad"/>
        <w:rPr>
          <w:ins w:id="20065" w:author="קלוד" w:date="2026-10-06T10:09:25Z"/>
        </w:rPr>
      </w:pPr>
      <w:ins w:id="20064" w:author="קלוד" w:date="2026-10-06T10:09:25Z">
        <w:r>
          <w:t xml:space="preserve">משנה א</w:t>
        </w:r>
      </w:ins>
    </w:p>
    <w:p w14:paraId="5A44CC69" w14:textId="1563D720" w:rsidR="002A125E" w:rsidRPr="006F178A" w:rsidRDefault="002A125E" w:rsidP="002A125E">
      <w:pPr>
        <w:pStyle w:val="afb"/>
        <w:rPr>
          <w:rtl/>
        </w:rPr>
      </w:pPr>
      <w:r w:rsidRPr="006F178A">
        <w:rPr>
          <w:rtl/>
        </w:rPr>
        <w:t xml:space="preserve">הקורא את המגילה למפרע </w:t>
      </w:r>
      <w:r w:rsidR="00050FEC">
        <w:rPr>
          <w:rtl/>
        </w:rPr>
        <w:tab/>
      </w:r>
      <w:r w:rsidR="00050FEC">
        <w:rPr>
          <w:rtl/>
        </w:rPr>
        <w:tab/>
      </w:r>
      <w:r w:rsidR="00050FEC">
        <w:rPr>
          <w:rtl/>
        </w:rPr>
        <w:tab/>
      </w:r>
      <w:r w:rsidR="00050FEC">
        <w:rPr>
          <w:rtl/>
        </w:rPr>
        <w:tab/>
      </w:r>
      <w:r w:rsidR="00050FEC">
        <w:rPr>
          <w:rtl/>
        </w:rPr>
        <w:tab/>
      </w:r>
      <w:r w:rsidR="00050FEC">
        <w:rPr>
          <w:rtl/>
        </w:rPr>
        <w:tab/>
      </w:r>
      <w:r w:rsidRPr="006F178A">
        <w:rPr>
          <w:rtl/>
        </w:rPr>
        <w:t>- לא יצא.</w:t>
      </w:r>
    </w:p>
    <w:p w14:paraId="1C62AC4B" w14:textId="18192D37" w:rsidR="002A125E" w:rsidRPr="006F178A" w:rsidRDefault="002A125E" w:rsidP="002A125E">
      <w:pPr>
        <w:pStyle w:val="afb"/>
        <w:rPr>
          <w:rtl/>
        </w:rPr>
      </w:pPr>
      <w:r w:rsidRPr="006F178A">
        <w:rPr>
          <w:rtl/>
        </w:rPr>
        <w:t>קראה על פה, תרגום</w:t>
      </w:r>
      <w:r>
        <w:rPr>
          <w:rFonts w:hint="cs"/>
          <w:rtl/>
        </w:rPr>
        <w:t>,</w:t>
      </w:r>
      <w:r w:rsidRPr="006F178A">
        <w:rPr>
          <w:rtl/>
        </w:rPr>
        <w:t xml:space="preserve"> בכל לשון </w:t>
      </w:r>
      <w:r w:rsidR="00050FEC">
        <w:rPr>
          <w:rtl/>
        </w:rPr>
        <w:tab/>
      </w:r>
      <w:r w:rsidR="00050FEC">
        <w:rPr>
          <w:rtl/>
        </w:rPr>
        <w:tab/>
      </w:r>
      <w:r w:rsidR="00050FEC">
        <w:rPr>
          <w:rtl/>
        </w:rPr>
        <w:tab/>
      </w:r>
      <w:r w:rsidR="00050FEC">
        <w:rPr>
          <w:rtl/>
        </w:rPr>
        <w:tab/>
      </w:r>
      <w:r w:rsidRPr="006F178A">
        <w:rPr>
          <w:rtl/>
        </w:rPr>
        <w:t>- לא יצא.</w:t>
      </w:r>
    </w:p>
    <w:p w14:paraId="10786C0D" w14:textId="13DA4971" w:rsidR="002A125E" w:rsidRPr="006F178A" w:rsidRDefault="002A125E" w:rsidP="002A125E">
      <w:pPr>
        <w:pStyle w:val="afb"/>
        <w:rPr>
          <w:rtl/>
        </w:rPr>
      </w:pPr>
      <w:r w:rsidRPr="006F178A">
        <w:rPr>
          <w:rtl/>
        </w:rPr>
        <w:t>אבל קורין ללועזות בלעז, והלועז ששמע אשורית</w:t>
      </w:r>
      <w:r w:rsidR="0073422E">
        <w:rPr>
          <w:rFonts w:hint="cs"/>
          <w:rtl/>
        </w:rPr>
        <w:t>-</w:t>
      </w:r>
      <w:r w:rsidR="0073422E">
        <w:rPr>
          <w:rtl/>
        </w:rPr>
        <w:tab/>
      </w:r>
      <w:r w:rsidRPr="006F178A">
        <w:rPr>
          <w:rtl/>
        </w:rPr>
        <w:t>יצא.</w:t>
      </w:r>
    </w:p>
    <w:p w14:paraId="76D5E80A" w14:textId="77777777" w:rsidR="002A125E" w:rsidRPr="006F178A" w:rsidRDefault="002A125E" w:rsidP="002A125E">
      <w:pPr>
        <w:pStyle w:val="afb"/>
        <w:rPr>
          <w:rtl/>
        </w:rPr>
      </w:pPr>
      <w:r w:rsidRPr="006F178A">
        <w:rPr>
          <w:rtl/>
        </w:rPr>
        <w:t>קראה סירוגין, ומתנמנם - יצא.</w:t>
      </w:r>
    </w:p>
    <w:p w14:paraId="0733C61E" w14:textId="77777777" w:rsidR="002A125E" w:rsidRPr="006F178A" w:rsidRDefault="002A125E" w:rsidP="002A125E">
      <w:pPr>
        <w:pStyle w:val="afb"/>
        <w:rPr>
          <w:rtl/>
        </w:rPr>
      </w:pPr>
      <w:r>
        <w:rPr>
          <w:rtl/>
        </w:rPr>
        <w:t>כ</w:t>
      </w:r>
      <w:r w:rsidRPr="006F178A">
        <w:rPr>
          <w:rtl/>
        </w:rPr>
        <w:t>ת</w:t>
      </w:r>
      <w:r>
        <w:rPr>
          <w:rtl/>
        </w:rPr>
        <w:t>בה, דרשה, ו</w:t>
      </w:r>
      <w:r>
        <w:rPr>
          <w:rFonts w:hint="cs"/>
          <w:rtl/>
        </w:rPr>
        <w:t>ה</w:t>
      </w:r>
      <w:r>
        <w:rPr>
          <w:rtl/>
        </w:rPr>
        <w:t>גיהה, אם כוון לבו יצא, ואם לאו</w:t>
      </w:r>
      <w:r w:rsidRPr="006F178A">
        <w:rPr>
          <w:rtl/>
        </w:rPr>
        <w:t xml:space="preserve"> לא יצא.</w:t>
      </w:r>
    </w:p>
    <w:p w14:paraId="68441163" w14:textId="77777777" w:rsidR="002A125E" w:rsidRPr="006F178A" w:rsidRDefault="002A125E" w:rsidP="002A125E">
      <w:pPr>
        <w:pStyle w:val="afb"/>
        <w:rPr>
          <w:rtl/>
        </w:rPr>
      </w:pPr>
      <w:r>
        <w:rPr>
          <w:rtl/>
        </w:rPr>
        <w:t>כת</w:t>
      </w:r>
      <w:r w:rsidRPr="006F178A">
        <w:rPr>
          <w:rtl/>
        </w:rPr>
        <w:t>בה בסם</w:t>
      </w:r>
      <w:r>
        <w:rPr>
          <w:rFonts w:hint="cs"/>
          <w:rtl/>
        </w:rPr>
        <w:t>,</w:t>
      </w:r>
      <w:r w:rsidRPr="006F178A">
        <w:rPr>
          <w:rtl/>
        </w:rPr>
        <w:t xml:space="preserve"> סיקרא</w:t>
      </w:r>
      <w:r>
        <w:rPr>
          <w:rFonts w:hint="cs"/>
          <w:rtl/>
        </w:rPr>
        <w:t>,</w:t>
      </w:r>
      <w:r w:rsidRPr="006F178A">
        <w:rPr>
          <w:rtl/>
        </w:rPr>
        <w:t xml:space="preserve"> קומוס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tl/>
        </w:rPr>
        <w:t xml:space="preserve">וקנקנתום, על הנייר </w:t>
      </w:r>
      <w:r>
        <w:rPr>
          <w:rFonts w:hint="cs"/>
          <w:rtl/>
        </w:rPr>
        <w:t>ו</w:t>
      </w:r>
      <w:r>
        <w:rPr>
          <w:rtl/>
        </w:rPr>
        <w:t>הדפתרא</w:t>
      </w:r>
      <w:r w:rsidRPr="006F178A">
        <w:rPr>
          <w:rtl/>
        </w:rPr>
        <w:t xml:space="preserve"> לא יצא.</w:t>
      </w:r>
      <w:r>
        <w:rPr>
          <w:rFonts w:hint="cs"/>
          <w:rtl/>
        </w:rPr>
        <w:t xml:space="preserve"> </w:t>
      </w:r>
      <w:r w:rsidRPr="006F178A">
        <w:rPr>
          <w:rtl/>
        </w:rPr>
        <w:t>עד שתהא כתובה אשורית, על הספר, ובדיו.</w:t>
      </w:r>
    </w:p>
    <w:p w14:paraId="5D51C998" w14:textId="61EE37BA" w:rsidR="00D62A56" w:rsidRPr="00C34263" w:rsidRDefault="00D62A56" w:rsidP="00C34263">
      <w:pPr>
        <w:pStyle w:val="aff1"/>
        <w:rPr>
          <w:rtl/>
        </w:rPr>
      </w:pPr>
      <w:ins w:id="9817" w:author="מספור קטעי משנה" w:date="2026-10-06T06:45:35Z">
        <w:r>
          <w:rPr>
            <w:rStyle w:val="MisparKeta"/>
          </w:rPr>
          <w:t xml:space="preserve">ב. </w:t>
        </w:r>
      </w:ins>
      <w:r w:rsidRPr="00C34263">
        <w:rPr>
          <w:rFonts w:hint="cs"/>
          <w:rtl/>
        </w:rPr>
        <w:t>למפרע לא יצא</w:t>
      </w:r>
    </w:p>
    <w:p w14:paraId="165BEE6A" w14:textId="580BF20D" w:rsidR="002A125E" w:rsidRPr="006F178A" w:rsidRDefault="002A125E" w:rsidP="002A125E">
      <w:pPr>
        <w:rPr>
          <w:rtl/>
        </w:rPr>
      </w:pPr>
      <w:r>
        <w:rPr>
          <w:rStyle w:val="a4"/>
          <w:rFonts w:hint="cs"/>
          <w:rtl/>
        </w:rPr>
        <w:t>ד</w:t>
      </w:r>
      <w:r w:rsidRPr="00A824E4">
        <w:rPr>
          <w:rStyle w:val="a4"/>
          <w:rFonts w:hint="cs"/>
          <w:rtl/>
        </w:rPr>
        <w:t xml:space="preserve">'והימים האלה נזכרים ונעשים' </w:t>
      </w:r>
      <w:r>
        <w:rPr>
          <w:rFonts w:hint="cs"/>
          <w:rtl/>
        </w:rPr>
        <w:t>הוקש</w:t>
      </w:r>
      <w:r w:rsidRPr="006F178A">
        <w:rPr>
          <w:rFonts w:hint="cs"/>
          <w:rtl/>
        </w:rPr>
        <w:t xml:space="preserve"> זכירה לעשיה ד</w:t>
      </w:r>
      <w:r>
        <w:rPr>
          <w:rFonts w:hint="cs"/>
          <w:rtl/>
        </w:rPr>
        <w:t xml:space="preserve">לא </w:t>
      </w:r>
      <w:r w:rsidRPr="006F178A">
        <w:rPr>
          <w:rFonts w:hint="cs"/>
          <w:rtl/>
        </w:rPr>
        <w:t>למפרע.</w:t>
      </w:r>
    </w:p>
    <w:p w14:paraId="358E47BF" w14:textId="39FC3B9B" w:rsidR="0094084F" w:rsidRDefault="00D355BE" w:rsidP="00C34263">
      <w:pPr>
        <w:pStyle w:val="36"/>
        <w:framePr w:wrap="notBeside"/>
        <w:rPr>
          <w:rtl/>
        </w:rPr>
      </w:pPr>
      <w:r w:rsidRPr="00C34263">
        <w:rPr>
          <w:rFonts w:ascii="Times New Roman" w:hAnsi="Times New Roman" w:cs="Times New Roman" w:hint="cs"/>
          <w:rtl/>
        </w:rPr>
        <w:t>◦</w:t>
      </w:r>
      <w:r w:rsidRPr="00C34263">
        <w:rPr>
          <w:rtl/>
        </w:rPr>
        <w:t xml:space="preserve"> </w:t>
      </w:r>
      <w:r w:rsidR="002A125E" w:rsidRPr="00C34263">
        <w:rPr>
          <w:rtl/>
        </w:rPr>
        <w:t>תנא</w:t>
      </w:r>
      <w:r w:rsidR="0094084F">
        <w:rPr>
          <w:rtl/>
        </w:rPr>
        <w:t>:</w:t>
      </w:r>
    </w:p>
    <w:p w14:paraId="344E34EC" w14:textId="16682CE0" w:rsidR="002A125E" w:rsidRPr="006F178A" w:rsidRDefault="002A125E" w:rsidP="002A125E">
      <w:pPr>
        <w:rPr>
          <w:rtl/>
        </w:rPr>
      </w:pPr>
      <w:r w:rsidRPr="006F178A">
        <w:rPr>
          <w:rFonts w:ascii="Fb Fontext" w:hAnsi="Fb Fontext"/>
          <w:rtl/>
        </w:rPr>
        <w:t>וכן בהלל, קריאת שמע, ותפלה.</w:t>
      </w:r>
      <w:r w:rsidR="00E662D5">
        <w:rPr>
          <w:rStyle w:val="afffb"/>
          <w:rFonts w:hint="cs"/>
          <w:rtl/>
        </w:rPr>
        <w:t xml:space="preserve"> </w:t>
      </w:r>
      <w:r w:rsidR="009F76E1" w:rsidRPr="00E662D5">
        <w:rPr>
          <w:rStyle w:val="afffb"/>
          <w:rFonts w:hint="cs"/>
          <w:rtl/>
        </w:rPr>
        <w:t>[שקרא למפרע לא יצא</w:t>
      </w:r>
      <w:r w:rsidR="00E662D5" w:rsidRPr="00E662D5">
        <w:rPr>
          <w:rStyle w:val="afffb"/>
          <w:rFonts w:hint="cs"/>
          <w:rtl/>
        </w:rPr>
        <w:t>]</w:t>
      </w:r>
    </w:p>
    <w:p w14:paraId="66A7853D" w14:textId="77777777" w:rsidR="003145A8" w:rsidRPr="002A7748" w:rsidRDefault="002A125E" w:rsidP="00E7367D">
      <w:pPr>
        <w:pStyle w:val="afff4"/>
        <w:rPr>
          <w:rtl/>
        </w:rPr>
      </w:pPr>
      <w:r w:rsidRPr="002A7748">
        <w:rPr>
          <w:rtl/>
        </w:rPr>
        <w:t>הלל</w:t>
      </w:r>
    </w:p>
    <w:p w14:paraId="6F9C5C9F" w14:textId="74CBBA50" w:rsidR="0094084F" w:rsidRDefault="00827729" w:rsidP="003145A8">
      <w:pPr>
        <w:pStyle w:val="36"/>
        <w:framePr w:wrap="notBeside"/>
        <w:rPr>
          <w:rtl/>
        </w:rPr>
      </w:pPr>
      <w:r w:rsidRPr="003145A8">
        <w:rPr>
          <w:rFonts w:hint="cs"/>
          <w:rtl/>
        </w:rPr>
        <w:t>א</w:t>
      </w:r>
      <w:r w:rsidR="0094084F">
        <w:rPr>
          <w:rFonts w:hint="cs"/>
          <w:rtl/>
        </w:rPr>
        <w:t>.</w:t>
      </w:r>
    </w:p>
    <w:p w14:paraId="37511B46" w14:textId="6D8F8AE1" w:rsidR="002A125E" w:rsidRPr="006F178A" w:rsidRDefault="002A125E" w:rsidP="002A125E">
      <w:pPr>
        <w:rPr>
          <w:rFonts w:cs="Guttman Vilna"/>
          <w:b/>
          <w:bCs/>
          <w:rtl/>
        </w:rPr>
      </w:pPr>
      <w:r w:rsidRPr="00411327">
        <w:rPr>
          <w:rStyle w:val="afff"/>
          <w:b/>
          <w:rtl/>
        </w:rPr>
        <w:t>רבה</w:t>
      </w:r>
      <w:r w:rsidRPr="00411327">
        <w:rPr>
          <w:rStyle w:val="afff"/>
          <w:rFonts w:hint="cs"/>
          <w:b/>
          <w:rtl/>
        </w:rPr>
        <w:t>:</w:t>
      </w:r>
      <w:r w:rsidRPr="006F178A">
        <w:rPr>
          <w:rtl/>
        </w:rPr>
        <w:t xml:space="preserve"> </w:t>
      </w:r>
      <w:r w:rsidRPr="00FA08BF">
        <w:rPr>
          <w:rStyle w:val="a4"/>
          <w:rtl/>
        </w:rPr>
        <w:t>'ממזרח שמש עד מבואו</w:t>
      </w:r>
      <w:r w:rsidRPr="00FA08BF">
        <w:rPr>
          <w:rStyle w:val="a4"/>
          <w:rFonts w:hint="cs"/>
          <w:rtl/>
        </w:rPr>
        <w:t>'</w:t>
      </w:r>
      <w:r w:rsidRPr="00FA08BF">
        <w:rPr>
          <w:rStyle w:val="a4"/>
          <w:rtl/>
        </w:rPr>
        <w:t>.</w:t>
      </w:r>
      <w:r>
        <w:rPr>
          <w:rFonts w:hint="cs"/>
          <w:rtl/>
        </w:rPr>
        <w:t xml:space="preserve"> </w:t>
      </w:r>
      <w:r w:rsidRPr="00411327">
        <w:rPr>
          <w:rStyle w:val="afff"/>
          <w:b/>
          <w:rtl/>
        </w:rPr>
        <w:tab/>
      </w:r>
      <w:r w:rsidR="00D823B3">
        <w:rPr>
          <w:rStyle w:val="afff"/>
          <w:b/>
          <w:rtl/>
        </w:rPr>
        <w:tab/>
      </w:r>
      <w:r w:rsidR="002B41B1">
        <w:rPr>
          <w:rStyle w:val="afff"/>
          <w:rFonts w:hint="cs"/>
          <w:b/>
          <w:rtl/>
        </w:rPr>
        <w:t xml:space="preserve">ב. </w:t>
      </w:r>
      <w:r w:rsidRPr="00411327">
        <w:rPr>
          <w:rStyle w:val="afff"/>
          <w:b/>
          <w:rtl/>
        </w:rPr>
        <w:t>רב יוסף:</w:t>
      </w:r>
      <w:r w:rsidRPr="006F178A">
        <w:rPr>
          <w:rtl/>
        </w:rPr>
        <w:t xml:space="preserve"> </w:t>
      </w:r>
      <w:r w:rsidRPr="00432A0D">
        <w:rPr>
          <w:rStyle w:val="a4"/>
          <w:rFonts w:hint="cs"/>
          <w:rtl/>
        </w:rPr>
        <w:t>'</w:t>
      </w:r>
      <w:r w:rsidRPr="00432A0D">
        <w:rPr>
          <w:rStyle w:val="a4"/>
          <w:rtl/>
        </w:rPr>
        <w:t>זה היום עשה ה</w:t>
      </w:r>
      <w:r>
        <w:rPr>
          <w:rStyle w:val="a4"/>
          <w:rtl/>
        </w:rPr>
        <w:t>'</w:t>
      </w:r>
      <w:r w:rsidRPr="00432A0D">
        <w:rPr>
          <w:rStyle w:val="a4"/>
          <w:rtl/>
        </w:rPr>
        <w:t>.</w:t>
      </w:r>
    </w:p>
    <w:p w14:paraId="32F2E6B5" w14:textId="0C30A7BF" w:rsidR="0094084F" w:rsidRDefault="002B41B1" w:rsidP="003145A8">
      <w:pPr>
        <w:pStyle w:val="36"/>
        <w:framePr w:wrap="notBeside"/>
        <w:rPr>
          <w:rtl/>
        </w:rPr>
      </w:pPr>
      <w:r w:rsidRPr="003145A8">
        <w:rPr>
          <w:rFonts w:hint="cs"/>
          <w:rtl/>
        </w:rPr>
        <w:t>ג</w:t>
      </w:r>
      <w:r w:rsidR="0094084F">
        <w:rPr>
          <w:rFonts w:hint="cs"/>
          <w:rtl/>
        </w:rPr>
        <w:t>.</w:t>
      </w:r>
    </w:p>
    <w:p w14:paraId="5E7212BA" w14:textId="7546A9F4" w:rsidR="002A125E" w:rsidRDefault="002A125E" w:rsidP="003145A8">
      <w:pPr>
        <w:spacing w:after="60"/>
        <w:rPr>
          <w:rStyle w:val="afe"/>
          <w:rtl/>
        </w:rPr>
      </w:pPr>
      <w:r w:rsidRPr="00411327">
        <w:rPr>
          <w:rStyle w:val="afff"/>
          <w:b/>
          <w:rtl/>
        </w:rPr>
        <w:t>רב אויא:</w:t>
      </w:r>
      <w:r w:rsidRPr="00A824E4">
        <w:rPr>
          <w:rStyle w:val="a4"/>
          <w:rtl/>
        </w:rPr>
        <w:t xml:space="preserve">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יהי שם ה</w:t>
      </w:r>
      <w:r>
        <w:rPr>
          <w:rStyle w:val="a4"/>
          <w:rtl/>
        </w:rPr>
        <w:t>'</w:t>
      </w:r>
      <w:r w:rsidRPr="00A824E4">
        <w:rPr>
          <w:rStyle w:val="a4"/>
          <w:rtl/>
        </w:rPr>
        <w:t xml:space="preserve"> מברך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.</w:t>
      </w:r>
      <w:r>
        <w:rPr>
          <w:rFonts w:cs="Guttman Vilna" w:hint="cs"/>
          <w:b/>
          <w:bCs/>
          <w:rtl/>
        </w:rPr>
        <w:t xml:space="preserve"> </w:t>
      </w:r>
      <w:r w:rsidRPr="00411327">
        <w:rPr>
          <w:rStyle w:val="afff"/>
          <w:b/>
          <w:rtl/>
        </w:rPr>
        <w:tab/>
      </w:r>
      <w:r w:rsidRPr="00411327">
        <w:rPr>
          <w:rStyle w:val="afff"/>
          <w:b/>
          <w:rtl/>
        </w:rPr>
        <w:tab/>
      </w:r>
      <w:r w:rsidRPr="00411327">
        <w:rPr>
          <w:rStyle w:val="afff"/>
          <w:b/>
          <w:rtl/>
        </w:rPr>
        <w:tab/>
      </w:r>
      <w:r w:rsidR="00827729" w:rsidRPr="00827729">
        <w:rPr>
          <w:rStyle w:val="afff"/>
          <w:rFonts w:hint="cs"/>
          <w:rtl/>
        </w:rPr>
        <w:t>ד</w:t>
      </w:r>
      <w:r w:rsidR="00827729">
        <w:rPr>
          <w:rStyle w:val="afff"/>
          <w:rFonts w:hint="cs"/>
          <w:b/>
          <w:rtl/>
        </w:rPr>
        <w:t xml:space="preserve">. </w:t>
      </w:r>
      <w:r w:rsidRPr="00411327">
        <w:rPr>
          <w:rStyle w:val="afff"/>
          <w:b/>
          <w:rtl/>
        </w:rPr>
        <w:t>ור</w:t>
      </w:r>
      <w:r w:rsidRPr="00411327">
        <w:rPr>
          <w:rStyle w:val="afff"/>
          <w:rFonts w:hint="cs"/>
          <w:b/>
          <w:rtl/>
        </w:rPr>
        <w:t>נב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י</w:t>
      </w:r>
      <w:r w:rsidRPr="00411327">
        <w:rPr>
          <w:rStyle w:val="afff"/>
          <w:b/>
          <w:rtl/>
        </w:rPr>
        <w:t xml:space="preserve">: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מעתה ועד עולם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.</w:t>
      </w:r>
    </w:p>
    <w:p w14:paraId="4ACC8D18" w14:textId="77777777" w:rsidR="00472285" w:rsidRPr="00472285" w:rsidRDefault="002A125E" w:rsidP="00E7367D">
      <w:pPr>
        <w:pStyle w:val="afff4"/>
        <w:rPr>
          <w:rtl/>
        </w:rPr>
      </w:pPr>
      <w:r w:rsidRPr="00472285">
        <w:rPr>
          <w:rtl/>
        </w:rPr>
        <w:t xml:space="preserve">קריאת שמע </w:t>
      </w:r>
    </w:p>
    <w:p w14:paraId="28FB4BB5" w14:textId="153AE06E" w:rsidR="0094084F" w:rsidRDefault="002A125E" w:rsidP="00472285">
      <w:pPr>
        <w:pStyle w:val="36"/>
        <w:framePr w:wrap="notBeside"/>
        <w:rPr>
          <w:rtl/>
        </w:rPr>
      </w:pPr>
      <w:r w:rsidRPr="00472285">
        <w:rPr>
          <w:rtl/>
        </w:rPr>
        <w:t>ד</w:t>
      </w:r>
      <w:r w:rsidRPr="00472285">
        <w:rPr>
          <w:rFonts w:hint="cs"/>
          <w:rtl/>
        </w:rPr>
        <w:t>לרבי</w:t>
      </w:r>
      <w:r w:rsidR="0094084F">
        <w:rPr>
          <w:rFonts w:hint="cs"/>
          <w:rtl/>
        </w:rPr>
        <w:t>:</w:t>
      </w:r>
    </w:p>
    <w:p w14:paraId="30265A2C" w14:textId="3A13E9C0" w:rsidR="003145A8" w:rsidRPr="006F178A" w:rsidRDefault="002A125E" w:rsidP="003145A8">
      <w:pPr>
        <w:pStyle w:val="afffa"/>
        <w:rPr>
          <w:rtl/>
        </w:rPr>
      </w:pPr>
      <w:r w:rsidRPr="00BA25C4">
        <w:rPr>
          <w:rStyle w:val="a4"/>
          <w:rFonts w:hint="cs"/>
          <w:rtl/>
        </w:rPr>
        <w:t>והיו</w:t>
      </w:r>
      <w:r w:rsidRPr="006F178A">
        <w:rPr>
          <w:rFonts w:hint="cs"/>
          <w:rtl/>
        </w:rPr>
        <w:t xml:space="preserve"> בהוויתן </w:t>
      </w:r>
      <w:r>
        <w:rPr>
          <w:rFonts w:hint="cs"/>
          <w:rtl/>
        </w:rPr>
        <w:t>[</w:t>
      </w:r>
      <w:r w:rsidRPr="00DB0BD7">
        <w:rPr>
          <w:rFonts w:hint="cs"/>
          <w:b/>
          <w:bCs/>
          <w:rtl/>
        </w:rPr>
        <w:t>לשון הקודש</w:t>
      </w:r>
      <w:r>
        <w:rPr>
          <w:rFonts w:hint="cs"/>
          <w:rtl/>
        </w:rPr>
        <w:t>]</w:t>
      </w:r>
      <w:r w:rsidRPr="006F178A">
        <w:rPr>
          <w:rFonts w:hint="cs"/>
          <w:rtl/>
        </w:rPr>
        <w:t>.</w:t>
      </w:r>
      <w:r w:rsidR="003145A8">
        <w:rPr>
          <w:rFonts w:hint="cs"/>
          <w:rtl/>
        </w:rPr>
        <w:t xml:space="preserve"> </w:t>
      </w:r>
      <w:r w:rsidR="003145A8">
        <w:rPr>
          <w:rStyle w:val="a4"/>
          <w:rtl/>
        </w:rPr>
        <w:tab/>
      </w:r>
      <w:r w:rsidR="003145A8" w:rsidRPr="00A824E4">
        <w:rPr>
          <w:rStyle w:val="a4"/>
          <w:rFonts w:hint="cs"/>
          <w:rtl/>
        </w:rPr>
        <w:t>'שמע'</w:t>
      </w:r>
      <w:r w:rsidR="003145A8" w:rsidRPr="00A824E4">
        <w:rPr>
          <w:rStyle w:val="a4"/>
          <w:rtl/>
        </w:rPr>
        <w:t xml:space="preserve"> </w:t>
      </w:r>
      <w:r w:rsidR="003145A8">
        <w:rPr>
          <w:rFonts w:hint="cs"/>
          <w:rtl/>
        </w:rPr>
        <w:t>ב</w:t>
      </w:r>
      <w:r w:rsidR="003145A8" w:rsidRPr="006F178A">
        <w:rPr>
          <w:rtl/>
        </w:rPr>
        <w:t>אזניך מה שאתה מוציא מפיך.</w:t>
      </w:r>
    </w:p>
    <w:p w14:paraId="2A1FFB08" w14:textId="0BE41205" w:rsidR="0094084F" w:rsidRDefault="002A125E" w:rsidP="003145A8">
      <w:pPr>
        <w:pStyle w:val="36"/>
        <w:framePr w:wrap="notBeside"/>
        <w:rPr>
          <w:rtl/>
        </w:rPr>
      </w:pPr>
      <w:r w:rsidRPr="003145A8">
        <w:rPr>
          <w:rFonts w:hint="cs"/>
          <w:rtl/>
        </w:rPr>
        <w:t>ולרבנן</w:t>
      </w:r>
      <w:r w:rsidR="0094084F">
        <w:rPr>
          <w:rFonts w:hint="cs"/>
          <w:rtl/>
        </w:rPr>
        <w:t>:</w:t>
      </w:r>
    </w:p>
    <w:p w14:paraId="043228FD" w14:textId="46724DD0" w:rsidR="002A125E" w:rsidRPr="006F178A" w:rsidRDefault="002A125E" w:rsidP="003145A8">
      <w:pPr>
        <w:pStyle w:val="afffa"/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שמע</w:t>
      </w:r>
      <w:r w:rsidRPr="00A824E4"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 w:rsidRPr="00DB0BD7">
        <w:rPr>
          <w:b/>
          <w:bCs/>
          <w:rtl/>
        </w:rPr>
        <w:t>בכל לשון</w:t>
      </w:r>
      <w:r w:rsidRPr="006F178A">
        <w:rPr>
          <w:rtl/>
        </w:rPr>
        <w:t xml:space="preserve"> ששומע.</w:t>
      </w:r>
      <w:r w:rsidR="003145A8"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 xml:space="preserve"> </w:t>
      </w:r>
      <w:r w:rsidR="004A5203">
        <w:rPr>
          <w:rStyle w:val="afff"/>
          <w:b/>
          <w:rtl/>
        </w:rPr>
        <w:tab/>
      </w:r>
      <w:r w:rsidRPr="004A5203">
        <w:rPr>
          <w:rStyle w:val="afff"/>
          <w:rFonts w:hint="cs"/>
          <w:b/>
          <w:spacing w:val="-2"/>
          <w:rtl/>
        </w:rPr>
        <w:t>'</w:t>
      </w:r>
      <w:r w:rsidRPr="004A5203">
        <w:rPr>
          <w:rStyle w:val="a4"/>
          <w:rFonts w:hint="cs"/>
          <w:spacing w:val="-2"/>
          <w:rtl/>
        </w:rPr>
        <w:t>והיו'</w:t>
      </w:r>
      <w:r w:rsidRPr="004A5203">
        <w:rPr>
          <w:rFonts w:hint="cs"/>
          <w:spacing w:val="-2"/>
          <w:rtl/>
        </w:rPr>
        <w:t xml:space="preserve"> שלא למפרע </w:t>
      </w:r>
      <w:r w:rsidRPr="004A5203">
        <w:rPr>
          <w:rStyle w:val="afff"/>
          <w:rFonts w:hint="cs"/>
          <w:b/>
          <w:spacing w:val="-2"/>
          <w:rtl/>
        </w:rPr>
        <w:t>רבי</w:t>
      </w:r>
      <w:r w:rsidRPr="004A5203">
        <w:rPr>
          <w:rFonts w:hint="cs"/>
          <w:spacing w:val="-2"/>
          <w:rtl/>
        </w:rPr>
        <w:t>: '</w:t>
      </w:r>
      <w:r w:rsidRPr="004A5203">
        <w:rPr>
          <w:rStyle w:val="a4"/>
          <w:b/>
          <w:bCs/>
          <w:spacing w:val="-2"/>
          <w:rtl/>
        </w:rPr>
        <w:t>ה</w:t>
      </w:r>
      <w:r w:rsidRPr="004A5203">
        <w:rPr>
          <w:rStyle w:val="a4"/>
          <w:spacing w:val="-2"/>
          <w:rtl/>
        </w:rPr>
        <w:t>דברים</w:t>
      </w:r>
      <w:r w:rsidRPr="004A5203">
        <w:rPr>
          <w:rStyle w:val="a4"/>
          <w:rFonts w:hint="cs"/>
          <w:spacing w:val="-2"/>
          <w:rtl/>
        </w:rPr>
        <w:t>'</w:t>
      </w:r>
      <w:r w:rsidRPr="004A5203">
        <w:rPr>
          <w:rFonts w:hint="cs"/>
          <w:spacing w:val="-2"/>
          <w:rtl/>
        </w:rPr>
        <w:t xml:space="preserve"> שלא למפרע.</w:t>
      </w:r>
    </w:p>
    <w:p w14:paraId="661DD253" w14:textId="6FA54A8A" w:rsidR="003145A8" w:rsidRPr="00083B0A" w:rsidRDefault="002A125E" w:rsidP="00E7367D">
      <w:pPr>
        <w:pStyle w:val="afff4"/>
        <w:rPr>
          <w:rtl/>
        </w:rPr>
      </w:pPr>
      <w:r w:rsidRPr="00083B0A">
        <w:rPr>
          <w:rtl/>
        </w:rPr>
        <w:t>תפ</w:t>
      </w:r>
      <w:r w:rsidR="00083B0A">
        <w:rPr>
          <w:rFonts w:hint="cs"/>
          <w:rtl/>
        </w:rPr>
        <w:t>י</w:t>
      </w:r>
      <w:r w:rsidRPr="00083B0A">
        <w:rPr>
          <w:rtl/>
        </w:rPr>
        <w:t>לה</w:t>
      </w:r>
    </w:p>
    <w:p w14:paraId="61E89642" w14:textId="77777777" w:rsidR="0094084F" w:rsidRDefault="002A125E" w:rsidP="003145A8">
      <w:pPr>
        <w:pStyle w:val="36"/>
        <w:framePr w:wrap="notBeside"/>
        <w:rPr>
          <w:rtl/>
        </w:rPr>
      </w:pPr>
      <w:r w:rsidRPr="003145A8">
        <w:rPr>
          <w:rtl/>
        </w:rPr>
        <w:t>שמעון הפקולי</w:t>
      </w:r>
      <w:r w:rsidR="0094084F">
        <w:rPr>
          <w:rtl/>
        </w:rPr>
        <w:t>:</w:t>
      </w:r>
    </w:p>
    <w:p w14:paraId="28F88CAF" w14:textId="1608927E" w:rsidR="002A125E" w:rsidRPr="006F178A" w:rsidRDefault="002A125E" w:rsidP="002A125E">
      <w:pPr>
        <w:rPr>
          <w:rtl/>
        </w:rPr>
      </w:pPr>
      <w:r w:rsidRPr="006F178A">
        <w:rPr>
          <w:rFonts w:ascii="Fb Fontext" w:hAnsi="Fb Fontext"/>
          <w:rtl/>
        </w:rPr>
        <w:t xml:space="preserve">הסדיר </w:t>
      </w:r>
      <w:r>
        <w:rPr>
          <w:rFonts w:ascii="Fb Fontext" w:hAnsi="Fb Fontext" w:hint="cs"/>
          <w:rtl/>
        </w:rPr>
        <w:t>י''ח</w:t>
      </w:r>
      <w:r w:rsidRPr="006F178A">
        <w:rPr>
          <w:rFonts w:ascii="Fb Fontext" w:hAnsi="Fb Fontext"/>
          <w:rtl/>
        </w:rPr>
        <w:t xml:space="preserve"> ברכות </w:t>
      </w:r>
      <w:r w:rsidRPr="00F05A14">
        <w:rPr>
          <w:rFonts w:ascii="Fb Fontext" w:hAnsi="Fb Fontext" w:cs="PFT_Frank"/>
          <w:b/>
          <w:bCs/>
          <w:szCs w:val="14"/>
          <w:rtl/>
        </w:rPr>
        <w:t>על הסדר</w:t>
      </w:r>
      <w:r w:rsidRPr="006F178A">
        <w:rPr>
          <w:rFonts w:ascii="Fb Fontext" w:hAnsi="Fb Fontext"/>
          <w:rtl/>
        </w:rPr>
        <w:t xml:space="preserve"> ביבנה.</w:t>
      </w:r>
    </w:p>
    <w:p w14:paraId="13EC1DAC" w14:textId="77777777" w:rsidR="0094084F" w:rsidRDefault="002A125E" w:rsidP="003145A8">
      <w:pPr>
        <w:pStyle w:val="36"/>
        <w:framePr w:wrap="notBeside"/>
        <w:rPr>
          <w:rtl/>
        </w:rPr>
      </w:pPr>
      <w:r w:rsidRPr="003145A8">
        <w:rPr>
          <w:rFonts w:hint="cs"/>
          <w:rtl/>
        </w:rPr>
        <w:t>והך</w:t>
      </w:r>
      <w:r w:rsidR="0094084F">
        <w:rPr>
          <w:rFonts w:hint="cs"/>
          <w:rtl/>
        </w:rPr>
        <w:t>:</w:t>
      </w:r>
    </w:p>
    <w:p w14:paraId="6239E18D" w14:textId="321CBF85" w:rsidR="002A125E" w:rsidRPr="00DB0BD7" w:rsidRDefault="00EA58DA" w:rsidP="002A125E">
      <w:pPr>
        <w:rPr>
          <w:rStyle w:val="afffb"/>
          <w:rtl/>
        </w:rPr>
      </w:pPr>
      <w:r>
        <w:rPr>
          <w:rFonts w:hint="cs"/>
          <w:rtl/>
        </w:rPr>
        <w:t>ד</w:t>
      </w:r>
      <w:r w:rsidR="002A125E">
        <w:rPr>
          <w:rFonts w:hint="cs"/>
          <w:rtl/>
        </w:rPr>
        <w:t>ק"כ</w:t>
      </w:r>
      <w:r w:rsidR="002A125E" w:rsidRPr="006F178A">
        <w:rPr>
          <w:rtl/>
        </w:rPr>
        <w:t xml:space="preserve"> זקנים ובהם נביאים</w:t>
      </w:r>
      <w:r w:rsidR="002A125E">
        <w:rPr>
          <w:rFonts w:hint="cs"/>
          <w:rtl/>
        </w:rPr>
        <w:t xml:space="preserve"> סדרום </w:t>
      </w:r>
      <w:r w:rsidR="002A125E" w:rsidRPr="00DB0BD7">
        <w:rPr>
          <w:rStyle w:val="afffb"/>
          <w:rFonts w:hint="cs"/>
          <w:rtl/>
        </w:rPr>
        <w:t>-שכחום</w:t>
      </w:r>
      <w:r w:rsidR="002A125E">
        <w:rPr>
          <w:rStyle w:val="afffb"/>
          <w:rFonts w:hint="cs"/>
          <w:rtl/>
        </w:rPr>
        <w:t>,</w:t>
      </w:r>
      <w:r w:rsidR="002A125E" w:rsidRPr="00DB0BD7">
        <w:rPr>
          <w:rStyle w:val="afffb"/>
          <w:rFonts w:hint="cs"/>
          <w:rtl/>
        </w:rPr>
        <w:t xml:space="preserve"> ו</w:t>
      </w:r>
      <w:r w:rsidR="002A125E">
        <w:rPr>
          <w:rStyle w:val="afffb"/>
          <w:rFonts w:hint="cs"/>
          <w:rtl/>
        </w:rPr>
        <w:t>שמעון חזר</w:t>
      </w:r>
      <w:r w:rsidR="002A125E" w:rsidRPr="00DB0BD7">
        <w:rPr>
          <w:rStyle w:val="afffb"/>
          <w:rFonts w:hint="cs"/>
          <w:rtl/>
        </w:rPr>
        <w:t xml:space="preserve"> </w:t>
      </w:r>
      <w:r w:rsidR="002A125E">
        <w:rPr>
          <w:rStyle w:val="afffb"/>
          <w:rFonts w:hint="cs"/>
          <w:rtl/>
        </w:rPr>
        <w:t>ו</w:t>
      </w:r>
      <w:r w:rsidR="002A125E" w:rsidRPr="00DB0BD7">
        <w:rPr>
          <w:rStyle w:val="afffb"/>
          <w:rFonts w:hint="cs"/>
          <w:rtl/>
        </w:rPr>
        <w:t>סדר</w:t>
      </w:r>
      <w:r w:rsidR="002A125E">
        <w:rPr>
          <w:rStyle w:val="afffb"/>
          <w:rFonts w:hint="cs"/>
          <w:rtl/>
        </w:rPr>
        <w:t>ם</w:t>
      </w:r>
    </w:p>
    <w:p w14:paraId="796933EF" w14:textId="77777777" w:rsidR="0094084F" w:rsidRDefault="002A125E" w:rsidP="004A5203">
      <w:pPr>
        <w:pStyle w:val="36"/>
        <w:framePr w:wrap="notBeside"/>
        <w:rPr>
          <w:rtl/>
        </w:rPr>
      </w:pPr>
      <w:r w:rsidRPr="004A5203">
        <w:rPr>
          <w:rFonts w:hint="cs"/>
          <w:rtl/>
        </w:rPr>
        <w:t>בתחילה</w:t>
      </w:r>
      <w:r w:rsidR="0094084F">
        <w:rPr>
          <w:rtl/>
        </w:rPr>
        <w:t>:</w:t>
      </w:r>
    </w:p>
    <w:p w14:paraId="3C464354" w14:textId="4515649E" w:rsidR="002A125E" w:rsidRDefault="002A125E" w:rsidP="002A125E">
      <w:pPr>
        <w:rPr>
          <w:rStyle w:val="afffb"/>
          <w:rtl/>
        </w:rPr>
      </w:pPr>
      <w:r w:rsidRPr="006F178A">
        <w:rPr>
          <w:rStyle w:val="afe"/>
          <w:rtl/>
        </w:rPr>
        <w:t>אבות</w:t>
      </w:r>
      <w:r w:rsidRPr="006F178A">
        <w:rPr>
          <w:rtl/>
        </w:rPr>
        <w:t xml:space="preserve"> </w:t>
      </w:r>
      <w:r w:rsidR="00553C46">
        <w:rPr>
          <w:rtl/>
        </w:rPr>
        <w:tab/>
      </w:r>
      <w:r w:rsidR="00553C46">
        <w:rPr>
          <w:rtl/>
        </w:rPr>
        <w:tab/>
      </w:r>
      <w:r w:rsidRPr="006F178A">
        <w:rPr>
          <w:rtl/>
        </w:rPr>
        <w:t xml:space="preserve">- </w:t>
      </w:r>
      <w:r w:rsidRPr="00942496">
        <w:rPr>
          <w:rStyle w:val="a4"/>
          <w:rFonts w:hint="cs"/>
          <w:rtl/>
        </w:rPr>
        <w:t>'</w:t>
      </w:r>
      <w:r w:rsidRPr="00942496">
        <w:rPr>
          <w:rStyle w:val="a4"/>
          <w:rtl/>
        </w:rPr>
        <w:t xml:space="preserve">הבו לה' בני </w:t>
      </w:r>
      <w:r w:rsidRPr="00DB0BD7">
        <w:rPr>
          <w:rStyle w:val="a4"/>
          <w:b/>
          <w:bCs/>
          <w:rtl/>
        </w:rPr>
        <w:t>אלים</w:t>
      </w:r>
      <w:r w:rsidRPr="00DB0BD7">
        <w:rPr>
          <w:rStyle w:val="a4"/>
          <w:rFonts w:hint="cs"/>
          <w:b/>
          <w:bCs/>
          <w:rtl/>
        </w:rPr>
        <w:t>'</w:t>
      </w:r>
      <w:r w:rsidRPr="00942496">
        <w:rPr>
          <w:rStyle w:val="a4"/>
          <w:rtl/>
        </w:rPr>
        <w:t>.</w:t>
      </w:r>
    </w:p>
    <w:p w14:paraId="4E1EE8C1" w14:textId="77777777" w:rsidR="0094084F" w:rsidRDefault="002A125E" w:rsidP="004A5203">
      <w:pPr>
        <w:pStyle w:val="36"/>
        <w:framePr w:wrap="notBeside"/>
        <w:rPr>
          <w:rtl/>
        </w:rPr>
      </w:pPr>
      <w:r w:rsidRPr="004A5203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6E91C328" w14:textId="23450C64" w:rsidR="002A125E" w:rsidRPr="006F178A" w:rsidRDefault="002A125E" w:rsidP="002A125E">
      <w:pPr>
        <w:rPr>
          <w:rtl/>
        </w:rPr>
      </w:pPr>
      <w:r w:rsidRPr="006F178A">
        <w:rPr>
          <w:rStyle w:val="afe"/>
          <w:rtl/>
        </w:rPr>
        <w:t>גבורות</w:t>
      </w:r>
      <w:r w:rsidRPr="006F178A">
        <w:rPr>
          <w:rtl/>
        </w:rPr>
        <w:t xml:space="preserve"> </w:t>
      </w:r>
      <w:r w:rsidR="00553C46">
        <w:rPr>
          <w:rtl/>
        </w:rPr>
        <w:tab/>
      </w:r>
      <w:r w:rsidRPr="006F178A">
        <w:rPr>
          <w:rtl/>
        </w:rPr>
        <w:t>-</w:t>
      </w:r>
      <w:r w:rsidRPr="00280292">
        <w:rPr>
          <w:rStyle w:val="a4"/>
          <w:rtl/>
        </w:rPr>
        <w:t xml:space="preserve"> </w:t>
      </w:r>
      <w:r w:rsidRPr="00280292">
        <w:rPr>
          <w:rStyle w:val="a4"/>
          <w:rFonts w:hint="cs"/>
          <w:rtl/>
        </w:rPr>
        <w:t>'</w:t>
      </w:r>
      <w:r w:rsidRPr="00280292">
        <w:rPr>
          <w:rStyle w:val="a4"/>
          <w:rtl/>
        </w:rPr>
        <w:t xml:space="preserve">הבו לה' כבוד </w:t>
      </w:r>
      <w:r w:rsidRPr="00DB0BD7">
        <w:rPr>
          <w:rStyle w:val="a4"/>
          <w:b/>
          <w:bCs/>
          <w:rtl/>
        </w:rPr>
        <w:t>ועז</w:t>
      </w:r>
      <w:r w:rsidRPr="00DB0BD7">
        <w:rPr>
          <w:rStyle w:val="a4"/>
          <w:rFonts w:hint="cs"/>
          <w:b/>
          <w:bCs/>
          <w:rtl/>
        </w:rPr>
        <w:t>'</w:t>
      </w:r>
      <w:r w:rsidRPr="006F178A">
        <w:rPr>
          <w:rtl/>
        </w:rPr>
        <w:t>.</w:t>
      </w:r>
    </w:p>
    <w:p w14:paraId="42EE5120" w14:textId="77777777" w:rsidR="0094084F" w:rsidRDefault="002A125E" w:rsidP="004A5203">
      <w:pPr>
        <w:pStyle w:val="36"/>
        <w:framePr w:wrap="notBeside"/>
        <w:rPr>
          <w:rtl/>
        </w:rPr>
      </w:pPr>
      <w:r w:rsidRPr="004A5203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68F8C6F8" w14:textId="7BF9EC05" w:rsidR="002A125E" w:rsidRPr="006F178A" w:rsidRDefault="002A125E" w:rsidP="002A125E">
      <w:pPr>
        <w:rPr>
          <w:rtl/>
        </w:rPr>
      </w:pPr>
      <w:r w:rsidRPr="006F178A">
        <w:rPr>
          <w:rStyle w:val="afe"/>
          <w:sz w:val="20"/>
          <w:rtl/>
        </w:rPr>
        <w:t>קדושות</w:t>
      </w:r>
      <w:r w:rsidRPr="006F178A">
        <w:rPr>
          <w:sz w:val="20"/>
          <w:rtl/>
        </w:rPr>
        <w:t xml:space="preserve"> </w:t>
      </w:r>
      <w:r w:rsidR="00553C46">
        <w:rPr>
          <w:sz w:val="20"/>
          <w:rtl/>
        </w:rPr>
        <w:tab/>
      </w:r>
      <w:r w:rsidRPr="006F178A">
        <w:rPr>
          <w:sz w:val="20"/>
          <w:rtl/>
        </w:rPr>
        <w:t xml:space="preserve">- 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הבו לה' כבוד שמו</w:t>
      </w:r>
      <w:r>
        <w:rPr>
          <w:rStyle w:val="a4"/>
          <w:rFonts w:hint="cs"/>
          <w:rtl/>
        </w:rPr>
        <w:t>..</w:t>
      </w:r>
      <w:r w:rsidRPr="0063694C">
        <w:rPr>
          <w:rStyle w:val="a4"/>
          <w:rtl/>
        </w:rPr>
        <w:t xml:space="preserve"> בהדרת </w:t>
      </w:r>
      <w:r w:rsidRPr="00DB0BD7">
        <w:rPr>
          <w:rStyle w:val="a4"/>
          <w:b/>
          <w:bCs/>
          <w:rtl/>
        </w:rPr>
        <w:t>קדש</w:t>
      </w:r>
      <w:r w:rsidRPr="00DB0BD7">
        <w:rPr>
          <w:rStyle w:val="a4"/>
          <w:rFonts w:hint="cs"/>
          <w:b/>
          <w:bCs/>
          <w:rtl/>
        </w:rPr>
        <w:t>'</w:t>
      </w:r>
      <w:r w:rsidRPr="0063694C">
        <w:rPr>
          <w:rStyle w:val="a4"/>
          <w:rtl/>
        </w:rPr>
        <w:t>.</w:t>
      </w:r>
    </w:p>
    <w:p w14:paraId="44E737CC" w14:textId="77777777" w:rsidR="0094084F" w:rsidRDefault="002A125E" w:rsidP="004A5203">
      <w:pPr>
        <w:pStyle w:val="36"/>
        <w:framePr w:wrap="notBeside"/>
        <w:rPr>
          <w:rtl/>
        </w:rPr>
      </w:pPr>
      <w:r w:rsidRPr="004A5203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2AF61899" w14:textId="3528D789" w:rsidR="002A125E" w:rsidRPr="006F178A" w:rsidRDefault="002A125E" w:rsidP="002A125E">
      <w:pPr>
        <w:rPr>
          <w:rtl/>
        </w:rPr>
      </w:pPr>
      <w:r w:rsidRPr="006F178A">
        <w:rPr>
          <w:rStyle w:val="afe"/>
          <w:rtl/>
        </w:rPr>
        <w:t>בינה</w:t>
      </w:r>
      <w:r w:rsidRPr="006F178A">
        <w:rPr>
          <w:rFonts w:ascii="Fb Fontext" w:hAnsi="Fb Fontext"/>
          <w:rtl/>
        </w:rPr>
        <w:t xml:space="preserve">  </w:t>
      </w:r>
      <w:r w:rsidR="00553C46">
        <w:rPr>
          <w:rFonts w:ascii="Fb Fontext" w:hAnsi="Fb Fontext"/>
          <w:rtl/>
        </w:rPr>
        <w:tab/>
      </w:r>
      <w:r w:rsidR="00553C46">
        <w:rPr>
          <w:rFonts w:ascii="Fb Fontext" w:hAnsi="Fb Fontext"/>
          <w:rtl/>
        </w:rPr>
        <w:tab/>
      </w:r>
      <w:r w:rsidRPr="006F178A">
        <w:rPr>
          <w:rFonts w:ascii="Fb Fontext" w:hAnsi="Fb Fontext"/>
          <w:rtl/>
        </w:rPr>
        <w:t>-</w:t>
      </w:r>
      <w:r w:rsidRPr="007A7510">
        <w:rPr>
          <w:rStyle w:val="a4"/>
          <w:rtl/>
        </w:rPr>
        <w:t xml:space="preserve"> </w:t>
      </w:r>
      <w:r w:rsidRPr="00DB0BD7">
        <w:rPr>
          <w:rStyle w:val="a4"/>
          <w:b/>
          <w:bCs/>
          <w:rtl/>
        </w:rPr>
        <w:t>והקדישו</w:t>
      </w:r>
      <w:r w:rsidRPr="007A7510">
        <w:rPr>
          <w:rStyle w:val="a4"/>
          <w:rtl/>
        </w:rPr>
        <w:t xml:space="preserve"> את קדוש יעקב</w:t>
      </w:r>
      <w:r>
        <w:rPr>
          <w:rFonts w:ascii="Fb Fontext" w:hAnsi="Fb Fontext" w:hint="cs"/>
          <w:rtl/>
        </w:rPr>
        <w:t xml:space="preserve">.. </w:t>
      </w:r>
      <w:r w:rsidRPr="00DB0BD7">
        <w:rPr>
          <w:rStyle w:val="afffb"/>
          <w:rtl/>
        </w:rPr>
        <w:t>וסמיך</w:t>
      </w:r>
      <w:r w:rsidRPr="006F178A">
        <w:rPr>
          <w:rFonts w:ascii="Fb Fontext" w:hAnsi="Fb Fontext"/>
          <w:rtl/>
        </w:rPr>
        <w:t xml:space="preserve"> </w:t>
      </w:r>
      <w:r w:rsidRPr="007A7510">
        <w:rPr>
          <w:rStyle w:val="a4"/>
          <w:rtl/>
        </w:rPr>
        <w:t xml:space="preserve">וידעו תעי רוח </w:t>
      </w:r>
      <w:r w:rsidRPr="00DB0BD7">
        <w:rPr>
          <w:rStyle w:val="a4"/>
          <w:b/>
          <w:bCs/>
          <w:rtl/>
        </w:rPr>
        <w:t>בינה</w:t>
      </w:r>
      <w:r w:rsidRPr="007A7510">
        <w:rPr>
          <w:rStyle w:val="a4"/>
          <w:rtl/>
        </w:rPr>
        <w:t>.</w:t>
      </w:r>
    </w:p>
    <w:p w14:paraId="7F9A00C7" w14:textId="77777777" w:rsidR="0094084F" w:rsidRDefault="002A125E" w:rsidP="003F166A">
      <w:pPr>
        <w:pStyle w:val="36"/>
        <w:framePr w:wrap="notBeside"/>
        <w:rPr>
          <w:rtl/>
        </w:rPr>
      </w:pPr>
      <w:r w:rsidRPr="003F166A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3E1A6CC4" w14:textId="47E55B5F" w:rsidR="002A125E" w:rsidRPr="006F178A" w:rsidRDefault="002A125E" w:rsidP="002A125E">
      <w:pPr>
        <w:rPr>
          <w:rtl/>
        </w:rPr>
      </w:pPr>
      <w:r w:rsidRPr="006F178A">
        <w:rPr>
          <w:rStyle w:val="afe"/>
          <w:rtl/>
        </w:rPr>
        <w:t>תשובה</w:t>
      </w:r>
      <w:r w:rsidRPr="006F178A">
        <w:rPr>
          <w:rtl/>
        </w:rPr>
        <w:t xml:space="preserve"> </w:t>
      </w:r>
      <w:r w:rsidR="00327A00">
        <w:rPr>
          <w:rtl/>
        </w:rPr>
        <w:tab/>
      </w:r>
      <w:r w:rsidRPr="006F178A">
        <w:rPr>
          <w:rtl/>
        </w:rPr>
        <w:t xml:space="preserve">- </w:t>
      </w:r>
      <w:r w:rsidRPr="00FA08BF">
        <w:rPr>
          <w:rStyle w:val="a4"/>
          <w:rtl/>
        </w:rPr>
        <w:t xml:space="preserve">'ולבבו </w:t>
      </w:r>
      <w:r w:rsidRPr="00DB0BD7">
        <w:rPr>
          <w:rStyle w:val="a4"/>
          <w:b/>
          <w:bCs/>
          <w:rtl/>
        </w:rPr>
        <w:t>יבין</w:t>
      </w:r>
      <w:r w:rsidRPr="00FA08BF">
        <w:rPr>
          <w:rStyle w:val="a4"/>
          <w:rtl/>
        </w:rPr>
        <w:t xml:space="preserve"> </w:t>
      </w:r>
      <w:r w:rsidRPr="00DB0BD7">
        <w:rPr>
          <w:rStyle w:val="a4"/>
          <w:b/>
          <w:bCs/>
          <w:rtl/>
        </w:rPr>
        <w:t>ושב</w:t>
      </w:r>
      <w:r w:rsidRPr="00FA08BF">
        <w:rPr>
          <w:rStyle w:val="a4"/>
          <w:rtl/>
        </w:rPr>
        <w:t xml:space="preserve"> ורפא לו</w:t>
      </w:r>
      <w:r w:rsidRPr="00FA08BF">
        <w:rPr>
          <w:rStyle w:val="a4"/>
          <w:rFonts w:hint="cs"/>
          <w:rtl/>
        </w:rPr>
        <w:t>'</w:t>
      </w:r>
      <w:r w:rsidRPr="00FA08BF">
        <w:rPr>
          <w:rStyle w:val="a4"/>
          <w:rtl/>
        </w:rPr>
        <w:t>.</w:t>
      </w:r>
    </w:p>
    <w:p w14:paraId="09D3C611" w14:textId="77777777" w:rsidR="0094084F" w:rsidRDefault="002A125E" w:rsidP="003F166A">
      <w:pPr>
        <w:pStyle w:val="36"/>
        <w:framePr w:wrap="notBeside"/>
        <w:rPr>
          <w:rtl/>
        </w:rPr>
      </w:pPr>
      <w:r w:rsidRPr="003F166A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77FC1CDD" w14:textId="37432834" w:rsidR="003F166A" w:rsidRPr="00F712BE" w:rsidRDefault="002A125E" w:rsidP="00F712BE">
      <w:pPr>
        <w:rPr>
          <w:rStyle w:val="afffb"/>
          <w:rFonts w:cs="Guttman Vilna"/>
          <w:b/>
          <w:bCs/>
          <w:sz w:val="18"/>
          <w:szCs w:val="18"/>
          <w:rtl/>
        </w:rPr>
      </w:pPr>
      <w:r w:rsidRPr="00DB0BD7">
        <w:rPr>
          <w:rStyle w:val="afe"/>
          <w:rFonts w:hint="cs"/>
          <w:rtl/>
        </w:rPr>
        <w:t>סליחה</w:t>
      </w:r>
      <w:r>
        <w:rPr>
          <w:rFonts w:hint="cs"/>
          <w:rtl/>
        </w:rPr>
        <w:t xml:space="preserve"> </w:t>
      </w:r>
      <w:r w:rsidR="00327A00">
        <w:rPr>
          <w:rtl/>
        </w:rPr>
        <w:tab/>
      </w:r>
      <w:r w:rsidR="00327A00">
        <w:rPr>
          <w:rFonts w:hint="cs"/>
          <w:rtl/>
        </w:rPr>
        <w:t>-</w:t>
      </w:r>
      <w:r w:rsidRPr="006F178A">
        <w:rPr>
          <w:rFonts w:hint="cs"/>
          <w:rtl/>
        </w:rPr>
        <w:t xml:space="preserve"> </w:t>
      </w:r>
      <w:r w:rsidRPr="00DB0BD7">
        <w:rPr>
          <w:rStyle w:val="a4"/>
          <w:rFonts w:hint="cs"/>
          <w:b/>
          <w:bCs/>
          <w:rtl/>
        </w:rPr>
        <w:t>וישב</w:t>
      </w:r>
      <w:r>
        <w:rPr>
          <w:rStyle w:val="a4"/>
          <w:rFonts w:hint="cs"/>
          <w:rtl/>
        </w:rPr>
        <w:t xml:space="preserve"> אל ה'.. כי ירבה </w:t>
      </w:r>
      <w:r w:rsidRPr="00DB0BD7">
        <w:rPr>
          <w:rStyle w:val="a4"/>
          <w:rFonts w:hint="cs"/>
          <w:b/>
          <w:bCs/>
          <w:rtl/>
        </w:rPr>
        <w:t>לסלוח'</w:t>
      </w:r>
      <w:r>
        <w:rPr>
          <w:rStyle w:val="a4"/>
          <w:rFonts w:hint="cs"/>
          <w:rtl/>
        </w:rPr>
        <w:t xml:space="preserve"> </w:t>
      </w:r>
      <w:r w:rsidRPr="00DB0BD7">
        <w:rPr>
          <w:rStyle w:val="afffb"/>
          <w:rFonts w:hint="cs"/>
          <w:rtl/>
        </w:rPr>
        <w:t>ו'רפא לו' היינו דסליחה</w:t>
      </w:r>
    </w:p>
    <w:p w14:paraId="7D2A76CF" w14:textId="77777777" w:rsidR="0094084F" w:rsidRDefault="002A125E" w:rsidP="003F166A">
      <w:pPr>
        <w:pStyle w:val="36"/>
        <w:framePr w:wrap="notBeside"/>
        <w:rPr>
          <w:rtl/>
        </w:rPr>
      </w:pPr>
      <w:r w:rsidRPr="003F166A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13CC55E6" w14:textId="5EAFA4F4" w:rsidR="002A125E" w:rsidRPr="006F178A" w:rsidRDefault="002A125E" w:rsidP="003F166A">
      <w:pPr>
        <w:rPr>
          <w:rtl/>
        </w:rPr>
      </w:pPr>
      <w:r w:rsidRPr="006F178A">
        <w:rPr>
          <w:rStyle w:val="afe"/>
          <w:rtl/>
        </w:rPr>
        <w:t xml:space="preserve">גאולה </w:t>
      </w:r>
      <w:r w:rsidR="00327A00">
        <w:rPr>
          <w:rStyle w:val="afe"/>
          <w:rtl/>
        </w:rPr>
        <w:tab/>
      </w:r>
      <w:r>
        <w:rPr>
          <w:rStyle w:val="afe"/>
          <w:rFonts w:hint="cs"/>
          <w:rtl/>
        </w:rPr>
        <w:t xml:space="preserve">- </w:t>
      </w:r>
      <w:r w:rsidRPr="006F178A">
        <w:rPr>
          <w:rtl/>
        </w:rPr>
        <w:t xml:space="preserve">שעתידין </w:t>
      </w:r>
      <w:r w:rsidRPr="00F05A14">
        <w:rPr>
          <w:rFonts w:cs="PFT_Frank"/>
          <w:b/>
          <w:bCs/>
          <w:szCs w:val="14"/>
          <w:rtl/>
        </w:rPr>
        <w:t>ליגאל</w:t>
      </w:r>
      <w:r w:rsidRPr="006F178A">
        <w:rPr>
          <w:rtl/>
        </w:rPr>
        <w:t xml:space="preserve"> בשביעית, קבעוה בשביעית.</w:t>
      </w:r>
    </w:p>
    <w:p w14:paraId="5DDB4702" w14:textId="77777777" w:rsidR="0094084F" w:rsidRDefault="002A125E" w:rsidP="003F166A">
      <w:pPr>
        <w:pStyle w:val="36"/>
        <w:framePr w:wrap="notBeside"/>
        <w:rPr>
          <w:rtl/>
        </w:rPr>
      </w:pPr>
      <w:r w:rsidRPr="003F166A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21081639" w14:textId="3C40917F" w:rsidR="002A125E" w:rsidRPr="000C0C8B" w:rsidRDefault="002A125E" w:rsidP="002A125E">
      <w:pPr>
        <w:rPr>
          <w:spacing w:val="-6"/>
          <w:rtl/>
        </w:rPr>
      </w:pPr>
      <w:r w:rsidRPr="000C0C8B">
        <w:rPr>
          <w:rStyle w:val="afe"/>
          <w:spacing w:val="-6"/>
          <w:rtl/>
        </w:rPr>
        <w:t>רפואה</w:t>
      </w:r>
      <w:r w:rsidRPr="000C0C8B">
        <w:rPr>
          <w:rFonts w:hint="cs"/>
          <w:spacing w:val="-6"/>
          <w:rtl/>
        </w:rPr>
        <w:t xml:space="preserve"> </w:t>
      </w:r>
      <w:r w:rsidR="00327A00">
        <w:rPr>
          <w:rFonts w:hint="cs"/>
          <w:spacing w:val="-6"/>
          <w:rtl/>
        </w:rPr>
        <w:t xml:space="preserve">    </w:t>
      </w:r>
      <w:r w:rsidRPr="000C0C8B">
        <w:rPr>
          <w:rFonts w:hint="cs"/>
          <w:spacing w:val="-6"/>
          <w:rtl/>
        </w:rPr>
        <w:t xml:space="preserve">- </w:t>
      </w:r>
      <w:r w:rsidRPr="003F166A">
        <w:rPr>
          <w:rtl/>
        </w:rPr>
        <w:t>שנתנה</w:t>
      </w:r>
      <w:r w:rsidRPr="000C0C8B">
        <w:rPr>
          <w:spacing w:val="-6"/>
          <w:rtl/>
        </w:rPr>
        <w:t xml:space="preserve"> </w:t>
      </w:r>
      <w:r w:rsidRPr="000C0C8B">
        <w:rPr>
          <w:rFonts w:cs="PFT_Frank"/>
          <w:b/>
          <w:bCs/>
          <w:spacing w:val="-6"/>
          <w:szCs w:val="14"/>
          <w:rtl/>
        </w:rPr>
        <w:t>מילה</w:t>
      </w:r>
      <w:r w:rsidRPr="000C0C8B">
        <w:rPr>
          <w:spacing w:val="-6"/>
          <w:rtl/>
        </w:rPr>
        <w:t xml:space="preserve"> </w:t>
      </w:r>
      <w:r w:rsidRPr="003F166A">
        <w:rPr>
          <w:rtl/>
        </w:rPr>
        <w:t>בשמינית</w:t>
      </w:r>
      <w:r w:rsidRPr="000C0C8B">
        <w:rPr>
          <w:rFonts w:hint="cs"/>
          <w:spacing w:val="-6"/>
          <w:rtl/>
        </w:rPr>
        <w:t xml:space="preserve"> </w:t>
      </w:r>
      <w:r w:rsidRPr="003F166A">
        <w:rPr>
          <w:rStyle w:val="afffb"/>
          <w:rtl/>
        </w:rPr>
        <w:t xml:space="preserve">שצריכה </w:t>
      </w:r>
      <w:r w:rsidRPr="003F166A">
        <w:rPr>
          <w:rStyle w:val="afffb"/>
          <w:b/>
          <w:bCs/>
          <w:rtl/>
        </w:rPr>
        <w:t>רפואה</w:t>
      </w:r>
      <w:r w:rsidRPr="003F166A">
        <w:rPr>
          <w:rStyle w:val="afffb"/>
          <w:rtl/>
        </w:rPr>
        <w:t>,</w:t>
      </w:r>
      <w:r w:rsidRPr="000C0C8B">
        <w:rPr>
          <w:spacing w:val="-6"/>
          <w:rtl/>
        </w:rPr>
        <w:t xml:space="preserve"> </w:t>
      </w:r>
      <w:r w:rsidRPr="003F166A">
        <w:rPr>
          <w:rtl/>
        </w:rPr>
        <w:t>קבעוה בשמינית.</w:t>
      </w:r>
    </w:p>
    <w:p w14:paraId="4E494EFD" w14:textId="77777777" w:rsidR="002A125E" w:rsidRPr="006F178A" w:rsidRDefault="002A125E" w:rsidP="003F166A">
      <w:pPr>
        <w:pStyle w:val="afffa"/>
        <w:ind w:firstLine="0"/>
        <w:rPr>
          <w:rFonts w:cs="Guttman Vilna"/>
          <w:b/>
          <w:bCs/>
          <w:rtl/>
        </w:rPr>
      </w:pPr>
      <w:r>
        <w:rPr>
          <w:rFonts w:hint="cs"/>
          <w:rtl/>
        </w:rPr>
        <w:lastRenderedPageBreak/>
        <w:t>[ושניהם אחר סליחה</w:t>
      </w:r>
      <w:r>
        <w:rPr>
          <w:rStyle w:val="a4"/>
          <w:rFonts w:hint="cs"/>
          <w:rtl/>
        </w:rPr>
        <w:t xml:space="preserve"> </w:t>
      </w:r>
      <w:r w:rsidRPr="002E65D4">
        <w:rPr>
          <w:rStyle w:val="a4"/>
          <w:rFonts w:hint="cs"/>
          <w:b/>
          <w:bCs/>
          <w:sz w:val="16"/>
          <w:szCs w:val="14"/>
          <w:rtl/>
        </w:rPr>
        <w:t>ד'</w:t>
      </w:r>
      <w:r w:rsidRPr="002E65D4">
        <w:rPr>
          <w:rStyle w:val="a4"/>
          <w:b/>
          <w:bCs/>
          <w:sz w:val="16"/>
          <w:szCs w:val="14"/>
          <w:rtl/>
        </w:rPr>
        <w:t>הסלח</w:t>
      </w:r>
      <w:r w:rsidRPr="002E65D4">
        <w:rPr>
          <w:rStyle w:val="a4"/>
          <w:rFonts w:hint="cs"/>
          <w:sz w:val="16"/>
          <w:szCs w:val="14"/>
          <w:rtl/>
        </w:rPr>
        <w:t xml:space="preserve">.. </w:t>
      </w:r>
      <w:r w:rsidRPr="002E65D4">
        <w:rPr>
          <w:rStyle w:val="a4"/>
          <w:sz w:val="16"/>
          <w:szCs w:val="14"/>
          <w:rtl/>
        </w:rPr>
        <w:t>עו</w:t>
      </w:r>
      <w:r w:rsidRPr="002E65D4">
        <w:rPr>
          <w:rStyle w:val="a4"/>
          <w:rFonts w:hint="cs"/>
          <w:sz w:val="16"/>
          <w:szCs w:val="14"/>
          <w:rtl/>
        </w:rPr>
        <w:t>ו</w:t>
      </w:r>
      <w:r w:rsidRPr="002E65D4">
        <w:rPr>
          <w:rStyle w:val="a4"/>
          <w:sz w:val="16"/>
          <w:szCs w:val="14"/>
          <w:rtl/>
        </w:rPr>
        <w:t>נ</w:t>
      </w:r>
      <w:r w:rsidRPr="002E65D4">
        <w:rPr>
          <w:rStyle w:val="a4"/>
          <w:rFonts w:hint="cs"/>
          <w:sz w:val="16"/>
          <w:szCs w:val="14"/>
          <w:rtl/>
        </w:rPr>
        <w:t>י</w:t>
      </w:r>
      <w:r w:rsidRPr="002E65D4">
        <w:rPr>
          <w:rStyle w:val="a4"/>
          <w:sz w:val="16"/>
          <w:szCs w:val="14"/>
          <w:rtl/>
        </w:rPr>
        <w:t>כי</w:t>
      </w:r>
      <w:r w:rsidRPr="002E65D4">
        <w:rPr>
          <w:rStyle w:val="a4"/>
          <w:rFonts w:hint="cs"/>
          <w:sz w:val="16"/>
          <w:szCs w:val="14"/>
          <w:rtl/>
        </w:rPr>
        <w:t>,</w:t>
      </w:r>
      <w:r w:rsidRPr="002E65D4">
        <w:rPr>
          <w:rStyle w:val="a4"/>
          <w:sz w:val="16"/>
          <w:szCs w:val="14"/>
          <w:rtl/>
        </w:rPr>
        <w:t xml:space="preserve"> </w:t>
      </w:r>
      <w:r w:rsidRPr="002E65D4">
        <w:rPr>
          <w:rStyle w:val="a4"/>
          <w:b/>
          <w:bCs/>
          <w:sz w:val="16"/>
          <w:szCs w:val="14"/>
          <w:rtl/>
        </w:rPr>
        <w:t>הרפא</w:t>
      </w:r>
      <w:r w:rsidRPr="002E65D4">
        <w:rPr>
          <w:rStyle w:val="a4"/>
          <w:rFonts w:hint="cs"/>
          <w:sz w:val="16"/>
          <w:szCs w:val="14"/>
          <w:rtl/>
        </w:rPr>
        <w:t>..</w:t>
      </w:r>
      <w:r w:rsidRPr="002E65D4">
        <w:rPr>
          <w:rStyle w:val="a4"/>
          <w:sz w:val="16"/>
          <w:szCs w:val="14"/>
          <w:rtl/>
        </w:rPr>
        <w:t xml:space="preserve"> תחלואיכי</w:t>
      </w:r>
      <w:r w:rsidRPr="002E65D4">
        <w:rPr>
          <w:rStyle w:val="a4"/>
          <w:rFonts w:hint="cs"/>
          <w:sz w:val="16"/>
          <w:szCs w:val="14"/>
          <w:rtl/>
        </w:rPr>
        <w:t>,</w:t>
      </w:r>
      <w:r w:rsidRPr="002E65D4">
        <w:rPr>
          <w:rStyle w:val="a4"/>
          <w:sz w:val="16"/>
          <w:szCs w:val="14"/>
          <w:rtl/>
        </w:rPr>
        <w:t xml:space="preserve"> </w:t>
      </w:r>
      <w:r w:rsidRPr="002E65D4">
        <w:rPr>
          <w:rStyle w:val="a4"/>
          <w:b/>
          <w:bCs/>
          <w:sz w:val="16"/>
          <w:szCs w:val="14"/>
          <w:rtl/>
        </w:rPr>
        <w:t>הגואל</w:t>
      </w:r>
      <w:r w:rsidRPr="002E65D4">
        <w:rPr>
          <w:rStyle w:val="a4"/>
          <w:rFonts w:hint="cs"/>
          <w:sz w:val="16"/>
          <w:szCs w:val="14"/>
          <w:rtl/>
        </w:rPr>
        <w:t>..</w:t>
      </w:r>
      <w:r w:rsidRPr="002E65D4">
        <w:rPr>
          <w:rStyle w:val="a4"/>
          <w:sz w:val="16"/>
          <w:szCs w:val="14"/>
          <w:rtl/>
        </w:rPr>
        <w:t xml:space="preserve"> חייכי</w:t>
      </w:r>
      <w:r w:rsidRPr="002E65D4">
        <w:rPr>
          <w:rStyle w:val="a4"/>
          <w:rFonts w:hint="cs"/>
          <w:sz w:val="16"/>
          <w:szCs w:val="14"/>
          <w:rtl/>
        </w:rPr>
        <w:t>']</w:t>
      </w:r>
      <w:r w:rsidRPr="00BA25C4">
        <w:rPr>
          <w:rStyle w:val="a4"/>
          <w:rtl/>
        </w:rPr>
        <w:t>.</w:t>
      </w:r>
    </w:p>
    <w:p w14:paraId="2A641DB4" w14:textId="77777777" w:rsidR="0094084F" w:rsidRDefault="002A125E" w:rsidP="000B5D27">
      <w:pPr>
        <w:pStyle w:val="36"/>
        <w:framePr w:wrap="notBeside"/>
        <w:rPr>
          <w:rtl/>
        </w:rPr>
      </w:pPr>
      <w:r w:rsidRPr="000B5D27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55929935" w14:textId="07EB16FD" w:rsidR="000B5D27" w:rsidRDefault="002A125E" w:rsidP="000B5D27">
      <w:pPr>
        <w:rPr>
          <w:rStyle w:val="afffb"/>
          <w:rtl/>
        </w:rPr>
      </w:pPr>
      <w:r w:rsidRPr="006F178A">
        <w:rPr>
          <w:rStyle w:val="afe"/>
          <w:rtl/>
        </w:rPr>
        <w:t xml:space="preserve">ברכת השנים </w:t>
      </w:r>
      <w:r w:rsidR="00327A00">
        <w:rPr>
          <w:rStyle w:val="afe"/>
          <w:rtl/>
        </w:rPr>
        <w:tab/>
      </w:r>
      <w:r w:rsidRPr="006F178A">
        <w:rPr>
          <w:rtl/>
        </w:rPr>
        <w:t xml:space="preserve">- </w:t>
      </w:r>
      <w:r w:rsidRPr="00327A00">
        <w:rPr>
          <w:rFonts w:hint="cs"/>
          <w:rtl/>
        </w:rPr>
        <w:t>ד</w:t>
      </w:r>
      <w:r w:rsidRPr="00327A00">
        <w:rPr>
          <w:rtl/>
        </w:rPr>
        <w:t xml:space="preserve">כנגד </w:t>
      </w:r>
      <w:r w:rsidRPr="00C364BD">
        <w:rPr>
          <w:rStyle w:val="afe"/>
          <w:rtl/>
        </w:rPr>
        <w:t>מפקיעי שערים</w:t>
      </w:r>
      <w:r w:rsidRPr="00327A00">
        <w:rPr>
          <w:rtl/>
        </w:rPr>
        <w:t>,</w:t>
      </w:r>
      <w:r w:rsidRPr="00DB0BD7">
        <w:rPr>
          <w:rStyle w:val="afffb"/>
          <w:rtl/>
        </w:rPr>
        <w:t xml:space="preserve"> ודוד </w:t>
      </w:r>
      <w:r w:rsidRPr="00DB0BD7">
        <w:rPr>
          <w:rStyle w:val="afffb"/>
          <w:b/>
          <w:bCs/>
          <w:rtl/>
        </w:rPr>
        <w:t>בתשיעית</w:t>
      </w:r>
      <w:r>
        <w:rPr>
          <w:rStyle w:val="afffb"/>
          <w:rFonts w:hint="cs"/>
          <w:rtl/>
        </w:rPr>
        <w:t xml:space="preserve"> התפלל ע"ז</w:t>
      </w:r>
      <w:r w:rsidRPr="00DB0BD7">
        <w:rPr>
          <w:rStyle w:val="afffb"/>
          <w:rtl/>
        </w:rPr>
        <w:t>.</w:t>
      </w:r>
    </w:p>
    <w:p w14:paraId="67B9FA54" w14:textId="77777777" w:rsidR="0094084F" w:rsidRDefault="002A125E" w:rsidP="000B5D27">
      <w:pPr>
        <w:pStyle w:val="36"/>
        <w:framePr w:wrap="notBeside"/>
        <w:rPr>
          <w:rtl/>
        </w:rPr>
      </w:pPr>
      <w:r w:rsidRPr="000B5D27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4FDE5355" w14:textId="1372C153" w:rsidR="002A125E" w:rsidRPr="000B5D27" w:rsidRDefault="002A125E" w:rsidP="000B5D27">
      <w:pPr>
        <w:rPr>
          <w:sz w:val="14"/>
          <w:szCs w:val="14"/>
          <w:rtl/>
        </w:rPr>
      </w:pPr>
      <w:r w:rsidRPr="006F178A">
        <w:rPr>
          <w:rStyle w:val="afe"/>
          <w:rtl/>
        </w:rPr>
        <w:t>קיבוץ</w:t>
      </w:r>
      <w:r w:rsidRPr="006F178A">
        <w:rPr>
          <w:rtl/>
        </w:rPr>
        <w:t xml:space="preserve"> </w:t>
      </w:r>
      <w:r w:rsidRPr="006F178A">
        <w:rPr>
          <w:rStyle w:val="afe"/>
          <w:rtl/>
        </w:rPr>
        <w:t>גליות</w:t>
      </w:r>
      <w:r>
        <w:rPr>
          <w:rStyle w:val="afe"/>
          <w:rFonts w:hint="cs"/>
          <w:rtl/>
        </w:rPr>
        <w:t xml:space="preserve"> </w:t>
      </w:r>
      <w:r w:rsidR="00327A00">
        <w:rPr>
          <w:rStyle w:val="afe"/>
          <w:rtl/>
        </w:rPr>
        <w:tab/>
      </w:r>
      <w:r>
        <w:rPr>
          <w:rStyle w:val="afe"/>
          <w:rFonts w:hint="cs"/>
          <w:rtl/>
        </w:rPr>
        <w:t>-</w:t>
      </w:r>
      <w:r w:rsidRPr="006F178A">
        <w:rPr>
          <w:rtl/>
        </w:rPr>
        <w:t xml:space="preserve"> </w:t>
      </w:r>
      <w:r w:rsidRPr="00562002">
        <w:rPr>
          <w:rStyle w:val="a4"/>
          <w:rFonts w:hint="cs"/>
          <w:rtl/>
        </w:rPr>
        <w:t>'</w:t>
      </w:r>
      <w:r w:rsidRPr="00562002">
        <w:rPr>
          <w:rStyle w:val="a4"/>
          <w:rtl/>
        </w:rPr>
        <w:t>הרי ישראל</w:t>
      </w:r>
      <w:r>
        <w:rPr>
          <w:rStyle w:val="a4"/>
          <w:rFonts w:hint="cs"/>
          <w:rtl/>
        </w:rPr>
        <w:t>..</w:t>
      </w:r>
      <w:r w:rsidRPr="00562002">
        <w:rPr>
          <w:rStyle w:val="a4"/>
          <w:rtl/>
        </w:rPr>
        <w:t xml:space="preserve"> </w:t>
      </w:r>
      <w:r w:rsidRPr="00DB0BD7">
        <w:rPr>
          <w:rStyle w:val="a4"/>
          <w:b/>
          <w:bCs/>
          <w:rtl/>
        </w:rPr>
        <w:t>ופריכם</w:t>
      </w:r>
      <w:r w:rsidRPr="00562002">
        <w:rPr>
          <w:rStyle w:val="a4"/>
          <w:rtl/>
        </w:rPr>
        <w:t xml:space="preserve"> תשאו לעמי</w:t>
      </w:r>
      <w:r>
        <w:rPr>
          <w:rStyle w:val="a4"/>
          <w:rFonts w:hint="cs"/>
          <w:rtl/>
        </w:rPr>
        <w:t>..</w:t>
      </w:r>
      <w:r w:rsidRPr="00562002">
        <w:rPr>
          <w:rStyle w:val="a4"/>
          <w:rtl/>
        </w:rPr>
        <w:t xml:space="preserve"> כי קרבו</w:t>
      </w:r>
      <w:r w:rsidRPr="00DB0BD7">
        <w:rPr>
          <w:rStyle w:val="a4"/>
          <w:b/>
          <w:bCs/>
          <w:rtl/>
        </w:rPr>
        <w:t xml:space="preserve"> לבוא</w:t>
      </w:r>
      <w:r w:rsidRPr="00562002">
        <w:rPr>
          <w:rStyle w:val="a4"/>
          <w:rtl/>
        </w:rPr>
        <w:t>.</w:t>
      </w:r>
    </w:p>
    <w:p w14:paraId="7A8290E3" w14:textId="77777777" w:rsidR="0094084F" w:rsidRDefault="002A125E" w:rsidP="000B5D27">
      <w:pPr>
        <w:pStyle w:val="36"/>
        <w:framePr w:wrap="notBeside"/>
        <w:rPr>
          <w:rtl/>
        </w:rPr>
      </w:pPr>
      <w:r w:rsidRPr="000B5D27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1A42F758" w14:textId="6B3F67EB" w:rsidR="004962A7" w:rsidRDefault="002A125E" w:rsidP="002E65D4">
      <w:pPr>
        <w:rPr>
          <w:rStyle w:val="a4"/>
          <w:rtl/>
        </w:rPr>
      </w:pPr>
      <w:r w:rsidRPr="006F178A">
        <w:rPr>
          <w:rtl/>
        </w:rPr>
        <w:t xml:space="preserve">נעשה </w:t>
      </w:r>
      <w:r w:rsidRPr="00DB0BD7">
        <w:rPr>
          <w:rStyle w:val="afe"/>
          <w:rtl/>
        </w:rPr>
        <w:t>דין ברשעים</w:t>
      </w:r>
      <w:r>
        <w:rPr>
          <w:rFonts w:hint="cs"/>
          <w:rtl/>
        </w:rPr>
        <w:t xml:space="preserve"> -</w:t>
      </w:r>
      <w:r w:rsidRPr="006F178A">
        <w:rPr>
          <w:rtl/>
        </w:rPr>
        <w:t xml:space="preserve"> </w:t>
      </w:r>
      <w:r w:rsidRPr="00DB0BD7">
        <w:rPr>
          <w:rStyle w:val="a4"/>
          <w:rFonts w:hint="cs"/>
          <w:b/>
          <w:bCs/>
          <w:rtl/>
        </w:rPr>
        <w:t>'</w:t>
      </w:r>
      <w:r w:rsidRPr="00DB0BD7">
        <w:rPr>
          <w:rStyle w:val="a4"/>
          <w:b/>
          <w:bCs/>
          <w:rtl/>
        </w:rPr>
        <w:t>ואשיבה</w:t>
      </w:r>
      <w:r w:rsidRPr="00A824E4">
        <w:rPr>
          <w:rStyle w:val="a4"/>
          <w:rtl/>
        </w:rPr>
        <w:t xml:space="preserve"> ידי עליך</w:t>
      </w:r>
      <w:r>
        <w:rPr>
          <w:rStyle w:val="a4"/>
          <w:rFonts w:hint="cs"/>
          <w:rtl/>
        </w:rPr>
        <w:t>..</w:t>
      </w:r>
      <w:r w:rsidRPr="00A824E4">
        <w:rPr>
          <w:rStyle w:val="a4"/>
          <w:rtl/>
        </w:rPr>
        <w:t xml:space="preserve"> ואשיבה </w:t>
      </w:r>
      <w:r w:rsidRPr="00DB0BD7">
        <w:rPr>
          <w:rStyle w:val="a4"/>
          <w:b/>
          <w:bCs/>
          <w:rtl/>
        </w:rPr>
        <w:t>שפטיך</w:t>
      </w:r>
      <w:r>
        <w:rPr>
          <w:rStyle w:val="a4"/>
          <w:rFonts w:hint="cs"/>
          <w:rtl/>
        </w:rPr>
        <w:t>..'</w:t>
      </w:r>
    </w:p>
    <w:p w14:paraId="6D933CAA" w14:textId="77777777" w:rsidR="0094084F" w:rsidRDefault="002A125E" w:rsidP="004962A7">
      <w:pPr>
        <w:pStyle w:val="36"/>
        <w:framePr w:wrap="notBeside"/>
        <w:rPr>
          <w:rtl/>
        </w:rPr>
      </w:pPr>
      <w:r w:rsidRPr="004962A7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066883B1" w14:textId="10D59A75" w:rsidR="002A125E" w:rsidRDefault="002A125E" w:rsidP="002E65D4">
      <w:pPr>
        <w:rPr>
          <w:spacing w:val="-2"/>
          <w:rtl/>
        </w:rPr>
      </w:pPr>
      <w:r w:rsidRPr="00F87DC2">
        <w:rPr>
          <w:spacing w:val="-2"/>
          <w:rtl/>
        </w:rPr>
        <w:t xml:space="preserve">כלו </w:t>
      </w:r>
      <w:r w:rsidRPr="00DB0BD7">
        <w:rPr>
          <w:rStyle w:val="afe"/>
          <w:rtl/>
        </w:rPr>
        <w:t>המינים</w:t>
      </w:r>
      <w:r w:rsidRPr="00F87DC2">
        <w:rPr>
          <w:spacing w:val="-2"/>
          <w:rtl/>
        </w:rPr>
        <w:t xml:space="preserve">, </w:t>
      </w:r>
      <w:r w:rsidRPr="00DB0BD7">
        <w:rPr>
          <w:rStyle w:val="afffb"/>
          <w:rFonts w:hint="cs"/>
          <w:rtl/>
        </w:rPr>
        <w:t>ו</w:t>
      </w:r>
      <w:r w:rsidRPr="00DB0BD7">
        <w:rPr>
          <w:rStyle w:val="afffb"/>
          <w:rtl/>
        </w:rPr>
        <w:t>זדים עמהם</w:t>
      </w:r>
      <w:r>
        <w:rPr>
          <w:rStyle w:val="afffb"/>
          <w:rFonts w:hint="cs"/>
          <w:rtl/>
        </w:rPr>
        <w:t xml:space="preserve"> </w:t>
      </w:r>
      <w:r>
        <w:rPr>
          <w:rFonts w:hint="cs"/>
          <w:spacing w:val="-2"/>
          <w:rtl/>
        </w:rPr>
        <w:t>-</w:t>
      </w:r>
      <w:r w:rsidRPr="00F87DC2">
        <w:rPr>
          <w:spacing w:val="-2"/>
          <w:rtl/>
        </w:rPr>
        <w:t xml:space="preserve"> </w:t>
      </w:r>
      <w:r>
        <w:rPr>
          <w:rStyle w:val="afffb"/>
          <w:rFonts w:hint="cs"/>
          <w:rtl/>
        </w:rPr>
        <w:t>ד</w:t>
      </w:r>
      <w:r w:rsidRPr="00367CC7">
        <w:rPr>
          <w:rStyle w:val="afffb"/>
          <w:rtl/>
        </w:rPr>
        <w:t>סמיך</w:t>
      </w:r>
      <w:r w:rsidRPr="006F178A">
        <w:rPr>
          <w:rFonts w:ascii="Fb Fontext" w:hAnsi="Fb Fontext"/>
          <w:rtl/>
        </w:rPr>
        <w:t xml:space="preserve"> </w:t>
      </w:r>
      <w:r w:rsidRPr="00F87DC2">
        <w:rPr>
          <w:rStyle w:val="a4"/>
          <w:spacing w:val="-2"/>
          <w:rtl/>
        </w:rPr>
        <w:t xml:space="preserve">'ושבר </w:t>
      </w:r>
      <w:r w:rsidRPr="00DB0BD7">
        <w:rPr>
          <w:rStyle w:val="a4"/>
          <w:b/>
          <w:bCs/>
          <w:spacing w:val="-2"/>
          <w:rtl/>
        </w:rPr>
        <w:t>פ</w:t>
      </w:r>
      <w:r w:rsidRPr="00DB0BD7">
        <w:rPr>
          <w:rStyle w:val="a4"/>
          <w:rFonts w:hint="cs"/>
          <w:b/>
          <w:bCs/>
          <w:spacing w:val="-2"/>
          <w:rtl/>
        </w:rPr>
        <w:t>ו</w:t>
      </w:r>
      <w:r w:rsidRPr="00DB0BD7">
        <w:rPr>
          <w:rStyle w:val="a4"/>
          <w:b/>
          <w:bCs/>
          <w:spacing w:val="-2"/>
          <w:rtl/>
        </w:rPr>
        <w:t>שעים</w:t>
      </w:r>
      <w:r>
        <w:rPr>
          <w:rStyle w:val="a4"/>
          <w:rFonts w:hint="cs"/>
          <w:spacing w:val="-2"/>
          <w:rtl/>
        </w:rPr>
        <w:t xml:space="preserve">.. </w:t>
      </w:r>
      <w:r w:rsidRPr="00DB0BD7">
        <w:rPr>
          <w:rStyle w:val="a4"/>
          <w:rFonts w:hint="cs"/>
          <w:b/>
          <w:bCs/>
          <w:spacing w:val="-2"/>
          <w:rtl/>
        </w:rPr>
        <w:t>ועוזבי ה'</w:t>
      </w:r>
      <w:r>
        <w:rPr>
          <w:rStyle w:val="a4"/>
          <w:rFonts w:hint="cs"/>
          <w:spacing w:val="-2"/>
          <w:rtl/>
        </w:rPr>
        <w:t xml:space="preserve"> יכלו'.</w:t>
      </w:r>
    </w:p>
    <w:p w14:paraId="018E8DB9" w14:textId="77777777" w:rsidR="0094084F" w:rsidRDefault="002A125E" w:rsidP="004962A7">
      <w:pPr>
        <w:pStyle w:val="36"/>
        <w:framePr w:wrap="notBeside"/>
        <w:rPr>
          <w:rtl/>
        </w:rPr>
      </w:pPr>
      <w:r w:rsidRPr="004962A7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7290CA08" w14:textId="44A48071" w:rsidR="002A125E" w:rsidRPr="000C0C8B" w:rsidRDefault="002A125E" w:rsidP="002A125E">
      <w:pPr>
        <w:rPr>
          <w:spacing w:val="-2"/>
          <w:rtl/>
        </w:rPr>
      </w:pPr>
      <w:r w:rsidRPr="000C0C8B">
        <w:rPr>
          <w:rStyle w:val="afe"/>
          <w:spacing w:val="-2"/>
          <w:rtl/>
        </w:rPr>
        <w:t>קרן צדיקים</w:t>
      </w:r>
      <w:r w:rsidRPr="000C0C8B">
        <w:rPr>
          <w:rFonts w:hint="cs"/>
          <w:spacing w:val="-2"/>
          <w:rtl/>
        </w:rPr>
        <w:t xml:space="preserve"> </w:t>
      </w:r>
      <w:r w:rsidR="00D41EC7" w:rsidRPr="00D41EC7">
        <w:rPr>
          <w:rStyle w:val="afffb"/>
          <w:rFonts w:hint="cs"/>
          <w:rtl/>
        </w:rPr>
        <w:t>מתרוממת</w:t>
      </w:r>
      <w:r w:rsidR="00D41EC7">
        <w:rPr>
          <w:rStyle w:val="afffb"/>
          <w:rtl/>
        </w:rPr>
        <w:tab/>
      </w:r>
      <w:r w:rsidRPr="000C0C8B">
        <w:rPr>
          <w:rFonts w:hint="cs"/>
          <w:spacing w:val="-2"/>
          <w:rtl/>
        </w:rPr>
        <w:t>-</w:t>
      </w:r>
      <w:r w:rsidRPr="000C0C8B">
        <w:rPr>
          <w:spacing w:val="-2"/>
          <w:rtl/>
        </w:rPr>
        <w:t xml:space="preserve"> </w:t>
      </w:r>
      <w:r w:rsidRPr="00D823B3">
        <w:rPr>
          <w:rStyle w:val="a4"/>
          <w:rFonts w:hint="cs"/>
          <w:rtl/>
        </w:rPr>
        <w:t>'</w:t>
      </w:r>
      <w:r w:rsidRPr="00D823B3">
        <w:rPr>
          <w:rStyle w:val="a4"/>
          <w:rtl/>
        </w:rPr>
        <w:t>קרני רשעים אגדע</w:t>
      </w:r>
      <w:r w:rsidRPr="000C0C8B">
        <w:rPr>
          <w:rStyle w:val="a4"/>
          <w:spacing w:val="-2"/>
          <w:rtl/>
        </w:rPr>
        <w:t xml:space="preserve"> </w:t>
      </w:r>
      <w:r w:rsidRPr="00D823B3">
        <w:rPr>
          <w:rStyle w:val="a4"/>
          <w:rtl/>
        </w:rPr>
        <w:t>תרוממנה קרנות</w:t>
      </w:r>
      <w:r w:rsidRPr="000C0C8B">
        <w:rPr>
          <w:rStyle w:val="a4"/>
          <w:spacing w:val="-2"/>
          <w:rtl/>
        </w:rPr>
        <w:t xml:space="preserve"> </w:t>
      </w:r>
      <w:r w:rsidRPr="000C0C8B">
        <w:rPr>
          <w:rStyle w:val="a4"/>
          <w:b/>
          <w:bCs/>
          <w:spacing w:val="-2"/>
          <w:rtl/>
        </w:rPr>
        <w:t>צדיק</w:t>
      </w:r>
      <w:r w:rsidRPr="000C0C8B">
        <w:rPr>
          <w:rStyle w:val="a4"/>
          <w:rFonts w:hint="cs"/>
          <w:b/>
          <w:bCs/>
          <w:spacing w:val="-2"/>
          <w:rtl/>
        </w:rPr>
        <w:t>'</w:t>
      </w:r>
      <w:r w:rsidRPr="000C0C8B">
        <w:rPr>
          <w:rStyle w:val="a4"/>
          <w:rFonts w:hint="cs"/>
          <w:spacing w:val="-2"/>
          <w:rtl/>
        </w:rPr>
        <w:t>.</w:t>
      </w:r>
    </w:p>
    <w:p w14:paraId="06AAB42E" w14:textId="77777777" w:rsidR="0094084F" w:rsidRDefault="002A125E" w:rsidP="00A4539B">
      <w:pPr>
        <w:pStyle w:val="36"/>
        <w:framePr w:wrap="notBeside"/>
        <w:rPr>
          <w:rtl/>
        </w:rPr>
      </w:pPr>
      <w:r w:rsidRPr="00A4539B">
        <w:rPr>
          <w:rFonts w:hint="cs"/>
          <w:rtl/>
        </w:rPr>
        <w:t>והיכן מתרוממת</w:t>
      </w:r>
      <w:r w:rsidR="0094084F">
        <w:rPr>
          <w:rFonts w:hint="cs"/>
          <w:rtl/>
        </w:rPr>
        <w:t>:</w:t>
      </w:r>
    </w:p>
    <w:p w14:paraId="2867E9B4" w14:textId="311CC3C4" w:rsidR="00A4539B" w:rsidRDefault="002A125E" w:rsidP="004962A7">
      <w:pPr>
        <w:rPr>
          <w:rStyle w:val="a4"/>
          <w:rtl/>
        </w:rPr>
      </w:pPr>
      <w:r w:rsidRPr="00DB0BD7">
        <w:rPr>
          <w:rStyle w:val="afe"/>
          <w:rtl/>
        </w:rPr>
        <w:t>בירושלים</w:t>
      </w:r>
      <w:r>
        <w:rPr>
          <w:rFonts w:hint="cs"/>
          <w:rtl/>
        </w:rPr>
        <w:t xml:space="preserve"> </w:t>
      </w:r>
      <w:r w:rsidR="00D41EC7">
        <w:rPr>
          <w:rtl/>
        </w:rPr>
        <w:tab/>
      </w:r>
      <w:r w:rsidR="00D41EC7">
        <w:rPr>
          <w:rtl/>
        </w:rPr>
        <w:tab/>
      </w:r>
      <w:r>
        <w:rPr>
          <w:rFonts w:hint="cs"/>
          <w:rtl/>
        </w:rPr>
        <w:t xml:space="preserve">- </w:t>
      </w:r>
      <w:r w:rsidRPr="004A3A20">
        <w:rPr>
          <w:rStyle w:val="a4"/>
          <w:rFonts w:hint="cs"/>
          <w:rtl/>
        </w:rPr>
        <w:t>'</w:t>
      </w:r>
      <w:r w:rsidRPr="004A3A20">
        <w:rPr>
          <w:rStyle w:val="a4"/>
          <w:rtl/>
        </w:rPr>
        <w:t xml:space="preserve">שאלו שלום </w:t>
      </w:r>
      <w:r w:rsidRPr="00DB0BD7">
        <w:rPr>
          <w:rStyle w:val="a4"/>
          <w:b/>
          <w:bCs/>
          <w:rtl/>
        </w:rPr>
        <w:t>ירושלים</w:t>
      </w:r>
      <w:r w:rsidRPr="004A3A20">
        <w:rPr>
          <w:rStyle w:val="a4"/>
          <w:rtl/>
        </w:rPr>
        <w:t xml:space="preserve"> ישליו </w:t>
      </w:r>
      <w:r w:rsidRPr="00DB0BD7">
        <w:rPr>
          <w:rStyle w:val="a4"/>
          <w:b/>
          <w:bCs/>
          <w:rtl/>
        </w:rPr>
        <w:t>אהביך</w:t>
      </w:r>
      <w:r w:rsidRPr="00DB0BD7">
        <w:rPr>
          <w:rStyle w:val="a4"/>
          <w:rFonts w:hint="cs"/>
          <w:b/>
          <w:bCs/>
          <w:rtl/>
        </w:rPr>
        <w:t>'</w:t>
      </w:r>
      <w:r w:rsidRPr="004A3A20">
        <w:rPr>
          <w:rStyle w:val="a4"/>
          <w:rtl/>
        </w:rPr>
        <w:t>.</w:t>
      </w:r>
    </w:p>
    <w:p w14:paraId="41B074B4" w14:textId="77777777" w:rsidR="0094084F" w:rsidRDefault="002A125E" w:rsidP="00A4539B">
      <w:pPr>
        <w:pStyle w:val="36"/>
        <w:framePr w:wrap="notBeside"/>
        <w:rPr>
          <w:rtl/>
        </w:rPr>
      </w:pPr>
      <w:r w:rsidRPr="00A4539B">
        <w:rPr>
          <w:rFonts w:hint="cs"/>
          <w:rtl/>
        </w:rPr>
        <w:t>וכיון שנבנית</w:t>
      </w:r>
      <w:r w:rsidR="0094084F">
        <w:rPr>
          <w:rFonts w:hint="cs"/>
          <w:rtl/>
        </w:rPr>
        <w:t>:</w:t>
      </w:r>
    </w:p>
    <w:p w14:paraId="65FBAA83" w14:textId="7A9C7308" w:rsidR="002E65D4" w:rsidRDefault="002A125E" w:rsidP="004962A7">
      <w:pPr>
        <w:rPr>
          <w:rStyle w:val="afffb"/>
          <w:rtl/>
        </w:rPr>
      </w:pPr>
      <w:r w:rsidRPr="006F178A">
        <w:rPr>
          <w:rtl/>
        </w:rPr>
        <w:t xml:space="preserve">בא </w:t>
      </w:r>
      <w:r w:rsidRPr="00DB0BD7">
        <w:rPr>
          <w:rStyle w:val="afe"/>
          <w:rtl/>
        </w:rPr>
        <w:t>דוד</w:t>
      </w:r>
      <w:r>
        <w:rPr>
          <w:rStyle w:val="a4"/>
          <w:rFonts w:hint="cs"/>
          <w:rtl/>
        </w:rPr>
        <w:t xml:space="preserve"> </w:t>
      </w:r>
      <w:r w:rsidR="00D41EC7">
        <w:rPr>
          <w:rStyle w:val="a4"/>
          <w:rtl/>
        </w:rPr>
        <w:tab/>
      </w:r>
      <w:r w:rsidR="00D41EC7">
        <w:rPr>
          <w:rStyle w:val="a4"/>
          <w:rtl/>
        </w:rPr>
        <w:tab/>
      </w:r>
      <w:r w:rsidR="00D41EC7">
        <w:rPr>
          <w:rStyle w:val="a4"/>
          <w:rtl/>
        </w:rPr>
        <w:tab/>
      </w:r>
      <w:r>
        <w:rPr>
          <w:rStyle w:val="a4"/>
          <w:rtl/>
        </w:rPr>
        <w:t>–</w:t>
      </w:r>
      <w:r w:rsidRPr="0063694C">
        <w:rPr>
          <w:rStyle w:val="a4"/>
          <w:rtl/>
        </w:rPr>
        <w:t xml:space="preserve"> </w:t>
      </w:r>
      <w:r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 xml:space="preserve">אחר </w:t>
      </w:r>
      <w:r w:rsidRPr="00DB0BD7">
        <w:rPr>
          <w:rStyle w:val="a4"/>
          <w:b/>
          <w:bCs/>
          <w:rtl/>
        </w:rPr>
        <w:t>ישבו</w:t>
      </w:r>
      <w:r>
        <w:rPr>
          <w:rStyle w:val="a4"/>
          <w:rFonts w:hint="cs"/>
          <w:rtl/>
        </w:rPr>
        <w:t xml:space="preserve">.. </w:t>
      </w:r>
      <w:r w:rsidRPr="0063694C">
        <w:rPr>
          <w:rStyle w:val="a4"/>
          <w:rtl/>
        </w:rPr>
        <w:t>ובקשו את ה</w:t>
      </w:r>
      <w:r>
        <w:rPr>
          <w:rStyle w:val="a4"/>
          <w:rtl/>
        </w:rPr>
        <w:t>'</w:t>
      </w:r>
      <w:r>
        <w:rPr>
          <w:rStyle w:val="a4"/>
          <w:rFonts w:hint="cs"/>
          <w:rtl/>
        </w:rPr>
        <w:t>..</w:t>
      </w:r>
      <w:r w:rsidRPr="0063694C">
        <w:rPr>
          <w:rStyle w:val="a4"/>
          <w:rtl/>
        </w:rPr>
        <w:t xml:space="preserve"> ואת </w:t>
      </w:r>
      <w:r w:rsidRPr="00DB0BD7">
        <w:rPr>
          <w:rStyle w:val="a4"/>
          <w:b/>
          <w:bCs/>
          <w:rtl/>
        </w:rPr>
        <w:t>דוד</w:t>
      </w:r>
      <w:r w:rsidRPr="0063694C">
        <w:rPr>
          <w:rStyle w:val="a4"/>
          <w:rtl/>
        </w:rPr>
        <w:t xml:space="preserve"> מלכם</w:t>
      </w: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.</w:t>
      </w:r>
    </w:p>
    <w:p w14:paraId="4B6A34BB" w14:textId="77777777" w:rsidR="0094084F" w:rsidRDefault="002A125E" w:rsidP="00A52D0C">
      <w:pPr>
        <w:pStyle w:val="36"/>
        <w:framePr w:wrap="notBeside"/>
        <w:rPr>
          <w:rtl/>
        </w:rPr>
      </w:pPr>
      <w:r w:rsidRPr="00A52D0C">
        <w:rPr>
          <w:rtl/>
        </w:rPr>
        <w:t>ו</w:t>
      </w:r>
      <w:r w:rsidRPr="00A52D0C">
        <w:rPr>
          <w:rFonts w:hint="cs"/>
          <w:rtl/>
        </w:rPr>
        <w:t>אח"כ</w:t>
      </w:r>
      <w:r w:rsidR="0094084F">
        <w:rPr>
          <w:rtl/>
        </w:rPr>
        <w:t>:</w:t>
      </w:r>
    </w:p>
    <w:p w14:paraId="501F358F" w14:textId="0914DD9E" w:rsidR="00A52D0C" w:rsidRDefault="002A125E" w:rsidP="00A52D0C">
      <w:pPr>
        <w:rPr>
          <w:rtl/>
        </w:rPr>
      </w:pPr>
      <w:r>
        <w:rPr>
          <w:rtl/>
        </w:rPr>
        <w:t>בא</w:t>
      </w:r>
      <w:r w:rsidRPr="006F178A">
        <w:rPr>
          <w:rtl/>
        </w:rPr>
        <w:t xml:space="preserve">ה </w:t>
      </w:r>
      <w:r w:rsidRPr="00DB0BD7">
        <w:rPr>
          <w:rStyle w:val="afe"/>
          <w:rtl/>
        </w:rPr>
        <w:t>תפלה</w:t>
      </w:r>
      <w:r>
        <w:rPr>
          <w:rFonts w:hint="cs"/>
          <w:rtl/>
        </w:rPr>
        <w:t xml:space="preserve"> </w:t>
      </w:r>
      <w:r w:rsidR="00D41EC7">
        <w:rPr>
          <w:rtl/>
        </w:rPr>
        <w:tab/>
      </w:r>
      <w:r w:rsidR="00D41EC7">
        <w:rPr>
          <w:rtl/>
        </w:rPr>
        <w:tab/>
      </w:r>
      <w:r>
        <w:rPr>
          <w:rFonts w:hint="cs"/>
          <w:rtl/>
        </w:rPr>
        <w:t xml:space="preserve">- </w:t>
      </w:r>
      <w:r w:rsidRPr="00DB0BD7">
        <w:rPr>
          <w:rStyle w:val="a4"/>
          <w:rFonts w:hint="cs"/>
          <w:b/>
          <w:bCs/>
          <w:rtl/>
        </w:rPr>
        <w:t>'</w:t>
      </w:r>
      <w:r w:rsidRPr="00DB0BD7">
        <w:rPr>
          <w:rStyle w:val="a4"/>
          <w:b/>
          <w:bCs/>
          <w:rtl/>
        </w:rPr>
        <w:t>והביאותים</w:t>
      </w:r>
      <w:r w:rsidRPr="00432A0D">
        <w:rPr>
          <w:rStyle w:val="a4"/>
          <w:rtl/>
        </w:rPr>
        <w:t xml:space="preserve"> אל הר קדשי ושמחתים בבית </w:t>
      </w:r>
      <w:r w:rsidRPr="00DB0BD7">
        <w:rPr>
          <w:rStyle w:val="a4"/>
          <w:b/>
          <w:bCs/>
          <w:rtl/>
        </w:rPr>
        <w:t>תפלתי</w:t>
      </w:r>
      <w:r w:rsidRPr="00DB0BD7">
        <w:rPr>
          <w:rStyle w:val="a4"/>
          <w:rFonts w:hint="cs"/>
          <w:b/>
          <w:bCs/>
          <w:rtl/>
        </w:rPr>
        <w:t>'</w:t>
      </w:r>
      <w:r w:rsidRPr="006F178A">
        <w:rPr>
          <w:rtl/>
        </w:rPr>
        <w:t>.</w:t>
      </w:r>
    </w:p>
    <w:p w14:paraId="38A7E566" w14:textId="77777777" w:rsidR="0094084F" w:rsidRDefault="002A125E" w:rsidP="00A52D0C">
      <w:pPr>
        <w:pStyle w:val="36"/>
        <w:framePr w:wrap="notBeside"/>
        <w:rPr>
          <w:rtl/>
        </w:rPr>
      </w:pPr>
      <w:r w:rsidRPr="00A52D0C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5BB5D9D0" w14:textId="63F7F751" w:rsidR="00A52D0C" w:rsidRDefault="002A125E" w:rsidP="00A52D0C">
      <w:pPr>
        <w:rPr>
          <w:rStyle w:val="a4"/>
          <w:rtl/>
        </w:rPr>
      </w:pPr>
      <w:r>
        <w:rPr>
          <w:rtl/>
        </w:rPr>
        <w:t>בא</w:t>
      </w:r>
      <w:r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DB0BD7">
        <w:rPr>
          <w:rStyle w:val="afe"/>
          <w:rtl/>
        </w:rPr>
        <w:t>עבודה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 </w:t>
      </w:r>
      <w:r w:rsidR="00BE34A2">
        <w:rPr>
          <w:rtl/>
        </w:rPr>
        <w:tab/>
      </w:r>
      <w:r>
        <w:rPr>
          <w:rFonts w:hint="cs"/>
          <w:rtl/>
        </w:rPr>
        <w:t xml:space="preserve">- </w:t>
      </w:r>
      <w:r>
        <w:rPr>
          <w:rStyle w:val="afffb"/>
          <w:rFonts w:hint="cs"/>
          <w:rtl/>
        </w:rPr>
        <w:t>ד</w:t>
      </w:r>
      <w:r w:rsidRPr="00367CC7">
        <w:rPr>
          <w:rStyle w:val="afffb"/>
          <w:rtl/>
        </w:rPr>
        <w:t>סמיך</w:t>
      </w:r>
      <w:r>
        <w:rPr>
          <w:rFonts w:hint="cs"/>
          <w:rtl/>
        </w:rPr>
        <w:t xml:space="preserve"> </w:t>
      </w:r>
      <w:r w:rsidRPr="00DB0BD7">
        <w:rPr>
          <w:rStyle w:val="a4"/>
          <w:rFonts w:hint="cs"/>
          <w:b/>
          <w:bCs/>
          <w:rtl/>
        </w:rPr>
        <w:t>'</w:t>
      </w:r>
      <w:r w:rsidRPr="00DB0BD7">
        <w:rPr>
          <w:rStyle w:val="a4"/>
          <w:b/>
          <w:bCs/>
          <w:rtl/>
        </w:rPr>
        <w:t>עולתיהם וזבחיהם</w:t>
      </w:r>
      <w:r w:rsidRPr="00432A0D">
        <w:rPr>
          <w:rStyle w:val="a4"/>
          <w:rtl/>
        </w:rPr>
        <w:t xml:space="preserve"> לרצון על מזבחי</w:t>
      </w:r>
      <w:r w:rsidRPr="00432A0D">
        <w:rPr>
          <w:rStyle w:val="a4"/>
          <w:rFonts w:hint="cs"/>
          <w:rtl/>
        </w:rPr>
        <w:t>'</w:t>
      </w:r>
      <w:r w:rsidRPr="00432A0D">
        <w:rPr>
          <w:rStyle w:val="a4"/>
          <w:rtl/>
        </w:rPr>
        <w:t>.</w:t>
      </w:r>
    </w:p>
    <w:p w14:paraId="130C6BB5" w14:textId="77777777" w:rsidR="0094084F" w:rsidRDefault="002A125E" w:rsidP="00A52D0C">
      <w:pPr>
        <w:pStyle w:val="36"/>
        <w:framePr w:wrap="notBeside"/>
        <w:rPr>
          <w:rtl/>
        </w:rPr>
      </w:pPr>
      <w:r w:rsidRPr="00A52D0C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410DDBBB" w14:textId="5B38B5B6" w:rsidR="002A125E" w:rsidRPr="00A52D0C" w:rsidRDefault="002A125E" w:rsidP="00A52D0C">
      <w:pPr>
        <w:rPr>
          <w:rtl/>
        </w:rPr>
      </w:pPr>
      <w:r>
        <w:rPr>
          <w:rtl/>
        </w:rPr>
        <w:t>בא</w:t>
      </w:r>
      <w:r w:rsidRPr="006F178A">
        <w:rPr>
          <w:rtl/>
        </w:rPr>
        <w:t xml:space="preserve">ה </w:t>
      </w:r>
      <w:r w:rsidRPr="00DB0BD7">
        <w:rPr>
          <w:rStyle w:val="afe"/>
          <w:rFonts w:hint="cs"/>
          <w:rtl/>
        </w:rPr>
        <w:t>ה</w:t>
      </w:r>
      <w:r w:rsidRPr="00DB0BD7">
        <w:rPr>
          <w:rStyle w:val="afe"/>
          <w:rtl/>
        </w:rPr>
        <w:t>וד</w:t>
      </w:r>
      <w:r w:rsidRPr="00DB0BD7">
        <w:rPr>
          <w:rStyle w:val="afe"/>
          <w:rFonts w:hint="cs"/>
          <w:rtl/>
        </w:rPr>
        <w:t>א</w:t>
      </w:r>
      <w:r w:rsidRPr="00DB0BD7">
        <w:rPr>
          <w:rStyle w:val="afe"/>
          <w:rtl/>
        </w:rPr>
        <w:t>ה</w:t>
      </w:r>
      <w:r>
        <w:rPr>
          <w:rFonts w:hint="cs"/>
          <w:rtl/>
        </w:rPr>
        <w:t xml:space="preserve"> </w:t>
      </w:r>
      <w:r w:rsidR="00BE34A2">
        <w:rPr>
          <w:rtl/>
        </w:rPr>
        <w:tab/>
      </w:r>
      <w:r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DB0BD7">
        <w:rPr>
          <w:rStyle w:val="a4"/>
          <w:rFonts w:hint="cs"/>
          <w:b/>
          <w:bCs/>
          <w:rtl/>
        </w:rPr>
        <w:t>'</w:t>
      </w:r>
      <w:r w:rsidRPr="00DB0BD7">
        <w:rPr>
          <w:rStyle w:val="a4"/>
          <w:b/>
          <w:bCs/>
          <w:rtl/>
        </w:rPr>
        <w:t>ז</w:t>
      </w:r>
      <w:r>
        <w:rPr>
          <w:rStyle w:val="a4"/>
          <w:rFonts w:hint="cs"/>
          <w:b/>
          <w:bCs/>
          <w:rtl/>
        </w:rPr>
        <w:t>ו</w:t>
      </w:r>
      <w:r w:rsidRPr="00DB0BD7">
        <w:rPr>
          <w:rStyle w:val="a4"/>
          <w:b/>
          <w:bCs/>
          <w:rtl/>
        </w:rPr>
        <w:t xml:space="preserve">בח </w:t>
      </w:r>
      <w:r>
        <w:rPr>
          <w:rStyle w:val="a4"/>
          <w:b/>
          <w:bCs/>
          <w:rtl/>
        </w:rPr>
        <w:t>–</w:t>
      </w:r>
      <w:r>
        <w:rPr>
          <w:rStyle w:val="a4"/>
          <w:rFonts w:hint="cs"/>
          <w:b/>
          <w:bCs/>
          <w:rtl/>
        </w:rPr>
        <w:t xml:space="preserve"> </w:t>
      </w:r>
      <w:r w:rsidRPr="00DB0BD7">
        <w:rPr>
          <w:rStyle w:val="a4"/>
          <w:b/>
          <w:bCs/>
          <w:rtl/>
        </w:rPr>
        <w:t>תודה</w:t>
      </w:r>
      <w:r>
        <w:rPr>
          <w:rStyle w:val="a4"/>
          <w:rFonts w:hint="cs"/>
          <w:b/>
          <w:bCs/>
          <w:rtl/>
        </w:rPr>
        <w:t>,</w:t>
      </w:r>
      <w:r w:rsidRPr="00FF4B8F">
        <w:rPr>
          <w:rStyle w:val="a4"/>
          <w:rtl/>
        </w:rPr>
        <w:t xml:space="preserve"> יכבדנני</w:t>
      </w:r>
      <w:r w:rsidRPr="00FF4B8F">
        <w:rPr>
          <w:rStyle w:val="a4"/>
          <w:rFonts w:hint="cs"/>
          <w:rtl/>
        </w:rPr>
        <w:t>'</w:t>
      </w:r>
      <w:r w:rsidRPr="00FF4B8F">
        <w:rPr>
          <w:rStyle w:val="a4"/>
          <w:rtl/>
        </w:rPr>
        <w:t>.</w:t>
      </w:r>
    </w:p>
    <w:p w14:paraId="770FF25D" w14:textId="77777777" w:rsidR="0094084F" w:rsidRDefault="002A125E" w:rsidP="00A52D0C">
      <w:pPr>
        <w:pStyle w:val="36"/>
        <w:framePr w:wrap="notBeside"/>
        <w:rPr>
          <w:rtl/>
        </w:rPr>
      </w:pPr>
      <w:r w:rsidRPr="00A52D0C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4BB36DA6" w14:textId="44652381" w:rsidR="002A125E" w:rsidRDefault="002A125E" w:rsidP="002A125E">
      <w:pPr>
        <w:rPr>
          <w:rStyle w:val="a4"/>
          <w:rtl/>
        </w:rPr>
      </w:pPr>
      <w:r w:rsidRPr="00EA58DA">
        <w:rPr>
          <w:rStyle w:val="afe"/>
          <w:rtl/>
        </w:rPr>
        <w:t>ברכת כהנים</w:t>
      </w:r>
      <w:r w:rsidRPr="00F05A14">
        <w:rPr>
          <w:rFonts w:cs="PFT_Frank" w:hint="cs"/>
          <w:b/>
          <w:bCs/>
          <w:szCs w:val="14"/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-</w:t>
      </w:r>
      <w:r w:rsidRPr="00701689">
        <w:rPr>
          <w:rtl/>
        </w:rPr>
        <w:t xml:space="preserve"> </w:t>
      </w:r>
      <w:r w:rsidRPr="00701689">
        <w:rPr>
          <w:rStyle w:val="a4"/>
          <w:rtl/>
        </w:rPr>
        <w:t>וישא אהרן את ידיו</w:t>
      </w:r>
      <w:r>
        <w:rPr>
          <w:rStyle w:val="a4"/>
          <w:rFonts w:hint="cs"/>
          <w:rtl/>
        </w:rPr>
        <w:t>..</w:t>
      </w:r>
      <w:r w:rsidRPr="00701689">
        <w:rPr>
          <w:rStyle w:val="a4"/>
          <w:rtl/>
        </w:rPr>
        <w:t xml:space="preserve"> </w:t>
      </w:r>
      <w:r w:rsidRPr="00DB0BD7">
        <w:rPr>
          <w:rStyle w:val="a4"/>
          <w:b/>
          <w:bCs/>
          <w:rtl/>
        </w:rPr>
        <w:t>ויברכם</w:t>
      </w:r>
      <w:r>
        <w:rPr>
          <w:rStyle w:val="a4"/>
          <w:rFonts w:hint="cs"/>
          <w:rtl/>
        </w:rPr>
        <w:t>,</w:t>
      </w:r>
      <w:r w:rsidRPr="00701689">
        <w:rPr>
          <w:rStyle w:val="a4"/>
          <w:rtl/>
        </w:rPr>
        <w:t xml:space="preserve"> וירד </w:t>
      </w:r>
      <w:r w:rsidRPr="00DB0BD7">
        <w:rPr>
          <w:rStyle w:val="a4"/>
          <w:b/>
          <w:bCs/>
          <w:rtl/>
        </w:rPr>
        <w:t>מעש</w:t>
      </w:r>
      <w:r>
        <w:rPr>
          <w:rStyle w:val="a4"/>
          <w:rFonts w:hint="cs"/>
          <w:b/>
          <w:bCs/>
          <w:rtl/>
        </w:rPr>
        <w:t>ו</w:t>
      </w:r>
      <w:r w:rsidRPr="00DB0BD7">
        <w:rPr>
          <w:rStyle w:val="a4"/>
          <w:b/>
          <w:bCs/>
          <w:rtl/>
        </w:rPr>
        <w:t>ת</w:t>
      </w:r>
      <w:r w:rsidRPr="00701689">
        <w:rPr>
          <w:rStyle w:val="a4"/>
          <w:rtl/>
        </w:rPr>
        <w:t xml:space="preserve"> החטאת</w:t>
      </w:r>
      <w:r>
        <w:rPr>
          <w:rStyle w:val="a4"/>
          <w:rFonts w:hint="cs"/>
          <w:rtl/>
        </w:rPr>
        <w:t>..</w:t>
      </w:r>
    </w:p>
    <w:p w14:paraId="78AED9E6" w14:textId="77777777" w:rsidR="0094084F" w:rsidRDefault="002A125E" w:rsidP="00A52D0C">
      <w:pPr>
        <w:pStyle w:val="36"/>
        <w:framePr w:wrap="notBeside"/>
        <w:rPr>
          <w:rtl/>
        </w:rPr>
      </w:pPr>
      <w:r w:rsidRPr="00A52D0C">
        <w:rPr>
          <w:rFonts w:hint="cs"/>
          <w:rtl/>
        </w:rPr>
        <w:t>ואח"כ</w:t>
      </w:r>
      <w:r w:rsidR="0094084F">
        <w:rPr>
          <w:rFonts w:hint="cs"/>
          <w:rtl/>
        </w:rPr>
        <w:t>:</w:t>
      </w:r>
    </w:p>
    <w:p w14:paraId="3D82558B" w14:textId="2501EBDF" w:rsidR="002A125E" w:rsidRPr="006F178A" w:rsidRDefault="002A125E" w:rsidP="002A125E">
      <w:pPr>
        <w:rPr>
          <w:rtl/>
        </w:rPr>
      </w:pPr>
      <w:r w:rsidRPr="00DB0BD7">
        <w:rPr>
          <w:rStyle w:val="afe"/>
          <w:rtl/>
        </w:rPr>
        <w:t>שלום</w:t>
      </w:r>
      <w:r>
        <w:rPr>
          <w:rFonts w:hint="cs"/>
          <w:rtl/>
        </w:rPr>
        <w:t xml:space="preserve"> </w:t>
      </w:r>
      <w:r w:rsidR="00BE34A2">
        <w:rPr>
          <w:rtl/>
        </w:rPr>
        <w:tab/>
      </w:r>
      <w:r w:rsidR="00BE34A2">
        <w:rPr>
          <w:rtl/>
        </w:rPr>
        <w:tab/>
      </w:r>
      <w:r>
        <w:rPr>
          <w:rFonts w:hint="cs"/>
          <w:rtl/>
        </w:rPr>
        <w:t xml:space="preserve">- </w:t>
      </w:r>
      <w:r w:rsidRPr="00DB0BD7">
        <w:rPr>
          <w:rStyle w:val="a4"/>
          <w:rFonts w:hint="cs"/>
          <w:b/>
          <w:bCs/>
          <w:rtl/>
        </w:rPr>
        <w:t>'</w:t>
      </w:r>
      <w:r w:rsidRPr="00DB0BD7">
        <w:rPr>
          <w:rStyle w:val="a4"/>
          <w:b/>
          <w:bCs/>
          <w:rtl/>
        </w:rPr>
        <w:t>ושמו</w:t>
      </w:r>
      <w:r w:rsidRPr="002C641B">
        <w:rPr>
          <w:rStyle w:val="a4"/>
          <w:rtl/>
        </w:rPr>
        <w:t xml:space="preserve"> את שמי על בני ישראל ואני </w:t>
      </w:r>
      <w:r w:rsidRPr="00DB0BD7">
        <w:rPr>
          <w:rStyle w:val="a4"/>
          <w:b/>
          <w:bCs/>
          <w:rtl/>
        </w:rPr>
        <w:t>אברכם</w:t>
      </w:r>
      <w:r w:rsidRPr="00DB0BD7">
        <w:rPr>
          <w:rStyle w:val="a4"/>
          <w:rFonts w:hint="cs"/>
          <w:b/>
          <w:bCs/>
          <w:rtl/>
        </w:rPr>
        <w:t>'</w:t>
      </w:r>
      <w:r w:rsidRPr="002C641B">
        <w:rPr>
          <w:rStyle w:val="a4"/>
          <w:rFonts w:hint="cs"/>
          <w:rtl/>
        </w:rPr>
        <w:t xml:space="preserve"> </w:t>
      </w:r>
    </w:p>
    <w:p w14:paraId="4C187FF9" w14:textId="0D4AFB09" w:rsidR="002A125E" w:rsidRPr="006F178A" w:rsidRDefault="002A125E" w:rsidP="002A125E">
      <w:pPr>
        <w:rPr>
          <w:rtl/>
        </w:rPr>
      </w:pPr>
      <w:r>
        <w:rPr>
          <w:rFonts w:hint="cs"/>
          <w:rtl/>
        </w:rPr>
        <w:t xml:space="preserve">- </w:t>
      </w:r>
      <w:r w:rsidRPr="006F178A">
        <w:rPr>
          <w:rtl/>
        </w:rPr>
        <w:t>ברכה דהקב"ה שלום</w:t>
      </w:r>
      <w:r>
        <w:rPr>
          <w:rFonts w:hint="cs"/>
          <w:rtl/>
        </w:rPr>
        <w:t xml:space="preserve"> - </w:t>
      </w:r>
      <w:r w:rsidRPr="00FA08BF">
        <w:rPr>
          <w:rStyle w:val="a4"/>
          <w:rFonts w:hint="cs"/>
          <w:rtl/>
        </w:rPr>
        <w:t>'</w:t>
      </w:r>
      <w:r>
        <w:rPr>
          <w:rStyle w:val="a4"/>
          <w:rtl/>
        </w:rPr>
        <w:t>ה'</w:t>
      </w:r>
      <w:r w:rsidRPr="00FA08BF">
        <w:rPr>
          <w:rStyle w:val="a4"/>
          <w:rtl/>
        </w:rPr>
        <w:t xml:space="preserve"> יברך את עמו </w:t>
      </w:r>
      <w:r w:rsidRPr="00DB0BD7">
        <w:rPr>
          <w:rStyle w:val="a4"/>
          <w:b/>
          <w:bCs/>
          <w:rtl/>
        </w:rPr>
        <w:t>בשלום</w:t>
      </w:r>
      <w:r w:rsidRPr="00DB0BD7">
        <w:rPr>
          <w:rStyle w:val="a4"/>
          <w:rFonts w:hint="cs"/>
          <w:b/>
          <w:bCs/>
          <w:rtl/>
        </w:rPr>
        <w:t>'</w:t>
      </w:r>
      <w:r w:rsidRPr="00FA08BF">
        <w:rPr>
          <w:rStyle w:val="a4"/>
          <w:rtl/>
        </w:rPr>
        <w:t>.</w:t>
      </w:r>
    </w:p>
    <w:p w14:paraId="70D68E9D" w14:textId="7AD84308" w:rsidR="0094084F" w:rsidRDefault="002A125E" w:rsidP="00A52D0C">
      <w:pPr>
        <w:pStyle w:val="36"/>
        <w:framePr w:wrap="notBeside"/>
        <w:rPr>
          <w:rtl/>
        </w:rPr>
      </w:pPr>
      <w:r w:rsidRPr="00A52D0C">
        <w:rPr>
          <w:rtl/>
        </w:rPr>
        <w:t>מכאן ואילך</w:t>
      </w:r>
      <w:r w:rsidR="00AE2E75">
        <w:rPr>
          <w:rtl/>
        </w:rPr>
        <w:t>:</w:t>
      </w:r>
    </w:p>
    <w:p w14:paraId="62F2626D" w14:textId="09DFFC16" w:rsidR="002A125E" w:rsidRPr="00411327" w:rsidRDefault="00A52D0C" w:rsidP="002A125E">
      <w:pPr>
        <w:rPr>
          <w:rStyle w:val="afff"/>
          <w:b/>
          <w:spacing w:val="-6"/>
          <w:rtl/>
        </w:rPr>
      </w:pPr>
      <w:r w:rsidRPr="00A52D0C">
        <w:rPr>
          <w:rFonts w:hint="cs"/>
          <w:rtl/>
        </w:rPr>
        <w:t>א</w:t>
      </w:r>
      <w:r w:rsidR="002A125E" w:rsidRPr="00A52D0C">
        <w:rPr>
          <w:rtl/>
        </w:rPr>
        <w:t>סור לספר</w:t>
      </w:r>
      <w:r w:rsidR="002A125E" w:rsidRPr="000C0C8B">
        <w:rPr>
          <w:spacing w:val="-6"/>
          <w:rtl/>
        </w:rPr>
        <w:t xml:space="preserve"> </w:t>
      </w:r>
      <w:r w:rsidR="002A125E" w:rsidRPr="000C0C8B">
        <w:rPr>
          <w:rFonts w:hint="cs"/>
          <w:spacing w:val="-6"/>
          <w:rtl/>
        </w:rPr>
        <w:t>ד</w:t>
      </w:r>
      <w:r w:rsidR="002A125E" w:rsidRPr="00A52D0C">
        <w:rPr>
          <w:rStyle w:val="a4"/>
          <w:rFonts w:hint="cs"/>
          <w:rtl/>
        </w:rPr>
        <w:t>'</w:t>
      </w:r>
      <w:r w:rsidR="002A125E" w:rsidRPr="00A52D0C">
        <w:rPr>
          <w:rStyle w:val="a4"/>
          <w:rtl/>
        </w:rPr>
        <w:t>מי ימלל גבורות ה'</w:t>
      </w:r>
      <w:r w:rsidR="002A125E" w:rsidRPr="000C0C8B">
        <w:rPr>
          <w:rStyle w:val="a4"/>
          <w:spacing w:val="-6"/>
          <w:rtl/>
        </w:rPr>
        <w:t xml:space="preserve"> </w:t>
      </w:r>
      <w:r w:rsidR="002A125E" w:rsidRPr="00A52D0C">
        <w:rPr>
          <w:rFonts w:hint="cs"/>
          <w:rtl/>
        </w:rPr>
        <w:t>למי שיכול</w:t>
      </w:r>
      <w:r w:rsidR="002A125E" w:rsidRPr="000C0C8B">
        <w:rPr>
          <w:rStyle w:val="a4"/>
          <w:rFonts w:hint="cs"/>
          <w:spacing w:val="-6"/>
          <w:rtl/>
        </w:rPr>
        <w:t xml:space="preserve"> </w:t>
      </w:r>
      <w:r w:rsidR="002A125E" w:rsidRPr="00A52D0C">
        <w:rPr>
          <w:rStyle w:val="a4"/>
          <w:rFonts w:hint="cs"/>
          <w:rtl/>
        </w:rPr>
        <w:t>'</w:t>
      </w:r>
      <w:r w:rsidR="002A125E" w:rsidRPr="00A52D0C">
        <w:rPr>
          <w:rStyle w:val="a4"/>
          <w:rtl/>
        </w:rPr>
        <w:t>ישמיע כל תהלתו</w:t>
      </w:r>
      <w:r w:rsidR="002A125E" w:rsidRPr="00A52D0C">
        <w:rPr>
          <w:rStyle w:val="a4"/>
          <w:rFonts w:hint="cs"/>
          <w:rtl/>
        </w:rPr>
        <w:t>'</w:t>
      </w:r>
      <w:bookmarkEnd w:id="1"/>
      <w:r w:rsidR="002A125E" w:rsidRPr="00A52D0C">
        <w:rPr>
          <w:rStyle w:val="a4"/>
          <w:rFonts w:hint="cs"/>
          <w:rtl/>
        </w:rPr>
        <w:t>.</w:t>
      </w:r>
    </w:p>
    <w:p w14:paraId="0A68FEB7" w14:textId="77777777" w:rsidR="002A125E" w:rsidRPr="00623557" w:rsidRDefault="002A125E" w:rsidP="002A125E">
      <w:pPr>
        <w:pStyle w:val="aff1"/>
        <w:rPr>
          <w:rtl/>
        </w:rPr>
      </w:pPr>
      <w:ins w:id="9818" w:author="מספור קטעי משנה" w:date="2026-10-06T06:45:35Z">
        <w:r>
          <w:rPr>
            <w:rStyle w:val="MisparKeta"/>
          </w:rPr>
          <w:t xml:space="preserve">א. </w:t>
        </w:r>
      </w:ins>
      <w:bookmarkStart w:id="2" w:name="_Hlk91669947"/>
      <w:r w:rsidRPr="00623557">
        <w:rPr>
          <w:rtl/>
        </w:rPr>
        <w:t>קראה על פה לא יצא</w:t>
      </w:r>
    </w:p>
    <w:p w14:paraId="12FFA90A" w14:textId="1294417E" w:rsidR="0094084F" w:rsidRDefault="002A125E" w:rsidP="00A52D0C">
      <w:pPr>
        <w:pStyle w:val="36"/>
        <w:framePr w:wrap="notBeside"/>
        <w:rPr>
          <w:rtl/>
        </w:rPr>
      </w:pPr>
      <w:r w:rsidRPr="00A52D0C">
        <w:rPr>
          <w:rtl/>
        </w:rPr>
        <w:t>רבא</w:t>
      </w:r>
      <w:r w:rsidR="0094084F">
        <w:rPr>
          <w:rtl/>
        </w:rPr>
        <w:t>:</w:t>
      </w:r>
    </w:p>
    <w:p w14:paraId="6471B6EC" w14:textId="45C0DD89" w:rsidR="00FE2A2C" w:rsidRDefault="002A125E" w:rsidP="002A125E">
      <w:pPr>
        <w:rPr>
          <w:rFonts w:ascii="Fb Fontext" w:hAnsi="Fb Fontext" w:cs="PFT_Frank"/>
          <w:b/>
          <w:bCs/>
          <w:szCs w:val="14"/>
          <w:rtl/>
        </w:rPr>
      </w:pPr>
      <w:r>
        <w:rPr>
          <w:rFonts w:ascii="Fb Fontext" w:hAnsi="Fb Fontext" w:hint="cs"/>
          <w:rtl/>
        </w:rPr>
        <w:t>ד</w:t>
      </w:r>
      <w:r w:rsidRPr="00FA08BF">
        <w:rPr>
          <w:rStyle w:val="a4"/>
          <w:rFonts w:hint="cs"/>
          <w:rtl/>
        </w:rPr>
        <w:t>'</w:t>
      </w:r>
      <w:r w:rsidRPr="00FA08BF">
        <w:rPr>
          <w:rStyle w:val="a4"/>
          <w:rtl/>
        </w:rPr>
        <w:t xml:space="preserve">והימים האלה </w:t>
      </w:r>
      <w:r w:rsidRPr="00DB0BD7">
        <w:rPr>
          <w:rStyle w:val="a4"/>
          <w:b/>
          <w:bCs/>
          <w:rtl/>
        </w:rPr>
        <w:t>נזכרים</w:t>
      </w:r>
      <w:r w:rsidRPr="00DB0BD7">
        <w:rPr>
          <w:rStyle w:val="a4"/>
          <w:rFonts w:hint="cs"/>
          <w:b/>
          <w:bCs/>
          <w:rtl/>
        </w:rPr>
        <w:t>'</w:t>
      </w:r>
      <w:r w:rsidRPr="006F178A">
        <w:rPr>
          <w:rFonts w:ascii="Fb Fontext" w:hAnsi="Fb Fontext"/>
          <w:rtl/>
        </w:rPr>
        <w:t xml:space="preserve"> </w:t>
      </w:r>
      <w:r w:rsidRPr="00DB0BD7">
        <w:rPr>
          <w:rStyle w:val="afffb"/>
          <w:rtl/>
        </w:rPr>
        <w:t>וכתיב</w:t>
      </w:r>
      <w:r w:rsidRPr="00FA08BF">
        <w:rPr>
          <w:rStyle w:val="a4"/>
          <w:rtl/>
        </w:rPr>
        <w:t xml:space="preserve"> </w:t>
      </w:r>
      <w:r w:rsidRPr="00FA08BF">
        <w:rPr>
          <w:rStyle w:val="a4"/>
          <w:rFonts w:hint="cs"/>
          <w:rtl/>
        </w:rPr>
        <w:t>'</w:t>
      </w:r>
      <w:r w:rsidRPr="00FA08BF">
        <w:rPr>
          <w:rStyle w:val="a4"/>
          <w:rtl/>
        </w:rPr>
        <w:t xml:space="preserve">כתב זאת </w:t>
      </w:r>
      <w:r w:rsidRPr="00DB0BD7">
        <w:rPr>
          <w:rStyle w:val="a4"/>
          <w:b/>
          <w:bCs/>
          <w:rtl/>
        </w:rPr>
        <w:t>זכרון בספר</w:t>
      </w:r>
      <w:r w:rsidRPr="00DB0BD7">
        <w:rPr>
          <w:rStyle w:val="a4"/>
          <w:rFonts w:hint="cs"/>
          <w:b/>
          <w:bCs/>
          <w:rtl/>
        </w:rPr>
        <w:t>'</w:t>
      </w:r>
      <w:r>
        <w:rPr>
          <w:rFonts w:ascii="Fb Fontext" w:hAnsi="Fb Fontext" w:hint="cs"/>
          <w:rtl/>
        </w:rPr>
        <w:t>- דב</w:t>
      </w:r>
      <w:r w:rsidRPr="006F178A">
        <w:rPr>
          <w:rFonts w:ascii="Fb Fontext" w:hAnsi="Fb Fontext" w:hint="cs"/>
          <w:rtl/>
        </w:rPr>
        <w:t>ספר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</w:p>
    <w:p w14:paraId="79007743" w14:textId="3611D052" w:rsidR="002A125E" w:rsidRPr="006F178A" w:rsidRDefault="002A125E" w:rsidP="002A125E">
      <w:pPr>
        <w:rPr>
          <w:rtl/>
        </w:rPr>
      </w:pPr>
      <w:r w:rsidRPr="00F05A14">
        <w:rPr>
          <w:rFonts w:ascii="Fb Fontext" w:hAnsi="Fb Fontext" w:cs="PFT_Frank" w:hint="cs"/>
          <w:b/>
          <w:bCs/>
          <w:szCs w:val="14"/>
          <w:rtl/>
        </w:rPr>
        <w:t>ולא</w:t>
      </w:r>
      <w:r>
        <w:rPr>
          <w:rFonts w:ascii="Fb Fontext" w:hAnsi="Fb Fontext" w:hint="cs"/>
          <w:rtl/>
        </w:rPr>
        <w:t xml:space="preserve"> בלב</w:t>
      </w:r>
      <w:r w:rsidRPr="006F178A">
        <w:rPr>
          <w:rFonts w:ascii="Fb Fontext" w:hAnsi="Fb Fontext" w:hint="cs"/>
          <w:rtl/>
        </w:rPr>
        <w:t xml:space="preserve"> </w:t>
      </w:r>
      <w:r>
        <w:rPr>
          <w:rStyle w:val="a4"/>
          <w:rFonts w:hint="cs"/>
          <w:rtl/>
        </w:rPr>
        <w:t>ד'</w:t>
      </w:r>
      <w:r w:rsidRPr="002D37FB">
        <w:rPr>
          <w:rStyle w:val="a4"/>
          <w:rFonts w:hint="cs"/>
          <w:rtl/>
        </w:rPr>
        <w:t>לא תשכח</w:t>
      </w:r>
      <w:r>
        <w:rPr>
          <w:rStyle w:val="a4"/>
          <w:rFonts w:hint="cs"/>
          <w:rtl/>
        </w:rPr>
        <w:t>'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-</w:t>
      </w:r>
      <w:r w:rsidRPr="006F178A">
        <w:rPr>
          <w:rFonts w:ascii="Fb Fontext" w:hAnsi="Fb Fontext"/>
          <w:rtl/>
        </w:rPr>
        <w:t>שכחת הלב</w:t>
      </w:r>
      <w:r>
        <w:rPr>
          <w:rFonts w:hint="cs"/>
          <w:rtl/>
        </w:rPr>
        <w:t xml:space="preserve">, </w:t>
      </w:r>
      <w:r w:rsidRPr="00DB0BD7">
        <w:rPr>
          <w:rStyle w:val="afffb"/>
          <w:rFonts w:hint="cs"/>
          <w:rtl/>
        </w:rPr>
        <w:t>מה ת"ל</w:t>
      </w:r>
      <w:r>
        <w:rPr>
          <w:rFonts w:ascii="Fb Fontext" w:hAnsi="Fb Fontext" w:hint="cs"/>
          <w:rtl/>
        </w:rPr>
        <w:t xml:space="preserve"> </w:t>
      </w:r>
      <w:r w:rsidRPr="00DB0BD7">
        <w:rPr>
          <w:rStyle w:val="a4"/>
          <w:rFonts w:hint="cs"/>
          <w:rtl/>
        </w:rPr>
        <w:t>'זכור'</w:t>
      </w:r>
      <w:r>
        <w:rPr>
          <w:rFonts w:ascii="Fb Fontext" w:hAnsi="Fb Fontext" w:hint="cs"/>
          <w:rtl/>
        </w:rPr>
        <w:t xml:space="preserve"> בפה.</w:t>
      </w:r>
    </w:p>
    <w:p w14:paraId="21EC3BCE" w14:textId="50808843" w:rsidR="002A125E" w:rsidRPr="00623557" w:rsidRDefault="003809EA" w:rsidP="002A125E">
      <w:pPr>
        <w:pStyle w:val="af3"/>
        <w:rPr>
          <w:rtl/>
        </w:rPr>
      </w:pPr>
      <w:r>
        <w:rPr>
          <w:rFonts w:ascii="MS Mincho" w:hAnsi="MS Mincho" w:hint="cs"/>
          <w:rtl/>
        </w:rPr>
        <w:t>****</w:t>
      </w:r>
    </w:p>
    <w:p w14:paraId="7EBF080D" w14:textId="77777777" w:rsidR="002A125E" w:rsidRPr="006F178A" w:rsidRDefault="002A125E" w:rsidP="002A125E">
      <w:pPr>
        <w:rPr>
          <w:rtl/>
        </w:rPr>
      </w:pPr>
      <w:r w:rsidRPr="002D37FB">
        <w:rPr>
          <w:rStyle w:val="aff2"/>
          <w:rtl/>
        </w:rPr>
        <w:t>קראה תרגום לא יצא.</w:t>
      </w:r>
      <w:r w:rsidRPr="002D37FB">
        <w:rPr>
          <w:rStyle w:val="aff2"/>
          <w:rFonts w:hint="cs"/>
          <w:rtl/>
        </w:rPr>
        <w:t xml:space="preserve"> </w:t>
      </w:r>
      <w:r>
        <w:rPr>
          <w:rFonts w:hint="cs"/>
          <w:rtl/>
        </w:rPr>
        <w:t>ב</w:t>
      </w:r>
      <w:r w:rsidRPr="006F178A">
        <w:rPr>
          <w:rtl/>
        </w:rPr>
        <w:t>כת</w:t>
      </w:r>
      <w:r>
        <w:rPr>
          <w:rFonts w:hint="cs"/>
          <w:rtl/>
        </w:rPr>
        <w:t>ו</w:t>
      </w:r>
      <w:r w:rsidRPr="006F178A">
        <w:rPr>
          <w:rtl/>
        </w:rPr>
        <w:t xml:space="preserve">בה תרגום </w:t>
      </w:r>
      <w:r>
        <w:rPr>
          <w:rStyle w:val="afffb"/>
          <w:rFonts w:hint="cs"/>
          <w:rtl/>
        </w:rPr>
        <w:t>ד</w:t>
      </w:r>
      <w:r w:rsidRPr="00DB0BD7">
        <w:rPr>
          <w:rStyle w:val="afffb"/>
          <w:rFonts w:hint="cs"/>
          <w:rtl/>
        </w:rPr>
        <w:t>בלה</w:t>
      </w:r>
      <w:r>
        <w:rPr>
          <w:rStyle w:val="afffb"/>
          <w:rFonts w:hint="cs"/>
          <w:rtl/>
        </w:rPr>
        <w:t xml:space="preserve">"ק </w:t>
      </w:r>
      <w:r w:rsidRPr="00DB0BD7">
        <w:rPr>
          <w:rStyle w:val="afffb"/>
          <w:rFonts w:hint="cs"/>
          <w:rtl/>
        </w:rPr>
        <w:t>פשיטא</w:t>
      </w:r>
      <w:r>
        <w:rPr>
          <w:rFonts w:hint="cs"/>
          <w:rtl/>
        </w:rPr>
        <w:t xml:space="preserve"> </w:t>
      </w:r>
      <w:r w:rsidRPr="00DB0BD7">
        <w:rPr>
          <w:rStyle w:val="afffb"/>
          <w:rFonts w:hint="cs"/>
          <w:rtl/>
        </w:rPr>
        <w:t>דהוי</w:t>
      </w:r>
      <w:r>
        <w:rPr>
          <w:rStyle w:val="afffb"/>
          <w:rFonts w:hint="cs"/>
          <w:rtl/>
        </w:rPr>
        <w:t xml:space="preserve"> ע"פ</w:t>
      </w:r>
    </w:p>
    <w:p w14:paraId="01A4E019" w14:textId="77777777" w:rsidR="002A125E" w:rsidRPr="00623557" w:rsidRDefault="002A125E" w:rsidP="002A125E">
      <w:pPr>
        <w:rPr>
          <w:rtl/>
        </w:rPr>
      </w:pPr>
      <w:r w:rsidRPr="00DB0BD7">
        <w:rPr>
          <w:rStyle w:val="aff2"/>
          <w:rtl/>
        </w:rPr>
        <w:t>אבל קורין אותה ללועזות בלעז.</w:t>
      </w:r>
      <w:r>
        <w:rPr>
          <w:rFonts w:hint="cs"/>
          <w:rtl/>
        </w:rPr>
        <w:t xml:space="preserve"> </w:t>
      </w:r>
      <w:r w:rsidRPr="00C12DCB">
        <w:rPr>
          <w:rFonts w:hint="cs"/>
          <w:rtl/>
        </w:rPr>
        <w:t>בכתובה בלעז</w:t>
      </w:r>
      <w:r>
        <w:rPr>
          <w:rFonts w:hint="cs"/>
          <w:rtl/>
        </w:rPr>
        <w:t xml:space="preserve"> </w:t>
      </w:r>
      <w:r w:rsidRPr="00DB0BD7">
        <w:rPr>
          <w:rStyle w:val="afffb"/>
          <w:rFonts w:hint="cs"/>
          <w:rtl/>
        </w:rPr>
        <w:t>כנ"ל</w:t>
      </w:r>
    </w:p>
    <w:p w14:paraId="208B5477" w14:textId="54B89789" w:rsidR="000E6E40" w:rsidRPr="000E6E40" w:rsidRDefault="002A125E" w:rsidP="000E6E40">
      <w:pPr>
        <w:rPr>
          <w:rStyle w:val="afff"/>
          <w:rFonts w:cs="FrankRuehl"/>
          <w:spacing w:val="0"/>
          <w:szCs w:val="18"/>
          <w:rtl/>
        </w:rPr>
      </w:pPr>
      <w:r w:rsidRPr="00DB0BD7">
        <w:rPr>
          <w:rStyle w:val="afff"/>
          <w:rFonts w:hint="cs"/>
          <w:b/>
          <w:rtl/>
        </w:rPr>
        <w:t>וללועזות</w:t>
      </w:r>
      <w:r w:rsidRPr="00411327">
        <w:rPr>
          <w:rStyle w:val="afff"/>
          <w:rFonts w:hint="cs"/>
          <w:b/>
          <w:rtl/>
        </w:rPr>
        <w:t xml:space="preserve"> דוקא, כדתניא:</w:t>
      </w:r>
      <w:r>
        <w:rPr>
          <w:rFonts w:hint="cs"/>
          <w:rtl/>
        </w:rPr>
        <w:t xml:space="preserve"> גפטית לגיפטים.. </w:t>
      </w:r>
      <w:r w:rsidRPr="006F178A">
        <w:rPr>
          <w:rtl/>
        </w:rPr>
        <w:t xml:space="preserve">יוונית ליוונים </w:t>
      </w:r>
      <w:r>
        <w:rPr>
          <w:rFonts w:hint="cs"/>
          <w:rtl/>
        </w:rPr>
        <w:t xml:space="preserve">- </w:t>
      </w:r>
      <w:r w:rsidRPr="006F178A">
        <w:rPr>
          <w:rtl/>
        </w:rPr>
        <w:t>יצא.</w:t>
      </w:r>
      <w:r w:rsidR="002E65D4">
        <w:rPr>
          <w:rStyle w:val="afe"/>
          <w:b/>
          <w:rtl/>
        </w:rPr>
        <w:br/>
      </w:r>
      <w:r w:rsidRPr="00411327">
        <w:rPr>
          <w:rStyle w:val="afff"/>
          <w:rFonts w:hint="cs"/>
          <w:b/>
          <w:rtl/>
        </w:rPr>
        <w:t xml:space="preserve">ודתנן בכל לשון לא יצא- </w:t>
      </w:r>
      <w:r w:rsidRPr="00DB0BD7">
        <w:rPr>
          <w:rStyle w:val="afff"/>
          <w:rFonts w:hint="cs"/>
          <w:b/>
          <w:rtl/>
        </w:rPr>
        <w:t>לכו"ע</w:t>
      </w:r>
      <w:r w:rsidRPr="00411327">
        <w:rPr>
          <w:rStyle w:val="afff"/>
          <w:rFonts w:hint="cs"/>
          <w:b/>
          <w:rtl/>
        </w:rPr>
        <w:t>, וכדתניא:</w:t>
      </w:r>
      <w:r>
        <w:rPr>
          <w:rFonts w:hint="cs"/>
          <w:rtl/>
        </w:rPr>
        <w:t xml:space="preserve"> ד</w:t>
      </w:r>
      <w:r w:rsidRPr="006F178A">
        <w:rPr>
          <w:rtl/>
        </w:rPr>
        <w:t>גיפטית</w:t>
      </w:r>
      <w:r>
        <w:rPr>
          <w:rFonts w:hint="cs"/>
          <w:rtl/>
        </w:rPr>
        <w:t xml:space="preserve">.. </w:t>
      </w:r>
      <w:r w:rsidRPr="00B749B0">
        <w:rPr>
          <w:rStyle w:val="afe"/>
          <w:rtl/>
        </w:rPr>
        <w:t>יוונית</w:t>
      </w:r>
      <w:r>
        <w:rPr>
          <w:rFonts w:hint="cs"/>
          <w:rtl/>
        </w:rPr>
        <w:t xml:space="preserve">- </w:t>
      </w:r>
      <w:r w:rsidRPr="006F178A">
        <w:rPr>
          <w:rtl/>
        </w:rPr>
        <w:t>לא יצא.</w:t>
      </w:r>
    </w:p>
    <w:p w14:paraId="3701B14F" w14:textId="2EB59710" w:rsidR="0094084F" w:rsidRDefault="002A125E" w:rsidP="000E6E40">
      <w:pPr>
        <w:pStyle w:val="36"/>
        <w:framePr w:wrap="notBeside"/>
        <w:rPr>
          <w:rtl/>
        </w:rPr>
      </w:pPr>
      <w:r w:rsidRPr="000E6E40">
        <w:rPr>
          <w:rFonts w:hint="cs"/>
          <w:rtl/>
        </w:rPr>
        <w:t>רב ושמואל</w:t>
      </w:r>
      <w:r w:rsidR="0094084F">
        <w:rPr>
          <w:rFonts w:hint="cs"/>
          <w:rtl/>
        </w:rPr>
        <w:t>:</w:t>
      </w:r>
    </w:p>
    <w:p w14:paraId="1A5753B9" w14:textId="1BC6DC64" w:rsidR="002A125E" w:rsidRPr="006F178A" w:rsidRDefault="002A125E" w:rsidP="002A125E">
      <w:pPr>
        <w:rPr>
          <w:rtl/>
        </w:rPr>
      </w:pPr>
      <w:r>
        <w:rPr>
          <w:rFonts w:hint="cs"/>
          <w:rtl/>
        </w:rPr>
        <w:t xml:space="preserve">לעז </w:t>
      </w:r>
      <w:r w:rsidRPr="00F05A14">
        <w:rPr>
          <w:rFonts w:cs="PFT_Frank" w:hint="cs"/>
          <w:b/>
          <w:bCs/>
          <w:szCs w:val="14"/>
          <w:rtl/>
        </w:rPr>
        <w:t>יווני</w:t>
      </w:r>
      <w:r>
        <w:rPr>
          <w:rFonts w:hint="cs"/>
          <w:rtl/>
        </w:rPr>
        <w:t xml:space="preserve"> כשר </w:t>
      </w:r>
      <w:r w:rsidRPr="00F05A14">
        <w:rPr>
          <w:rFonts w:cs="PFT_Frank" w:hint="cs"/>
          <w:b/>
          <w:bCs/>
          <w:szCs w:val="14"/>
          <w:rtl/>
        </w:rPr>
        <w:t>לכל</w:t>
      </w:r>
      <w:r w:rsidRPr="006F178A"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דאינהו כרשב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ג</w:t>
      </w:r>
      <w:r w:rsidRPr="006F178A">
        <w:rPr>
          <w:rtl/>
        </w:rPr>
        <w:t xml:space="preserve"> </w:t>
      </w:r>
      <w:r>
        <w:rPr>
          <w:rFonts w:hint="cs"/>
          <w:rtl/>
        </w:rPr>
        <w:t>דב</w:t>
      </w:r>
      <w:r w:rsidRPr="006F178A">
        <w:rPr>
          <w:rtl/>
        </w:rPr>
        <w:t xml:space="preserve">ספרים </w:t>
      </w:r>
      <w:r>
        <w:rPr>
          <w:rFonts w:hint="cs"/>
          <w:rtl/>
        </w:rPr>
        <w:t xml:space="preserve">התירו </w:t>
      </w:r>
      <w:r w:rsidRPr="006F178A">
        <w:rPr>
          <w:rtl/>
        </w:rPr>
        <w:t>יוונית</w:t>
      </w:r>
      <w:r>
        <w:rPr>
          <w:rFonts w:hint="cs"/>
          <w:rtl/>
        </w:rPr>
        <w:t xml:space="preserve"> </w:t>
      </w:r>
      <w:r w:rsidRPr="00DB0BD7">
        <w:rPr>
          <w:rStyle w:val="afffb"/>
          <w:rFonts w:hint="cs"/>
          <w:rtl/>
        </w:rPr>
        <w:t>כלה"ק</w:t>
      </w:r>
      <w:r>
        <w:rPr>
          <w:rFonts w:hint="cs"/>
          <w:rtl/>
        </w:rPr>
        <w:t xml:space="preserve">, </w:t>
      </w:r>
      <w:r w:rsidRPr="00DB0BD7">
        <w:rPr>
          <w:rStyle w:val="afff"/>
          <w:rFonts w:hint="cs"/>
          <w:b/>
          <w:rtl/>
        </w:rPr>
        <w:t>וקמ"ל</w:t>
      </w:r>
      <w:r w:rsidRPr="00411327">
        <w:rPr>
          <w:rStyle w:val="afff"/>
          <w:rFonts w:hint="cs"/>
          <w:b/>
          <w:rtl/>
        </w:rPr>
        <w:t xml:space="preserve"> שהלכה כמותו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אפי' ב</w:t>
      </w:r>
      <w:r w:rsidRPr="006F178A">
        <w:rPr>
          <w:rFonts w:hint="cs"/>
          <w:rtl/>
        </w:rPr>
        <w:t xml:space="preserve">מגילה </w:t>
      </w:r>
      <w:r w:rsidRPr="00DB0BD7">
        <w:rPr>
          <w:rStyle w:val="a4"/>
          <w:rFonts w:hint="cs"/>
          <w:b/>
          <w:bCs/>
          <w:rtl/>
        </w:rPr>
        <w:t>ד'ככתבם</w:t>
      </w:r>
      <w:r w:rsidRPr="00DB0BD7">
        <w:rPr>
          <w:rStyle w:val="a4"/>
          <w:rFonts w:hint="cs"/>
          <w:rtl/>
        </w:rPr>
        <w:t xml:space="preserve"> וכזמנם'</w:t>
      </w:r>
      <w:r>
        <w:rPr>
          <w:rFonts w:hint="cs"/>
          <w:rtl/>
        </w:rPr>
        <w:t>.</w:t>
      </w:r>
    </w:p>
    <w:p w14:paraId="2333ADCC" w14:textId="77777777" w:rsidR="002A125E" w:rsidRPr="00623557" w:rsidRDefault="002A125E" w:rsidP="002A125E">
      <w:pPr>
        <w:pStyle w:val="aff1"/>
        <w:rPr>
          <w:rtl/>
        </w:rPr>
      </w:pPr>
      <w:ins w:id="9819" w:author="מספור קטעי משנה" w:date="2026-10-06T06:45:35Z">
        <w:r>
          <w:rPr>
            <w:rStyle w:val="MisparKeta"/>
          </w:rPr>
          <w:t xml:space="preserve">א. </w:t>
        </w:r>
      </w:ins>
      <w:r w:rsidRPr="00623557">
        <w:rPr>
          <w:rtl/>
        </w:rPr>
        <w:t>והלועז ששמע אשורית יצא</w:t>
      </w:r>
      <w:r>
        <w:rPr>
          <w:rFonts w:hint="cs"/>
          <w:rtl/>
        </w:rPr>
        <w:t>.</w:t>
      </w:r>
    </w:p>
    <w:p w14:paraId="109F352E" w14:textId="588F0181" w:rsidR="002A125E" w:rsidRPr="002E65D4" w:rsidRDefault="002A125E" w:rsidP="002E65D4">
      <w:pPr>
        <w:rPr>
          <w:spacing w:val="-4"/>
          <w:rtl/>
        </w:rPr>
      </w:pPr>
      <w:r w:rsidRPr="00F950B9">
        <w:rPr>
          <w:rFonts w:hint="cs"/>
          <w:spacing w:val="-4"/>
          <w:rtl/>
        </w:rPr>
        <w:t>א</w:t>
      </w:r>
      <w:r w:rsidR="002E65D4" w:rsidRPr="00F950B9">
        <w:rPr>
          <w:rFonts w:hint="cs"/>
          <w:spacing w:val="-4"/>
          <w:rtl/>
        </w:rPr>
        <w:t>ף</w:t>
      </w:r>
      <w:r w:rsidRPr="00F950B9">
        <w:rPr>
          <w:rFonts w:hint="cs"/>
          <w:spacing w:val="-4"/>
          <w:rtl/>
        </w:rPr>
        <w:t xml:space="preserve"> שלא מבין, ד</w:t>
      </w:r>
      <w:r w:rsidRPr="00F950B9">
        <w:rPr>
          <w:spacing w:val="-4"/>
          <w:rtl/>
        </w:rPr>
        <w:t>מצות קריאה ופרסו</w:t>
      </w:r>
      <w:r w:rsidRPr="00F950B9">
        <w:rPr>
          <w:rFonts w:hint="cs"/>
          <w:spacing w:val="-4"/>
          <w:rtl/>
        </w:rPr>
        <w:t>ם הנס,</w:t>
      </w:r>
      <w:r w:rsidRPr="002E65D4">
        <w:rPr>
          <w:rFonts w:hint="cs"/>
          <w:spacing w:val="-4"/>
          <w:rtl/>
        </w:rPr>
        <w:t xml:space="preserve"> כמו </w:t>
      </w:r>
      <w:r w:rsidRPr="002E65D4">
        <w:rPr>
          <w:rStyle w:val="a4"/>
          <w:rFonts w:hint="cs"/>
          <w:spacing w:val="-4"/>
          <w:rtl/>
        </w:rPr>
        <w:t>האחשתרנים</w:t>
      </w:r>
      <w:r w:rsidRPr="002E65D4">
        <w:rPr>
          <w:rFonts w:hint="cs"/>
          <w:spacing w:val="-4"/>
          <w:rtl/>
        </w:rPr>
        <w:t xml:space="preserve"> לדידן.</w:t>
      </w:r>
    </w:p>
    <w:p w14:paraId="46C7DB2C" w14:textId="77777777" w:rsidR="002A125E" w:rsidRPr="00F53094" w:rsidRDefault="002A125E" w:rsidP="002A125E">
      <w:pPr>
        <w:pStyle w:val="aff1"/>
        <w:rPr>
          <w:bCs/>
          <w:rtl/>
        </w:rPr>
      </w:pPr>
      <w:ins w:id="9820" w:author="מספור קטעי משנה" w:date="2026-10-06T06:45:35Z">
        <w:r>
          <w:rPr>
            <w:rStyle w:val="MisparKeta"/>
          </w:rPr>
          <w:t xml:space="preserve">א. </w:t>
        </w:r>
      </w:ins>
      <w:r w:rsidRPr="00623557">
        <w:rPr>
          <w:rtl/>
        </w:rPr>
        <w:lastRenderedPageBreak/>
        <w:t>קראה סירוגין</w:t>
      </w:r>
      <w:r>
        <w:rPr>
          <w:rFonts w:hint="cs"/>
          <w:rtl/>
        </w:rPr>
        <w:t>.</w:t>
      </w:r>
    </w:p>
    <w:p w14:paraId="4D65D6C7" w14:textId="322BE413" w:rsidR="0094084F" w:rsidRDefault="008448BC" w:rsidP="000D0F4C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 אמתא דרבי לרבנן: </w:t>
      </w:r>
      <w:r w:rsidR="002A125E" w:rsidRPr="000D0F4C">
        <w:rPr>
          <w:rFonts w:hint="cs"/>
          <w:rtl/>
        </w:rPr>
        <w:t>א</w:t>
      </w:r>
      <w:r w:rsidR="0094084F">
        <w:rPr>
          <w:rFonts w:hint="cs"/>
          <w:rtl/>
        </w:rPr>
        <w:t>.</w:t>
      </w:r>
    </w:p>
    <w:p w14:paraId="7C3004AE" w14:textId="11FD97EB" w:rsidR="002A125E" w:rsidRPr="00F53094" w:rsidRDefault="002A125E" w:rsidP="002A125E">
      <w:pPr>
        <w:pStyle w:val="afffa"/>
        <w:rPr>
          <w:b/>
          <w:bCs/>
          <w:rtl/>
        </w:rPr>
      </w:pPr>
      <w:r w:rsidRPr="00DB402D">
        <w:rPr>
          <w:rFonts w:hint="cs"/>
          <w:rtl/>
        </w:rPr>
        <w:t xml:space="preserve">שנכנסו פסקי, עד מתי אתם נכנסין </w:t>
      </w:r>
      <w:r w:rsidRPr="00743C17">
        <w:rPr>
          <w:rFonts w:cs="PFT_Frank" w:hint="cs"/>
          <w:b/>
          <w:bCs/>
          <w:rtl/>
        </w:rPr>
        <w:t>סירוגין</w:t>
      </w:r>
      <w:r>
        <w:rPr>
          <w:rFonts w:hint="cs"/>
          <w:rtl/>
        </w:rPr>
        <w:t>.</w:t>
      </w:r>
    </w:p>
    <w:p w14:paraId="54DFD16F" w14:textId="47B21269" w:rsidR="0094084F" w:rsidRDefault="002A125E" w:rsidP="000D0F4C">
      <w:pPr>
        <w:pStyle w:val="36"/>
        <w:framePr w:wrap="notBeside"/>
        <w:rPr>
          <w:rtl/>
        </w:rPr>
      </w:pPr>
      <w:r w:rsidRPr="000D0F4C">
        <w:rPr>
          <w:rFonts w:hint="cs"/>
          <w:rtl/>
        </w:rPr>
        <w:t>ב</w:t>
      </w:r>
      <w:r w:rsidR="0094084F">
        <w:rPr>
          <w:rFonts w:hint="cs"/>
          <w:rtl/>
        </w:rPr>
        <w:t>.</w:t>
      </w:r>
    </w:p>
    <w:p w14:paraId="593079B3" w14:textId="44463804" w:rsidR="002A125E" w:rsidRPr="00F53094" w:rsidRDefault="002A125E" w:rsidP="002A125E">
      <w:pPr>
        <w:pStyle w:val="afffa"/>
        <w:rPr>
          <w:rFonts w:cs="PFT_Frank"/>
          <w:b/>
          <w:bCs/>
          <w:rtl/>
        </w:rPr>
      </w:pPr>
      <w:r w:rsidRPr="000D0F4C">
        <w:rPr>
          <w:rFonts w:hint="cs"/>
          <w:rtl/>
        </w:rPr>
        <w:t>לאחד שפיזר ירק</w:t>
      </w:r>
      <w:r w:rsidRPr="000D0F4C">
        <w:rPr>
          <w:rtl/>
        </w:rPr>
        <w:t>, עד מתי אתה מפזר</w:t>
      </w:r>
      <w:r w:rsidRPr="006061D7">
        <w:rPr>
          <w:rtl/>
        </w:rPr>
        <w:t xml:space="preserve"> </w:t>
      </w:r>
      <w:r w:rsidRPr="00743C17">
        <w:rPr>
          <w:rFonts w:cs="PFT_Frank"/>
          <w:b/>
          <w:bCs/>
          <w:rtl/>
        </w:rPr>
        <w:t>חלוגלוגך</w:t>
      </w:r>
      <w:r w:rsidRPr="00743C17">
        <w:rPr>
          <w:rFonts w:cs="PFT_Frank" w:hint="cs"/>
          <w:b/>
          <w:bCs/>
          <w:rtl/>
        </w:rPr>
        <w:t>.</w:t>
      </w:r>
    </w:p>
    <w:p w14:paraId="2C397030" w14:textId="61C743FC" w:rsidR="0094084F" w:rsidRDefault="002A125E" w:rsidP="000D0F4C">
      <w:pPr>
        <w:pStyle w:val="36"/>
        <w:framePr w:wrap="notBeside"/>
        <w:rPr>
          <w:rtl/>
        </w:rPr>
      </w:pPr>
      <w:r w:rsidRPr="000D0F4C">
        <w:rPr>
          <w:rFonts w:hint="cs"/>
          <w:rtl/>
        </w:rPr>
        <w:t>ג</w:t>
      </w:r>
      <w:r w:rsidR="0094084F">
        <w:rPr>
          <w:rFonts w:hint="cs"/>
          <w:rtl/>
        </w:rPr>
        <w:t>.</w:t>
      </w:r>
    </w:p>
    <w:p w14:paraId="33B9B6D9" w14:textId="76A17CB0" w:rsidR="002A125E" w:rsidRPr="00F53094" w:rsidRDefault="002A125E" w:rsidP="002A125E">
      <w:pPr>
        <w:pStyle w:val="afffa"/>
        <w:rPr>
          <w:rFonts w:ascii="Fb Fontext" w:hAnsi="Fb Fontext"/>
          <w:b/>
          <w:bCs/>
          <w:rtl/>
        </w:rPr>
      </w:pPr>
      <w:r>
        <w:rPr>
          <w:rFonts w:ascii="Fb Fontext" w:hAnsi="Fb Fontext" w:hint="cs"/>
          <w:rtl/>
        </w:rPr>
        <w:t xml:space="preserve">למהפך בשערו, </w:t>
      </w:r>
      <w:r w:rsidRPr="006F178A">
        <w:rPr>
          <w:rFonts w:ascii="Fb Fontext" w:hAnsi="Fb Fontext" w:hint="cs"/>
          <w:rtl/>
        </w:rPr>
        <w:t xml:space="preserve">עד מתי אתה </w:t>
      </w:r>
      <w:r w:rsidRPr="00743C17">
        <w:rPr>
          <w:rFonts w:ascii="Fb Fontext" w:hAnsi="Fb Fontext" w:cs="PFT_Frank" w:hint="cs"/>
          <w:b/>
          <w:bCs/>
          <w:rtl/>
        </w:rPr>
        <w:t>מסלסל</w:t>
      </w:r>
      <w:r w:rsidRPr="006F178A">
        <w:rPr>
          <w:rFonts w:ascii="Fb Fontext" w:hAnsi="Fb Fontext" w:hint="cs"/>
          <w:rtl/>
        </w:rPr>
        <w:t xml:space="preserve"> בשערך</w:t>
      </w:r>
      <w:r>
        <w:rPr>
          <w:rFonts w:ascii="Fb Fontext" w:hAnsi="Fb Fontext" w:hint="cs"/>
          <w:rtl/>
        </w:rPr>
        <w:t>.</w:t>
      </w:r>
    </w:p>
    <w:p w14:paraId="3571D238" w14:textId="631B3912" w:rsidR="0094084F" w:rsidRDefault="002A125E" w:rsidP="000D0F4C">
      <w:pPr>
        <w:pStyle w:val="36"/>
        <w:framePr w:wrap="notBeside"/>
        <w:rPr>
          <w:rtl/>
        </w:rPr>
      </w:pPr>
      <w:r w:rsidRPr="000D0F4C">
        <w:rPr>
          <w:rFonts w:hint="cs"/>
          <w:rtl/>
        </w:rPr>
        <w:t>ד</w:t>
      </w:r>
      <w:r w:rsidR="0094084F">
        <w:rPr>
          <w:rFonts w:hint="cs"/>
          <w:rtl/>
        </w:rPr>
        <w:t>.</w:t>
      </w:r>
    </w:p>
    <w:p w14:paraId="76A86F1B" w14:textId="01D3CD26" w:rsidR="002A125E" w:rsidRPr="00F53094" w:rsidRDefault="002A125E" w:rsidP="002A125E">
      <w:pPr>
        <w:pStyle w:val="afffa"/>
        <w:rPr>
          <w:b/>
          <w:bCs/>
          <w:rtl/>
        </w:rPr>
      </w:pPr>
      <w:r>
        <w:rPr>
          <w:rFonts w:hint="cs"/>
          <w:rtl/>
        </w:rPr>
        <w:t>ו</w:t>
      </w:r>
      <w:r w:rsidRPr="006F178A">
        <w:rPr>
          <w:rFonts w:hint="cs"/>
          <w:rtl/>
        </w:rPr>
        <w:t xml:space="preserve">לחברתה </w:t>
      </w:r>
      <w:r>
        <w:rPr>
          <w:rFonts w:hint="cs"/>
          <w:rtl/>
        </w:rPr>
        <w:t>קחי</w:t>
      </w:r>
      <w:r>
        <w:rPr>
          <w:rtl/>
        </w:rPr>
        <w:t xml:space="preserve"> </w:t>
      </w:r>
      <w:r w:rsidRPr="00743C17">
        <w:rPr>
          <w:rFonts w:cs="PFT_Frank"/>
          <w:b/>
          <w:bCs/>
          <w:rtl/>
        </w:rPr>
        <w:t>טאטיתא</w:t>
      </w:r>
      <w:r>
        <w:rPr>
          <w:rtl/>
        </w:rPr>
        <w:t xml:space="preserve"> וט</w:t>
      </w:r>
      <w:r>
        <w:rPr>
          <w:rFonts w:hint="cs"/>
          <w:rtl/>
        </w:rPr>
        <w:t>אטי הבית</w:t>
      </w:r>
      <w:r w:rsidRPr="006F178A">
        <w:rPr>
          <w:rtl/>
        </w:rPr>
        <w:t>.</w:t>
      </w:r>
    </w:p>
    <w:p w14:paraId="53034981" w14:textId="2B785C50" w:rsidR="0094084F" w:rsidRDefault="008448BC" w:rsidP="000D0F4C">
      <w:pPr>
        <w:pStyle w:val="36"/>
        <w:framePr w:wrap="notBeside"/>
        <w:rPr>
          <w:rtl/>
        </w:rPr>
      </w:pPr>
      <w:r w:rsidRPr="00C454E9">
        <w:rPr>
          <w:rStyle w:val="afff"/>
          <w:rFonts w:hint="cs"/>
          <w:rtl/>
        </w:rPr>
        <w:t>טייעא לרבב"ח:</w:t>
      </w:r>
      <w:r>
        <w:rPr>
          <w:rFonts w:hint="cs"/>
          <w:rtl/>
        </w:rPr>
        <w:t xml:space="preserve"> </w:t>
      </w:r>
      <w:r w:rsidR="002A125E" w:rsidRPr="000D0F4C">
        <w:rPr>
          <w:rFonts w:hint="cs"/>
          <w:rtl/>
        </w:rPr>
        <w:t>ה</w:t>
      </w:r>
      <w:r w:rsidR="0094084F">
        <w:rPr>
          <w:rFonts w:hint="cs"/>
          <w:rtl/>
        </w:rPr>
        <w:t>.</w:t>
      </w:r>
    </w:p>
    <w:p w14:paraId="36BB5B91" w14:textId="3A267544" w:rsidR="002A125E" w:rsidRPr="006F178A" w:rsidRDefault="002A125E" w:rsidP="00C44730">
      <w:pPr>
        <w:pStyle w:val="afffa"/>
        <w:spacing w:after="60"/>
        <w:ind w:left="0" w:firstLine="0"/>
        <w:rPr>
          <w:rtl/>
        </w:rPr>
      </w:pPr>
      <w:r>
        <w:rPr>
          <w:rFonts w:hint="cs"/>
          <w:rtl/>
        </w:rPr>
        <w:t xml:space="preserve">הרם </w:t>
      </w:r>
      <w:r>
        <w:rPr>
          <w:rFonts w:cs="PFT_Frank" w:hint="cs"/>
          <w:b/>
          <w:bCs/>
          <w:rtl/>
        </w:rPr>
        <w:t>יהבך</w:t>
      </w:r>
      <w:r>
        <w:rPr>
          <w:rtl/>
        </w:rPr>
        <w:t xml:space="preserve"> </w:t>
      </w:r>
      <w:r>
        <w:rPr>
          <w:rFonts w:hint="cs"/>
          <w:rtl/>
        </w:rPr>
        <w:t>וזרוק על גמל שלי.</w:t>
      </w:r>
    </w:p>
    <w:p w14:paraId="4CB48DC9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יח:</w:t>
      </w:r>
    </w:p>
    <w:p w14:paraId="64B239AC" w14:textId="15CB305D" w:rsidR="0094084F" w:rsidRDefault="002A125E" w:rsidP="00C44730">
      <w:pPr>
        <w:pStyle w:val="36"/>
        <w:framePr w:wrap="notBeside"/>
        <w:rPr>
          <w:rtl/>
        </w:rPr>
      </w:pPr>
      <w:r w:rsidRPr="00C44730">
        <w:rPr>
          <w:rtl/>
        </w:rPr>
        <w:t>ת"ר</w:t>
      </w:r>
      <w:r w:rsidR="0094084F">
        <w:rPr>
          <w:rtl/>
        </w:rPr>
        <w:t>:</w:t>
      </w:r>
    </w:p>
    <w:p w14:paraId="45B03621" w14:textId="29A61CF9" w:rsidR="002A125E" w:rsidRPr="006F178A" w:rsidRDefault="002A125E" w:rsidP="00C44730">
      <w:pPr>
        <w:pStyle w:val="ae"/>
        <w:spacing w:before="0"/>
        <w:rPr>
          <w:rtl/>
        </w:rPr>
      </w:pPr>
      <w:r w:rsidRPr="00DB0BD7">
        <w:rPr>
          <w:rStyle w:val="afe"/>
          <w:b/>
          <w:bCs w:val="0"/>
          <w:rtl/>
        </w:rPr>
        <w:t>קראה</w:t>
      </w:r>
      <w:r w:rsidRPr="006F178A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סירוגין</w:t>
      </w:r>
      <w:r w:rsidRPr="006F178A">
        <w:rPr>
          <w:rtl/>
        </w:rPr>
        <w:t xml:space="preserve"> - יצא, </w:t>
      </w:r>
      <w:r w:rsidRPr="006F178A">
        <w:rPr>
          <w:rStyle w:val="afe"/>
          <w:rtl/>
        </w:rPr>
        <w:t>סירוסין</w:t>
      </w:r>
      <w:r w:rsidRPr="006F178A">
        <w:rPr>
          <w:rtl/>
        </w:rPr>
        <w:t xml:space="preserve"> - לא יצא.</w:t>
      </w:r>
    </w:p>
    <w:p w14:paraId="4223F7CA" w14:textId="5A361D3F" w:rsidR="0094084F" w:rsidRDefault="002A125E" w:rsidP="00C44730">
      <w:pPr>
        <w:pStyle w:val="36"/>
        <w:framePr w:wrap="notBeside"/>
        <w:rPr>
          <w:rtl/>
        </w:rPr>
      </w:pPr>
      <w:r w:rsidRPr="00C44730">
        <w:rPr>
          <w:rFonts w:hint="cs"/>
          <w:rtl/>
        </w:rPr>
        <w:t>רבי מונא</w:t>
      </w:r>
      <w:r w:rsidR="0094084F">
        <w:rPr>
          <w:rtl/>
        </w:rPr>
        <w:t>:</w:t>
      </w:r>
    </w:p>
    <w:p w14:paraId="640A2F14" w14:textId="65D89DA0" w:rsidR="00C44730" w:rsidRDefault="002A125E" w:rsidP="002E65D4">
      <w:pPr>
        <w:rPr>
          <w:rtl/>
        </w:rPr>
      </w:pPr>
      <w:r w:rsidRPr="00701689">
        <w:rPr>
          <w:rtl/>
        </w:rPr>
        <w:t>שהה לגמור את כולה</w:t>
      </w:r>
      <w:r w:rsidRPr="00811779">
        <w:rPr>
          <w:rStyle w:val="afffb"/>
          <w:rFonts w:hint="cs"/>
          <w:rtl/>
        </w:rPr>
        <w:t xml:space="preserve"> </w:t>
      </w:r>
      <w:r w:rsidRPr="00367CC7">
        <w:rPr>
          <w:rStyle w:val="afffb"/>
          <w:rFonts w:hint="cs"/>
          <w:rtl/>
        </w:rPr>
        <w:t>מרישא לסיפא</w:t>
      </w:r>
      <w:r w:rsidRPr="00701689">
        <w:rPr>
          <w:rtl/>
        </w:rPr>
        <w:t xml:space="preserve"> - חוזר לראש</w:t>
      </w:r>
      <w:r w:rsidR="002E65D4">
        <w:rPr>
          <w:rFonts w:hint="cs"/>
          <w:rtl/>
        </w:rPr>
        <w:t>,</w:t>
      </w:r>
    </w:p>
    <w:p w14:paraId="14D32353" w14:textId="2FB56F1E" w:rsidR="0094084F" w:rsidRDefault="002A125E" w:rsidP="00C44730">
      <w:pPr>
        <w:pStyle w:val="36"/>
        <w:framePr w:wrap="notBeside"/>
        <w:rPr>
          <w:rtl/>
        </w:rPr>
      </w:pPr>
      <w:r w:rsidRPr="00C44730">
        <w:rPr>
          <w:rtl/>
        </w:rPr>
        <w:t>רב</w:t>
      </w:r>
      <w:r w:rsidR="0094084F">
        <w:rPr>
          <w:rtl/>
        </w:rPr>
        <w:t>:</w:t>
      </w:r>
    </w:p>
    <w:p w14:paraId="29669CAA" w14:textId="202F76C5" w:rsidR="005E0963" w:rsidRDefault="002A125E" w:rsidP="005E0963">
      <w:pPr>
        <w:rPr>
          <w:rtl/>
        </w:rPr>
      </w:pPr>
      <w:r w:rsidRPr="00C364BD">
        <w:rPr>
          <w:rStyle w:val="afe"/>
          <w:rtl/>
        </w:rPr>
        <w:t>הלכה כרבי מונא,</w:t>
      </w:r>
      <w:r w:rsidRPr="006F178A">
        <w:rPr>
          <w:rtl/>
        </w:rPr>
        <w:t xml:space="preserve"> </w:t>
      </w:r>
      <w:r w:rsidR="005E6D65">
        <w:rPr>
          <w:rtl/>
        </w:rPr>
        <w:tab/>
      </w:r>
      <w:r w:rsidR="005E6D65">
        <w:rPr>
          <w:rtl/>
        </w:rPr>
        <w:tab/>
      </w:r>
      <w:r w:rsidR="005E6D65">
        <w:rPr>
          <w:rtl/>
        </w:rPr>
        <w:tab/>
      </w:r>
      <w:r w:rsidRPr="00411327">
        <w:rPr>
          <w:rStyle w:val="afff"/>
          <w:b/>
          <w:rtl/>
        </w:rPr>
        <w:t xml:space="preserve">ושמואל: </w:t>
      </w:r>
      <w:r w:rsidRPr="006D1B6C">
        <w:rPr>
          <w:rtl/>
        </w:rPr>
        <w:t>אין הלכה</w:t>
      </w:r>
      <w:r w:rsidRPr="006D1B6C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ולרבי ביבי</w:t>
      </w:r>
      <w:r w:rsidR="006D1B6C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8B70E2">
        <w:rPr>
          <w:rFonts w:hint="cs"/>
          <w:rtl/>
        </w:rPr>
        <w:t>להיפך,</w:t>
      </w:r>
    </w:p>
    <w:p w14:paraId="64D079B1" w14:textId="3BF04EB7" w:rsidR="0094084F" w:rsidRDefault="002A125E" w:rsidP="005E0963">
      <w:pPr>
        <w:pStyle w:val="36"/>
        <w:framePr w:wrap="notBeside"/>
        <w:rPr>
          <w:rtl/>
        </w:rPr>
      </w:pPr>
      <w:r w:rsidRPr="005E0963">
        <w:rPr>
          <w:rFonts w:hint="cs"/>
          <w:rtl/>
        </w:rPr>
        <w:t xml:space="preserve">וסייעו </w:t>
      </w:r>
      <w:r w:rsidRPr="005E0963">
        <w:rPr>
          <w:rtl/>
        </w:rPr>
        <w:t>רב יוסף</w:t>
      </w:r>
      <w:r w:rsidR="0094084F">
        <w:rPr>
          <w:rtl/>
        </w:rPr>
        <w:t>:</w:t>
      </w:r>
    </w:p>
    <w:p w14:paraId="7DE3F074" w14:textId="3DAB044B" w:rsidR="002A125E" w:rsidRPr="006F178A" w:rsidRDefault="002A125E" w:rsidP="006D1B6C">
      <w:pPr>
        <w:spacing w:after="60"/>
        <w:rPr>
          <w:rtl/>
        </w:rPr>
      </w:pPr>
      <w:r w:rsidRPr="00411327">
        <w:rPr>
          <w:rStyle w:val="afff"/>
          <w:b/>
          <w:rtl/>
        </w:rPr>
        <w:t xml:space="preserve">דשמואל </w:t>
      </w:r>
      <w:r>
        <w:rPr>
          <w:rtl/>
        </w:rPr>
        <w:t>חייש</w:t>
      </w:r>
      <w:r>
        <w:rPr>
          <w:rFonts w:hint="cs"/>
          <w:rtl/>
        </w:rPr>
        <w:t xml:space="preserve"> ליחיד </w:t>
      </w:r>
      <w:r w:rsidRPr="00411327">
        <w:rPr>
          <w:rStyle w:val="afff"/>
          <w:rFonts w:hint="cs"/>
          <w:b/>
          <w:rtl/>
        </w:rPr>
        <w:t>שפסק כריב"ב</w:t>
      </w:r>
      <w:r w:rsidRPr="006F178A">
        <w:rPr>
          <w:rtl/>
        </w:rPr>
        <w:t xml:space="preserve"> </w:t>
      </w:r>
      <w:r>
        <w:rPr>
          <w:rFonts w:hint="cs"/>
          <w:rtl/>
        </w:rPr>
        <w:t>ד</w:t>
      </w:r>
      <w:r w:rsidRPr="006F178A">
        <w:rPr>
          <w:rtl/>
        </w:rPr>
        <w:t>שומרת יבם שקידש אחיו אחותה</w:t>
      </w:r>
      <w:r>
        <w:rPr>
          <w:rFonts w:hint="cs"/>
          <w:rtl/>
        </w:rPr>
        <w:t xml:space="preserve"> י</w:t>
      </w:r>
      <w:r w:rsidRPr="006F178A">
        <w:rPr>
          <w:rtl/>
        </w:rPr>
        <w:t>מת</w:t>
      </w:r>
      <w:r>
        <w:rPr>
          <w:rFonts w:hint="cs"/>
          <w:rtl/>
        </w:rPr>
        <w:t>י</w:t>
      </w:r>
      <w:r w:rsidRPr="006F178A">
        <w:rPr>
          <w:rtl/>
        </w:rPr>
        <w:t>ן עד שיעשה אחי</w:t>
      </w:r>
      <w:r>
        <w:rPr>
          <w:rFonts w:hint="cs"/>
          <w:rtl/>
        </w:rPr>
        <w:t>ו הגדול מעשה</w:t>
      </w:r>
      <w:r w:rsidRPr="006F178A">
        <w:rPr>
          <w:rtl/>
        </w:rPr>
        <w:t>.</w:t>
      </w:r>
    </w:p>
    <w:p w14:paraId="0077CF0F" w14:textId="1B2BAC73" w:rsidR="0094084F" w:rsidRDefault="002A125E" w:rsidP="006D1B6C">
      <w:pPr>
        <w:pStyle w:val="36"/>
        <w:framePr w:wrap="notBeside"/>
        <w:rPr>
          <w:rtl/>
        </w:rPr>
      </w:pPr>
      <w:r w:rsidRPr="006D1B6C">
        <w:rPr>
          <w:rtl/>
        </w:rPr>
        <w:t>ת"ר</w:t>
      </w:r>
      <w:r w:rsidR="0094084F">
        <w:rPr>
          <w:rtl/>
        </w:rPr>
        <w:t>:</w:t>
      </w:r>
    </w:p>
    <w:p w14:paraId="24649358" w14:textId="497F4CF2" w:rsidR="002A125E" w:rsidRPr="00E7367D" w:rsidRDefault="002A125E" w:rsidP="00E7367D">
      <w:pPr>
        <w:pStyle w:val="afff4"/>
        <w:rPr>
          <w:rtl/>
        </w:rPr>
      </w:pPr>
      <w:r w:rsidRPr="00E7367D">
        <w:rPr>
          <w:rtl/>
        </w:rPr>
        <w:t xml:space="preserve">השמיט סופר אותיות </w:t>
      </w:r>
      <w:r w:rsidR="00991111">
        <w:rPr>
          <w:rFonts w:hint="cs"/>
          <w:rtl/>
        </w:rPr>
        <w:t xml:space="preserve">[מקצתה] </w:t>
      </w:r>
      <w:r w:rsidRPr="00E7367D">
        <w:rPr>
          <w:rtl/>
        </w:rPr>
        <w:t xml:space="preserve">וקראן </w:t>
      </w:r>
      <w:r w:rsidRPr="00E7367D">
        <w:rPr>
          <w:rFonts w:hint="cs"/>
          <w:rtl/>
        </w:rPr>
        <w:t xml:space="preserve">על פה - </w:t>
      </w:r>
      <w:r w:rsidRPr="00E7367D">
        <w:rPr>
          <w:rtl/>
        </w:rPr>
        <w:t>יצא</w:t>
      </w:r>
      <w:r w:rsidRPr="00E7367D">
        <w:rPr>
          <w:rFonts w:hint="cs"/>
          <w:rtl/>
        </w:rPr>
        <w:t xml:space="preserve">. </w:t>
      </w:r>
    </w:p>
    <w:p w14:paraId="5B87DB97" w14:textId="568F66FF" w:rsidR="0094084F" w:rsidRDefault="002A125E" w:rsidP="00244236">
      <w:pPr>
        <w:rPr>
          <w:rtl/>
        </w:rPr>
      </w:pPr>
      <w:r w:rsidRPr="00701689">
        <w:rPr>
          <w:rFonts w:hint="cs"/>
          <w:rtl/>
        </w:rPr>
        <w:t>ה</w:t>
      </w:r>
      <w:r w:rsidRPr="00701689">
        <w:rPr>
          <w:rtl/>
        </w:rPr>
        <w:t>יו</w:t>
      </w:r>
      <w:r w:rsidR="00244236">
        <w:rPr>
          <w:rFonts w:hint="cs"/>
          <w:rtl/>
        </w:rPr>
        <w:t xml:space="preserve"> </w:t>
      </w:r>
      <w:r w:rsidR="00244236" w:rsidRPr="00C364BD">
        <w:rPr>
          <w:rStyle w:val="afe"/>
          <w:rFonts w:hint="cs"/>
          <w:rtl/>
        </w:rPr>
        <w:t>ברובה</w:t>
      </w:r>
      <w:r w:rsidRPr="00701689">
        <w:rPr>
          <w:rtl/>
        </w:rPr>
        <w:t xml:space="preserve"> אותיות מטושטשות</w:t>
      </w:r>
      <w:r>
        <w:rPr>
          <w:rFonts w:hint="cs"/>
          <w:rtl/>
        </w:rPr>
        <w:t xml:space="preserve"> ואין</w:t>
      </w:r>
      <w:r w:rsidRPr="00701689">
        <w:rPr>
          <w:rtl/>
        </w:rPr>
        <w:t xml:space="preserve"> ר</w:t>
      </w:r>
      <w:r>
        <w:rPr>
          <w:rFonts w:hint="cs"/>
          <w:rtl/>
        </w:rPr>
        <w:t>י</w:t>
      </w:r>
      <w:r w:rsidRPr="00701689">
        <w:rPr>
          <w:rtl/>
        </w:rPr>
        <w:t xml:space="preserve">שומן ניכר </w:t>
      </w:r>
      <w:r w:rsidR="00244236">
        <w:rPr>
          <w:rFonts w:hint="cs"/>
          <w:rtl/>
        </w:rPr>
        <w:t xml:space="preserve">- </w:t>
      </w:r>
      <w:r w:rsidRPr="00701689">
        <w:rPr>
          <w:rtl/>
        </w:rPr>
        <w:t>פסולה</w:t>
      </w:r>
      <w:r w:rsidR="00E7367D">
        <w:rPr>
          <w:rFonts w:hint="cs"/>
          <w:rtl/>
        </w:rPr>
        <w:t>.</w:t>
      </w:r>
      <w:r w:rsidR="00244236">
        <w:rPr>
          <w:rFonts w:hint="cs"/>
          <w:rtl/>
        </w:rPr>
        <w:t xml:space="preserve"> </w:t>
      </w:r>
    </w:p>
    <w:p w14:paraId="5216EA42" w14:textId="77777777" w:rsidR="002A125E" w:rsidRPr="000C0C8B" w:rsidRDefault="002A125E" w:rsidP="002A125E">
      <w:pPr>
        <w:rPr>
          <w:spacing w:val="-2"/>
          <w:rtl/>
        </w:rPr>
      </w:pPr>
      <w:r w:rsidRPr="000C0C8B">
        <w:rPr>
          <w:rFonts w:ascii="Fb Fontext" w:hAnsi="Fb Fontext" w:cs="PFT_Frank"/>
          <w:b/>
          <w:bCs/>
          <w:spacing w:val="-2"/>
          <w:szCs w:val="14"/>
          <w:rtl/>
        </w:rPr>
        <w:t>השמיט</w:t>
      </w:r>
      <w:r w:rsidRPr="000C0C8B">
        <w:rPr>
          <w:rFonts w:ascii="Fb Fontext" w:hAnsi="Fb Fontext"/>
          <w:spacing w:val="-2"/>
          <w:rtl/>
        </w:rPr>
        <w:t xml:space="preserve"> הקורא פסוק</w:t>
      </w:r>
      <w:r w:rsidRPr="000C0C8B">
        <w:rPr>
          <w:rFonts w:ascii="Fb Fontext" w:hAnsi="Fb Fontext" w:hint="cs"/>
          <w:spacing w:val="-2"/>
          <w:rtl/>
        </w:rPr>
        <w:t xml:space="preserve"> - קורא מאותו פסוק ואילך</w:t>
      </w:r>
      <w:r w:rsidRPr="000C0C8B">
        <w:rPr>
          <w:rFonts w:hint="cs"/>
          <w:spacing w:val="-2"/>
          <w:rtl/>
        </w:rPr>
        <w:t xml:space="preserve"> </w:t>
      </w:r>
      <w:r w:rsidRPr="000C0C8B">
        <w:rPr>
          <w:rStyle w:val="afffb"/>
          <w:rFonts w:hint="cs"/>
          <w:spacing w:val="-2"/>
          <w:rtl/>
        </w:rPr>
        <w:t xml:space="preserve">וכן </w:t>
      </w:r>
      <w:r w:rsidRPr="000C0C8B">
        <w:rPr>
          <w:rStyle w:val="afffb"/>
          <w:spacing w:val="-2"/>
          <w:rtl/>
        </w:rPr>
        <w:t>נכנס לבי</w:t>
      </w:r>
      <w:r w:rsidRPr="000C0C8B">
        <w:rPr>
          <w:rStyle w:val="afffb"/>
          <w:rFonts w:hint="cs"/>
          <w:spacing w:val="-2"/>
          <w:rtl/>
        </w:rPr>
        <w:t>הכנ"ס</w:t>
      </w:r>
      <w:r w:rsidRPr="000C0C8B">
        <w:rPr>
          <w:spacing w:val="-2"/>
          <w:rtl/>
        </w:rPr>
        <w:t xml:space="preserve"> </w:t>
      </w:r>
    </w:p>
    <w:p w14:paraId="5425D432" w14:textId="0757C293" w:rsidR="002A125E" w:rsidRPr="006F178A" w:rsidRDefault="002A125E" w:rsidP="002A125E">
      <w:pPr>
        <w:pStyle w:val="aff1"/>
        <w:rPr>
          <w:rtl/>
        </w:rPr>
      </w:pPr>
      <w:ins w:id="9821" w:author="מספור קטעי משנה" w:date="2026-10-06T06:45:35Z">
        <w:r>
          <w:rPr>
            <w:rStyle w:val="MisparKeta"/>
          </w:rPr>
          <w:t xml:space="preserve">ג. </w:t>
        </w:r>
      </w:ins>
      <w:r>
        <w:rPr>
          <w:rFonts w:hint="cs"/>
          <w:rtl/>
        </w:rPr>
        <w:t>ו</w:t>
      </w:r>
      <w:r w:rsidRPr="002D37FB">
        <w:rPr>
          <w:rtl/>
        </w:rPr>
        <w:t>מתנמנם</w:t>
      </w:r>
      <w:r>
        <w:rPr>
          <w:rFonts w:hint="cs"/>
          <w:rtl/>
        </w:rPr>
        <w:t xml:space="preserve"> </w:t>
      </w:r>
      <w:r w:rsidR="00941425">
        <w:rPr>
          <w:rFonts w:hint="cs"/>
          <w:rtl/>
        </w:rPr>
        <w:t xml:space="preserve">- </w:t>
      </w:r>
      <w:r>
        <w:rPr>
          <w:rFonts w:hint="cs"/>
          <w:rtl/>
        </w:rPr>
        <w:t>יצא</w:t>
      </w:r>
      <w:r w:rsidRPr="002D37FB">
        <w:rPr>
          <w:rFonts w:hint="cs"/>
          <w:rtl/>
        </w:rPr>
        <w:t>.</w:t>
      </w:r>
    </w:p>
    <w:p w14:paraId="4A4A636C" w14:textId="2CD39026" w:rsidR="002A125E" w:rsidRPr="006F178A" w:rsidRDefault="002A125E" w:rsidP="002E65D4">
      <w:pPr>
        <w:rPr>
          <w:rFonts w:cs="Guttman Vilna"/>
          <w:b/>
          <w:bCs/>
          <w:rtl/>
        </w:rPr>
      </w:pPr>
      <w:r>
        <w:rPr>
          <w:rFonts w:ascii="Fb Fontext" w:hAnsi="Fb Fontext" w:hint="cs"/>
          <w:rtl/>
        </w:rPr>
        <w:t>ב</w:t>
      </w:r>
      <w:r>
        <w:rPr>
          <w:rFonts w:ascii="Fb Fontext" w:hAnsi="Fb Fontext"/>
          <w:rtl/>
        </w:rPr>
        <w:t>ק</w:t>
      </w:r>
      <w:r>
        <w:rPr>
          <w:rFonts w:ascii="Fb Fontext" w:hAnsi="Fb Fontext" w:hint="cs"/>
          <w:rtl/>
        </w:rPr>
        <w:t>ורא לו ועונה</w:t>
      </w:r>
      <w:r w:rsidR="00D2095D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</w:t>
      </w:r>
      <w:r w:rsidRPr="006F178A">
        <w:rPr>
          <w:rtl/>
        </w:rPr>
        <w:t>ולא ידע ל</w:t>
      </w:r>
      <w:r>
        <w:rPr>
          <w:rFonts w:hint="cs"/>
          <w:rtl/>
        </w:rPr>
        <w:t>השיב</w:t>
      </w:r>
      <w:r w:rsidRPr="006F178A">
        <w:rPr>
          <w:rtl/>
        </w:rPr>
        <w:t xml:space="preserve"> סברא, וכ</w:t>
      </w:r>
      <w:r>
        <w:rPr>
          <w:rFonts w:hint="cs"/>
          <w:rtl/>
        </w:rPr>
        <w:t>שמזכירו נזכר</w:t>
      </w:r>
      <w:r w:rsidRPr="006F178A">
        <w:rPr>
          <w:rtl/>
        </w:rPr>
        <w:t>.</w:t>
      </w:r>
    </w:p>
    <w:p w14:paraId="22D4F73C" w14:textId="7E7CF855" w:rsidR="002A125E" w:rsidRPr="00990C6C" w:rsidRDefault="002A125E" w:rsidP="002A125E">
      <w:pPr>
        <w:pStyle w:val="aff1"/>
        <w:rPr>
          <w:rtl/>
        </w:rPr>
      </w:pPr>
      <w:ins w:id="9822" w:author="מספור קטעי משנה" w:date="2026-10-06T06:45:35Z">
        <w:r>
          <w:rPr>
            <w:rStyle w:val="MisparKeta"/>
          </w:rPr>
          <w:t xml:space="preserve">ג. </w:t>
        </w:r>
      </w:ins>
      <w:r>
        <w:rPr>
          <w:rFonts w:hint="cs"/>
          <w:rtl/>
        </w:rPr>
        <w:t xml:space="preserve">היה </w:t>
      </w:r>
      <w:r w:rsidRPr="00990C6C">
        <w:rPr>
          <w:rFonts w:hint="cs"/>
          <w:rtl/>
        </w:rPr>
        <w:t>כ</w:t>
      </w:r>
      <w:r>
        <w:rPr>
          <w:rFonts w:hint="cs"/>
          <w:rtl/>
        </w:rPr>
        <w:t>ו</w:t>
      </w:r>
      <w:r w:rsidRPr="00990C6C">
        <w:rPr>
          <w:rFonts w:hint="cs"/>
          <w:rtl/>
        </w:rPr>
        <w:t>תבה</w:t>
      </w:r>
      <w:r w:rsidR="00941425">
        <w:rPr>
          <w:rFonts w:hint="cs"/>
          <w:rtl/>
        </w:rPr>
        <w:t>,</w:t>
      </w:r>
      <w:r w:rsidRPr="00990C6C">
        <w:rPr>
          <w:rtl/>
        </w:rPr>
        <w:t xml:space="preserve"> אם כוון לבו יצא וכו'.</w:t>
      </w:r>
    </w:p>
    <w:p w14:paraId="5F1D79D5" w14:textId="77777777" w:rsidR="002A125E" w:rsidRDefault="002A125E" w:rsidP="002A125E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כשמגילה שלימה מונחת לפניו </w:t>
      </w:r>
      <w:r w:rsidRPr="006F178A">
        <w:rPr>
          <w:rFonts w:ascii="Fb Fontext" w:hAnsi="Fb Fontext"/>
          <w:rtl/>
        </w:rPr>
        <w:t>וק</w:t>
      </w:r>
      <w:r>
        <w:rPr>
          <w:rFonts w:ascii="Fb Fontext" w:hAnsi="Fb Fontext" w:hint="cs"/>
          <w:rtl/>
        </w:rPr>
        <w:t>ורא ממנה</w:t>
      </w:r>
      <w:r w:rsidRPr="00DB0BD7">
        <w:rPr>
          <w:rStyle w:val="afffb"/>
          <w:rFonts w:hint="cs"/>
          <w:rtl/>
        </w:rPr>
        <w:t xml:space="preserve"> שבלא זה הוה על פה</w:t>
      </w:r>
    </w:p>
    <w:p w14:paraId="623DD3AC" w14:textId="77777777" w:rsidR="0094084F" w:rsidRDefault="002A125E" w:rsidP="003B1096">
      <w:pPr>
        <w:pStyle w:val="36"/>
        <w:framePr w:wrap="notBeside"/>
        <w:rPr>
          <w:rtl/>
        </w:rPr>
      </w:pPr>
      <w:r w:rsidRPr="003B1096">
        <w:rPr>
          <w:rFonts w:hint="cs"/>
          <w:rtl/>
        </w:rPr>
        <w:t>ולא מסייע לרי</w:t>
      </w:r>
      <w:r w:rsidRPr="003B1096">
        <w:rPr>
          <w:rtl/>
        </w:rPr>
        <w:t>"</w:t>
      </w:r>
      <w:r w:rsidRPr="003B1096">
        <w:rPr>
          <w:rFonts w:hint="cs"/>
          <w:rtl/>
        </w:rPr>
        <w:t>ו</w:t>
      </w:r>
      <w:r w:rsidR="0094084F">
        <w:rPr>
          <w:rFonts w:hint="cs"/>
          <w:rtl/>
        </w:rPr>
        <w:t>:</w:t>
      </w:r>
    </w:p>
    <w:p w14:paraId="08D7D3B2" w14:textId="4B2D2070" w:rsidR="002A125E" w:rsidRPr="006F178A" w:rsidRDefault="002A125E" w:rsidP="00FB4114">
      <w:pPr>
        <w:spacing w:after="60"/>
        <w:rPr>
          <w:rtl/>
        </w:rPr>
      </w:pPr>
      <w:r>
        <w:rPr>
          <w:rFonts w:hint="cs"/>
          <w:rtl/>
        </w:rPr>
        <w:t>ש</w:t>
      </w:r>
      <w:r w:rsidRPr="006F178A">
        <w:rPr>
          <w:rtl/>
        </w:rPr>
        <w:t>אסור</w:t>
      </w:r>
      <w:r>
        <w:rPr>
          <w:rtl/>
        </w:rPr>
        <w:t xml:space="preserve"> לכתוב שלא מהכתב</w:t>
      </w:r>
      <w:r>
        <w:rPr>
          <w:rFonts w:hint="cs"/>
          <w:rtl/>
        </w:rPr>
        <w:t xml:space="preserve"> - דשמא הזדמן לו</w:t>
      </w:r>
      <w:r w:rsidR="00941425">
        <w:rPr>
          <w:rFonts w:hint="cs"/>
          <w:rtl/>
        </w:rPr>
        <w:t>.</w:t>
      </w:r>
    </w:p>
    <w:p w14:paraId="60687587" w14:textId="69A46D50" w:rsidR="0094084F" w:rsidRDefault="001949BA" w:rsidP="003B1096">
      <w:pPr>
        <w:pStyle w:val="36"/>
        <w:framePr w:wrap="notBeside"/>
        <w:rPr>
          <w:rtl/>
        </w:rPr>
      </w:pPr>
      <w:r w:rsidRPr="003B1096">
        <w:rPr>
          <w:rFonts w:ascii="Times New Roman" w:hAnsi="Times New Roman" w:cs="Times New Roman" w:hint="cs"/>
          <w:rtl/>
        </w:rPr>
        <w:t>◦</w:t>
      </w:r>
      <w:r w:rsidRPr="003B1096">
        <w:rPr>
          <w:rtl/>
        </w:rPr>
        <w:t xml:space="preserve"> </w:t>
      </w:r>
      <w:r>
        <w:rPr>
          <w:rFonts w:hint="cs"/>
          <w:rtl/>
        </w:rPr>
        <w:t>ור''מ</w:t>
      </w:r>
      <w:r w:rsidR="0094084F">
        <w:rPr>
          <w:rtl/>
        </w:rPr>
        <w:t>:</w:t>
      </w:r>
    </w:p>
    <w:p w14:paraId="45AFB02A" w14:textId="7D9A4EF1" w:rsidR="003B1096" w:rsidRPr="00EB5ABF" w:rsidRDefault="00597235" w:rsidP="00597235">
      <w:pPr>
        <w:rPr>
          <w:rStyle w:val="afff"/>
          <w:rFonts w:ascii="Times New Roman" w:hAnsi="Times New Roman" w:cs="Times New Roman"/>
          <w:spacing w:val="0"/>
          <w:rtl/>
        </w:rPr>
      </w:pPr>
      <w:r w:rsidRPr="00C364BD">
        <w:rPr>
          <w:rStyle w:val="afe"/>
          <w:rFonts w:hint="cs"/>
          <w:rtl/>
        </w:rPr>
        <w:t xml:space="preserve">שכתב </w:t>
      </w:r>
      <w:r w:rsidR="00FE79BA" w:rsidRPr="00C364BD">
        <w:rPr>
          <w:rStyle w:val="afe"/>
          <w:rFonts w:hint="cs"/>
          <w:rtl/>
        </w:rPr>
        <w:t>מג</w:t>
      </w:r>
      <w:r w:rsidRPr="00C364BD">
        <w:rPr>
          <w:rStyle w:val="afe"/>
          <w:rFonts w:hint="cs"/>
          <w:rtl/>
        </w:rPr>
        <w:t>ילה מליבו</w:t>
      </w:r>
      <w:r w:rsidRPr="00EB5ABF">
        <w:rPr>
          <w:rFonts w:hint="cs"/>
          <w:rtl/>
        </w:rPr>
        <w:t xml:space="preserve"> -</w:t>
      </w:r>
      <w:r w:rsidR="002A125E" w:rsidRPr="00EB5ABF">
        <w:rPr>
          <w:rStyle w:val="afff"/>
          <w:rFonts w:hint="cs"/>
          <w:spacing w:val="0"/>
          <w:rtl/>
        </w:rPr>
        <w:t>ש</w:t>
      </w:r>
      <w:r w:rsidR="002A125E" w:rsidRPr="00EB5ABF">
        <w:rPr>
          <w:rStyle w:val="afff"/>
          <w:spacing w:val="0"/>
          <w:rtl/>
        </w:rPr>
        <w:t>אני ר"</w:t>
      </w:r>
      <w:r w:rsidR="002A125E" w:rsidRPr="00EB5ABF">
        <w:rPr>
          <w:rStyle w:val="afff"/>
          <w:rFonts w:hint="cs"/>
          <w:spacing w:val="0"/>
          <w:rtl/>
        </w:rPr>
        <w:t>מ</w:t>
      </w:r>
      <w:r w:rsidR="0094084F" w:rsidRPr="00EB5ABF">
        <w:rPr>
          <w:rStyle w:val="afff"/>
          <w:rFonts w:hint="cs"/>
          <w:spacing w:val="0"/>
          <w:rtl/>
        </w:rPr>
        <w:t>:</w:t>
      </w:r>
      <w:r w:rsidRPr="00EB5ABF">
        <w:rPr>
          <w:rFonts w:ascii="Fb Fontext" w:hAnsi="Fb Fontext" w:hint="cs"/>
          <w:sz w:val="20"/>
          <w:rtl/>
        </w:rPr>
        <w:t xml:space="preserve"> </w:t>
      </w:r>
      <w:r w:rsidR="002A125E" w:rsidRPr="00EB5ABF">
        <w:rPr>
          <w:rFonts w:ascii="Fb Fontext" w:hAnsi="Fb Fontext" w:hint="cs"/>
          <w:sz w:val="20"/>
          <w:rtl/>
        </w:rPr>
        <w:t>שנתקיים בו</w:t>
      </w:r>
      <w:r w:rsidR="002A125E" w:rsidRPr="00EB5ABF">
        <w:rPr>
          <w:rFonts w:ascii="Fb Fontext" w:hAnsi="Fb Fontext"/>
          <w:sz w:val="20"/>
          <w:rtl/>
        </w:rPr>
        <w:t xml:space="preserve"> </w:t>
      </w:r>
      <w:r w:rsidR="002A125E" w:rsidRPr="00EB5ABF">
        <w:rPr>
          <w:rStyle w:val="a4"/>
          <w:rFonts w:hint="cs"/>
          <w:spacing w:val="2"/>
          <w:rtl/>
        </w:rPr>
        <w:t>'</w:t>
      </w:r>
      <w:r w:rsidR="002A125E" w:rsidRPr="00EB5ABF">
        <w:rPr>
          <w:rStyle w:val="a4"/>
          <w:spacing w:val="2"/>
          <w:rtl/>
        </w:rPr>
        <w:t>ועפעפיך ייש</w:t>
      </w:r>
      <w:r w:rsidR="002A125E" w:rsidRPr="00EB5ABF">
        <w:rPr>
          <w:rStyle w:val="a4"/>
          <w:rFonts w:hint="cs"/>
          <w:spacing w:val="2"/>
          <w:rtl/>
        </w:rPr>
        <w:t>י</w:t>
      </w:r>
      <w:r w:rsidR="002A125E" w:rsidRPr="00EB5ABF">
        <w:rPr>
          <w:rStyle w:val="a4"/>
          <w:spacing w:val="2"/>
          <w:rtl/>
        </w:rPr>
        <w:t>רו נגדך</w:t>
      </w:r>
      <w:r w:rsidR="002A125E" w:rsidRPr="00EB5ABF">
        <w:rPr>
          <w:rStyle w:val="a4"/>
          <w:rFonts w:hint="cs"/>
          <w:spacing w:val="2"/>
          <w:rtl/>
        </w:rPr>
        <w:t>'</w:t>
      </w:r>
      <w:r w:rsidR="002A125E" w:rsidRPr="00EB5ABF">
        <w:rPr>
          <w:rStyle w:val="a4"/>
          <w:spacing w:val="2"/>
          <w:rtl/>
        </w:rPr>
        <w:t>.</w:t>
      </w:r>
    </w:p>
    <w:p w14:paraId="626CBBDC" w14:textId="77777777" w:rsidR="0094084F" w:rsidRDefault="00D355BE" w:rsidP="003B1096">
      <w:pPr>
        <w:pStyle w:val="36"/>
        <w:framePr w:wrap="notBeside"/>
        <w:rPr>
          <w:rtl/>
        </w:rPr>
      </w:pPr>
      <w:r w:rsidRPr="003B1096">
        <w:rPr>
          <w:rFonts w:ascii="Times New Roman" w:hAnsi="Times New Roman" w:cs="Times New Roman" w:hint="cs"/>
          <w:rtl/>
        </w:rPr>
        <w:t>◦</w:t>
      </w:r>
      <w:r w:rsidRPr="003B1096">
        <w:rPr>
          <w:rtl/>
        </w:rPr>
        <w:t xml:space="preserve"> </w:t>
      </w:r>
      <w:r w:rsidR="002A125E" w:rsidRPr="003B1096">
        <w:rPr>
          <w:rtl/>
        </w:rPr>
        <w:t>ר</w:t>
      </w:r>
      <w:r w:rsidR="002A125E" w:rsidRPr="003B1096">
        <w:rPr>
          <w:rFonts w:hint="cs"/>
          <w:rtl/>
        </w:rPr>
        <w:t>"</w:t>
      </w:r>
      <w:r w:rsidR="002A125E" w:rsidRPr="003B1096">
        <w:rPr>
          <w:rtl/>
        </w:rPr>
        <w:t>ח</w:t>
      </w:r>
      <w:r w:rsidR="0094084F">
        <w:rPr>
          <w:rtl/>
        </w:rPr>
        <w:t>:</w:t>
      </w:r>
    </w:p>
    <w:p w14:paraId="5BF81C7B" w14:textId="43A59B47" w:rsidR="0077040E" w:rsidRDefault="002A125E" w:rsidP="00690579">
      <w:pPr>
        <w:rPr>
          <w:rtl/>
        </w:rPr>
      </w:pPr>
      <w:r w:rsidRPr="00EB5ABF">
        <w:rPr>
          <w:rFonts w:ascii="Fb Fontext" w:hAnsi="Fb Fontext"/>
          <w:b/>
          <w:bCs/>
          <w:rtl/>
        </w:rPr>
        <w:t>כתב שלא מהכתב</w:t>
      </w:r>
      <w:r w:rsidRPr="006F178A">
        <w:rPr>
          <w:rFonts w:ascii="Fb Fontext" w:hAnsi="Fb Fontext"/>
          <w:rtl/>
        </w:rPr>
        <w:t xml:space="preserve">, </w:t>
      </w:r>
      <w:r w:rsidRPr="00690579">
        <w:rPr>
          <w:rStyle w:val="afff"/>
          <w:rtl/>
        </w:rPr>
        <w:t>א"ל</w:t>
      </w:r>
      <w:r w:rsidRPr="00690579">
        <w:rPr>
          <w:rStyle w:val="afff"/>
          <w:rFonts w:hint="cs"/>
          <w:rtl/>
        </w:rPr>
        <w:t xml:space="preserve"> ר"ח</w:t>
      </w:r>
      <w:r w:rsidR="0094084F" w:rsidRPr="00690579">
        <w:rPr>
          <w:rStyle w:val="afff"/>
          <w:rtl/>
        </w:rPr>
        <w:t>:</w:t>
      </w:r>
      <w:r w:rsidR="00690579">
        <w:rPr>
          <w:rStyle w:val="afff"/>
          <w:rFonts w:hint="cs"/>
          <w:rtl/>
        </w:rPr>
        <w:t xml:space="preserve"> </w:t>
      </w:r>
      <w:r w:rsidRPr="006F178A">
        <w:rPr>
          <w:rFonts w:ascii="Fb Fontext" w:hAnsi="Fb Fontext"/>
          <w:rtl/>
        </w:rPr>
        <w:t>ראויה כל התורה ליכתב על</w:t>
      </w:r>
      <w:r w:rsidR="00675EED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פיך</w:t>
      </w:r>
      <w:r>
        <w:rPr>
          <w:rFonts w:ascii="Fb Fontext" w:hAnsi="Fb Fontext" w:hint="cs"/>
          <w:rtl/>
        </w:rPr>
        <w:t xml:space="preserve"> </w:t>
      </w:r>
      <w:r w:rsidRPr="00DB0BD7">
        <w:rPr>
          <w:rStyle w:val="afffb"/>
          <w:rFonts w:hint="cs"/>
          <w:rtl/>
        </w:rPr>
        <w:t>דמיושרין</w:t>
      </w:r>
      <w:r w:rsidRPr="006F178A">
        <w:rPr>
          <w:rFonts w:ascii="Fb Fontext" w:hAnsi="Fb Fontext"/>
          <w:rtl/>
        </w:rPr>
        <w:t>,</w:t>
      </w:r>
      <w:r w:rsidRPr="00411327">
        <w:rPr>
          <w:rStyle w:val="afff"/>
          <w:b/>
          <w:rtl/>
        </w:rPr>
        <w:t xml:space="preserve"> א</w:t>
      </w:r>
      <w:r w:rsidRPr="00411327">
        <w:rPr>
          <w:rStyle w:val="afff"/>
          <w:rFonts w:hint="cs"/>
          <w:b/>
          <w:rtl/>
        </w:rPr>
        <w:t xml:space="preserve">בל חכמים </w:t>
      </w:r>
      <w:r w:rsidRPr="00DB0BD7">
        <w:rPr>
          <w:rFonts w:hint="cs"/>
          <w:rtl/>
        </w:rPr>
        <w:t>אסרו</w:t>
      </w:r>
      <w:r w:rsidR="002E65D4">
        <w:rPr>
          <w:rFonts w:hint="cs"/>
          <w:rtl/>
        </w:rPr>
        <w:t>,</w:t>
      </w:r>
      <w:r w:rsidRPr="00411327">
        <w:rPr>
          <w:rStyle w:val="afff"/>
          <w:rFonts w:hint="cs"/>
          <w:b/>
          <w:rtl/>
        </w:rPr>
        <w:t xml:space="preserve"> </w:t>
      </w:r>
      <w:r w:rsidRPr="00690579">
        <w:rPr>
          <w:rStyle w:val="afff"/>
          <w:rFonts w:hint="cs"/>
          <w:rtl/>
        </w:rPr>
        <w:t>ושאני ר"מ</w:t>
      </w:r>
      <w:r w:rsidR="0094084F" w:rsidRPr="00690579">
        <w:rPr>
          <w:rStyle w:val="afff"/>
          <w:rFonts w:hint="cs"/>
          <w:rtl/>
        </w:rPr>
        <w:t>:</w:t>
      </w:r>
      <w:r w:rsidR="00690579">
        <w:rPr>
          <w:rStyle w:val="afff"/>
          <w:rFonts w:hint="cs"/>
          <w:rtl/>
        </w:rPr>
        <w:t xml:space="preserve"> </w:t>
      </w:r>
      <w:r>
        <w:rPr>
          <w:rFonts w:hint="cs"/>
          <w:rtl/>
        </w:rPr>
        <w:t>דשעת הדחק</w:t>
      </w:r>
      <w:r w:rsidR="00690579">
        <w:rPr>
          <w:rFonts w:hint="cs"/>
          <w:rtl/>
        </w:rPr>
        <w:t xml:space="preserve"> </w:t>
      </w:r>
      <w:r w:rsidR="00690579" w:rsidRPr="00690579">
        <w:rPr>
          <w:rStyle w:val="afffb"/>
          <w:rFonts w:hint="cs"/>
          <w:rtl/>
        </w:rPr>
        <w:t>שלא היה מגילה</w:t>
      </w:r>
    </w:p>
    <w:p w14:paraId="51C295A7" w14:textId="09F7BE9C" w:rsidR="0094084F" w:rsidRDefault="00D355BE" w:rsidP="0077040E">
      <w:pPr>
        <w:pStyle w:val="36"/>
        <w:framePr w:wrap="notBeside"/>
        <w:rPr>
          <w:rtl/>
        </w:rPr>
      </w:pPr>
      <w:r w:rsidRPr="0077040E">
        <w:rPr>
          <w:rFonts w:ascii="Times New Roman" w:hAnsi="Times New Roman" w:cs="Times New Roman" w:hint="cs"/>
          <w:rtl/>
        </w:rPr>
        <w:t>◦</w:t>
      </w:r>
      <w:r w:rsidRPr="0077040E">
        <w:rPr>
          <w:rtl/>
        </w:rPr>
        <w:t xml:space="preserve"> </w:t>
      </w:r>
      <w:r w:rsidR="002A125E" w:rsidRPr="0077040E">
        <w:rPr>
          <w:rtl/>
        </w:rPr>
        <w:t>אביי</w:t>
      </w:r>
      <w:r w:rsidR="0094084F">
        <w:rPr>
          <w:rFonts w:hint="cs"/>
          <w:rtl/>
        </w:rPr>
        <w:t>:</w:t>
      </w:r>
    </w:p>
    <w:p w14:paraId="3252C21F" w14:textId="2FB1C440" w:rsidR="0077040E" w:rsidRDefault="002A125E" w:rsidP="0077040E">
      <w:pPr>
        <w:rPr>
          <w:rtl/>
        </w:rPr>
      </w:pPr>
      <w:r w:rsidRPr="00DB0BD7">
        <w:rPr>
          <w:rFonts w:hint="cs"/>
          <w:rtl/>
        </w:rPr>
        <w:t>התיר</w:t>
      </w:r>
      <w:r w:rsidRPr="00411327">
        <w:rPr>
          <w:rStyle w:val="afff"/>
          <w:b/>
          <w:rtl/>
        </w:rPr>
        <w:t xml:space="preserve"> לדבי בר חבו </w:t>
      </w:r>
      <w:r w:rsidRPr="006F178A">
        <w:rPr>
          <w:rtl/>
        </w:rPr>
        <w:t>לכת</w:t>
      </w:r>
      <w:r>
        <w:rPr>
          <w:rFonts w:hint="cs"/>
          <w:rtl/>
        </w:rPr>
        <w:t>ו</w:t>
      </w:r>
      <w:r w:rsidRPr="006F178A">
        <w:rPr>
          <w:rtl/>
        </w:rPr>
        <w:t>ב תפלין ומזוזות שלא מהכתב.</w:t>
      </w:r>
    </w:p>
    <w:p w14:paraId="780D1252" w14:textId="77777777" w:rsidR="00FE5BEC" w:rsidRDefault="002A125E" w:rsidP="0077040E">
      <w:pPr>
        <w:rPr>
          <w:rtl/>
        </w:rPr>
      </w:pPr>
      <w:r w:rsidRPr="006F178A">
        <w:rPr>
          <w:rtl/>
        </w:rPr>
        <w:t>ו</w:t>
      </w:r>
      <w:r w:rsidRPr="00D65D31">
        <w:rPr>
          <w:rFonts w:cs="PFT_Frank"/>
          <w:b/>
          <w:bCs/>
          <w:sz w:val="14"/>
          <w:szCs w:val="14"/>
          <w:rtl/>
        </w:rPr>
        <w:t>הלכתא</w:t>
      </w:r>
      <w:r w:rsidRPr="006F178A">
        <w:rPr>
          <w:rtl/>
        </w:rPr>
        <w:t xml:space="preserve">: תפלין </w:t>
      </w:r>
      <w:r>
        <w:rPr>
          <w:rFonts w:hint="cs"/>
          <w:rtl/>
        </w:rPr>
        <w:t>-</w:t>
      </w:r>
      <w:r w:rsidRPr="006F178A">
        <w:rPr>
          <w:rtl/>
        </w:rPr>
        <w:t xml:space="preserve"> </w:t>
      </w:r>
      <w:r>
        <w:rPr>
          <w:rFonts w:hint="cs"/>
          <w:rtl/>
        </w:rPr>
        <w:t>א"צ</w:t>
      </w:r>
      <w:r w:rsidRPr="006F178A">
        <w:rPr>
          <w:rtl/>
        </w:rPr>
        <w:t xml:space="preserve"> שרטוט, </w:t>
      </w:r>
    </w:p>
    <w:p w14:paraId="26D8EC3B" w14:textId="2B31DBF1" w:rsidR="002A125E" w:rsidRPr="006F178A" w:rsidRDefault="00FE5BEC" w:rsidP="00262073">
      <w:pPr>
        <w:spacing w:after="60"/>
        <w:rPr>
          <w:rtl/>
        </w:rPr>
      </w:pPr>
      <w:r>
        <w:rPr>
          <w:rFonts w:hint="cs"/>
          <w:rtl/>
        </w:rPr>
        <w:t xml:space="preserve">    </w:t>
      </w:r>
      <w:r w:rsidR="00262073">
        <w:rPr>
          <w:rtl/>
        </w:rPr>
        <w:tab/>
      </w:r>
      <w:r w:rsidR="00262073">
        <w:rPr>
          <w:rtl/>
        </w:rPr>
        <w:tab/>
      </w:r>
      <w:r w:rsidR="00262073">
        <w:rPr>
          <w:rtl/>
        </w:rPr>
        <w:tab/>
      </w:r>
      <w:r w:rsidR="002A125E" w:rsidRPr="006F178A">
        <w:rPr>
          <w:rtl/>
        </w:rPr>
        <w:t>מזוזות - צריכ</w:t>
      </w:r>
      <w:r w:rsidR="002A125E">
        <w:rPr>
          <w:rFonts w:hint="cs"/>
          <w:rtl/>
        </w:rPr>
        <w:t>ות</w:t>
      </w:r>
      <w:r w:rsidR="002A125E" w:rsidRPr="006F178A">
        <w:rPr>
          <w:rtl/>
        </w:rPr>
        <w:t>.</w:t>
      </w:r>
      <w:r>
        <w:rPr>
          <w:rFonts w:hint="cs"/>
          <w:rtl/>
        </w:rPr>
        <w:t xml:space="preserve"> </w:t>
      </w:r>
      <w:r w:rsidR="002A125E">
        <w:rPr>
          <w:rFonts w:hint="cs"/>
          <w:rtl/>
        </w:rPr>
        <w:t>ו</w:t>
      </w:r>
      <w:r w:rsidR="002A125E" w:rsidRPr="006F178A">
        <w:rPr>
          <w:rtl/>
        </w:rPr>
        <w:t>נכתבות שלא מן הכתב</w:t>
      </w:r>
      <w:r w:rsidR="002A125E" w:rsidRPr="006F178A">
        <w:rPr>
          <w:rFonts w:hint="cs"/>
          <w:rtl/>
        </w:rPr>
        <w:t xml:space="preserve"> </w:t>
      </w:r>
      <w:r w:rsidR="002A125E" w:rsidRPr="00DB0BD7">
        <w:rPr>
          <w:rStyle w:val="afffb"/>
          <w:rFonts w:hint="cs"/>
          <w:rtl/>
        </w:rPr>
        <w:t>דשגורות</w:t>
      </w:r>
      <w:r w:rsidR="002A125E">
        <w:rPr>
          <w:rFonts w:hint="cs"/>
          <w:rtl/>
        </w:rPr>
        <w:t>.</w:t>
      </w:r>
    </w:p>
    <w:p w14:paraId="68CF3684" w14:textId="77777777" w:rsidR="001949BA" w:rsidRDefault="001949BA">
      <w:pPr>
        <w:bidi w:val="0"/>
        <w:spacing w:after="160" w:line="259" w:lineRule="auto"/>
        <w:jc w:val="left"/>
        <w:rPr>
          <w:rStyle w:val="aff2"/>
          <w:rtl/>
        </w:rPr>
      </w:pPr>
      <w:r>
        <w:rPr>
          <w:rStyle w:val="aff2"/>
          <w:rtl/>
        </w:rPr>
        <w:br w:type="page"/>
      </w:r>
    </w:p>
    <w:p w14:paraId="6AEB65ED" w14:textId="1CB86389" w:rsidR="002A125E" w:rsidRDefault="002A125E" w:rsidP="002A125E">
      <w:pPr>
        <w:pStyle w:val="afffa"/>
        <w:rPr>
          <w:rtl/>
        </w:rPr>
      </w:pPr>
      <w:r w:rsidRPr="00C44FCF">
        <w:rPr>
          <w:rStyle w:val="aff2"/>
          <w:rtl/>
        </w:rPr>
        <w:lastRenderedPageBreak/>
        <w:t>כתובה בסם</w:t>
      </w:r>
      <w:r>
        <w:rPr>
          <w:rFonts w:hint="cs"/>
          <w:rtl/>
        </w:rPr>
        <w:t xml:space="preserve"> </w:t>
      </w:r>
      <w:r w:rsidRPr="00DB0BD7">
        <w:rPr>
          <w:rStyle w:val="afffb"/>
          <w:rFonts w:hint="cs"/>
          <w:rtl/>
        </w:rPr>
        <w:t>צהוב</w:t>
      </w:r>
      <w:r>
        <w:rPr>
          <w:rFonts w:ascii="Fb Fontext" w:hAnsi="Fb Fontext" w:hint="cs"/>
          <w:rtl/>
        </w:rPr>
        <w:t xml:space="preserve"> </w:t>
      </w:r>
      <w:r w:rsidRPr="00DB0BD7">
        <w:rPr>
          <w:rStyle w:val="aff2"/>
          <w:rtl/>
        </w:rPr>
        <w:t>סקרא</w:t>
      </w:r>
      <w:r>
        <w:rPr>
          <w:rFonts w:ascii="Fb Fontext" w:hAnsi="Fb Fontext" w:hint="cs"/>
          <w:rtl/>
        </w:rPr>
        <w:t xml:space="preserve"> אדום </w:t>
      </w:r>
      <w:r w:rsidRPr="00DB0BD7">
        <w:rPr>
          <w:rStyle w:val="aff2"/>
          <w:rtl/>
        </w:rPr>
        <w:t>קומוס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 </w:t>
      </w:r>
      <w:r w:rsidRPr="004F33AA">
        <w:rPr>
          <w:rStyle w:val="afffb"/>
          <w:rFonts w:hint="cs"/>
          <w:rtl/>
        </w:rPr>
        <w:t>שרף</w:t>
      </w:r>
      <w:r>
        <w:rPr>
          <w:rStyle w:val="afe"/>
          <w:rFonts w:hint="cs"/>
          <w:rtl/>
        </w:rPr>
        <w:t xml:space="preserve"> </w:t>
      </w:r>
      <w:r w:rsidRPr="00DB0BD7">
        <w:rPr>
          <w:rStyle w:val="aff2"/>
          <w:rtl/>
        </w:rPr>
        <w:t>קנקנתום</w:t>
      </w:r>
      <w:r w:rsidRPr="006F178A">
        <w:rPr>
          <w:rtl/>
        </w:rPr>
        <w:t xml:space="preserve"> </w:t>
      </w:r>
      <w:r>
        <w:rPr>
          <w:rFonts w:hint="cs"/>
          <w:rtl/>
        </w:rPr>
        <w:t>שחור דמנעל</w:t>
      </w:r>
    </w:p>
    <w:p w14:paraId="63B234C6" w14:textId="77777777" w:rsidR="002A125E" w:rsidRPr="006F178A" w:rsidRDefault="002A125E" w:rsidP="002A125E">
      <w:pPr>
        <w:pStyle w:val="afffa"/>
        <w:rPr>
          <w:rtl/>
        </w:rPr>
      </w:pPr>
      <w:r>
        <w:rPr>
          <w:rStyle w:val="aff2"/>
          <w:rFonts w:hint="cs"/>
          <w:rtl/>
        </w:rPr>
        <w:t>על ה</w:t>
      </w:r>
      <w:r w:rsidRPr="00367CC7">
        <w:rPr>
          <w:rStyle w:val="aff2"/>
          <w:rtl/>
        </w:rPr>
        <w:t>נייר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מעשבים </w:t>
      </w:r>
      <w:r>
        <w:rPr>
          <w:rStyle w:val="aff2"/>
          <w:rFonts w:hint="cs"/>
          <w:rtl/>
        </w:rPr>
        <w:t>וה</w:t>
      </w:r>
      <w:r w:rsidRPr="00DB0BD7">
        <w:rPr>
          <w:rStyle w:val="aff2"/>
          <w:rtl/>
        </w:rPr>
        <w:t>דיפתרא</w:t>
      </w:r>
      <w:r w:rsidRPr="006F178A">
        <w:rPr>
          <w:rtl/>
        </w:rPr>
        <w:t xml:space="preserve"> דמליח וקמיח ולא </w:t>
      </w:r>
      <w:r>
        <w:rPr>
          <w:rFonts w:hint="cs"/>
          <w:rtl/>
        </w:rPr>
        <w:t>מעובד ב</w:t>
      </w:r>
      <w:r w:rsidRPr="006F178A">
        <w:rPr>
          <w:rtl/>
        </w:rPr>
        <w:t>עפ</w:t>
      </w:r>
      <w:r>
        <w:rPr>
          <w:rFonts w:hint="cs"/>
          <w:rtl/>
        </w:rPr>
        <w:t xml:space="preserve">צים </w:t>
      </w:r>
    </w:p>
    <w:p w14:paraId="469F7D8D" w14:textId="77777777" w:rsidR="002A125E" w:rsidRDefault="002A125E" w:rsidP="002A125E">
      <w:pPr>
        <w:rPr>
          <w:rStyle w:val="afe"/>
          <w:rtl/>
        </w:rPr>
      </w:pPr>
      <w:r w:rsidRPr="004F33AA">
        <w:rPr>
          <w:rStyle w:val="aff2"/>
          <w:rtl/>
        </w:rPr>
        <w:t>עד שתהא כתובה אשורית</w:t>
      </w:r>
      <w:r w:rsidRPr="006F178A">
        <w:rPr>
          <w:rFonts w:ascii="Fb Fontext" w:hAnsi="Fb Fontext" w:hint="cs"/>
          <w:rtl/>
        </w:rPr>
        <w:t xml:space="preserve"> </w:t>
      </w:r>
      <w:r w:rsidRPr="00DB0BD7">
        <w:rPr>
          <w:rStyle w:val="a4"/>
          <w:rFonts w:hint="cs"/>
          <w:b/>
          <w:bCs/>
          <w:rtl/>
        </w:rPr>
        <w:t>ד'</w:t>
      </w:r>
      <w:r w:rsidRPr="00DB0BD7">
        <w:rPr>
          <w:rStyle w:val="a4"/>
          <w:b/>
          <w:bCs/>
          <w:rtl/>
        </w:rPr>
        <w:t>ככתבם</w:t>
      </w:r>
      <w:r w:rsidRPr="00FA08BF">
        <w:rPr>
          <w:rStyle w:val="a4"/>
          <w:rtl/>
        </w:rPr>
        <w:t xml:space="preserve"> וכזמנם</w:t>
      </w:r>
      <w:r w:rsidRPr="00FA08BF">
        <w:rPr>
          <w:rStyle w:val="a4"/>
          <w:rFonts w:hint="cs"/>
          <w:rtl/>
        </w:rPr>
        <w:t>'</w:t>
      </w:r>
      <w:r w:rsidRPr="00FA08BF">
        <w:rPr>
          <w:rStyle w:val="a4"/>
          <w:rtl/>
        </w:rPr>
        <w:t>.</w:t>
      </w:r>
    </w:p>
    <w:p w14:paraId="6FA05A18" w14:textId="49ACDD8C" w:rsidR="002A125E" w:rsidRPr="006F178A" w:rsidRDefault="002A125E" w:rsidP="002A125E">
      <w:pPr>
        <w:pStyle w:val="afffa"/>
      </w:pPr>
      <w:r w:rsidRPr="004F33AA">
        <w:rPr>
          <w:rStyle w:val="aff2"/>
          <w:rtl/>
        </w:rPr>
        <w:t>על הספר ובדיו</w:t>
      </w:r>
      <w:r>
        <w:rPr>
          <w:rFonts w:hint="cs"/>
          <w:rtl/>
        </w:rPr>
        <w:t xml:space="preserve"> </w:t>
      </w:r>
      <w:r w:rsidRPr="001D211E">
        <w:rPr>
          <w:rStyle w:val="a4"/>
          <w:rFonts w:hint="cs"/>
          <w:b/>
          <w:bCs/>
          <w:spacing w:val="-2"/>
          <w:rtl/>
        </w:rPr>
        <w:t>'ותכתב</w:t>
      </w:r>
      <w:r w:rsidRPr="001D211E">
        <w:rPr>
          <w:rStyle w:val="a4"/>
          <w:rFonts w:hint="cs"/>
          <w:spacing w:val="-2"/>
          <w:rtl/>
        </w:rPr>
        <w:t xml:space="preserve"> אסתר'</w:t>
      </w:r>
      <w:r w:rsidRPr="001D211E">
        <w:rPr>
          <w:rFonts w:hint="cs"/>
          <w:spacing w:val="-2"/>
          <w:rtl/>
        </w:rPr>
        <w:t xml:space="preserve"> וכתיב </w:t>
      </w:r>
      <w:r w:rsidRPr="001D211E">
        <w:rPr>
          <w:rFonts w:hint="cs"/>
          <w:b/>
          <w:bCs/>
          <w:spacing w:val="-2"/>
          <w:rtl/>
        </w:rPr>
        <w:t>'</w:t>
      </w:r>
      <w:r w:rsidRPr="001D211E">
        <w:rPr>
          <w:rStyle w:val="a4"/>
          <w:rFonts w:hint="cs"/>
          <w:b/>
          <w:bCs/>
          <w:spacing w:val="-2"/>
          <w:rtl/>
        </w:rPr>
        <w:t>כותב</w:t>
      </w:r>
      <w:r w:rsidRPr="001D211E">
        <w:rPr>
          <w:rStyle w:val="a4"/>
          <w:rFonts w:hint="cs"/>
          <w:spacing w:val="-2"/>
          <w:rtl/>
        </w:rPr>
        <w:t xml:space="preserve"> על הספר בדיו</w:t>
      </w:r>
      <w:r w:rsidRPr="001D211E">
        <w:rPr>
          <w:rFonts w:hint="cs"/>
          <w:spacing w:val="-2"/>
          <w:rtl/>
        </w:rPr>
        <w:t>' ברוך מירמיה</w:t>
      </w:r>
      <w:r w:rsidRPr="001D211E">
        <w:rPr>
          <w:rFonts w:hint="cs"/>
          <w:spacing w:val="-2"/>
          <w:highlight w:val="yellow"/>
          <w:rtl/>
        </w:rPr>
        <w:t xml:space="preserve"> </w:t>
      </w:r>
    </w:p>
    <w:p>
      <w:pPr>
        <w:pStyle w:val="MishnaBatzad"/>
        <w:rPr>
          <w:ins w:id="20067" w:author="קלוד" w:date="2026-10-06T10:09:25Z"/>
        </w:rPr>
      </w:pPr>
      <w:ins w:id="20066" w:author="קלוד" w:date="2026-10-06T10:09:25Z">
        <w:r>
          <w:t xml:space="preserve">משנה ג</w:t>
        </w:r>
      </w:ins>
    </w:p>
    <w:p w14:paraId="75AD3CAF" w14:textId="77777777" w:rsidR="002A125E" w:rsidRPr="006F178A" w:rsidRDefault="002A125E" w:rsidP="002A125E">
      <w:pPr>
        <w:pStyle w:val="afff8"/>
        <w:jc w:val="center"/>
        <w:rPr>
          <w:rtl/>
        </w:rPr>
      </w:pPr>
      <w:r w:rsidRPr="002D37FB">
        <w:rPr>
          <w:rtl/>
        </w:rPr>
        <w:t>ב</w:t>
      </w:r>
      <w:r w:rsidRPr="006F178A">
        <w:rPr>
          <w:rtl/>
        </w:rPr>
        <w:t>ן עיר שהלך לכרך ובן כרך שהלך לעיר,</w:t>
      </w:r>
    </w:p>
    <w:p w14:paraId="11FDEA0E" w14:textId="77777777" w:rsidR="002A125E" w:rsidRPr="006F178A" w:rsidRDefault="002A125E" w:rsidP="00A55BEB">
      <w:pPr>
        <w:pStyle w:val="afb"/>
        <w:jc w:val="center"/>
        <w:rPr>
          <w:rtl/>
        </w:rPr>
      </w:pPr>
      <w:r w:rsidRPr="006F178A">
        <w:rPr>
          <w:rtl/>
        </w:rPr>
        <w:t>אם עתיד לחזור קורא כמקומו, ואם לאו קורא עמהן.</w:t>
      </w:r>
    </w:p>
    <w:p w14:paraId="5508E4E4" w14:textId="2859CAD7" w:rsidR="002A125E" w:rsidRPr="006F178A" w:rsidRDefault="002A125E" w:rsidP="00A55BEB">
      <w:pPr>
        <w:pStyle w:val="afb"/>
        <w:jc w:val="center"/>
        <w:rPr>
          <w:rtl/>
        </w:rPr>
      </w:pPr>
      <w:r w:rsidRPr="006F178A">
        <w:rPr>
          <w:rtl/>
        </w:rPr>
        <w:t xml:space="preserve">ומהיכן קורא את המגילה ויוצא </w:t>
      </w:r>
      <w:r>
        <w:rPr>
          <w:rFonts w:hint="cs"/>
          <w:rtl/>
        </w:rPr>
        <w:t>ידי חובתו?</w:t>
      </w:r>
    </w:p>
    <w:p w14:paraId="5141D572" w14:textId="278F5856" w:rsidR="002A125E" w:rsidRPr="00392931" w:rsidRDefault="002A125E" w:rsidP="002A125E">
      <w:pPr>
        <w:pStyle w:val="afb"/>
        <w:rPr>
          <w:rtl/>
        </w:rPr>
      </w:pPr>
      <w:r w:rsidRPr="00A55BEB">
        <w:rPr>
          <w:rStyle w:val="TanaimMishna"/>
          <w:rtl/>
          <w:rPrChange w:id="20014" w:author="קלוד" w:date="2026-10-06T10:09:25Z">
            <w:rPr>
              <w:rStyle w:val="afff"/>
              <w:rtl/>
            </w:rPr>
          </w:rPrChange>
        </w:rPr>
        <w:t>ר"</w:t>
      </w:r>
      <w:r w:rsidRPr="00A55BEB">
        <w:rPr>
          <w:rStyle w:val="TanaimMishna"/>
          <w:rFonts w:hint="cs"/>
          <w:rtl/>
          <w:rPrChange w:id="20015" w:author="קלוד" w:date="2026-10-06T10:09:25Z">
            <w:rPr>
              <w:rStyle w:val="afff"/>
              <w:rFonts w:hint="cs"/>
              <w:rtl/>
            </w:rPr>
          </w:rPrChange>
        </w:rPr>
        <w:t>מ</w:t>
      </w:r>
      <w:r w:rsidRPr="00A55BEB">
        <w:rPr>
          <w:rStyle w:val="TanaimMishna"/>
          <w:rtl/>
          <w:rPrChange w:id="20016" w:author="קלוד" w:date="2026-10-06T10:09:25Z">
            <w:rPr>
              <w:rStyle w:val="afff"/>
              <w:rtl/>
            </w:rPr>
          </w:rPrChange>
        </w:rPr>
        <w:t>:</w:t>
      </w:r>
      <w:r>
        <w:rPr>
          <w:rtl/>
        </w:rPr>
        <w:t xml:space="preserve"> כולה, </w:t>
      </w:r>
      <w:r w:rsidR="00F56824">
        <w:rPr>
          <w:rtl/>
        </w:rPr>
        <w:tab/>
      </w:r>
      <w:r w:rsidRPr="00A55BEB">
        <w:rPr>
          <w:rStyle w:val="TanaimMishna"/>
          <w:rtl/>
          <w:rPrChange w:id="20017" w:author="קלוד" w:date="2026-10-06T10:09:25Z">
            <w:rPr>
              <w:rStyle w:val="afff"/>
              <w:rtl/>
            </w:rPr>
          </w:rPrChange>
        </w:rPr>
        <w:t>ר"י:</w:t>
      </w:r>
      <w:r w:rsidRPr="00392931">
        <w:rPr>
          <w:rtl/>
        </w:rPr>
        <w:t xml:space="preserve"> </w:t>
      </w:r>
      <w:r>
        <w:rPr>
          <w:rStyle w:val="a4"/>
          <w:rFonts w:hint="cs"/>
          <w:rtl/>
        </w:rPr>
        <w:t>'</w:t>
      </w:r>
      <w:r w:rsidRPr="00DB0BD7">
        <w:rPr>
          <w:rStyle w:val="a4"/>
          <w:rtl/>
        </w:rPr>
        <w:t>איש יהודי</w:t>
      </w:r>
      <w:r>
        <w:rPr>
          <w:rStyle w:val="a4"/>
          <w:rFonts w:hint="cs"/>
          <w:rtl/>
        </w:rPr>
        <w:t>'</w:t>
      </w:r>
      <w:r>
        <w:rPr>
          <w:rFonts w:hint="cs"/>
          <w:rtl/>
        </w:rPr>
        <w:t>,</w:t>
      </w:r>
      <w:r w:rsidRPr="00392931">
        <w:rPr>
          <w:rtl/>
        </w:rPr>
        <w:t xml:space="preserve"> </w:t>
      </w:r>
      <w:r w:rsidR="00F56824">
        <w:rPr>
          <w:rStyle w:val="TanaimMishna"/>
          <w:rtl/>
          <w:rPrChange w:id="20018" w:author="קלוד" w:date="2026-10-06T10:09:25Z">
            <w:rPr>
              <w:rStyle w:val="afff"/>
              <w:rtl/>
            </w:rPr>
          </w:rPrChange>
        </w:rPr>
        <w:tab/>
      </w:r>
      <w:r w:rsidR="00F56824">
        <w:rPr>
          <w:rStyle w:val="TanaimMishna"/>
          <w:rtl/>
          <w:rPrChange w:id="20019" w:author="קלוד" w:date="2026-10-06T10:09:25Z">
            <w:rPr>
              <w:rStyle w:val="afff"/>
              <w:rtl/>
            </w:rPr>
          </w:rPrChange>
        </w:rPr>
        <w:tab/>
      </w:r>
      <w:r w:rsidRPr="00A55BEB">
        <w:rPr>
          <w:rStyle w:val="TanaimMishna"/>
          <w:rtl/>
          <w:rPrChange w:id="20020" w:author="קלוד" w:date="2026-10-06T10:09:25Z">
            <w:rPr>
              <w:rStyle w:val="afff"/>
              <w:rtl/>
            </w:rPr>
          </w:rPrChange>
        </w:rPr>
        <w:t>רבי יוסי:</w:t>
      </w:r>
      <w:r w:rsidRPr="00392931">
        <w:rPr>
          <w:rtl/>
        </w:rPr>
        <w:t xml:space="preserve"> </w:t>
      </w:r>
      <w:r w:rsidRPr="00DB0BD7">
        <w:rPr>
          <w:rStyle w:val="a4"/>
          <w:rFonts w:hint="cs"/>
          <w:rtl/>
        </w:rPr>
        <w:t>'</w:t>
      </w:r>
      <w:r w:rsidRPr="00DB0BD7">
        <w:rPr>
          <w:rStyle w:val="a4"/>
          <w:rtl/>
        </w:rPr>
        <w:t>אחר הדברים האלה</w:t>
      </w:r>
      <w:r w:rsidRPr="00DB0BD7">
        <w:rPr>
          <w:rStyle w:val="a4"/>
          <w:rFonts w:hint="cs"/>
          <w:rtl/>
        </w:rPr>
        <w:t>'</w:t>
      </w:r>
      <w:r w:rsidRPr="00392931">
        <w:rPr>
          <w:rtl/>
        </w:rPr>
        <w:t>.</w:t>
      </w:r>
    </w:p>
    <w:p w14:paraId="319C0977" w14:textId="4EADD873" w:rsidR="0094084F" w:rsidRDefault="002A125E" w:rsidP="004414B3">
      <w:pPr>
        <w:pStyle w:val="36"/>
        <w:framePr w:wrap="notBeside"/>
        <w:rPr>
          <w:rtl/>
        </w:rPr>
      </w:pPr>
      <w:r w:rsidRPr="004414B3">
        <w:rPr>
          <w:rtl/>
        </w:rPr>
        <w:t>רבא</w:t>
      </w:r>
      <w:r w:rsidR="0094084F">
        <w:rPr>
          <w:rtl/>
        </w:rPr>
        <w:t>:</w:t>
      </w:r>
    </w:p>
    <w:p w14:paraId="65A64F5A" w14:textId="7E80E347" w:rsidR="002A125E" w:rsidRPr="006F178A" w:rsidRDefault="002A125E" w:rsidP="002A125E">
      <w:pPr>
        <w:pStyle w:val="ae"/>
        <w:rPr>
          <w:rtl/>
        </w:rPr>
      </w:pPr>
      <w:r>
        <w:rPr>
          <w:rFonts w:hint="cs"/>
          <w:rtl/>
        </w:rPr>
        <w:t>דווקא כ</w:t>
      </w:r>
      <w:r w:rsidRPr="006F178A">
        <w:rPr>
          <w:rtl/>
        </w:rPr>
        <w:t xml:space="preserve">שעתיד לחזור </w:t>
      </w:r>
      <w:r w:rsidRPr="00F05A14">
        <w:rPr>
          <w:rFonts w:cs="PFT_Frank"/>
          <w:b/>
          <w:bCs/>
          <w:szCs w:val="14"/>
          <w:rtl/>
        </w:rPr>
        <w:t>בלילי י"ד</w:t>
      </w:r>
      <w:r>
        <w:rPr>
          <w:rFonts w:hint="cs"/>
          <w:rtl/>
        </w:rPr>
        <w:t xml:space="preserve">, </w:t>
      </w:r>
      <w:r w:rsidRPr="00DB0BD7">
        <w:rPr>
          <w:rStyle w:val="afffb"/>
          <w:rFonts w:hint="cs"/>
          <w:rtl/>
        </w:rPr>
        <w:t xml:space="preserve">ובבן עיר </w:t>
      </w:r>
      <w:r w:rsidRPr="00DB0BD7">
        <w:rPr>
          <w:rStyle w:val="afffb"/>
          <w:rFonts w:hint="cs"/>
          <w:b/>
          <w:bCs/>
          <w:rtl/>
        </w:rPr>
        <w:t>ב</w:t>
      </w:r>
      <w:r>
        <w:rPr>
          <w:rStyle w:val="afffb"/>
          <w:rFonts w:hint="cs"/>
          <w:b/>
          <w:bCs/>
          <w:rtl/>
        </w:rPr>
        <w:t xml:space="preserve">לילי </w:t>
      </w:r>
      <w:r w:rsidRPr="00DB0BD7">
        <w:rPr>
          <w:rStyle w:val="afffb"/>
          <w:rFonts w:hint="cs"/>
          <w:b/>
          <w:bCs/>
          <w:rtl/>
        </w:rPr>
        <w:t>ט"ו</w:t>
      </w:r>
      <w:r>
        <w:rPr>
          <w:rFonts w:hint="cs"/>
          <w:rtl/>
        </w:rPr>
        <w:t>.</w:t>
      </w:r>
    </w:p>
    <w:p w14:paraId="383F20D6" w14:textId="5E80373A" w:rsidR="002A125E" w:rsidRPr="00D823B3" w:rsidRDefault="002A125E" w:rsidP="00F56824">
      <w:pPr>
        <w:rPr>
          <w:rtl/>
        </w:rPr>
      </w:pPr>
      <w:r w:rsidRPr="00D823B3">
        <w:rPr>
          <w:rStyle w:val="a4"/>
          <w:rFonts w:hint="cs"/>
          <w:rtl/>
        </w:rPr>
        <w:t>ד'</w:t>
      </w:r>
      <w:r w:rsidRPr="00D823B3">
        <w:rPr>
          <w:rStyle w:val="a4"/>
          <w:rtl/>
        </w:rPr>
        <w:t>הישבים בערי הפרזות</w:t>
      </w:r>
      <w:r w:rsidRPr="00D823B3">
        <w:rPr>
          <w:rStyle w:val="a4"/>
          <w:rFonts w:hint="cs"/>
          <w:rtl/>
        </w:rPr>
        <w:t>'</w:t>
      </w:r>
      <w:r w:rsidRPr="006F178A">
        <w:rPr>
          <w:rtl/>
        </w:rPr>
        <w:t xml:space="preserve"> </w:t>
      </w:r>
      <w:r w:rsidRPr="00D823B3">
        <w:rPr>
          <w:rtl/>
        </w:rPr>
        <w:t xml:space="preserve">פרוז בן יומו </w:t>
      </w:r>
      <w:r w:rsidR="00AC19E1" w:rsidRPr="00D823B3">
        <w:rPr>
          <w:rFonts w:hint="cs"/>
          <w:rtl/>
        </w:rPr>
        <w:t>-</w:t>
      </w:r>
      <w:r w:rsidRPr="00D823B3">
        <w:rPr>
          <w:rFonts w:hint="cs"/>
          <w:rtl/>
        </w:rPr>
        <w:t xml:space="preserve"> </w:t>
      </w:r>
      <w:r w:rsidRPr="00D823B3">
        <w:rPr>
          <w:rtl/>
        </w:rPr>
        <w:t>פרוז</w:t>
      </w:r>
      <w:r w:rsidRPr="00D823B3">
        <w:rPr>
          <w:rFonts w:hint="cs"/>
          <w:rtl/>
        </w:rPr>
        <w:t>, וכמו כן</w:t>
      </w:r>
      <w:r w:rsidRPr="00D823B3">
        <w:rPr>
          <w:rtl/>
        </w:rPr>
        <w:t xml:space="preserve"> מוקף</w:t>
      </w:r>
      <w:r w:rsidRPr="00D823B3">
        <w:rPr>
          <w:rFonts w:hint="cs"/>
          <w:rtl/>
        </w:rPr>
        <w:t>.</w:t>
      </w:r>
    </w:p>
    <w:p w14:paraId="2B4A65BE" w14:textId="35CA4811" w:rsidR="0094084F" w:rsidRDefault="002A125E" w:rsidP="0046592A">
      <w:pPr>
        <w:pStyle w:val="36"/>
        <w:framePr w:wrap="notBeside"/>
        <w:rPr>
          <w:rtl/>
        </w:rPr>
      </w:pPr>
      <w:r w:rsidRPr="0046592A">
        <w:rPr>
          <w:rtl/>
        </w:rPr>
        <w:t>רבא</w:t>
      </w:r>
      <w:r w:rsidR="0094084F">
        <w:rPr>
          <w:rtl/>
        </w:rPr>
        <w:t>:</w:t>
      </w:r>
    </w:p>
    <w:p w14:paraId="68DB9638" w14:textId="1D44C578" w:rsidR="002A125E" w:rsidRPr="006F178A" w:rsidRDefault="002A125E" w:rsidP="00DA4B52">
      <w:pPr>
        <w:rPr>
          <w:rtl/>
        </w:rPr>
      </w:pPr>
      <w:r w:rsidRPr="006F178A">
        <w:rPr>
          <w:rFonts w:ascii="Fb Fontext" w:hAnsi="Fb Fontext"/>
          <w:rtl/>
        </w:rPr>
        <w:t xml:space="preserve">בן כפר שהלך לעיר </w:t>
      </w:r>
      <w:r>
        <w:rPr>
          <w:rFonts w:ascii="Fb Fontext" w:hAnsi="Fb Fontext" w:hint="cs"/>
          <w:rtl/>
        </w:rPr>
        <w:t xml:space="preserve">תמיד </w:t>
      </w:r>
      <w:r w:rsidRPr="006F178A">
        <w:rPr>
          <w:rFonts w:ascii="Fb Fontext" w:hAnsi="Fb Fontext"/>
          <w:rtl/>
        </w:rPr>
        <w:t>קורא עמהן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ד</w:t>
      </w:r>
      <w:r w:rsidRPr="00411327">
        <w:rPr>
          <w:rStyle w:val="afff"/>
          <w:b/>
          <w:rtl/>
        </w:rPr>
        <w:t xml:space="preserve">רבנן </w:t>
      </w:r>
      <w:r w:rsidRPr="00F05A14">
        <w:rPr>
          <w:rFonts w:ascii="Fb Fontext" w:hAnsi="Fb Fontext" w:cs="PFT_Frank" w:hint="cs"/>
          <w:b/>
          <w:bCs/>
          <w:szCs w:val="14"/>
          <w:rtl/>
        </w:rPr>
        <w:t>ה</w:t>
      </w:r>
      <w:r w:rsidRPr="00F05A14">
        <w:rPr>
          <w:rFonts w:ascii="Fb Fontext" w:hAnsi="Fb Fontext" w:cs="PFT_Frank"/>
          <w:b/>
          <w:bCs/>
          <w:szCs w:val="14"/>
          <w:rtl/>
        </w:rPr>
        <w:t>קילו</w:t>
      </w:r>
      <w:r w:rsidRPr="006F178A">
        <w:rPr>
          <w:rFonts w:ascii="Fb Fontext" w:hAnsi="Fb Fontext"/>
          <w:rtl/>
        </w:rPr>
        <w:t xml:space="preserve"> על</w:t>
      </w:r>
      <w:r w:rsidR="0046592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הכפרים ש</w:t>
      </w:r>
      <w:r>
        <w:rPr>
          <w:rFonts w:ascii="Fb Fontext" w:hAnsi="Fb Fontext" w:hint="cs"/>
          <w:rtl/>
        </w:rPr>
        <w:t>מ</w:t>
      </w:r>
      <w:r w:rsidRPr="006F178A">
        <w:rPr>
          <w:rFonts w:ascii="Fb Fontext" w:hAnsi="Fb Fontext"/>
          <w:rtl/>
        </w:rPr>
        <w:t>ספק</w:t>
      </w:r>
      <w:r>
        <w:rPr>
          <w:rFonts w:ascii="Fb Fontext" w:hAnsi="Fb Fontext" w:hint="cs"/>
          <w:rtl/>
        </w:rPr>
        <w:t>ים</w:t>
      </w:r>
      <w:r w:rsidRPr="006F178A">
        <w:rPr>
          <w:rFonts w:ascii="Fb Fontext" w:hAnsi="Fb Fontext"/>
          <w:rtl/>
        </w:rPr>
        <w:t xml:space="preserve"> מזון לאחיהם</w:t>
      </w:r>
      <w:r>
        <w:rPr>
          <w:rFonts w:ascii="Fb Fontext" w:hAnsi="Fb Fontext" w:hint="cs"/>
          <w:rtl/>
        </w:rPr>
        <w:t xml:space="preserve"> -</w:t>
      </w:r>
      <w:r w:rsidRPr="006F178A">
        <w:rPr>
          <w:rFonts w:ascii="Fb Fontext" w:hAnsi="Fb Fontext"/>
          <w:rtl/>
        </w:rPr>
        <w:t xml:space="preserve"> </w:t>
      </w:r>
      <w:r w:rsidRPr="000E7796">
        <w:rPr>
          <w:rStyle w:val="afff"/>
          <w:rFonts w:hint="cs"/>
          <w:rtl/>
        </w:rPr>
        <w:t>וה</w:t>
      </w:r>
      <w:r w:rsidRPr="000E7796">
        <w:rPr>
          <w:rStyle w:val="afff"/>
          <w:rtl/>
        </w:rPr>
        <w:t>"</w:t>
      </w:r>
      <w:r w:rsidRPr="000E7796">
        <w:rPr>
          <w:rStyle w:val="afff"/>
          <w:rFonts w:hint="cs"/>
          <w:rtl/>
        </w:rPr>
        <w:t>מ</w:t>
      </w:r>
      <w:r w:rsidR="000E7796">
        <w:rPr>
          <w:rStyle w:val="afff"/>
          <w:rFonts w:hint="cs"/>
          <w:rtl/>
        </w:rPr>
        <w:t>: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כשאינו</w:t>
      </w:r>
      <w:r>
        <w:rPr>
          <w:rFonts w:ascii="Fb Fontext" w:hAnsi="Fb Fontext"/>
          <w:rtl/>
        </w:rPr>
        <w:t xml:space="preserve"> בעיר</w:t>
      </w:r>
      <w:r>
        <w:rPr>
          <w:rFonts w:ascii="Fb Fontext" w:hAnsi="Fb Fontext" w:hint="cs"/>
          <w:rtl/>
        </w:rPr>
        <w:t>.</w:t>
      </w:r>
    </w:p>
    <w:p w14:paraId="787BE255" w14:textId="3E30661F" w:rsidR="002A125E" w:rsidRPr="006F178A" w:rsidRDefault="00812DD7" w:rsidP="00812DD7">
      <w:pPr>
        <w:pStyle w:val="aff1"/>
        <w:rPr>
          <w:rtl/>
        </w:rPr>
      </w:pPr>
      <w:ins w:id="9806" w:author="מספור קטעי משנה" w:date="2026-10-06T10:04:46Z">
        <w:r>
          <w:rPr>
            <w:rStyle w:val="MisparKeta"/>
          </w:rPr>
          <w:t xml:space="preserve">ג. </w:t>
        </w:r>
      </w:ins>
      <w:r w:rsidRPr="00967DA8">
        <w:rPr>
          <w:rtl/>
        </w:rPr>
        <w:t>מהיכן קורא אדם את המגילה וכו'</w:t>
      </w:r>
      <w:r w:rsidR="002A125E">
        <w:rPr>
          <w:rStyle w:val="afff"/>
          <w:rFonts w:hint="cs"/>
          <w:rtl/>
        </w:rPr>
        <w:t xml:space="preserve"> </w:t>
      </w:r>
      <w:r>
        <w:rPr>
          <w:rStyle w:val="afff"/>
          <w:rFonts w:hint="cs"/>
          <w:rtl/>
        </w:rPr>
        <w:t xml:space="preserve">  </w:t>
      </w:r>
      <w:r w:rsidR="00441415">
        <w:rPr>
          <w:rStyle w:val="afff"/>
          <w:rFonts w:hint="cs"/>
          <w:rtl/>
        </w:rPr>
        <w:t xml:space="preserve">ד. </w:t>
      </w:r>
      <w:r w:rsidR="002A125E" w:rsidRPr="00967DA8">
        <w:rPr>
          <w:rStyle w:val="afff"/>
          <w:rFonts w:hint="cs"/>
          <w:rtl/>
        </w:rPr>
        <w:t>רשב</w:t>
      </w:r>
      <w:r w:rsidR="002A125E" w:rsidRPr="00967DA8">
        <w:rPr>
          <w:rStyle w:val="afff"/>
          <w:rtl/>
        </w:rPr>
        <w:t>"</w:t>
      </w:r>
      <w:r w:rsidR="002A125E" w:rsidRPr="00967DA8">
        <w:rPr>
          <w:rStyle w:val="afff"/>
          <w:rFonts w:hint="cs"/>
          <w:rtl/>
        </w:rPr>
        <w:t>י</w:t>
      </w:r>
      <w:r w:rsidR="002A125E" w:rsidRPr="00967DA8">
        <w:rPr>
          <w:rStyle w:val="afff"/>
          <w:rtl/>
        </w:rPr>
        <w:t xml:space="preserve"> </w:t>
      </w:r>
      <w:r w:rsidR="002A125E" w:rsidRPr="00967DA8">
        <w:rPr>
          <w:rStyle w:val="a4"/>
          <w:rtl/>
        </w:rPr>
        <w:t>מ</w:t>
      </w:r>
      <w:r w:rsidR="002A125E">
        <w:rPr>
          <w:rStyle w:val="a4"/>
          <w:rFonts w:hint="cs"/>
          <w:rtl/>
        </w:rPr>
        <w:t>'</w:t>
      </w:r>
      <w:r w:rsidR="002A125E" w:rsidRPr="00967DA8">
        <w:rPr>
          <w:rStyle w:val="a4"/>
          <w:rtl/>
        </w:rPr>
        <w:t>בלילה ההוא</w:t>
      </w:r>
      <w:r w:rsidR="002A125E">
        <w:rPr>
          <w:rStyle w:val="a4"/>
          <w:rFonts w:hint="cs"/>
          <w:rtl/>
        </w:rPr>
        <w:t>'</w:t>
      </w:r>
      <w:r w:rsidR="002A125E" w:rsidRPr="00967DA8">
        <w:rPr>
          <w:rStyle w:val="a4"/>
          <w:rtl/>
        </w:rPr>
        <w:t>.</w:t>
      </w:r>
    </w:p>
    <w:p w14:paraId="21CB8707" w14:textId="01965A38" w:rsidR="0094084F" w:rsidRDefault="002A125E" w:rsidP="002C2071">
      <w:pPr>
        <w:pStyle w:val="36"/>
        <w:framePr w:wrap="notBeside"/>
        <w:rPr>
          <w:rtl/>
        </w:rPr>
      </w:pPr>
      <w:r w:rsidRPr="002C2071">
        <w:rPr>
          <w:rFonts w:hint="cs"/>
          <w:rtl/>
        </w:rPr>
        <w:t>רי</w:t>
      </w:r>
      <w:r w:rsidRPr="002C2071">
        <w:rPr>
          <w:rtl/>
        </w:rPr>
        <w:t>"</w:t>
      </w:r>
      <w:r w:rsidRPr="002C2071">
        <w:rPr>
          <w:rFonts w:hint="cs"/>
          <w:rtl/>
        </w:rPr>
        <w:t>ו</w:t>
      </w:r>
      <w:r w:rsidR="0094084F">
        <w:rPr>
          <w:rtl/>
        </w:rPr>
        <w:t>:</w:t>
      </w:r>
    </w:p>
    <w:p w14:paraId="6A2DEC38" w14:textId="7ACDAC0D" w:rsidR="00D837AA" w:rsidRPr="004B22A5" w:rsidRDefault="002A125E" w:rsidP="004B22A5">
      <w:pPr>
        <w:rPr>
          <w:spacing w:val="-2"/>
          <w:rtl/>
        </w:rPr>
      </w:pPr>
      <w:r w:rsidRPr="004B22A5">
        <w:rPr>
          <w:rStyle w:val="afff"/>
          <w:rFonts w:hint="cs"/>
          <w:spacing w:val="-2"/>
          <w:rtl/>
        </w:rPr>
        <w:t>ולמדו</w:t>
      </w:r>
      <w:r w:rsidRPr="004B22A5">
        <w:rPr>
          <w:rStyle w:val="afff"/>
          <w:spacing w:val="-2"/>
          <w:rtl/>
        </w:rPr>
        <w:t xml:space="preserve"> </w:t>
      </w:r>
      <w:r w:rsidRPr="004B22A5">
        <w:rPr>
          <w:rStyle w:val="afff"/>
          <w:rFonts w:hint="cs"/>
          <w:spacing w:val="-2"/>
          <w:rtl/>
        </w:rPr>
        <w:t>מ</w:t>
      </w:r>
      <w:r w:rsidRPr="004B22A5">
        <w:rPr>
          <w:rStyle w:val="a4"/>
          <w:spacing w:val="-2"/>
          <w:rtl/>
        </w:rPr>
        <w:t>את כל תקף</w:t>
      </w:r>
      <w:r w:rsidRPr="004B22A5">
        <w:rPr>
          <w:rStyle w:val="a4"/>
          <w:rFonts w:hint="cs"/>
          <w:spacing w:val="-2"/>
          <w:rtl/>
        </w:rPr>
        <w:t>:</w:t>
      </w:r>
      <w:r w:rsidRPr="004B22A5">
        <w:rPr>
          <w:rFonts w:hint="cs"/>
          <w:spacing w:val="-2"/>
          <w:rtl/>
        </w:rPr>
        <w:t xml:space="preserve"> </w:t>
      </w:r>
      <w:r w:rsidRPr="004B22A5">
        <w:rPr>
          <w:spacing w:val="-2"/>
          <w:rtl/>
        </w:rPr>
        <w:t>כולה</w:t>
      </w:r>
      <w:r w:rsidR="00D837AA" w:rsidRPr="004B22A5">
        <w:rPr>
          <w:spacing w:val="-2"/>
          <w:rtl/>
        </w:rPr>
        <w:t xml:space="preserve"> </w:t>
      </w:r>
      <w:r w:rsidRPr="004B22A5">
        <w:rPr>
          <w:spacing w:val="-2"/>
          <w:rtl/>
        </w:rPr>
        <w:t>תוק</w:t>
      </w:r>
      <w:r w:rsidRPr="004B22A5">
        <w:rPr>
          <w:rFonts w:hint="cs"/>
          <w:spacing w:val="-2"/>
          <w:rtl/>
        </w:rPr>
        <w:t>ף</w:t>
      </w:r>
      <w:r w:rsidRPr="004B22A5">
        <w:rPr>
          <w:spacing w:val="-2"/>
          <w:rtl/>
        </w:rPr>
        <w:t xml:space="preserve"> אחשורוש</w:t>
      </w:r>
      <w:r w:rsidRPr="004B22A5">
        <w:rPr>
          <w:rFonts w:hint="cs"/>
          <w:spacing w:val="-2"/>
          <w:rtl/>
        </w:rPr>
        <w:t xml:space="preserve">, </w:t>
      </w:r>
      <w:r w:rsidRPr="004B22A5">
        <w:rPr>
          <w:rStyle w:val="a4"/>
          <w:spacing w:val="-2"/>
          <w:rtl/>
        </w:rPr>
        <w:t>איש יהודי</w:t>
      </w:r>
      <w:r w:rsidRPr="004B22A5">
        <w:rPr>
          <w:rStyle w:val="a4"/>
          <w:rFonts w:hint="cs"/>
          <w:spacing w:val="-2"/>
          <w:rtl/>
        </w:rPr>
        <w:t xml:space="preserve"> -</w:t>
      </w:r>
      <w:r w:rsidRPr="004B22A5">
        <w:rPr>
          <w:rFonts w:hint="cs"/>
          <w:spacing w:val="-2"/>
          <w:rtl/>
        </w:rPr>
        <w:t>תוקף מ</w:t>
      </w:r>
      <w:r w:rsidRPr="004B22A5">
        <w:rPr>
          <w:spacing w:val="-2"/>
          <w:rtl/>
        </w:rPr>
        <w:t xml:space="preserve">רדכי </w:t>
      </w:r>
    </w:p>
    <w:p w14:paraId="43A6DA4E" w14:textId="07E5596C" w:rsidR="002A125E" w:rsidRPr="000E7796" w:rsidRDefault="002A125E" w:rsidP="000E7796">
      <w:pPr>
        <w:rPr>
          <w:rtl/>
        </w:rPr>
      </w:pPr>
      <w:r w:rsidRPr="000E7796">
        <w:rPr>
          <w:rStyle w:val="a4"/>
          <w:rtl/>
        </w:rPr>
        <w:t xml:space="preserve">אחר הדברים האלה </w:t>
      </w:r>
      <w:r w:rsidRPr="000E7796">
        <w:rPr>
          <w:rStyle w:val="a4"/>
          <w:rFonts w:hint="cs"/>
          <w:rtl/>
        </w:rPr>
        <w:t>-</w:t>
      </w:r>
      <w:r w:rsidRPr="000E7796">
        <w:rPr>
          <w:rStyle w:val="a4"/>
          <w:rtl/>
        </w:rPr>
        <w:t xml:space="preserve"> </w:t>
      </w:r>
      <w:r w:rsidRPr="000E7796">
        <w:rPr>
          <w:rtl/>
        </w:rPr>
        <w:t>תוק</w:t>
      </w:r>
      <w:r w:rsidRPr="000E7796">
        <w:rPr>
          <w:rFonts w:hint="cs"/>
          <w:rtl/>
        </w:rPr>
        <w:t>ף</w:t>
      </w:r>
      <w:r w:rsidRPr="000E7796">
        <w:rPr>
          <w:rtl/>
        </w:rPr>
        <w:t xml:space="preserve"> המן</w:t>
      </w:r>
      <w:r w:rsidRPr="000E7796">
        <w:rPr>
          <w:rFonts w:hint="cs"/>
          <w:rtl/>
        </w:rPr>
        <w:t xml:space="preserve">, </w:t>
      </w:r>
      <w:r w:rsidR="00441415" w:rsidRPr="000E7796">
        <w:rPr>
          <w:rFonts w:hint="cs"/>
          <w:rtl/>
        </w:rPr>
        <w:t xml:space="preserve"> </w:t>
      </w:r>
      <w:r w:rsidR="004B22A5">
        <w:rPr>
          <w:rtl/>
        </w:rPr>
        <w:tab/>
      </w:r>
      <w:r w:rsidR="004B22A5">
        <w:rPr>
          <w:rtl/>
        </w:rPr>
        <w:tab/>
      </w:r>
      <w:r w:rsidRPr="000E7796">
        <w:rPr>
          <w:rStyle w:val="a4"/>
          <w:rtl/>
        </w:rPr>
        <w:t>בלילה ההוא -</w:t>
      </w:r>
      <w:r w:rsidRPr="000E7796">
        <w:rPr>
          <w:rtl/>
        </w:rPr>
        <w:t xml:space="preserve"> תוק</w:t>
      </w:r>
      <w:r w:rsidRPr="000E7796">
        <w:rPr>
          <w:rFonts w:hint="cs"/>
          <w:rtl/>
        </w:rPr>
        <w:t>ף</w:t>
      </w:r>
      <w:r w:rsidRPr="000E7796">
        <w:rPr>
          <w:rtl/>
        </w:rPr>
        <w:t xml:space="preserve"> </w:t>
      </w:r>
      <w:r w:rsidRPr="000E7796">
        <w:rPr>
          <w:rFonts w:hint="cs"/>
          <w:rtl/>
        </w:rPr>
        <w:t>ה</w:t>
      </w:r>
      <w:r w:rsidRPr="000E7796">
        <w:rPr>
          <w:rtl/>
        </w:rPr>
        <w:t>נס.</w:t>
      </w:r>
    </w:p>
    <w:p w14:paraId="3E478DD6" w14:textId="77C15A57" w:rsidR="0094084F" w:rsidRDefault="002A125E" w:rsidP="00441415">
      <w:pPr>
        <w:pStyle w:val="36"/>
        <w:framePr w:wrap="notBeside"/>
        <w:rPr>
          <w:rtl/>
        </w:rPr>
      </w:pPr>
      <w:r w:rsidRPr="00441415">
        <w:rPr>
          <w:rtl/>
        </w:rPr>
        <w:t>ר</w:t>
      </w:r>
      <w:r w:rsidRPr="00441415">
        <w:rPr>
          <w:rFonts w:hint="cs"/>
          <w:rtl/>
        </w:rPr>
        <w:t>"ה</w:t>
      </w:r>
      <w:r w:rsidR="0094084F">
        <w:rPr>
          <w:rtl/>
        </w:rPr>
        <w:t>:</w:t>
      </w:r>
    </w:p>
    <w:p w14:paraId="7311ACE3" w14:textId="77B3B824" w:rsidR="002A125E" w:rsidRPr="004B22A5" w:rsidRDefault="002A125E" w:rsidP="004B22A5">
      <w:pPr>
        <w:spacing w:after="60"/>
        <w:rPr>
          <w:rtl/>
        </w:rPr>
      </w:pPr>
      <w:r w:rsidRPr="004B22A5">
        <w:rPr>
          <w:rStyle w:val="a4"/>
          <w:rFonts w:hint="cs"/>
          <w:rtl/>
        </w:rPr>
        <w:t>מ'</w:t>
      </w:r>
      <w:r w:rsidRPr="004B22A5">
        <w:rPr>
          <w:rStyle w:val="a4"/>
          <w:rtl/>
        </w:rPr>
        <w:t>ומה ראו על ככה ומה הגיע אליהם</w:t>
      </w:r>
      <w:r w:rsidRPr="004B22A5">
        <w:rPr>
          <w:rStyle w:val="a4"/>
          <w:rFonts w:hint="cs"/>
          <w:rtl/>
        </w:rPr>
        <w:t xml:space="preserve">' </w:t>
      </w:r>
      <w:r w:rsidRPr="004B22A5">
        <w:rPr>
          <w:rFonts w:hint="cs"/>
          <w:rtl/>
        </w:rPr>
        <w:t xml:space="preserve">נקראת להודיע זאת- </w:t>
      </w:r>
      <w:r w:rsidRPr="004B22A5">
        <w:rPr>
          <w:rStyle w:val="afffb"/>
          <w:rFonts w:hint="cs"/>
          <w:rtl/>
        </w:rPr>
        <w:t>כדמפרש.</w:t>
      </w:r>
    </w:p>
    <w:p w14:paraId="3559808A" w14:textId="3BBBD24A" w:rsidR="0094084F" w:rsidRDefault="00D355BE" w:rsidP="00F14ACD">
      <w:pPr>
        <w:pStyle w:val="36"/>
        <w:framePr w:wrap="notBeside"/>
        <w:rPr>
          <w:rtl/>
        </w:rPr>
      </w:pPr>
      <w:r w:rsidRPr="00F14ACD">
        <w:rPr>
          <w:rFonts w:ascii="Times New Roman" w:hAnsi="Times New Roman" w:cs="Times New Roman" w:hint="cs"/>
          <w:rtl/>
        </w:rPr>
        <w:t>◦</w:t>
      </w:r>
      <w:r w:rsidRPr="00F14ACD">
        <w:rPr>
          <w:rtl/>
        </w:rPr>
        <w:t xml:space="preserve"> </w:t>
      </w:r>
      <w:r w:rsidR="002A125E" w:rsidRPr="00F14ACD">
        <w:rPr>
          <w:rFonts w:hint="cs"/>
          <w:rtl/>
        </w:rPr>
        <w:t>מרב</w:t>
      </w:r>
      <w:r w:rsidR="0094084F">
        <w:rPr>
          <w:rtl/>
        </w:rPr>
        <w:t>:</w:t>
      </w:r>
    </w:p>
    <w:p w14:paraId="2D2523A9" w14:textId="2CCFA77F" w:rsidR="002A125E" w:rsidRPr="006F178A" w:rsidRDefault="002A125E" w:rsidP="002A125E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הלכה</w:t>
      </w:r>
      <w:r>
        <w:rPr>
          <w:rFonts w:hint="cs"/>
          <w:rtl/>
        </w:rPr>
        <w:t xml:space="preserve"> לקרוא כולה, </w:t>
      </w:r>
      <w:r w:rsidRPr="00411327">
        <w:rPr>
          <w:rStyle w:val="afff"/>
          <w:b/>
          <w:rtl/>
        </w:rPr>
        <w:t>ו</w:t>
      </w:r>
      <w:r w:rsidRPr="00411327">
        <w:rPr>
          <w:rStyle w:val="afff"/>
          <w:rFonts w:hint="cs"/>
          <w:b/>
          <w:rtl/>
        </w:rPr>
        <w:t>לכו''ע:</w:t>
      </w:r>
      <w:r>
        <w:rPr>
          <w:rFonts w:hint="cs"/>
          <w:rtl/>
        </w:rPr>
        <w:t xml:space="preserve"> </w:t>
      </w:r>
      <w:r w:rsidRPr="006F178A">
        <w:rPr>
          <w:rtl/>
        </w:rPr>
        <w:t>שתהא כתובה כולה.</w:t>
      </w:r>
    </w:p>
    <w:p w14:paraId="761D558B" w14:textId="3EF9BD02" w:rsidR="0094084F" w:rsidRDefault="00DA4B52" w:rsidP="00F14ACD">
      <w:pPr>
        <w:pStyle w:val="36"/>
        <w:framePr w:wrap="notBeside"/>
        <w:rPr>
          <w:rtl/>
        </w:rPr>
      </w:pPr>
      <w:r w:rsidRPr="00F14ACD">
        <w:rPr>
          <w:rFonts w:ascii="Times New Roman" w:hAnsi="Times New Roman" w:cs="Times New Roman" w:hint="cs"/>
          <w:rtl/>
        </w:rPr>
        <w:t>◦</w:t>
      </w:r>
      <w:r w:rsidRPr="00F14ACD">
        <w:rPr>
          <w:rtl/>
        </w:rPr>
        <w:t xml:space="preserve"> </w:t>
      </w:r>
      <w:r w:rsidR="002A125E" w:rsidRPr="00F14ACD">
        <w:rPr>
          <w:rFonts w:hint="cs"/>
          <w:rtl/>
        </w:rPr>
        <w:t>מרב</w:t>
      </w:r>
      <w:r w:rsidR="0094084F">
        <w:rPr>
          <w:rtl/>
        </w:rPr>
        <w:t>:</w:t>
      </w:r>
    </w:p>
    <w:p w14:paraId="04D5E6DC" w14:textId="44CD07EB" w:rsidR="002A125E" w:rsidRPr="006F178A" w:rsidRDefault="002A125E" w:rsidP="002A125E">
      <w:pPr>
        <w:rPr>
          <w:rtl/>
        </w:rPr>
      </w:pPr>
      <w:r w:rsidRPr="006F178A">
        <w:rPr>
          <w:rtl/>
        </w:rPr>
        <w:t xml:space="preserve">נקראת </w:t>
      </w:r>
      <w:r w:rsidRPr="00DB0BD7">
        <w:rPr>
          <w:rStyle w:val="a4"/>
          <w:rtl/>
        </w:rPr>
        <w:t>ספר</w:t>
      </w:r>
      <w:r w:rsidRPr="006F178A">
        <w:rPr>
          <w:rtl/>
        </w:rPr>
        <w:t xml:space="preserve"> </w:t>
      </w:r>
      <w:r w:rsidR="003351F1">
        <w:rPr>
          <w:rtl/>
        </w:rPr>
        <w:tab/>
      </w:r>
      <w:r w:rsidR="003351F1">
        <w:rPr>
          <w:rtl/>
        </w:rPr>
        <w:tab/>
      </w:r>
      <w:r w:rsidRPr="006F178A">
        <w:rPr>
          <w:rtl/>
        </w:rPr>
        <w:t>- שתפרה בפשתן פסולה.</w:t>
      </w:r>
    </w:p>
    <w:p w14:paraId="2B48F7F2" w14:textId="5B70376D" w:rsidR="004314FE" w:rsidRPr="004314FE" w:rsidRDefault="002A125E" w:rsidP="004314FE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ונקראת </w:t>
      </w:r>
      <w:r w:rsidRPr="00DB0BD7">
        <w:rPr>
          <w:rStyle w:val="a4"/>
          <w:rtl/>
        </w:rPr>
        <w:t>אגרת</w:t>
      </w:r>
      <w:r w:rsidRPr="006F178A">
        <w:rPr>
          <w:rtl/>
        </w:rPr>
        <w:t xml:space="preserve"> </w:t>
      </w:r>
      <w:r w:rsidR="003351F1">
        <w:rPr>
          <w:rtl/>
        </w:rPr>
        <w:tab/>
      </w:r>
      <w:r w:rsidRPr="006F178A">
        <w:rPr>
          <w:rtl/>
        </w:rPr>
        <w:t xml:space="preserve">- ששלשה חוטי גידין </w:t>
      </w:r>
      <w:r>
        <w:rPr>
          <w:rFonts w:hint="cs"/>
          <w:rtl/>
        </w:rPr>
        <w:t>מספיק</w:t>
      </w:r>
      <w:r>
        <w:rPr>
          <w:rFonts w:cs="Guttman Vilna" w:hint="cs"/>
          <w:b/>
          <w:bCs/>
          <w:rtl/>
        </w:rPr>
        <w:t xml:space="preserve"> </w:t>
      </w:r>
      <w:r w:rsidRPr="00DB0BD7">
        <w:rPr>
          <w:rStyle w:val="afffb"/>
          <w:rFonts w:hint="cs"/>
          <w:rtl/>
        </w:rPr>
        <w:t>ו</w:t>
      </w:r>
      <w:r w:rsidRPr="00DB0BD7">
        <w:rPr>
          <w:rStyle w:val="afffb"/>
          <w:rtl/>
        </w:rPr>
        <w:t>שיהו משולש</w:t>
      </w:r>
      <w:r>
        <w:rPr>
          <w:rStyle w:val="afffb"/>
          <w:rFonts w:hint="cs"/>
          <w:rtl/>
        </w:rPr>
        <w:t>ין</w:t>
      </w:r>
    </w:p>
    <w:p w14:paraId="06FC5B37" w14:textId="38B89903" w:rsidR="0094084F" w:rsidRDefault="00D355BE" w:rsidP="004314FE">
      <w:pPr>
        <w:pStyle w:val="36"/>
        <w:framePr w:wrap="notBeside"/>
        <w:rPr>
          <w:rtl/>
        </w:rPr>
      </w:pPr>
      <w:r w:rsidRPr="004314FE">
        <w:rPr>
          <w:rFonts w:ascii="Times New Roman" w:hAnsi="Times New Roman" w:cs="Times New Roman" w:hint="cs"/>
          <w:rtl/>
        </w:rPr>
        <w:t>◦</w:t>
      </w:r>
      <w:r w:rsidRPr="004314FE">
        <w:rPr>
          <w:rtl/>
        </w:rPr>
        <w:t xml:space="preserve"> </w:t>
      </w:r>
      <w:r w:rsidR="002A125E" w:rsidRPr="004314FE">
        <w:rPr>
          <w:rFonts w:hint="cs"/>
          <w:rtl/>
        </w:rPr>
        <w:t>שמואל</w:t>
      </w:r>
      <w:r w:rsidR="0094084F">
        <w:rPr>
          <w:rtl/>
        </w:rPr>
        <w:t>:</w:t>
      </w:r>
    </w:p>
    <w:p w14:paraId="13A98629" w14:textId="379FC2AE" w:rsidR="002A125E" w:rsidRPr="003F3847" w:rsidRDefault="002A125E" w:rsidP="002A125E">
      <w:pPr>
        <w:rPr>
          <w:rtl/>
        </w:rPr>
      </w:pPr>
      <w:r w:rsidRPr="003F3847">
        <w:rPr>
          <w:rtl/>
        </w:rPr>
        <w:t>הקורא במגילה הכתובה בין הכתובים - לא יצא.</w:t>
      </w:r>
    </w:p>
    <w:p w14:paraId="0D4D7D63" w14:textId="7349FD16" w:rsidR="004314FE" w:rsidRPr="003351F1" w:rsidRDefault="002A125E" w:rsidP="003351F1">
      <w:pPr>
        <w:spacing w:after="60"/>
        <w:rPr>
          <w:rStyle w:val="afff"/>
          <w:rFonts w:cs="FrankRuehl"/>
          <w:spacing w:val="0"/>
          <w:szCs w:val="18"/>
          <w:rtl/>
        </w:rPr>
      </w:pPr>
      <w:r w:rsidRPr="00F53094">
        <w:rPr>
          <w:rStyle w:val="afff"/>
          <w:rFonts w:hint="cs"/>
          <w:b/>
          <w:rtl/>
        </w:rPr>
        <w:t>א.</w:t>
      </w:r>
      <w:r w:rsidRPr="00411327">
        <w:rPr>
          <w:rStyle w:val="afff"/>
          <w:b/>
          <w:rtl/>
        </w:rPr>
        <w:t xml:space="preserve"> </w:t>
      </w:r>
      <w:r>
        <w:rPr>
          <w:rFonts w:hint="cs"/>
          <w:rtl/>
        </w:rPr>
        <w:t>דוקא</w:t>
      </w:r>
      <w:r w:rsidRPr="006F178A">
        <w:rPr>
          <w:rFonts w:hint="cs"/>
          <w:rtl/>
        </w:rPr>
        <w:t xml:space="preserve"> ב</w:t>
      </w:r>
      <w:r w:rsidRPr="006F178A">
        <w:rPr>
          <w:rtl/>
        </w:rPr>
        <w:t xml:space="preserve">לא מחסר ומייתר </w:t>
      </w:r>
      <w:r w:rsidRPr="006F178A">
        <w:rPr>
          <w:rFonts w:hint="cs"/>
          <w:rtl/>
        </w:rPr>
        <w:t>מעט</w:t>
      </w:r>
      <w:r>
        <w:rPr>
          <w:rFonts w:hint="cs"/>
          <w:rtl/>
        </w:rPr>
        <w:t>,</w:t>
      </w:r>
      <w:r w:rsidRPr="009A4CE4">
        <w:rPr>
          <w:rFonts w:cs="PFT_Frank" w:hint="cs"/>
          <w:b/>
          <w:bCs/>
          <w:szCs w:val="14"/>
          <w:rtl/>
        </w:rPr>
        <w:t xml:space="preserve"> </w:t>
      </w:r>
      <w:r w:rsidRPr="004314FE">
        <w:rPr>
          <w:rStyle w:val="afff"/>
          <w:rFonts w:hint="cs"/>
          <w:rtl/>
        </w:rPr>
        <w:t>ב.</w:t>
      </w:r>
      <w:r>
        <w:rPr>
          <w:rFonts w:hint="cs"/>
          <w:rtl/>
        </w:rPr>
        <w:t xml:space="preserve"> דוקא בציבור אסור.</w:t>
      </w:r>
    </w:p>
    <w:p w14:paraId="6AB5BF02" w14:textId="5F9CEB5E" w:rsidR="0094084F" w:rsidRDefault="00D355BE" w:rsidP="009B2034">
      <w:pPr>
        <w:pStyle w:val="36"/>
        <w:framePr w:wrap="notBeside"/>
        <w:rPr>
          <w:rtl/>
        </w:rPr>
      </w:pPr>
      <w:r w:rsidRPr="009B2034">
        <w:rPr>
          <w:rFonts w:ascii="Times New Roman" w:hAnsi="Times New Roman" w:cs="Times New Roman" w:hint="cs"/>
          <w:rtl/>
        </w:rPr>
        <w:t>◦</w:t>
      </w:r>
      <w:r w:rsidRPr="009B2034">
        <w:rPr>
          <w:rtl/>
        </w:rPr>
        <w:t xml:space="preserve"> </w:t>
      </w:r>
      <w:r w:rsidR="002A125E" w:rsidRPr="009B2034">
        <w:rPr>
          <w:rFonts w:hint="cs"/>
          <w:rtl/>
        </w:rPr>
        <w:t>מרי</w:t>
      </w:r>
      <w:r w:rsidR="002A125E" w:rsidRPr="009B2034">
        <w:rPr>
          <w:rtl/>
        </w:rPr>
        <w:t>"</w:t>
      </w:r>
      <w:r w:rsidR="002A125E" w:rsidRPr="009B2034">
        <w:rPr>
          <w:rFonts w:hint="cs"/>
          <w:rtl/>
        </w:rPr>
        <w:t>ו</w:t>
      </w:r>
      <w:r w:rsidR="0094084F">
        <w:rPr>
          <w:rtl/>
        </w:rPr>
        <w:t>:</w:t>
      </w:r>
    </w:p>
    <w:p w14:paraId="71DA6F33" w14:textId="71B4071C" w:rsidR="009B2034" w:rsidRDefault="002A125E" w:rsidP="00DA4B52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שיור התפר</w:t>
      </w:r>
      <w:r>
        <w:rPr>
          <w:rFonts w:ascii="Fb Fontext" w:hAnsi="Fb Fontext" w:hint="cs"/>
          <w:rtl/>
        </w:rPr>
        <w:t xml:space="preserve"> </w:t>
      </w:r>
      <w:r w:rsidRPr="00DB0BD7">
        <w:rPr>
          <w:rStyle w:val="afffb"/>
          <w:rFonts w:hint="cs"/>
          <w:rtl/>
        </w:rPr>
        <w:t>בס"ת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-</w:t>
      </w:r>
      <w:r w:rsidRPr="006F178A">
        <w:rPr>
          <w:rFonts w:ascii="Fb Fontext" w:hAnsi="Fb Fontext"/>
          <w:rtl/>
        </w:rPr>
        <w:t xml:space="preserve"> ה</w:t>
      </w:r>
      <w:r>
        <w:rPr>
          <w:rFonts w:ascii="Fb Fontext" w:hAnsi="Fb Fontext" w:hint="cs"/>
          <w:rtl/>
        </w:rPr>
        <w:t>למ"מ</w:t>
      </w:r>
      <w:r>
        <w:rPr>
          <w:rFonts w:hint="cs"/>
          <w:rtl/>
        </w:rPr>
        <w:t>,</w:t>
      </w:r>
      <w:r w:rsidR="005F014E">
        <w:rPr>
          <w:rtl/>
        </w:rPr>
        <w:tab/>
      </w:r>
      <w:r w:rsidRPr="006F178A">
        <w:rPr>
          <w:rtl/>
        </w:rPr>
        <w:t xml:space="preserve"> </w:t>
      </w:r>
      <w:r w:rsidR="005F014E">
        <w:rPr>
          <w:rtl/>
        </w:rPr>
        <w:tab/>
      </w:r>
      <w:r w:rsidRPr="00411327">
        <w:rPr>
          <w:rStyle w:val="afff"/>
          <w:rFonts w:hint="cs"/>
          <w:b/>
          <w:rtl/>
        </w:rPr>
        <w:t>ודחוהו:</w:t>
      </w:r>
      <w:r>
        <w:rPr>
          <w:rFonts w:hint="cs"/>
          <w:rtl/>
        </w:rPr>
        <w:t xml:space="preserve"> </w:t>
      </w:r>
      <w:r w:rsidR="005F014E">
        <w:rPr>
          <w:rFonts w:hint="cs"/>
          <w:rtl/>
        </w:rPr>
        <w:t xml:space="preserve">שהטעם </w:t>
      </w:r>
      <w:r w:rsidRPr="006F178A">
        <w:rPr>
          <w:rtl/>
        </w:rPr>
        <w:t>כדי שלא יקרע</w:t>
      </w:r>
      <w:r w:rsidRPr="006F178A">
        <w:rPr>
          <w:rFonts w:ascii="Fb Fontext" w:hAnsi="Fb Fontext"/>
          <w:rtl/>
        </w:rPr>
        <w:t>.</w:t>
      </w:r>
    </w:p>
    <w:p w14:paraId="26E9B78C" w14:textId="34EF68A9" w:rsidR="0094084F" w:rsidRDefault="00DA4B52" w:rsidP="009B2034">
      <w:pPr>
        <w:pStyle w:val="36"/>
        <w:framePr w:wrap="notBeside"/>
        <w:rPr>
          <w:rtl/>
        </w:rPr>
      </w:pPr>
      <w:r w:rsidRPr="009B2034">
        <w:rPr>
          <w:rFonts w:ascii="Times New Roman" w:hAnsi="Times New Roman" w:cs="Times New Roman" w:hint="cs"/>
          <w:rtl/>
        </w:rPr>
        <w:t>◦</w:t>
      </w:r>
      <w:r w:rsidRPr="009B2034">
        <w:rPr>
          <w:rtl/>
        </w:rPr>
        <w:t xml:space="preserve"> </w:t>
      </w:r>
      <w:r w:rsidR="002A125E" w:rsidRPr="009B2034">
        <w:rPr>
          <w:rFonts w:hint="cs"/>
          <w:rtl/>
        </w:rPr>
        <w:t>מרי</w:t>
      </w:r>
      <w:r w:rsidR="002A125E" w:rsidRPr="009B2034">
        <w:rPr>
          <w:rtl/>
        </w:rPr>
        <w:t>"</w:t>
      </w:r>
      <w:r w:rsidR="002A125E" w:rsidRPr="009B2034">
        <w:rPr>
          <w:rFonts w:hint="cs"/>
          <w:rtl/>
        </w:rPr>
        <w:t>ו</w:t>
      </w:r>
      <w:r w:rsidR="0094084F">
        <w:rPr>
          <w:rtl/>
        </w:rPr>
        <w:t>:</w:t>
      </w:r>
    </w:p>
    <w:p w14:paraId="2DBF7647" w14:textId="75E79C25" w:rsidR="002A125E" w:rsidRPr="006F178A" w:rsidRDefault="002A125E" w:rsidP="00DA4B52">
      <w:pPr>
        <w:rPr>
          <w:rFonts w:cs="Guttman Vilna"/>
          <w:b/>
          <w:bCs/>
          <w:rtl/>
        </w:rPr>
      </w:pPr>
      <w:r w:rsidRPr="006F178A">
        <w:rPr>
          <w:rtl/>
        </w:rPr>
        <w:t>א</w:t>
      </w:r>
      <w:r>
        <w:rPr>
          <w:rFonts w:hint="cs"/>
          <w:rtl/>
        </w:rPr>
        <w:t>ם</w:t>
      </w:r>
      <w:r w:rsidRPr="006F178A">
        <w:rPr>
          <w:rtl/>
        </w:rPr>
        <w:t xml:space="preserve"> נש</w:t>
      </w:r>
      <w:r>
        <w:rPr>
          <w:rFonts w:hint="cs"/>
          <w:rtl/>
        </w:rPr>
        <w:t>א</w:t>
      </w:r>
      <w:r w:rsidRPr="006F178A">
        <w:rPr>
          <w:rtl/>
        </w:rPr>
        <w:t xml:space="preserve">ר במערה </w:t>
      </w:r>
      <w:r w:rsidRPr="00411327">
        <w:rPr>
          <w:rStyle w:val="afff"/>
          <w:rFonts w:hint="cs"/>
          <w:b/>
          <w:rtl/>
        </w:rPr>
        <w:t>דמ</w:t>
      </w:r>
      <w:r w:rsidRPr="00411327">
        <w:rPr>
          <w:rStyle w:val="afff"/>
          <w:b/>
          <w:rtl/>
        </w:rPr>
        <w:t>שה ואליהו</w:t>
      </w:r>
      <w:r w:rsidRPr="006F178A">
        <w:rPr>
          <w:rtl/>
        </w:rPr>
        <w:t xml:space="preserve"> </w:t>
      </w:r>
      <w:r w:rsidR="005F014E">
        <w:rPr>
          <w:rtl/>
        </w:rPr>
        <w:tab/>
      </w:r>
      <w:r w:rsidRPr="006F178A">
        <w:rPr>
          <w:rtl/>
        </w:rPr>
        <w:t xml:space="preserve">נקב </w:t>
      </w:r>
      <w:r>
        <w:rPr>
          <w:rFonts w:hint="cs"/>
          <w:rtl/>
        </w:rPr>
        <w:t xml:space="preserve">צר </w:t>
      </w:r>
      <w:r w:rsidRPr="006F178A">
        <w:rPr>
          <w:rtl/>
        </w:rPr>
        <w:t xml:space="preserve">לא </w:t>
      </w:r>
      <w:r>
        <w:rPr>
          <w:rFonts w:hint="cs"/>
          <w:rtl/>
        </w:rPr>
        <w:t>יכלו</w:t>
      </w:r>
      <w:r w:rsidRPr="006F178A">
        <w:rPr>
          <w:rtl/>
        </w:rPr>
        <w:t xml:space="preserve"> לעמוד</w:t>
      </w:r>
      <w:r>
        <w:rPr>
          <w:rFonts w:hint="cs"/>
          <w:rtl/>
        </w:rPr>
        <w:t>.</w:t>
      </w:r>
      <w:r w:rsidRPr="006F178A">
        <w:rPr>
          <w:rtl/>
        </w:rPr>
        <w:t xml:space="preserve"> </w:t>
      </w:r>
    </w:p>
    <w:p w14:paraId="599FAE68" w14:textId="07F30C89" w:rsidR="0094084F" w:rsidRDefault="00DA4B52" w:rsidP="009B2034">
      <w:pPr>
        <w:pStyle w:val="36"/>
        <w:framePr w:wrap="notBeside"/>
        <w:rPr>
          <w:rtl/>
        </w:rPr>
      </w:pPr>
      <w:r w:rsidRPr="009B2034">
        <w:rPr>
          <w:rFonts w:ascii="Times New Roman" w:hAnsi="Times New Roman" w:cs="Times New Roman" w:hint="cs"/>
          <w:rtl/>
        </w:rPr>
        <w:t>◦</w:t>
      </w:r>
      <w:r w:rsidRPr="009B2034">
        <w:rPr>
          <w:rFonts w:hint="cs"/>
          <w:rtl/>
        </w:rPr>
        <w:t xml:space="preserve"> </w:t>
      </w:r>
      <w:r w:rsidR="002A125E" w:rsidRPr="009B2034">
        <w:rPr>
          <w:rFonts w:hint="cs"/>
          <w:rtl/>
        </w:rPr>
        <w:t>מרי</w:t>
      </w:r>
      <w:r w:rsidR="002A125E" w:rsidRPr="009B2034">
        <w:rPr>
          <w:rtl/>
        </w:rPr>
        <w:t>"</w:t>
      </w:r>
      <w:r w:rsidR="002A125E" w:rsidRPr="009B2034">
        <w:rPr>
          <w:rFonts w:hint="cs"/>
          <w:rtl/>
        </w:rPr>
        <w:t>ו</w:t>
      </w:r>
      <w:r w:rsidR="0094084F">
        <w:rPr>
          <w:rtl/>
        </w:rPr>
        <w:t>:</w:t>
      </w:r>
    </w:p>
    <w:p w14:paraId="3AE5C29A" w14:textId="7B752F2C" w:rsidR="00D038BB" w:rsidRDefault="002A125E" w:rsidP="002A125E">
      <w:pPr>
        <w:rPr>
          <w:rtl/>
        </w:rPr>
      </w:pPr>
      <w:r w:rsidRPr="00432A0D">
        <w:rPr>
          <w:rStyle w:val="a4"/>
          <w:rFonts w:hint="cs"/>
          <w:rtl/>
        </w:rPr>
        <w:t>'</w:t>
      </w:r>
      <w:r w:rsidRPr="00432A0D">
        <w:rPr>
          <w:rStyle w:val="a4"/>
          <w:rtl/>
        </w:rPr>
        <w:t>ועליהם ככל הדברים</w:t>
      </w:r>
      <w:r>
        <w:rPr>
          <w:rStyle w:val="a4"/>
          <w:rFonts w:hint="cs"/>
          <w:rtl/>
        </w:rPr>
        <w:t>'</w:t>
      </w:r>
      <w:r w:rsidRPr="006F178A">
        <w:rPr>
          <w:rtl/>
        </w:rPr>
        <w:t xml:space="preserve"> שהראה למשה דקדוקי תורה</w:t>
      </w:r>
      <w:r w:rsidR="00096E36">
        <w:rPr>
          <w:rFonts w:hint="cs"/>
          <w:rtl/>
        </w:rPr>
        <w:t xml:space="preserve"> </w:t>
      </w:r>
      <w:r>
        <w:rPr>
          <w:rFonts w:hint="cs"/>
          <w:rtl/>
        </w:rPr>
        <w:t>ו</w:t>
      </w:r>
      <w:r w:rsidRPr="006F178A">
        <w:rPr>
          <w:rtl/>
        </w:rPr>
        <w:t xml:space="preserve">סופרים, </w:t>
      </w:r>
    </w:p>
    <w:p w14:paraId="25295783" w14:textId="2265EA99" w:rsidR="002A125E" w:rsidRDefault="002A125E" w:rsidP="002A125E">
      <w:pPr>
        <w:rPr>
          <w:rFonts w:ascii="MS Mincho" w:hAnsi="MS Mincho"/>
          <w:rtl/>
        </w:rPr>
      </w:pPr>
      <w:r w:rsidRPr="006F178A">
        <w:rPr>
          <w:rtl/>
        </w:rPr>
        <w:t>ומה שעתידין לחדש</w:t>
      </w:r>
      <w:r>
        <w:rPr>
          <w:rFonts w:hint="cs"/>
          <w:rtl/>
        </w:rPr>
        <w:t xml:space="preserve"> </w:t>
      </w:r>
      <w:r w:rsidRPr="006F178A">
        <w:rPr>
          <w:rtl/>
        </w:rPr>
        <w:t xml:space="preserve">- </w:t>
      </w:r>
      <w:r w:rsidRPr="00F05A14">
        <w:rPr>
          <w:rFonts w:cs="PFT_Frank"/>
          <w:b/>
          <w:bCs/>
          <w:szCs w:val="14"/>
          <w:rtl/>
        </w:rPr>
        <w:t>מקרא מגילה</w:t>
      </w:r>
      <w:r w:rsidRPr="006F178A">
        <w:rPr>
          <w:rtl/>
        </w:rPr>
        <w:t>.</w:t>
      </w:r>
      <w:r>
        <w:rPr>
          <w:rFonts w:ascii="MS Mincho" w:hAnsi="MS Mincho" w:hint="cs"/>
          <w:rtl/>
        </w:rPr>
        <w:t xml:space="preserve"> </w:t>
      </w:r>
    </w:p>
    <w:p w14:paraId="4C986341" w14:textId="40A2C88B" w:rsidR="000B54DB" w:rsidRPr="002B0FE5" w:rsidRDefault="000B54DB" w:rsidP="000B54DB">
      <w:pPr>
        <w:pStyle w:val="af3"/>
        <w:spacing w:before="0" w:after="0"/>
        <w:rPr>
          <w:rFonts w:cs="Guttman Vilna"/>
          <w:b/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69" w:author="קלוד" w:date="2026-10-06T10:09:25Z"/>
        </w:rPr>
      </w:pPr>
      <w:ins w:id="20068" w:author="קלוד" w:date="2026-10-06T10:09:25Z">
        <w:r>
          <w:t xml:space="preserve">משנה ד</w:t>
        </w:r>
      </w:ins>
    </w:p>
    <w:p w14:paraId="62B15915" w14:textId="7B4C9214" w:rsidR="002A125E" w:rsidRPr="006F178A" w:rsidRDefault="002A125E" w:rsidP="00F35D11">
      <w:pPr>
        <w:pStyle w:val="afff8"/>
        <w:jc w:val="center"/>
        <w:rPr>
          <w:rtl/>
        </w:rPr>
      </w:pPr>
      <w:r w:rsidRPr="00ED4CA0">
        <w:rPr>
          <w:rtl/>
        </w:rPr>
        <w:lastRenderedPageBreak/>
        <w:t>הכל כשרין</w:t>
      </w:r>
      <w:r w:rsidRPr="006F178A">
        <w:rPr>
          <w:rtl/>
        </w:rPr>
        <w:t xml:space="preserve"> לקרות את המגילה חוץ מח</w:t>
      </w:r>
      <w:r w:rsidR="00F35D11">
        <w:rPr>
          <w:rFonts w:hint="cs"/>
          <w:rtl/>
        </w:rPr>
        <w:t>ש''ו</w:t>
      </w:r>
      <w:r w:rsidRPr="006F178A">
        <w:rPr>
          <w:rtl/>
        </w:rPr>
        <w:t>,</w:t>
      </w:r>
      <w:r w:rsidR="00F35D11">
        <w:rPr>
          <w:rStyle w:val="TanaimMishna"/>
          <w:rFonts w:hint="cs"/>
          <w:rtl/>
          <w:rPrChange w:id="20021" w:author="קלוד" w:date="2026-10-06T10:09:25Z">
            <w:rPr>
              <w:rStyle w:val="afff"/>
              <w:rFonts w:hint="cs"/>
              <w:rtl/>
            </w:rPr>
          </w:rPrChange>
        </w:rPr>
        <w:t xml:space="preserve"> </w:t>
      </w:r>
      <w:r w:rsidRPr="00EF78F6">
        <w:rPr>
          <w:rStyle w:val="TanaimMishna"/>
          <w:rtl/>
          <w:rPrChange w:id="20022" w:author="קלוד" w:date="2026-10-06T10:09:25Z">
            <w:rPr>
              <w:rStyle w:val="afff"/>
              <w:rtl/>
            </w:rPr>
          </w:rPrChange>
        </w:rPr>
        <w:t>ר"י</w:t>
      </w:r>
      <w:r w:rsidRPr="00EF78F6">
        <w:rPr>
          <w:rStyle w:val="TanaimMishna"/>
          <w:rFonts w:hint="cs"/>
          <w:rtl/>
          <w:rPrChange w:id="20023" w:author="קלוד" w:date="2026-10-06T10:09:25Z">
            <w:rPr>
              <w:rStyle w:val="afff"/>
              <w:rFonts w:hint="cs"/>
              <w:rtl/>
            </w:rPr>
          </w:rPrChange>
        </w:rPr>
        <w:t>:</w:t>
      </w:r>
      <w:r w:rsidRPr="006F178A">
        <w:rPr>
          <w:rtl/>
        </w:rPr>
        <w:t xml:space="preserve"> מכשיר בקטן.</w:t>
      </w:r>
    </w:p>
    <w:p w14:paraId="2B2C2E29" w14:textId="0852E9C7" w:rsidR="0094084F" w:rsidRDefault="002A125E" w:rsidP="00BD6EE5">
      <w:pPr>
        <w:pStyle w:val="36"/>
        <w:framePr w:wrap="notBeside"/>
        <w:rPr>
          <w:rtl/>
        </w:rPr>
      </w:pPr>
      <w:r w:rsidRPr="00BD6EE5">
        <w:rPr>
          <w:rFonts w:hint="cs"/>
          <w:rtl/>
        </w:rPr>
        <w:t>בהו"א</w:t>
      </w:r>
      <w:r w:rsidR="0094084F">
        <w:rPr>
          <w:rFonts w:hint="cs"/>
          <w:rtl/>
        </w:rPr>
        <w:t>:</w:t>
      </w:r>
    </w:p>
    <w:p w14:paraId="48B35A9D" w14:textId="16F7600A" w:rsidR="002A125E" w:rsidRPr="002B2715" w:rsidRDefault="002A125E" w:rsidP="002A125E">
      <w:pPr>
        <w:rPr>
          <w:rtl/>
        </w:rPr>
      </w:pPr>
      <w:r w:rsidRPr="003B4ECC">
        <w:rPr>
          <w:rFonts w:cs="PFT_Frank"/>
          <w:b/>
          <w:bCs/>
          <w:spacing w:val="-4"/>
          <w:szCs w:val="14"/>
          <w:rtl/>
        </w:rPr>
        <w:t>חרש</w:t>
      </w:r>
      <w:r w:rsidRPr="000C0C8B">
        <w:rPr>
          <w:spacing w:val="-4"/>
          <w:rtl/>
        </w:rPr>
        <w:t xml:space="preserve"> </w:t>
      </w:r>
      <w:r w:rsidRPr="00D1146C">
        <w:rPr>
          <w:rtl/>
        </w:rPr>
        <w:t>דיעבד</w:t>
      </w:r>
      <w:r w:rsidRPr="00D1146C">
        <w:rPr>
          <w:rFonts w:hint="cs"/>
          <w:rtl/>
        </w:rPr>
        <w:t xml:space="preserve"> לא</w:t>
      </w:r>
      <w:r w:rsidRPr="000C0C8B">
        <w:rPr>
          <w:spacing w:val="-4"/>
          <w:rtl/>
        </w:rPr>
        <w:t xml:space="preserve"> </w:t>
      </w:r>
      <w:r w:rsidRPr="002B2715">
        <w:rPr>
          <w:rStyle w:val="afff"/>
          <w:rtl/>
        </w:rPr>
        <w:t>כרבי יוסי</w:t>
      </w:r>
      <w:r w:rsidRPr="000C0C8B">
        <w:rPr>
          <w:spacing w:val="-4"/>
          <w:rtl/>
        </w:rPr>
        <w:t xml:space="preserve"> </w:t>
      </w:r>
      <w:r>
        <w:rPr>
          <w:rStyle w:val="afff"/>
          <w:rtl/>
          <w:rPrChange w:id="9028" w:author="מנוע אמוראים" w:date="2026-10-05T16:41:43Z">
            <w:rPr>
              <w:rtl/>
            </w:rPr>
          </w:rPrChange>
        </w:rPr>
        <w:t xml:space="preserve">דקר"</w:t>
      </w:r>
      <w:r>
        <w:rPr>
          <w:rStyle w:val="afff"/>
          <w:rFonts w:hint="eastAsia"/>
          <w:rtl/>
          <w:rPrChange w:id="9029" w:author="מנוע אמוראים" w:date="2026-10-05T16:41:43Z">
            <w:rPr>
              <w:rFonts w:hint="eastAsia"/>
              <w:rtl/>
            </w:rPr>
          </w:rPrChange>
        </w:rPr>
        <w:t xml:space="preserve">ש</w:t>
      </w:r>
      <w:r w:rsidRPr="00D1146C">
        <w:rPr>
          <w:rtl/>
        </w:rPr>
        <w:t xml:space="preserve"> </w:t>
      </w:r>
      <w:r w:rsidRPr="00D1146C">
        <w:rPr>
          <w:rFonts w:hint="cs"/>
          <w:rtl/>
        </w:rPr>
        <w:t>ש</w:t>
      </w:r>
      <w:r w:rsidRPr="00D1146C">
        <w:rPr>
          <w:rtl/>
        </w:rPr>
        <w:t>לא השמיע לאזנו לא יצא</w:t>
      </w:r>
    </w:p>
    <w:p w14:paraId="054FE0C5" w14:textId="5CE656DA" w:rsidR="0094084F" w:rsidRDefault="002A125E" w:rsidP="00BD6EE5">
      <w:pPr>
        <w:pStyle w:val="36"/>
        <w:framePr w:wrap="notBeside"/>
        <w:rPr>
          <w:rtl/>
        </w:rPr>
      </w:pPr>
      <w:r w:rsidRPr="00BD6EE5">
        <w:rPr>
          <w:rFonts w:hint="cs"/>
          <w:rtl/>
        </w:rPr>
        <w:t>א. ודחינן</w:t>
      </w:r>
      <w:r w:rsidR="0094084F">
        <w:rPr>
          <w:rFonts w:hint="cs"/>
          <w:rtl/>
        </w:rPr>
        <w:t>:</w:t>
      </w:r>
    </w:p>
    <w:p w14:paraId="27AD2D1A" w14:textId="53A89458" w:rsidR="00BD6EE5" w:rsidRDefault="002A125E" w:rsidP="002A125E">
      <w:pPr>
        <w:rPr>
          <w:rFonts w:cs="PFT_Frank"/>
          <w:b/>
          <w:bCs/>
          <w:szCs w:val="14"/>
          <w:rtl/>
        </w:rPr>
      </w:pPr>
      <w:r w:rsidRPr="00411327">
        <w:rPr>
          <w:rStyle w:val="afff"/>
          <w:rFonts w:hint="cs"/>
          <w:b/>
          <w:rtl/>
        </w:rPr>
        <w:t>דכר' יהודה</w:t>
      </w:r>
      <w:r>
        <w:rPr>
          <w:rFonts w:hint="cs"/>
          <w:rtl/>
        </w:rPr>
        <w:t xml:space="preserve"> דדיעבד יצא,</w:t>
      </w:r>
      <w:r w:rsidRPr="009A4CE4">
        <w:rPr>
          <w:rFonts w:cs="PFT_Frank" w:hint="cs"/>
          <w:b/>
          <w:bCs/>
          <w:szCs w:val="14"/>
          <w:rtl/>
        </w:rPr>
        <w:t xml:space="preserve"> </w:t>
      </w:r>
      <w:r w:rsidRPr="00F53094">
        <w:rPr>
          <w:rStyle w:val="afff"/>
          <w:rFonts w:cs="FrankRuehl" w:hint="cs"/>
          <w:b/>
          <w:rtl/>
        </w:rPr>
        <w:t>א.</w:t>
      </w:r>
      <w:r>
        <w:rPr>
          <w:rFonts w:hint="cs"/>
          <w:rtl/>
        </w:rPr>
        <w:t xml:space="preserve"> ו</w:t>
      </w:r>
      <w:r w:rsidRPr="00F87DC2">
        <w:rPr>
          <w:rtl/>
        </w:rPr>
        <w:t>הא כדאיתא והא כדאיתא</w:t>
      </w:r>
      <w:r>
        <w:rPr>
          <w:rFonts w:hint="cs"/>
          <w:rtl/>
        </w:rPr>
        <w:t>,</w:t>
      </w:r>
      <w:r w:rsidRPr="009A4CE4">
        <w:rPr>
          <w:rFonts w:cs="PFT_Frank"/>
          <w:b/>
          <w:bCs/>
          <w:szCs w:val="14"/>
          <w:rtl/>
        </w:rPr>
        <w:t xml:space="preserve"> </w:t>
      </w:r>
    </w:p>
    <w:p w14:paraId="23A806AA" w14:textId="5676D3EE" w:rsidR="002A125E" w:rsidRDefault="002A125E" w:rsidP="003C18B4">
      <w:pPr>
        <w:spacing w:after="60"/>
        <w:rPr>
          <w:spacing w:val="-4"/>
          <w:rtl/>
        </w:rPr>
      </w:pPr>
      <w:r w:rsidRPr="003C18B4">
        <w:rPr>
          <w:rStyle w:val="afff"/>
          <w:rFonts w:hint="cs"/>
          <w:rtl/>
        </w:rPr>
        <w:t>ב.</w:t>
      </w:r>
      <w:r w:rsidRPr="00411327">
        <w:rPr>
          <w:rStyle w:val="afff"/>
          <w:rFonts w:hint="cs"/>
          <w:b/>
          <w:rtl/>
        </w:rPr>
        <w:t xml:space="preserve"> וכולה </w:t>
      </w:r>
      <w:r w:rsidRPr="00411327">
        <w:rPr>
          <w:rStyle w:val="afff"/>
          <w:b/>
          <w:rtl/>
        </w:rPr>
        <w:t>ר"י</w:t>
      </w:r>
      <w:r w:rsidRPr="00411327">
        <w:rPr>
          <w:rStyle w:val="afff"/>
          <w:rFonts w:hint="cs"/>
          <w:b/>
          <w:rtl/>
        </w:rPr>
        <w:t>, וסיפא</w:t>
      </w:r>
      <w:r w:rsidRPr="00411327">
        <w:rPr>
          <w:rStyle w:val="afff"/>
          <w:b/>
          <w:rtl/>
        </w:rPr>
        <w:t xml:space="preserve"> </w:t>
      </w:r>
      <w:r w:rsidRPr="00EF78F6">
        <w:rPr>
          <w:rtl/>
        </w:rPr>
        <w:t>בקטן שהגיע לחינוך אפילו לכתחלה</w:t>
      </w:r>
      <w:r w:rsidRPr="00411327">
        <w:rPr>
          <w:rStyle w:val="afff"/>
          <w:rFonts w:hint="cs"/>
          <w:b/>
          <w:rtl/>
        </w:rPr>
        <w:t xml:space="preserve"> מכשיר,</w:t>
      </w:r>
    </w:p>
    <w:p w14:paraId="289E760E" w14:textId="218FFA2F" w:rsidR="0094084F" w:rsidRDefault="002A125E" w:rsidP="00BD6EE5">
      <w:pPr>
        <w:pStyle w:val="36"/>
        <w:framePr w:wrap="notBeside"/>
        <w:rPr>
          <w:rtl/>
        </w:rPr>
      </w:pPr>
      <w:r w:rsidRPr="00BD6EE5">
        <w:rPr>
          <w:rFonts w:hint="cs"/>
          <w:rtl/>
        </w:rPr>
        <w:t>ויקשה</w:t>
      </w:r>
      <w:r w:rsidR="003C18B4">
        <w:rPr>
          <w:rFonts w:hint="cs"/>
          <w:rtl/>
        </w:rPr>
        <w:t xml:space="preserve"> מהך</w:t>
      </w:r>
      <w:r w:rsidR="0094084F">
        <w:rPr>
          <w:rFonts w:hint="cs"/>
          <w:rtl/>
        </w:rPr>
        <w:t>:</w:t>
      </w:r>
    </w:p>
    <w:p w14:paraId="00146222" w14:textId="77987454" w:rsidR="002A125E" w:rsidRPr="009A4CE4" w:rsidRDefault="002A125E" w:rsidP="002A125E">
      <w:pPr>
        <w:rPr>
          <w:rFonts w:cs="PFT_Frank"/>
          <w:b/>
          <w:bCs/>
          <w:szCs w:val="14"/>
          <w:rtl/>
        </w:rPr>
      </w:pPr>
      <w:r w:rsidRPr="00CF4D90">
        <w:rPr>
          <w:rFonts w:hint="cs"/>
          <w:rtl/>
        </w:rPr>
        <w:t>ד</w:t>
      </w:r>
      <w:r w:rsidRPr="00CF4D90">
        <w:rPr>
          <w:rtl/>
        </w:rPr>
        <w:t>חרש המדבר תורם לכתחלה</w:t>
      </w:r>
      <w:r w:rsidRPr="00ED39D2">
        <w:rPr>
          <w:rFonts w:hint="cs"/>
          <w:spacing w:val="-4"/>
          <w:rtl/>
        </w:rPr>
        <w:t xml:space="preserve"> </w:t>
      </w:r>
      <w:r>
        <w:rPr>
          <w:rStyle w:val="afff7"/>
          <w:rFonts w:hint="cs"/>
          <w:spacing w:val="-4"/>
          <w:rtl/>
        </w:rPr>
        <w:t>ד</w:t>
      </w:r>
      <w:r>
        <w:rPr>
          <w:rStyle w:val="afff7"/>
          <w:rFonts w:hint="cs"/>
          <w:spacing w:val="-4"/>
          <w:rtl/>
        </w:rPr>
        <w:t xml:space="preserve">הא </w:t>
      </w:r>
      <w:r>
        <w:rPr>
          <w:rStyle w:val="afff"/>
          <w:rFonts w:hint="cs"/>
          <w:spacing w:val="-4"/>
          <w:rtl/>
          <w:rPrChange w:id="9030" w:author="מנוע אמוראים" w:date="2026-10-05T16:41:43Z">
            <w:rPr>
              <w:rStyle w:val="afff7"/>
              <w:rFonts w:hint="cs"/>
              <w:spacing w:val="-4"/>
              <w:rtl/>
            </w:rPr>
          </w:rPrChange>
        </w:rPr>
        <w:t xml:space="preserve">לר</w:t>
      </w:r>
      <w:r>
        <w:rPr>
          <w:rStyle w:val="afff"/>
          <w:spacing w:val="-4"/>
          <w:rtl/>
          <w:rPrChange w:id="9031" w:author="מנוע אמוראים" w:date="2026-10-05T16:41:43Z">
            <w:rPr>
              <w:rStyle w:val="afff7"/>
              <w:spacing w:val="-4"/>
              <w:rtl/>
            </w:rPr>
          </w:rPrChange>
        </w:rPr>
        <w:t xml:space="preserve">"</w:t>
      </w:r>
      <w:r>
        <w:rPr>
          <w:rStyle w:val="afff"/>
          <w:rFonts w:hint="cs"/>
          <w:spacing w:val="-4"/>
          <w:rtl/>
          <w:rPrChange w:id="9032" w:author="מנוע אמוראים" w:date="2026-10-05T16:41:43Z">
            <w:rPr>
              <w:rStyle w:val="afff7"/>
              <w:rFonts w:hint="cs"/>
              <w:spacing w:val="-4"/>
              <w:rtl/>
            </w:rPr>
          </w:rPrChange>
        </w:rPr>
        <w:t xml:space="preserve">י</w:t>
      </w:r>
      <w:r>
        <w:rPr>
          <w:rStyle w:val="afff7"/>
          <w:rFonts w:hint="cs"/>
          <w:spacing w:val="-4"/>
          <w:rtl/>
        </w:rPr>
        <w:t xml:space="preserve"> לכתחילה לא</w:t>
      </w:r>
      <w:r>
        <w:rPr>
          <w:rStyle w:val="afff7"/>
          <w:rFonts w:hint="cs"/>
          <w:spacing w:val="-4"/>
          <w:rtl/>
        </w:rPr>
        <w:t>,</w:t>
      </w:r>
    </w:p>
    <w:p w14:paraId="29055293" w14:textId="77777777" w:rsidR="002A125E" w:rsidRPr="00F53094" w:rsidRDefault="002A125E" w:rsidP="006242E0">
      <w:pPr>
        <w:pStyle w:val="af5"/>
        <w:framePr w:wrap="around"/>
        <w:rPr>
          <w:rtl/>
        </w:rPr>
      </w:pPr>
      <w:r w:rsidRPr="00F53094">
        <w:rPr>
          <w:rFonts w:hint="cs"/>
          <w:rtl/>
        </w:rPr>
        <w:t>כ.</w:t>
      </w:r>
    </w:p>
    <w:p w14:paraId="4543E57B" w14:textId="2917B003" w:rsidR="0094084F" w:rsidRDefault="002A125E" w:rsidP="002365AF">
      <w:pPr>
        <w:pStyle w:val="36"/>
        <w:framePr w:wrap="notBeside"/>
        <w:rPr>
          <w:rtl/>
        </w:rPr>
      </w:pPr>
      <w:r w:rsidRPr="002365AF">
        <w:rPr>
          <w:rFonts w:hint="cs"/>
          <w:rtl/>
        </w:rPr>
        <w:t>ב. אלא</w:t>
      </w:r>
      <w:r w:rsidR="0094084F">
        <w:rPr>
          <w:rFonts w:hint="cs"/>
          <w:rtl/>
        </w:rPr>
        <w:t>:</w:t>
      </w:r>
    </w:p>
    <w:p w14:paraId="0E8206DF" w14:textId="5C88065B" w:rsidR="003C18B4" w:rsidRDefault="002A125E" w:rsidP="002A125E">
      <w:pPr>
        <w:rPr>
          <w:rFonts w:cs="PFT_Frank"/>
          <w:b/>
          <w:bCs/>
          <w:szCs w:val="14"/>
          <w:rtl/>
        </w:rPr>
      </w:pPr>
      <w:r w:rsidRPr="00411327">
        <w:rPr>
          <w:rStyle w:val="afff"/>
          <w:rFonts w:hint="cs"/>
          <w:b/>
          <w:rtl/>
        </w:rPr>
        <w:t xml:space="preserve">המשנה </w:t>
      </w:r>
      <w:r w:rsidRPr="00411327">
        <w:rPr>
          <w:rStyle w:val="afff"/>
          <w:b/>
          <w:rtl/>
        </w:rPr>
        <w:t>כרבי יוסי</w:t>
      </w:r>
      <w:r>
        <w:rPr>
          <w:rFonts w:hint="cs"/>
          <w:rtl/>
        </w:rPr>
        <w:t>,</w:t>
      </w:r>
      <w:r w:rsidRPr="00F87DC2">
        <w:rPr>
          <w:rtl/>
        </w:rPr>
        <w:t xml:space="preserve"> </w:t>
      </w:r>
      <w:r w:rsidRPr="003C18B4">
        <w:rPr>
          <w:rStyle w:val="afff"/>
          <w:rFonts w:hint="cs"/>
          <w:rtl/>
        </w:rPr>
        <w:t>ולר</w:t>
      </w:r>
      <w:r w:rsidRPr="003C18B4">
        <w:rPr>
          <w:rStyle w:val="afff"/>
          <w:rtl/>
        </w:rPr>
        <w:t>"</w:t>
      </w:r>
      <w:r w:rsidRPr="003C18B4">
        <w:rPr>
          <w:rStyle w:val="afff"/>
          <w:rFonts w:hint="cs"/>
          <w:rtl/>
        </w:rPr>
        <w:t>י</w:t>
      </w:r>
      <w:r w:rsidRPr="006F178A">
        <w:rPr>
          <w:rFonts w:ascii="Fb Fontext" w:hAnsi="Fb Fontext" w:hint="cs"/>
          <w:rtl/>
        </w:rPr>
        <w:t xml:space="preserve"> אפי' לכתחילה</w:t>
      </w:r>
      <w:r w:rsidR="00CF4D90">
        <w:rPr>
          <w:rFonts w:ascii="Fb Fontext" w:hAnsi="Fb Fontext" w:hint="cs"/>
          <w:rtl/>
        </w:rPr>
        <w:t>,</w:t>
      </w:r>
    </w:p>
    <w:p w14:paraId="5C200045" w14:textId="77777777" w:rsidR="003C18B4" w:rsidRDefault="002A125E" w:rsidP="003C18B4">
      <w:pPr>
        <w:pStyle w:val="36"/>
        <w:framePr w:wrap="notBeside"/>
        <w:rPr>
          <w:rtl/>
        </w:rPr>
      </w:pPr>
      <w:r w:rsidRPr="00F05A14">
        <w:rPr>
          <w:rFonts w:hint="cs"/>
          <w:rtl/>
        </w:rPr>
        <w:t>והך</w:t>
      </w:r>
    </w:p>
    <w:p w14:paraId="4C3D88ED" w14:textId="7D9E7DB3" w:rsidR="002A125E" w:rsidRPr="006F178A" w:rsidRDefault="002A125E" w:rsidP="002A125E">
      <w:pPr>
        <w:rPr>
          <w:rFonts w:cs="Guttman Vilna"/>
          <w:b/>
          <w:rtl/>
        </w:rPr>
      </w:pPr>
      <w:r w:rsidRPr="006F178A">
        <w:rPr>
          <w:rFonts w:hint="cs"/>
          <w:rtl/>
        </w:rPr>
        <w:t xml:space="preserve">דלא </w:t>
      </w:r>
      <w:r>
        <w:rPr>
          <w:rtl/>
        </w:rPr>
        <w:t xml:space="preserve">יברך </w:t>
      </w:r>
      <w:r>
        <w:rPr>
          <w:rStyle w:val="afff"/>
          <w:rtl/>
          <w:rPrChange w:id="9033" w:author="מנוע אמוראים" w:date="2026-10-05T16:41:43Z">
            <w:rPr>
              <w:rtl/>
            </w:rPr>
          </w:rPrChange>
        </w:rPr>
        <w:t xml:space="preserve">בר</w:t>
      </w:r>
      <w:r>
        <w:rPr>
          <w:rStyle w:val="afff"/>
          <w:rtl/>
          <w:rPrChange w:id="9034" w:author="מנוע אמוראים" w:date="2026-10-05T16:41:43Z">
            <w:rPr>
              <w:rtl/>
            </w:rPr>
          </w:rPrChange>
        </w:rPr>
        <w:t xml:space="preserve">כהמ</w:t>
      </w:r>
      <w:r>
        <w:rPr>
          <w:rStyle w:val="afff"/>
          <w:rFonts w:hint="cs"/>
          <w:rtl/>
          <w:rPrChange w:id="9035" w:author="מנוע אמוראים" w:date="2026-10-05T16:41:43Z">
            <w:rPr>
              <w:rFonts w:hint="cs"/>
              <w:rtl/>
            </w:rPr>
          </w:rPrChange>
        </w:rPr>
        <w:t xml:space="preserve">"</w:t>
      </w:r>
      <w:r>
        <w:rPr>
          <w:rStyle w:val="afff"/>
          <w:rtl/>
          <w:rPrChange w:id="9036" w:author="מנוע אמוראים" w:date="2026-10-05T16:41:43Z">
            <w:rPr>
              <w:rtl/>
            </w:rPr>
          </w:rPrChange>
        </w:rPr>
        <w:t xml:space="preserve">ז</w:t>
      </w:r>
      <w:r>
        <w:rPr>
          <w:rtl/>
        </w:rPr>
        <w:t xml:space="preserve"> בלבו, </w:t>
      </w:r>
      <w:r>
        <w:rPr>
          <w:rFonts w:hint="cs"/>
          <w:rtl/>
        </w:rPr>
        <w:t>ו</w:t>
      </w:r>
      <w:r>
        <w:rPr>
          <w:rtl/>
        </w:rPr>
        <w:t>יצא</w:t>
      </w:r>
      <w:r w:rsidRPr="00411327">
        <w:rPr>
          <w:rStyle w:val="afff"/>
          <w:rFonts w:hint="cs"/>
          <w:b/>
          <w:rtl/>
        </w:rPr>
        <w:t xml:space="preserve"> - כר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י</w:t>
      </w:r>
      <w:r w:rsidRPr="00411327">
        <w:rPr>
          <w:rStyle w:val="afff"/>
          <w:b/>
          <w:rtl/>
        </w:rPr>
        <w:t xml:space="preserve">, </w:t>
      </w:r>
      <w:r w:rsidRPr="00411327">
        <w:rPr>
          <w:rStyle w:val="afff"/>
          <w:rFonts w:hint="cs"/>
          <w:b/>
          <w:rtl/>
        </w:rPr>
        <w:t>ו</w:t>
      </w:r>
      <w:r w:rsidRPr="00411327">
        <w:rPr>
          <w:rStyle w:val="afff"/>
          <w:b/>
          <w:rtl/>
        </w:rPr>
        <w:t>הא - דידיה, הא - דרביה</w:t>
      </w:r>
      <w:r w:rsidRPr="006F178A">
        <w:rPr>
          <w:rtl/>
        </w:rPr>
        <w:t>.</w:t>
      </w:r>
    </w:p>
    <w:p w14:paraId="15077E73" w14:textId="7857CDD2" w:rsidR="0094084F" w:rsidRDefault="002A125E" w:rsidP="002365AF">
      <w:pPr>
        <w:pStyle w:val="36"/>
        <w:framePr w:wrap="notBeside"/>
        <w:rPr>
          <w:rtl/>
        </w:rPr>
      </w:pPr>
      <w:r w:rsidRPr="002365AF">
        <w:rPr>
          <w:rtl/>
        </w:rPr>
        <w:t>ד</w:t>
      </w:r>
      <w:r w:rsidRPr="002365AF">
        <w:rPr>
          <w:rFonts w:hint="cs"/>
          <w:rtl/>
        </w:rPr>
        <w:t>ר</w:t>
      </w:r>
      <w:r w:rsidRPr="002365AF">
        <w:rPr>
          <w:rtl/>
        </w:rPr>
        <w:t>"</w:t>
      </w:r>
      <w:r w:rsidRPr="002365AF">
        <w:rPr>
          <w:rFonts w:hint="cs"/>
          <w:rtl/>
        </w:rPr>
        <w:t>י מראב</w:t>
      </w:r>
      <w:r w:rsidRPr="002365AF">
        <w:rPr>
          <w:rtl/>
        </w:rPr>
        <w:t>"</w:t>
      </w:r>
      <w:r w:rsidRPr="002365AF">
        <w:rPr>
          <w:rFonts w:hint="cs"/>
          <w:rtl/>
        </w:rPr>
        <w:t>ע</w:t>
      </w:r>
      <w:r w:rsidR="0094084F">
        <w:rPr>
          <w:rtl/>
        </w:rPr>
        <w:t>:</w:t>
      </w:r>
    </w:p>
    <w:p w14:paraId="6FBAC410" w14:textId="4DF53181" w:rsidR="002A125E" w:rsidRPr="00ED39D2" w:rsidRDefault="00260C34" w:rsidP="002A125E">
      <w:pPr>
        <w:rPr>
          <w:rFonts w:cs="Guttman Vilna"/>
          <w:b/>
          <w:spacing w:val="-6"/>
          <w:rtl/>
        </w:rPr>
      </w:pPr>
      <w:r>
        <w:rPr>
          <w:rFonts w:hint="cs"/>
          <w:rtl/>
        </w:rPr>
        <w:t>'</w:t>
      </w:r>
      <w:r w:rsidRPr="00DB0BD7">
        <w:rPr>
          <w:rStyle w:val="a4"/>
          <w:rFonts w:hint="cs"/>
          <w:b/>
          <w:bCs/>
          <w:rtl/>
        </w:rPr>
        <w:t>שמע</w:t>
      </w:r>
      <w:r w:rsidRPr="00DB0BD7">
        <w:rPr>
          <w:rStyle w:val="a4"/>
          <w:rFonts w:hint="cs"/>
          <w:rtl/>
        </w:rPr>
        <w:t xml:space="preserve"> ישראל'</w:t>
      </w:r>
      <w:r w:rsidR="005203CC">
        <w:rPr>
          <w:rStyle w:val="a4"/>
          <w:rtl/>
        </w:rPr>
        <w:tab/>
      </w:r>
      <w:r w:rsidR="005203CC">
        <w:rPr>
          <w:rStyle w:val="a4"/>
          <w:rtl/>
        </w:rPr>
        <w:tab/>
      </w:r>
      <w:r w:rsidR="005203CC">
        <w:rPr>
          <w:rStyle w:val="a4"/>
          <w:rtl/>
        </w:rPr>
        <w:tab/>
      </w:r>
      <w:r>
        <w:rPr>
          <w:rStyle w:val="a4"/>
          <w:rFonts w:hint="cs"/>
          <w:rtl/>
        </w:rPr>
        <w:t xml:space="preserve">- </w:t>
      </w:r>
      <w:r>
        <w:rPr>
          <w:rStyle w:val="afff"/>
          <w:rFonts w:hint="cs"/>
          <w:rtl/>
          <w:rPrChange w:id="9037" w:author="מנוע אמוראים" w:date="2026-10-05T16:41:43Z">
            <w:rPr>
              <w:rFonts w:hint="cs"/>
              <w:rtl/>
            </w:rPr>
          </w:rPrChange>
        </w:rPr>
        <w:t xml:space="preserve">קר"</w:t>
      </w:r>
      <w:r>
        <w:rPr>
          <w:rStyle w:val="afff"/>
          <w:rtl/>
          <w:rPrChange w:id="9038" w:author="מנוע אמוראים" w:date="2026-10-05T16:41:43Z">
            <w:rPr>
              <w:rtl/>
            </w:rPr>
          </w:rPrChange>
        </w:rPr>
        <w:t xml:space="preserve">ש</w:t>
      </w:r>
      <w:r>
        <w:rPr>
          <w:rtl/>
        </w:rPr>
        <w:t xml:space="preserve"> צריך שישמיע לאזנו</w:t>
      </w:r>
      <w:r w:rsidR="002A125E">
        <w:rPr>
          <w:rFonts w:hint="cs"/>
          <w:rtl/>
        </w:rPr>
        <w:t>,</w:t>
      </w:r>
    </w:p>
    <w:p w14:paraId="30A709D6" w14:textId="54BC9367" w:rsidR="0094084F" w:rsidRDefault="002A125E" w:rsidP="002365AF">
      <w:pPr>
        <w:pStyle w:val="36"/>
        <w:framePr w:wrap="notBeside"/>
        <w:rPr>
          <w:rtl/>
        </w:rPr>
      </w:pPr>
      <w:r w:rsidRPr="002365AF">
        <w:rPr>
          <w:rFonts w:hint="cs"/>
          <w:rtl/>
        </w:rPr>
        <w:t>ר</w:t>
      </w:r>
      <w:r w:rsidRPr="002365AF">
        <w:rPr>
          <w:rtl/>
        </w:rPr>
        <w:t>"</w:t>
      </w:r>
      <w:r w:rsidRPr="002365AF">
        <w:rPr>
          <w:rFonts w:hint="cs"/>
          <w:rtl/>
        </w:rPr>
        <w:t>מ</w:t>
      </w:r>
      <w:r w:rsidR="0094084F">
        <w:rPr>
          <w:rFonts w:hint="cs"/>
          <w:rtl/>
        </w:rPr>
        <w:t>:</w:t>
      </w:r>
    </w:p>
    <w:p w14:paraId="6B007D17" w14:textId="538E64E3" w:rsidR="002A125E" w:rsidRPr="006F178A" w:rsidRDefault="002A125E" w:rsidP="002A125E">
      <w:pPr>
        <w:rPr>
          <w:rStyle w:val="afe"/>
          <w:b/>
          <w:rtl/>
        </w:rPr>
      </w:pPr>
      <w:r w:rsidRPr="00EF78F6">
        <w:rPr>
          <w:rStyle w:val="a4"/>
          <w:rtl/>
        </w:rPr>
        <w:t>מצוך היום על לבבך</w:t>
      </w:r>
      <w:r w:rsidRPr="00EF78F6">
        <w:rPr>
          <w:rStyle w:val="a4"/>
          <w:rFonts w:hint="cs"/>
          <w:rtl/>
        </w:rPr>
        <w:t>'</w:t>
      </w:r>
      <w:r w:rsidR="005203CC">
        <w:rPr>
          <w:rStyle w:val="a4"/>
          <w:rtl/>
        </w:rPr>
        <w:tab/>
      </w:r>
      <w:r w:rsidR="005203CC">
        <w:rPr>
          <w:rStyle w:val="a4"/>
          <w:rFonts w:hint="cs"/>
          <w:rtl/>
        </w:rPr>
        <w:t xml:space="preserve">- </w:t>
      </w:r>
      <w:r w:rsidRPr="00ED39D2">
        <w:rPr>
          <w:rStyle w:val="a4"/>
          <w:spacing w:val="-2"/>
          <w:rtl/>
        </w:rPr>
        <w:t xml:space="preserve"> </w:t>
      </w:r>
      <w:r>
        <w:rPr>
          <w:rFonts w:hint="cs"/>
          <w:spacing w:val="-2"/>
          <w:rtl/>
        </w:rPr>
        <w:t xml:space="preserve">הכל </w:t>
      </w:r>
      <w:r w:rsidRPr="00ED39D2">
        <w:rPr>
          <w:spacing w:val="-2"/>
          <w:rtl/>
        </w:rPr>
        <w:t>אחר כוונת הלב</w:t>
      </w:r>
      <w:r>
        <w:rPr>
          <w:rFonts w:hint="cs"/>
          <w:spacing w:val="-2"/>
          <w:rtl/>
        </w:rPr>
        <w:t>.</w:t>
      </w:r>
    </w:p>
    <w:p w14:paraId="005CF535" w14:textId="13F20F5A" w:rsidR="0094084F" w:rsidRDefault="002A125E" w:rsidP="002365AF">
      <w:pPr>
        <w:pStyle w:val="36"/>
        <w:framePr w:wrap="notBeside"/>
        <w:rPr>
          <w:rtl/>
        </w:rPr>
      </w:pPr>
      <w:r w:rsidRPr="002365AF">
        <w:rPr>
          <w:rFonts w:hint="cs"/>
          <w:rtl/>
        </w:rPr>
        <w:t>ומעתה</w:t>
      </w:r>
      <w:r w:rsidR="0094084F">
        <w:rPr>
          <w:rFonts w:hint="cs"/>
          <w:rtl/>
        </w:rPr>
        <w:t>:</w:t>
      </w:r>
    </w:p>
    <w:p w14:paraId="0CCBCF20" w14:textId="279C7F6B" w:rsidR="002A125E" w:rsidRPr="000C0C8B" w:rsidRDefault="002A125E" w:rsidP="002A125E">
      <w:pPr>
        <w:rPr>
          <w:spacing w:val="-2"/>
          <w:rtl/>
        </w:rPr>
      </w:pPr>
      <w:r w:rsidRPr="000C0C8B">
        <w:rPr>
          <w:rFonts w:hint="cs"/>
          <w:spacing w:val="-2"/>
          <w:rtl/>
        </w:rPr>
        <w:t xml:space="preserve">אפי' </w:t>
      </w:r>
      <w:r w:rsidRPr="002365AF">
        <w:rPr>
          <w:rStyle w:val="afff"/>
          <w:rFonts w:hint="cs"/>
          <w:rtl/>
        </w:rPr>
        <w:t>ר''י כרבו ס''ל</w:t>
      </w:r>
      <w:r w:rsidRPr="00411327">
        <w:rPr>
          <w:rStyle w:val="afff"/>
          <w:rFonts w:hint="cs"/>
          <w:b/>
          <w:spacing w:val="-2"/>
          <w:rtl/>
        </w:rPr>
        <w:t xml:space="preserve"> </w:t>
      </w:r>
      <w:r>
        <w:rPr>
          <w:rStyle w:val="afffb"/>
          <w:rFonts w:hint="cs"/>
          <w:rtl/>
        </w:rPr>
        <w:t xml:space="preserve">[והמשנה </w:t>
      </w:r>
      <w:r>
        <w:rPr>
          <w:rStyle w:val="afff"/>
          <w:rFonts w:hint="cs"/>
          <w:rtl/>
          <w:rPrChange w:id="9039" w:author="מנוע אמוראים" w:date="2026-10-05T16:41:43Z">
            <w:rPr>
              <w:rStyle w:val="afffb"/>
              <w:rFonts w:hint="cs"/>
              <w:rtl/>
            </w:rPr>
          </w:rPrChange>
        </w:rPr>
        <w:t xml:space="preserve">ר"י</w:t>
      </w:r>
      <w:r>
        <w:rPr>
          <w:rStyle w:val="afffb"/>
          <w:rFonts w:hint="cs"/>
          <w:rtl/>
        </w:rPr>
        <w:t xml:space="preserve">]</w:t>
      </w:r>
      <w:r w:rsidRPr="000C0C8B">
        <w:rPr>
          <w:rFonts w:hint="cs"/>
          <w:spacing w:val="-2"/>
          <w:rtl/>
        </w:rPr>
        <w:t xml:space="preserve"> </w:t>
      </w:r>
      <w:r w:rsidRPr="000C0C8B">
        <w:rPr>
          <w:rFonts w:hint="eastAsia"/>
          <w:spacing w:val="-2"/>
          <w:rtl/>
        </w:rPr>
        <w:t>הא</w:t>
      </w:r>
      <w:r w:rsidRPr="000C0C8B">
        <w:rPr>
          <w:rFonts w:hint="cs"/>
          <w:spacing w:val="-2"/>
          <w:rtl/>
        </w:rPr>
        <w:t xml:space="preserve"> דתורם לכתחילה</w:t>
      </w:r>
      <w:r w:rsidRPr="000C0C8B">
        <w:rPr>
          <w:spacing w:val="-2"/>
          <w:rtl/>
        </w:rPr>
        <w:t xml:space="preserve"> </w:t>
      </w:r>
      <w:r w:rsidR="001D60AC">
        <w:rPr>
          <w:rFonts w:hint="cs"/>
          <w:spacing w:val="-2"/>
          <w:rtl/>
        </w:rPr>
        <w:t xml:space="preserve">- </w:t>
      </w:r>
      <w:r w:rsidRPr="00411327">
        <w:rPr>
          <w:rStyle w:val="afff"/>
          <w:rFonts w:hint="cs"/>
          <w:b/>
          <w:spacing w:val="-2"/>
          <w:rtl/>
        </w:rPr>
        <w:t>כ</w:t>
      </w:r>
      <w:r w:rsidRPr="00411327">
        <w:rPr>
          <w:rStyle w:val="afff"/>
          <w:b/>
          <w:spacing w:val="-2"/>
          <w:rtl/>
        </w:rPr>
        <w:t>ר"</w:t>
      </w:r>
      <w:r w:rsidRPr="00411327">
        <w:rPr>
          <w:rStyle w:val="afff"/>
          <w:rFonts w:hint="eastAsia"/>
          <w:b/>
          <w:spacing w:val="-2"/>
          <w:rtl/>
        </w:rPr>
        <w:t>מ</w:t>
      </w:r>
      <w:r w:rsidRPr="000C0C8B">
        <w:rPr>
          <w:spacing w:val="-2"/>
          <w:rtl/>
        </w:rPr>
        <w:t>.</w:t>
      </w:r>
    </w:p>
    <w:p w14:paraId="01D5A42B" w14:textId="77777777" w:rsidR="002A125E" w:rsidRPr="00BD5E8D" w:rsidRDefault="002A125E" w:rsidP="002A125E">
      <w:pPr>
        <w:pStyle w:val="aff1"/>
        <w:rPr>
          <w:rtl/>
        </w:rPr>
      </w:pPr>
      <w:ins w:id="9823" w:author="מספור קטעי משנה" w:date="2026-10-06T06:45:35Z">
        <w:r>
          <w:rPr>
            <w:rStyle w:val="MisparKeta"/>
          </w:rPr>
          <w:t xml:space="preserve">א. </w:t>
        </w:r>
      </w:ins>
      <w:r w:rsidRPr="00BD5E8D">
        <w:rPr>
          <w:rtl/>
        </w:rPr>
        <w:t>ר"י מכשיר בקטן.</w:t>
      </w:r>
    </w:p>
    <w:p w14:paraId="3110D1A9" w14:textId="6619BDAE" w:rsidR="0094084F" w:rsidRDefault="002A125E" w:rsidP="00B176B0">
      <w:pPr>
        <w:pStyle w:val="36"/>
        <w:framePr w:wrap="notBeside"/>
        <w:rPr>
          <w:rtl/>
        </w:rPr>
      </w:pPr>
      <w:r w:rsidRPr="00B176B0">
        <w:rPr>
          <w:rFonts w:hint="cs"/>
          <w:rtl/>
        </w:rPr>
        <w:t>ר</w:t>
      </w:r>
      <w:r w:rsidRPr="00B176B0">
        <w:rPr>
          <w:rtl/>
        </w:rPr>
        <w:t>"</w:t>
      </w:r>
      <w:r w:rsidRPr="00B176B0">
        <w:rPr>
          <w:rFonts w:hint="cs"/>
          <w:rtl/>
        </w:rPr>
        <w:t>י</w:t>
      </w:r>
      <w:r w:rsidR="0094084F">
        <w:rPr>
          <w:rtl/>
        </w:rPr>
        <w:t>:</w:t>
      </w:r>
    </w:p>
    <w:p w14:paraId="7C07B92B" w14:textId="3101E73D" w:rsidR="002A125E" w:rsidRPr="009E3565" w:rsidRDefault="002A125E" w:rsidP="002A125E">
      <w:pPr>
        <w:rPr>
          <w:rtl/>
        </w:rPr>
      </w:pPr>
      <w:r w:rsidRPr="006F178A">
        <w:rPr>
          <w:rtl/>
        </w:rPr>
        <w:t xml:space="preserve">קטן הייתי וקריתיה </w:t>
      </w:r>
      <w:r w:rsidRPr="00411327">
        <w:rPr>
          <w:rStyle w:val="afff"/>
          <w:b/>
          <w:rtl/>
        </w:rPr>
        <w:t>לר</w:t>
      </w:r>
      <w:r w:rsidRPr="00411327">
        <w:rPr>
          <w:rStyle w:val="afff"/>
          <w:rFonts w:hint="cs"/>
          <w:b/>
          <w:rtl/>
        </w:rPr>
        <w:t>"</w:t>
      </w:r>
      <w:r w:rsidRPr="00411327">
        <w:rPr>
          <w:rStyle w:val="afff"/>
          <w:b/>
          <w:rtl/>
        </w:rPr>
        <w:t>ט</w:t>
      </w:r>
      <w:r>
        <w:rPr>
          <w:rFonts w:hint="cs"/>
          <w:rtl/>
        </w:rPr>
        <w:t>,</w:t>
      </w:r>
      <w:r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b/>
          <w:rtl/>
        </w:rPr>
        <w:t>א</w:t>
      </w:r>
      <w:r w:rsidRPr="00411327">
        <w:rPr>
          <w:rStyle w:val="afff"/>
          <w:rFonts w:hint="cs"/>
          <w:b/>
          <w:rtl/>
        </w:rPr>
        <w:t>"</w:t>
      </w:r>
      <w:r w:rsidRPr="00411327">
        <w:rPr>
          <w:rStyle w:val="afff"/>
          <w:b/>
          <w:rtl/>
        </w:rPr>
        <w:t>ל:</w:t>
      </w:r>
      <w:r w:rsidRPr="009E3565">
        <w:rPr>
          <w:rFonts w:ascii="Fb Fontext" w:hAnsi="Fb Fontext"/>
          <w:sz w:val="20"/>
          <w:rtl/>
        </w:rPr>
        <w:t xml:space="preserve"> אין מביאין ראיה מהקטן.</w:t>
      </w:r>
    </w:p>
    <w:p w14:paraId="0C2CE832" w14:textId="7019001F" w:rsidR="0094084F" w:rsidRDefault="002A125E" w:rsidP="00B176B0">
      <w:pPr>
        <w:pStyle w:val="36"/>
        <w:framePr w:wrap="notBeside"/>
        <w:rPr>
          <w:rtl/>
        </w:rPr>
      </w:pPr>
      <w:r w:rsidRPr="00B176B0">
        <w:rPr>
          <w:rtl/>
        </w:rPr>
        <w:t>רבי</w:t>
      </w:r>
      <w:r w:rsidR="0094084F">
        <w:rPr>
          <w:rtl/>
        </w:rPr>
        <w:t>:</w:t>
      </w:r>
    </w:p>
    <w:p w14:paraId="4F57A5A0" w14:textId="3C36F7DE" w:rsidR="002A125E" w:rsidRPr="006F178A" w:rsidRDefault="002A125E" w:rsidP="00C635C9">
      <w:pPr>
        <w:rPr>
          <w:rtl/>
        </w:rPr>
      </w:pPr>
      <w:r w:rsidRPr="006F178A">
        <w:rPr>
          <w:rFonts w:ascii="Fb Fontext" w:hAnsi="Fb Fontext"/>
          <w:rtl/>
        </w:rPr>
        <w:t xml:space="preserve">קריתיה </w:t>
      </w:r>
      <w:r w:rsidRPr="00411327">
        <w:rPr>
          <w:rStyle w:val="afff"/>
          <w:b/>
          <w:rtl/>
        </w:rPr>
        <w:t>לרבי יהודה</w:t>
      </w:r>
      <w:r>
        <w:rPr>
          <w:rFonts w:hint="cs"/>
          <w:rtl/>
        </w:rPr>
        <w:t>,</w:t>
      </w:r>
      <w:r>
        <w:rPr>
          <w:rFonts w:ascii="Fb Fontext" w:hAnsi="Fb Fontext" w:hint="cs"/>
          <w:rtl/>
        </w:rPr>
        <w:t xml:space="preserve"> </w:t>
      </w:r>
      <w:r w:rsidRPr="00411327">
        <w:rPr>
          <w:rStyle w:val="afff"/>
          <w:b/>
          <w:rtl/>
        </w:rPr>
        <w:t>א</w:t>
      </w:r>
      <w:r w:rsidRPr="00411327">
        <w:rPr>
          <w:rStyle w:val="afff"/>
          <w:rFonts w:hint="cs"/>
          <w:b/>
          <w:rtl/>
        </w:rPr>
        <w:t>"</w:t>
      </w:r>
      <w:r w:rsidRPr="00411327">
        <w:rPr>
          <w:rStyle w:val="afff"/>
          <w:b/>
          <w:rtl/>
        </w:rPr>
        <w:t xml:space="preserve">ל: </w:t>
      </w:r>
      <w:r w:rsidRPr="006F178A">
        <w:rPr>
          <w:rFonts w:hint="cs"/>
          <w:rtl/>
        </w:rPr>
        <w:t>אפי' גדול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אין ראיה מן המתיר.</w:t>
      </w:r>
      <w:r w:rsidR="009F544E">
        <w:rPr>
          <w:rFonts w:hint="cs"/>
          <w:rtl/>
        </w:rPr>
        <w:t xml:space="preserve">  </w:t>
      </w:r>
    </w:p>
    <w:bookmarkEnd w:id="2"/>
    <w:p>
      <w:pPr>
        <w:pStyle w:val="MishnaBatzad"/>
        <w:rPr>
          <w:ins w:id="20071" w:author="קלוד" w:date="2026-10-06T10:09:25Z"/>
        </w:rPr>
      </w:pPr>
      <w:ins w:id="20070" w:author="קלוד" w:date="2026-10-06T10:09:25Z">
        <w:r>
          <w:t xml:space="preserve">משנה ד</w:t>
        </w:r>
      </w:ins>
    </w:p>
    <w:p w14:paraId="7079D765" w14:textId="77777777" w:rsidR="002A125E" w:rsidRDefault="002A125E" w:rsidP="002A125E">
      <w:pPr>
        <w:pStyle w:val="afff8"/>
        <w:rPr>
          <w:rtl/>
        </w:rPr>
      </w:pPr>
      <w:r w:rsidRPr="00ED39D2">
        <w:rPr>
          <w:rtl/>
        </w:rPr>
        <w:t>אין</w:t>
      </w:r>
      <w:r w:rsidRPr="006F178A">
        <w:rPr>
          <w:rtl/>
        </w:rPr>
        <w:t xml:space="preserve"> קורין את המגילה, ולא מלין, ולא טובלין, ולא מזין, </w:t>
      </w:r>
    </w:p>
    <w:p w14:paraId="0D492997" w14:textId="77777777" w:rsidR="002A125E" w:rsidRPr="006F178A" w:rsidRDefault="002A125E" w:rsidP="002A125E">
      <w:pPr>
        <w:pStyle w:val="afb"/>
        <w:rPr>
          <w:rtl/>
        </w:rPr>
      </w:pPr>
      <w:r w:rsidRPr="006F178A">
        <w:rPr>
          <w:rtl/>
        </w:rPr>
        <w:t>וכן שומרת יום כנגד יום - לא תטבול עד שתנץ החמה.</w:t>
      </w:r>
    </w:p>
    <w:p w14:paraId="4ACD4EE9" w14:textId="77777777" w:rsidR="002A125E" w:rsidRPr="00925753" w:rsidRDefault="002A125E" w:rsidP="00B176B0">
      <w:pPr>
        <w:pStyle w:val="afb"/>
        <w:spacing w:after="60"/>
        <w:rPr>
          <w:rtl/>
        </w:rPr>
      </w:pPr>
      <w:r w:rsidRPr="00925753">
        <w:rPr>
          <w:rtl/>
        </w:rPr>
        <w:t>וכולן שעשו משעלה עמוד השחר - כשר.</w:t>
      </w:r>
    </w:p>
    <w:p w14:paraId="65C2DBBC" w14:textId="6AF1ADC8" w:rsidR="007F75A9" w:rsidRPr="006F178A" w:rsidRDefault="007F75A9" w:rsidP="002A125E">
      <w:pPr>
        <w:rPr>
          <w:rtl/>
        </w:rPr>
      </w:pPr>
      <w:r>
        <w:rPr>
          <w:rStyle w:val="aff2"/>
          <w:rFonts w:hint="cs"/>
          <w:rtl/>
        </w:rPr>
        <w:t>קריאת ה</w:t>
      </w:r>
      <w:r w:rsidRPr="00E512D5">
        <w:rPr>
          <w:rStyle w:val="aff2"/>
          <w:rFonts w:hint="cs"/>
          <w:rtl/>
        </w:rPr>
        <w:t>מגילה</w:t>
      </w:r>
      <w:r w:rsidR="004F2233">
        <w:rPr>
          <w:rStyle w:val="aff2"/>
          <w:rFonts w:hint="cs"/>
          <w:rtl/>
        </w:rPr>
        <w:t xml:space="preserve"> -</w:t>
      </w:r>
      <w:r>
        <w:rPr>
          <w:rStyle w:val="a4"/>
          <w:rFonts w:hint="cs"/>
          <w:b/>
          <w:bCs/>
          <w:rtl/>
        </w:rPr>
        <w:t xml:space="preserve"> ד</w:t>
      </w:r>
      <w:r w:rsidR="002A125E" w:rsidRPr="00ED39D2">
        <w:rPr>
          <w:rStyle w:val="a4"/>
          <w:rFonts w:hint="cs"/>
          <w:b/>
          <w:bCs/>
          <w:rtl/>
        </w:rPr>
        <w:t>'</w:t>
      </w:r>
      <w:r w:rsidR="002A125E" w:rsidRPr="00ED39D2">
        <w:rPr>
          <w:rStyle w:val="a4"/>
          <w:b/>
          <w:bCs/>
          <w:rtl/>
        </w:rPr>
        <w:t>והימים</w:t>
      </w:r>
      <w:r w:rsidR="002A125E" w:rsidRPr="0063694C">
        <w:rPr>
          <w:rStyle w:val="a4"/>
          <w:rtl/>
        </w:rPr>
        <w:t xml:space="preserve"> האלה נזכרים</w:t>
      </w:r>
      <w:r w:rsidR="002A125E" w:rsidRPr="0063694C">
        <w:rPr>
          <w:rStyle w:val="a4"/>
          <w:rFonts w:hint="cs"/>
          <w:rtl/>
        </w:rPr>
        <w:t>'</w:t>
      </w:r>
      <w:r w:rsidR="002A125E" w:rsidRPr="0063694C">
        <w:rPr>
          <w:rStyle w:val="a4"/>
          <w:rtl/>
        </w:rPr>
        <w:t>,</w:t>
      </w:r>
      <w:r w:rsidR="002A125E" w:rsidRPr="006F178A">
        <w:rPr>
          <w:rFonts w:ascii="Fb Fontext" w:hAnsi="Fb Fontext"/>
          <w:rtl/>
        </w:rPr>
        <w:t xml:space="preserve"> ביום</w:t>
      </w:r>
      <w:r w:rsidR="00A72928">
        <w:rPr>
          <w:rFonts w:hint="cs"/>
          <w:rtl/>
        </w:rPr>
        <w:t>,</w:t>
      </w:r>
    </w:p>
    <w:p w14:paraId="070ABFE2" w14:textId="77777777" w:rsidR="0094084F" w:rsidRDefault="002A125E" w:rsidP="00673560">
      <w:pPr>
        <w:pStyle w:val="36"/>
        <w:framePr w:wrap="notBeside"/>
        <w:rPr>
          <w:rtl/>
        </w:rPr>
      </w:pPr>
      <w:r w:rsidRPr="00673560">
        <w:rPr>
          <w:rFonts w:hint="cs"/>
          <w:rtl/>
        </w:rPr>
        <w:t>והך</w:t>
      </w:r>
      <w:r w:rsidRPr="00673560">
        <w:rPr>
          <w:rtl/>
        </w:rPr>
        <w:t xml:space="preserve"> </w:t>
      </w:r>
      <w:r w:rsidR="007F75A9" w:rsidRPr="00673560">
        <w:rPr>
          <w:rFonts w:hint="cs"/>
          <w:rtl/>
        </w:rPr>
        <w:t>דריב"ל</w:t>
      </w:r>
      <w:r w:rsidR="0094084F">
        <w:rPr>
          <w:rFonts w:hint="cs"/>
          <w:rtl/>
        </w:rPr>
        <w:t>:</w:t>
      </w:r>
    </w:p>
    <w:p w14:paraId="12EC7220" w14:textId="6E0D15D0" w:rsidR="002A125E" w:rsidRPr="006F178A" w:rsidRDefault="00543A3F" w:rsidP="00673560">
      <w:pPr>
        <w:rPr>
          <w:rtl/>
        </w:rPr>
      </w:pPr>
      <w:r>
        <w:rPr>
          <w:rFonts w:hint="cs"/>
          <w:rtl/>
        </w:rPr>
        <w:t>דקורא</w:t>
      </w:r>
      <w:r w:rsidR="002A125E" w:rsidRPr="006F178A">
        <w:rPr>
          <w:rtl/>
        </w:rPr>
        <w:t xml:space="preserve"> בלילה</w:t>
      </w:r>
      <w:r>
        <w:rPr>
          <w:rFonts w:hint="cs"/>
          <w:rtl/>
        </w:rPr>
        <w:t xml:space="preserve"> ושונה ביום</w:t>
      </w:r>
      <w:r w:rsidR="002A125E" w:rsidRPr="006F178A">
        <w:rPr>
          <w:rtl/>
        </w:rPr>
        <w:t xml:space="preserve"> </w:t>
      </w:r>
      <w:r w:rsidR="007F75A9">
        <w:rPr>
          <w:rtl/>
        </w:rPr>
        <w:t>–</w:t>
      </w:r>
      <w:r w:rsidR="002A125E" w:rsidRPr="006F178A">
        <w:rPr>
          <w:rtl/>
        </w:rPr>
        <w:t xml:space="preserve"> </w:t>
      </w:r>
      <w:r w:rsidR="007F75A9" w:rsidRPr="00411327">
        <w:rPr>
          <w:rStyle w:val="afff"/>
          <w:rFonts w:hint="cs"/>
          <w:b/>
          <w:rtl/>
        </w:rPr>
        <w:t>המשנה</w:t>
      </w:r>
      <w:r w:rsidR="007F75A9">
        <w:rPr>
          <w:rFonts w:hint="cs"/>
          <w:rtl/>
        </w:rPr>
        <w:t xml:space="preserve"> </w:t>
      </w:r>
      <w:r w:rsidR="002A125E">
        <w:rPr>
          <w:rFonts w:hint="cs"/>
          <w:rtl/>
        </w:rPr>
        <w:t xml:space="preserve">על של </w:t>
      </w:r>
      <w:r w:rsidR="002A125E" w:rsidRPr="006F178A">
        <w:rPr>
          <w:rtl/>
        </w:rPr>
        <w:t>יום.</w:t>
      </w:r>
    </w:p>
    <w:p w14:paraId="13E2FCA9" w14:textId="4EA47EFB" w:rsidR="002A125E" w:rsidRPr="006F178A" w:rsidRDefault="002A125E" w:rsidP="002A125E">
      <w:pPr>
        <w:rPr>
          <w:rtl/>
        </w:rPr>
      </w:pPr>
      <w:r w:rsidRPr="006F178A">
        <w:rPr>
          <w:rStyle w:val="aff2"/>
          <w:rtl/>
        </w:rPr>
        <w:t>מ</w:t>
      </w:r>
      <w:r w:rsidR="007F75A9">
        <w:rPr>
          <w:rStyle w:val="aff2"/>
          <w:rFonts w:hint="cs"/>
          <w:rtl/>
        </w:rPr>
        <w:t>י</w:t>
      </w:r>
      <w:r w:rsidRPr="006F178A">
        <w:rPr>
          <w:rStyle w:val="aff2"/>
          <w:rtl/>
        </w:rPr>
        <w:t>ל</w:t>
      </w:r>
      <w:r w:rsidR="007F75A9">
        <w:rPr>
          <w:rStyle w:val="aff2"/>
          <w:rFonts w:hint="cs"/>
          <w:rtl/>
        </w:rPr>
        <w:t>ה</w:t>
      </w:r>
      <w:r w:rsidR="005D4B15">
        <w:rPr>
          <w:rStyle w:val="afe"/>
          <w:rFonts w:cs="Guttman Vilna" w:hint="cs"/>
          <w:rtl/>
        </w:rPr>
        <w:t xml:space="preserve"> -</w:t>
      </w:r>
      <w:r w:rsidRPr="006F178A">
        <w:rPr>
          <w:rStyle w:val="afe"/>
          <w:rFonts w:cs="Guttman Vilna" w:hint="cs"/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ד</w:t>
      </w:r>
      <w:r w:rsidRPr="00E512D5">
        <w:rPr>
          <w:rStyle w:val="a4"/>
          <w:b/>
          <w:bCs/>
          <w:rtl/>
        </w:rPr>
        <w:t>וביום</w:t>
      </w:r>
      <w:r w:rsidRPr="00BD5E8D">
        <w:rPr>
          <w:rStyle w:val="a4"/>
          <w:rtl/>
        </w:rPr>
        <w:t xml:space="preserve"> השמיני ימול.</w:t>
      </w:r>
    </w:p>
    <w:p w14:paraId="5345B9C0" w14:textId="44A2B0B2" w:rsidR="002A125E" w:rsidRPr="00AE17D0" w:rsidRDefault="002A125E" w:rsidP="00AE17D0">
      <w:pPr>
        <w:rPr>
          <w:rFonts w:ascii="Fb Fontext" w:hAnsi="Fb Fontext" w:cs="BA TM • Tzlotana"/>
          <w:spacing w:val="4"/>
          <w:szCs w:val="16"/>
          <w:rtl/>
        </w:rPr>
      </w:pPr>
      <w:r w:rsidRPr="006F178A">
        <w:rPr>
          <w:rStyle w:val="aff2"/>
          <w:rtl/>
        </w:rPr>
        <w:t>טובלין ומזין</w:t>
      </w:r>
      <w:r w:rsidR="00596338">
        <w:rPr>
          <w:rFonts w:hint="cs"/>
          <w:rtl/>
        </w:rPr>
        <w:t xml:space="preserve"> </w:t>
      </w:r>
      <w:r w:rsidR="00AE17D0">
        <w:rPr>
          <w:rFonts w:hint="cs"/>
          <w:rtl/>
        </w:rPr>
        <w:t xml:space="preserve">- </w:t>
      </w:r>
      <w:r>
        <w:rPr>
          <w:rFonts w:hint="cs"/>
          <w:rtl/>
        </w:rPr>
        <w:t xml:space="preserve">הוקשה </w:t>
      </w:r>
      <w:r w:rsidRPr="00037A4F">
        <w:rPr>
          <w:rtl/>
        </w:rPr>
        <w:t>טבילה להזיה.</w:t>
      </w:r>
      <w:r w:rsidR="00AE17D0" w:rsidRPr="00D5478B">
        <w:rPr>
          <w:spacing w:val="-4"/>
          <w:rtl/>
        </w:rPr>
        <w:t xml:space="preserve"> </w:t>
      </w:r>
      <w:r w:rsidR="00AE17D0" w:rsidRPr="00AE17D0">
        <w:rPr>
          <w:rtl/>
        </w:rPr>
        <w:t>ד</w:t>
      </w:r>
      <w:r w:rsidR="00AE17D0">
        <w:rPr>
          <w:rFonts w:hint="cs"/>
          <w:rtl/>
        </w:rPr>
        <w:t>'</w:t>
      </w:r>
      <w:r w:rsidR="00AE17D0" w:rsidRPr="00AE17D0">
        <w:rPr>
          <w:rStyle w:val="a4"/>
          <w:rtl/>
        </w:rPr>
        <w:t>והזה</w:t>
      </w:r>
      <w:r w:rsidR="00AE17D0" w:rsidRPr="00AE17D0">
        <w:rPr>
          <w:rStyle w:val="a4"/>
          <w:rFonts w:hint="cs"/>
          <w:rtl/>
        </w:rPr>
        <w:t>..</w:t>
      </w:r>
      <w:r w:rsidR="00AE17D0" w:rsidRPr="00AE17D0">
        <w:rPr>
          <w:rStyle w:val="a4"/>
          <w:rtl/>
        </w:rPr>
        <w:t xml:space="preserve"> ביום</w:t>
      </w:r>
      <w:r w:rsidR="00AE17D0" w:rsidRPr="00AE17D0">
        <w:rPr>
          <w:rStyle w:val="a4"/>
          <w:rFonts w:hint="cs"/>
          <w:rtl/>
        </w:rPr>
        <w:t>.. ורחץ..</w:t>
      </w:r>
      <w:r w:rsidR="00AE17D0">
        <w:rPr>
          <w:rStyle w:val="a4"/>
          <w:rFonts w:hint="cs"/>
          <w:rtl/>
        </w:rPr>
        <w:t>'</w:t>
      </w:r>
      <w:r w:rsidR="00AE17D0" w:rsidRPr="00AE17D0">
        <w:rPr>
          <w:rStyle w:val="a4"/>
          <w:rFonts w:hint="cs"/>
          <w:rtl/>
        </w:rPr>
        <w:t xml:space="preserve"> </w:t>
      </w:r>
    </w:p>
    <w:p w14:paraId="34F3DE08" w14:textId="7AE799B5" w:rsidR="002A125E" w:rsidRPr="006F178A" w:rsidRDefault="002A125E" w:rsidP="00E512D5">
      <w:pPr>
        <w:pStyle w:val="aff1"/>
        <w:rPr>
          <w:rStyle w:val="aff2"/>
          <w:b/>
          <w:rtl/>
        </w:rPr>
      </w:pPr>
      <w:ins w:id="9825" w:author="מספור קטעי משנה" w:date="2026-10-06T06:45:35Z">
        <w:r>
          <w:rPr>
            <w:rStyle w:val="MisparKeta"/>
          </w:rPr>
          <w:t xml:space="preserve">ו. </w:t>
        </w:r>
      </w:ins>
      <w:r w:rsidRPr="006F178A">
        <w:rPr>
          <w:rStyle w:val="aff2"/>
          <w:rtl/>
        </w:rPr>
        <w:t>שומרת יום כנגד יום.</w:t>
      </w:r>
    </w:p>
    <w:p w14:paraId="2243F373" w14:textId="77777777" w:rsidR="0094084F" w:rsidRDefault="00596338" w:rsidP="00D5478B">
      <w:pPr>
        <w:pStyle w:val="36"/>
        <w:framePr w:wrap="notBeside"/>
        <w:rPr>
          <w:rtl/>
        </w:rPr>
      </w:pPr>
      <w:r w:rsidRPr="00D5478B">
        <w:rPr>
          <w:rFonts w:hint="cs"/>
          <w:rtl/>
        </w:rPr>
        <w:t>קמ</w:t>
      </w:r>
      <w:r w:rsidRPr="00D5478B">
        <w:rPr>
          <w:rtl/>
        </w:rPr>
        <w:t>"</w:t>
      </w:r>
      <w:r w:rsidRPr="00D5478B">
        <w:rPr>
          <w:rFonts w:hint="cs"/>
          <w:rtl/>
        </w:rPr>
        <w:t>ל</w:t>
      </w:r>
      <w:r w:rsidR="0094084F">
        <w:rPr>
          <w:rFonts w:hint="cs"/>
          <w:rtl/>
        </w:rPr>
        <w:t>:</w:t>
      </w:r>
    </w:p>
    <w:p w14:paraId="0A99A63C" w14:textId="15E8E272" w:rsidR="002A125E" w:rsidRPr="006F178A" w:rsidRDefault="002A125E" w:rsidP="007E2D6D">
      <w:pPr>
        <w:spacing w:after="60"/>
        <w:rPr>
          <w:rtl/>
        </w:rPr>
      </w:pPr>
      <w:r>
        <w:rPr>
          <w:rFonts w:hint="cs"/>
          <w:rtl/>
        </w:rPr>
        <w:t xml:space="preserve">שלא תהא </w:t>
      </w:r>
      <w:r w:rsidRPr="006F178A">
        <w:rPr>
          <w:rFonts w:hint="cs"/>
          <w:rtl/>
        </w:rPr>
        <w:t>כראיה א</w:t>
      </w:r>
      <w:r w:rsidR="00596338">
        <w:rPr>
          <w:rFonts w:hint="cs"/>
          <w:rtl/>
        </w:rPr>
        <w:t>'</w:t>
      </w:r>
      <w:r w:rsidRPr="006F178A">
        <w:rPr>
          <w:rFonts w:hint="cs"/>
          <w:rtl/>
        </w:rPr>
        <w:t xml:space="preserve"> של זב שהוקש לבעל קרי דביו</w:t>
      </w:r>
      <w:r w:rsidR="00596338">
        <w:rPr>
          <w:rFonts w:hint="cs"/>
          <w:rtl/>
        </w:rPr>
        <w:t>מו,</w:t>
      </w:r>
      <w:r w:rsidRPr="006F178A">
        <w:rPr>
          <w:rFonts w:hint="cs"/>
          <w:rtl/>
        </w:rPr>
        <w:t xml:space="preserve"> </w:t>
      </w:r>
      <w:r w:rsidR="00596338">
        <w:rPr>
          <w:rFonts w:hint="cs"/>
          <w:rtl/>
        </w:rPr>
        <w:t>ועכ"פ</w:t>
      </w:r>
      <w:r w:rsidRPr="006F178A">
        <w:rPr>
          <w:rFonts w:hint="cs"/>
          <w:rtl/>
        </w:rPr>
        <w:t xml:space="preserve"> </w:t>
      </w:r>
      <w:r w:rsidR="00596338">
        <w:rPr>
          <w:rFonts w:hint="cs"/>
          <w:rtl/>
        </w:rPr>
        <w:t>יספיק</w:t>
      </w:r>
      <w:r w:rsidRPr="006F178A">
        <w:rPr>
          <w:rFonts w:hint="cs"/>
          <w:rtl/>
        </w:rPr>
        <w:t xml:space="preserve"> מקצת שימור </w:t>
      </w:r>
      <w:r w:rsidRPr="00F05A14">
        <w:rPr>
          <w:rFonts w:cs="PFT_Frank" w:hint="cs"/>
          <w:b/>
          <w:bCs/>
          <w:szCs w:val="14"/>
          <w:rtl/>
        </w:rPr>
        <w:t>בלילה</w:t>
      </w:r>
      <w:r w:rsidR="00596338">
        <w:rPr>
          <w:rFonts w:hint="cs"/>
          <w:rtl/>
        </w:rPr>
        <w:t xml:space="preserve"> </w:t>
      </w:r>
      <w:r w:rsidR="00596338">
        <w:rPr>
          <w:rtl/>
        </w:rPr>
        <w:t>–</w:t>
      </w:r>
      <w:r w:rsidRPr="006F178A">
        <w:rPr>
          <w:rFonts w:hint="cs"/>
          <w:rtl/>
        </w:rPr>
        <w:t xml:space="preserve"> </w:t>
      </w:r>
      <w:r w:rsidR="00596338">
        <w:rPr>
          <w:rFonts w:hint="cs"/>
          <w:rtl/>
        </w:rPr>
        <w:t xml:space="preserve">אלא </w:t>
      </w:r>
      <w:r w:rsidRPr="006F178A">
        <w:rPr>
          <w:rFonts w:hint="cs"/>
          <w:rtl/>
        </w:rPr>
        <w:t xml:space="preserve">ספירה דווקא </w:t>
      </w:r>
      <w:r w:rsidRPr="00F05A14">
        <w:rPr>
          <w:rFonts w:cs="PFT_Frank" w:hint="cs"/>
          <w:b/>
          <w:bCs/>
          <w:szCs w:val="14"/>
          <w:rtl/>
        </w:rPr>
        <w:t>ביום</w:t>
      </w:r>
      <w:r w:rsidRPr="006F178A">
        <w:rPr>
          <w:rtl/>
        </w:rPr>
        <w:t>.</w:t>
      </w:r>
    </w:p>
    <w:p w14:paraId="438B10A8" w14:textId="77777777" w:rsidR="002A125E" w:rsidRPr="006F178A" w:rsidRDefault="002A125E" w:rsidP="007E2D6D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כ:</w:t>
      </w:r>
    </w:p>
    <w:p w14:paraId="490AD419" w14:textId="46FA3820" w:rsidR="002A125E" w:rsidRPr="00BD5E8D" w:rsidRDefault="002A125E" w:rsidP="007E2D6D">
      <w:pPr>
        <w:pStyle w:val="aff1"/>
        <w:spacing w:before="0"/>
        <w:rPr>
          <w:rtl/>
        </w:rPr>
      </w:pPr>
      <w:ins w:id="9826" w:author="מספור קטעי משנה" w:date="2026-10-06T06:45:35Z">
        <w:r>
          <w:rPr>
            <w:rStyle w:val="MisparKeta"/>
          </w:rPr>
          <w:t xml:space="preserve">א. </w:t>
        </w:r>
      </w:ins>
      <w:r w:rsidRPr="00BD5E8D">
        <w:rPr>
          <w:rtl/>
        </w:rPr>
        <w:t>וכולן שעשו מעמוד השחר כשר.</w:t>
      </w:r>
    </w:p>
    <w:p w14:paraId="51643363" w14:textId="04E657BE" w:rsidR="0094084F" w:rsidRDefault="002A125E" w:rsidP="00D5478B">
      <w:pPr>
        <w:pStyle w:val="36"/>
        <w:framePr w:wrap="notBeside"/>
        <w:rPr>
          <w:rtl/>
        </w:rPr>
      </w:pPr>
      <w:r w:rsidRPr="00D5478B">
        <w:rPr>
          <w:rFonts w:hint="cs"/>
          <w:rtl/>
        </w:rPr>
        <w:t>ר</w:t>
      </w:r>
      <w:r w:rsidRPr="00D5478B">
        <w:rPr>
          <w:rtl/>
        </w:rPr>
        <w:t>"</w:t>
      </w:r>
      <w:r w:rsidRPr="00D5478B">
        <w:rPr>
          <w:rFonts w:hint="cs"/>
          <w:rtl/>
        </w:rPr>
        <w:t>ז</w:t>
      </w:r>
      <w:r w:rsidR="0094084F">
        <w:rPr>
          <w:rFonts w:hint="cs"/>
          <w:rtl/>
        </w:rPr>
        <w:t>:</w:t>
      </w:r>
    </w:p>
    <w:p w14:paraId="5CC2532D" w14:textId="159006DE" w:rsidR="002A125E" w:rsidRPr="007E2D6D" w:rsidRDefault="002A125E" w:rsidP="007E2D6D">
      <w:pPr>
        <w:rPr>
          <w:rtl/>
        </w:rPr>
      </w:pPr>
      <w:r w:rsidRPr="007E2D6D">
        <w:rPr>
          <w:rStyle w:val="a4"/>
          <w:rFonts w:hint="cs"/>
          <w:rtl/>
        </w:rPr>
        <w:t>'</w:t>
      </w:r>
      <w:r w:rsidRPr="007E2D6D">
        <w:rPr>
          <w:rStyle w:val="a4"/>
          <w:rtl/>
        </w:rPr>
        <w:t xml:space="preserve">ואנחנו עשים במלאכה </w:t>
      </w:r>
      <w:r w:rsidRPr="007E2D6D">
        <w:rPr>
          <w:rStyle w:val="a4"/>
          <w:rFonts w:hint="cs"/>
          <w:rtl/>
        </w:rPr>
        <w:t>וגו'</w:t>
      </w:r>
      <w:r w:rsidRPr="007E2D6D">
        <w:rPr>
          <w:rStyle w:val="a4"/>
          <w:rtl/>
        </w:rPr>
        <w:t xml:space="preserve"> מעלות השחר עד צא</w:t>
      </w:r>
      <w:r w:rsidRPr="007E2D6D">
        <w:rPr>
          <w:rStyle w:val="a4"/>
          <w:rFonts w:hint="cs"/>
          <w:rtl/>
        </w:rPr>
        <w:t>ה"כ</w:t>
      </w:r>
      <w:r w:rsidR="00A72928" w:rsidRPr="007E2D6D">
        <w:rPr>
          <w:rStyle w:val="a4"/>
          <w:rFonts w:hint="cs"/>
          <w:rtl/>
        </w:rPr>
        <w:t xml:space="preserve">.. </w:t>
      </w:r>
      <w:r w:rsidRPr="007E2D6D">
        <w:rPr>
          <w:rStyle w:val="a4"/>
          <w:rFonts w:hint="cs"/>
          <w:rtl/>
        </w:rPr>
        <w:t xml:space="preserve">'והיו </w:t>
      </w:r>
      <w:r w:rsidRPr="007E2D6D">
        <w:rPr>
          <w:rStyle w:val="a4"/>
          <w:rtl/>
        </w:rPr>
        <w:t>לנו הלילה</w:t>
      </w:r>
      <w:r w:rsidR="00D5478B" w:rsidRPr="007E2D6D">
        <w:rPr>
          <w:rStyle w:val="a4"/>
          <w:rFonts w:hint="cs"/>
          <w:rtl/>
        </w:rPr>
        <w:t xml:space="preserve"> </w:t>
      </w:r>
      <w:r w:rsidRPr="007E2D6D">
        <w:rPr>
          <w:rStyle w:val="a4"/>
          <w:rtl/>
        </w:rPr>
        <w:t xml:space="preserve">משמר והיום מלאכה' </w:t>
      </w:r>
      <w:r w:rsidR="00543A3F" w:rsidRPr="007E2D6D">
        <w:rPr>
          <w:rStyle w:val="a4"/>
          <w:rFonts w:hint="cs"/>
          <w:rtl/>
        </w:rPr>
        <w:t>-</w:t>
      </w:r>
      <w:r w:rsidR="00543A3F" w:rsidRPr="007E2D6D">
        <w:rPr>
          <w:rFonts w:hint="cs"/>
          <w:rtl/>
        </w:rPr>
        <w:t xml:space="preserve"> </w:t>
      </w:r>
      <w:r w:rsidRPr="007E2D6D">
        <w:rPr>
          <w:rFonts w:hint="cs"/>
          <w:rtl/>
        </w:rPr>
        <w:t>כל זמן שעוסקים במלאכה קוראים יום</w:t>
      </w:r>
      <w:r w:rsidR="00A72928" w:rsidRPr="007E2D6D">
        <w:rPr>
          <w:rFonts w:hint="cs"/>
          <w:rtl/>
        </w:rPr>
        <w:t>.</w:t>
      </w:r>
    </w:p>
    <w:p>
      <w:pPr>
        <w:pStyle w:val="MishnaBatzad"/>
        <w:rPr>
          <w:ins w:id="20073" w:author="קלוד" w:date="2026-10-06T10:09:25Z"/>
        </w:rPr>
      </w:pPr>
      <w:ins w:id="20072" w:author="קלוד" w:date="2026-10-06T10:09:25Z">
        <w:r>
          <w:t xml:space="preserve">משנה ה</w:t>
        </w:r>
      </w:ins>
    </w:p>
    <w:p w14:paraId="25FDD9CA" w14:textId="31B68707" w:rsidR="002A125E" w:rsidRPr="00ED39D2" w:rsidRDefault="002A125E" w:rsidP="002A125E">
      <w:pPr>
        <w:pStyle w:val="afff8"/>
        <w:rPr>
          <w:spacing w:val="6"/>
          <w:rtl/>
        </w:rPr>
      </w:pPr>
      <w:r w:rsidRPr="00ED39D2">
        <w:rPr>
          <w:rtl/>
        </w:rPr>
        <w:lastRenderedPageBreak/>
        <w:t xml:space="preserve">כל היום כשר לקריאת המגילה ולקריאת ההלל, לתקיעת שופר ולנטילת לולב, לתפלת המוספין ולמוספין, לוידוי הפרים ולוידוי מעשר ולוידוי יום הכפורים, לסמיכה, </w:t>
      </w:r>
      <w:r w:rsidRPr="00ED39D2">
        <w:rPr>
          <w:spacing w:val="2"/>
          <w:rtl/>
        </w:rPr>
        <w:t xml:space="preserve">לשחיטה, לתנופה, להגשה, לקמיצה, להקטרה, למליקה, לקבלה </w:t>
      </w:r>
      <w:r w:rsidRPr="00ED39D2">
        <w:rPr>
          <w:spacing w:val="6"/>
          <w:rtl/>
        </w:rPr>
        <w:t>ולהזיה, להשקיית סוטה, לעריפת העגלה ולטהרת המצורע.</w:t>
      </w:r>
    </w:p>
    <w:p w14:paraId="1698D834" w14:textId="65DD1E2C" w:rsidR="002A125E" w:rsidRPr="00ED39D2" w:rsidRDefault="002A125E" w:rsidP="002A125E">
      <w:pPr>
        <w:pStyle w:val="afb"/>
        <w:rPr>
          <w:rtl/>
        </w:rPr>
      </w:pPr>
      <w:r w:rsidRPr="00ED39D2">
        <w:rPr>
          <w:rtl/>
        </w:rPr>
        <w:t>כל הלילה כשר לקצירת העומר ולהקטר חלבים ואברים.</w:t>
      </w:r>
    </w:p>
    <w:p w14:paraId="00AAF0C0" w14:textId="77777777" w:rsidR="002A125E" w:rsidRPr="00ED39D2" w:rsidRDefault="002A125E" w:rsidP="002A125E">
      <w:pPr>
        <w:pStyle w:val="afb"/>
        <w:rPr>
          <w:rtl/>
        </w:rPr>
      </w:pPr>
      <w:r w:rsidRPr="00ED39D2">
        <w:rPr>
          <w:rtl/>
        </w:rPr>
        <w:t>זה הכלל: דבר שמצותו ביום - כשר כל היום.</w:t>
      </w:r>
    </w:p>
    <w:p w14:paraId="38E2AF85" w14:textId="676B60AE" w:rsidR="002A125E" w:rsidRPr="00ED39D2" w:rsidRDefault="002A125E" w:rsidP="00411104">
      <w:pPr>
        <w:pStyle w:val="afb"/>
        <w:spacing w:after="60"/>
        <w:rPr>
          <w:rtl/>
        </w:rPr>
      </w:pPr>
      <w:r>
        <w:rPr>
          <w:rFonts w:hint="cs"/>
          <w:rtl/>
        </w:rPr>
        <w:t xml:space="preserve"> </w:t>
      </w:r>
      <w:r w:rsidR="004F2233">
        <w:rPr>
          <w:rFonts w:hint="cs"/>
          <w:rtl/>
        </w:rPr>
        <w:t xml:space="preserve">             </w:t>
      </w:r>
      <w:r w:rsidRPr="00ED39D2">
        <w:rPr>
          <w:rtl/>
        </w:rPr>
        <w:t>דבר שמצותו בלילה - כשר כל הלילה.</w:t>
      </w:r>
    </w:p>
    <w:p w14:paraId="6A1C07B1" w14:textId="6B671071" w:rsidR="002A125E" w:rsidRPr="006F178A" w:rsidRDefault="002A125E" w:rsidP="00E512D5">
      <w:pPr>
        <w:pStyle w:val="a3"/>
        <w:rPr>
          <w:rFonts w:cs="Guttman Vilna"/>
          <w:b/>
          <w:rtl/>
        </w:rPr>
      </w:pPr>
      <w:r w:rsidRPr="006F178A">
        <w:rPr>
          <w:rStyle w:val="afe"/>
          <w:rtl/>
          <w:lang w:bidi="he-IL"/>
        </w:rPr>
        <w:t>לקריאת ההלל</w:t>
      </w:r>
      <w:r w:rsidRPr="006F178A">
        <w:rPr>
          <w:rtl/>
        </w:rPr>
        <w:t xml:space="preserve"> </w:t>
      </w:r>
      <w:r w:rsidR="00F3031E">
        <w:rPr>
          <w:rStyle w:val="a4"/>
          <w:rFonts w:hint="cs"/>
          <w:b/>
          <w:bCs/>
          <w:rtl/>
          <w:lang w:bidi="he-IL"/>
        </w:rPr>
        <w:t xml:space="preserve">- </w:t>
      </w:r>
      <w:r w:rsidRPr="00E512D5">
        <w:rPr>
          <w:rStyle w:val="a4"/>
          <w:b/>
          <w:bCs/>
          <w:rtl/>
        </w:rPr>
        <w:t>'</w:t>
      </w:r>
      <w:r w:rsidRPr="00E512D5">
        <w:rPr>
          <w:rStyle w:val="a4"/>
          <w:b/>
          <w:bCs/>
          <w:rtl/>
          <w:lang w:bidi="he-IL"/>
        </w:rPr>
        <w:t>ממזרח</w:t>
      </w:r>
      <w:r w:rsidRPr="00BA25C4">
        <w:rPr>
          <w:rStyle w:val="a4"/>
          <w:rtl/>
          <w:lang w:bidi="he-IL"/>
        </w:rPr>
        <w:t xml:space="preserve"> שמש </w:t>
      </w:r>
      <w:r w:rsidRPr="00E512D5">
        <w:rPr>
          <w:rStyle w:val="a4"/>
          <w:b/>
          <w:bCs/>
          <w:rtl/>
          <w:lang w:bidi="he-IL"/>
        </w:rPr>
        <w:t>עד</w:t>
      </w:r>
      <w:r w:rsidRPr="00BA25C4">
        <w:rPr>
          <w:rStyle w:val="a4"/>
          <w:rtl/>
          <w:lang w:bidi="he-IL"/>
        </w:rPr>
        <w:t xml:space="preserve"> מבואו</w:t>
      </w:r>
      <w:r w:rsidR="001654AF">
        <w:rPr>
          <w:rFonts w:hint="cs"/>
          <w:rtl/>
          <w:lang w:bidi="he-IL"/>
        </w:rPr>
        <w:t>,</w:t>
      </w:r>
      <w:r>
        <w:rPr>
          <w:rFonts w:hint="cs"/>
          <w:rtl/>
        </w:rPr>
        <w:t xml:space="preserve"> </w:t>
      </w:r>
      <w:r w:rsidR="00543A3F" w:rsidRPr="00411327">
        <w:rPr>
          <w:rStyle w:val="afff"/>
          <w:rFonts w:hint="cs"/>
          <w:b/>
          <w:rtl/>
        </w:rPr>
        <w:t>רב יוסף:</w:t>
      </w:r>
      <w:r w:rsidRPr="00411327">
        <w:rPr>
          <w:rStyle w:val="afff"/>
          <w:b/>
          <w:rtl/>
        </w:rPr>
        <w:t xml:space="preserve"> </w:t>
      </w:r>
      <w:r w:rsidRPr="00ED39D2">
        <w:rPr>
          <w:rStyle w:val="a4"/>
          <w:b/>
          <w:rtl/>
          <w:lang w:bidi="he-IL"/>
        </w:rPr>
        <w:t xml:space="preserve">זה </w:t>
      </w:r>
      <w:r w:rsidRPr="00E512D5">
        <w:rPr>
          <w:rStyle w:val="a4"/>
          <w:bCs/>
          <w:rtl/>
          <w:lang w:bidi="he-IL"/>
        </w:rPr>
        <w:t>היום</w:t>
      </w:r>
      <w:r w:rsidRPr="00ED39D2">
        <w:rPr>
          <w:rStyle w:val="a4"/>
          <w:b/>
          <w:rtl/>
          <w:lang w:bidi="he-IL"/>
        </w:rPr>
        <w:t xml:space="preserve"> עשה ה</w:t>
      </w:r>
      <w:r w:rsidRPr="00ED39D2">
        <w:rPr>
          <w:rStyle w:val="a4"/>
          <w:b/>
          <w:rtl/>
        </w:rPr>
        <w:t>'</w:t>
      </w:r>
      <w:r w:rsidRPr="00ED39D2">
        <w:rPr>
          <w:b/>
          <w:rtl/>
        </w:rPr>
        <w:t>.</w:t>
      </w:r>
    </w:p>
    <w:p w14:paraId="0C988110" w14:textId="5A61C22B" w:rsidR="002A125E" w:rsidRDefault="002A125E" w:rsidP="002A125E">
      <w:pPr>
        <w:rPr>
          <w:rtl/>
        </w:rPr>
      </w:pPr>
      <w:r w:rsidRPr="006F178A">
        <w:rPr>
          <w:rStyle w:val="afe"/>
          <w:rtl/>
        </w:rPr>
        <w:t>לתקיעת שופר</w:t>
      </w:r>
      <w:r w:rsidRPr="006F178A">
        <w:rPr>
          <w:rtl/>
        </w:rPr>
        <w:t xml:space="preserve"> - </w:t>
      </w:r>
      <w:r w:rsidRPr="00E512D5">
        <w:rPr>
          <w:rStyle w:val="a4"/>
          <w:b/>
          <w:bCs/>
          <w:rtl/>
        </w:rPr>
        <w:t>ד'יום</w:t>
      </w:r>
      <w:r w:rsidRPr="00ED39D2">
        <w:rPr>
          <w:rStyle w:val="a4"/>
          <w:rtl/>
        </w:rPr>
        <w:t xml:space="preserve"> תרועה יהיה לכם</w:t>
      </w:r>
      <w:r w:rsidRPr="00ED39D2">
        <w:rPr>
          <w:rtl/>
        </w:rPr>
        <w:t>.</w:t>
      </w:r>
    </w:p>
    <w:p w14:paraId="015E4D94" w14:textId="583EF20C" w:rsidR="005D4B15" w:rsidRPr="006F178A" w:rsidRDefault="005D4B15" w:rsidP="005D4B15">
      <w:pPr>
        <w:rPr>
          <w:rtl/>
        </w:rPr>
      </w:pPr>
      <w:r w:rsidRPr="006F178A">
        <w:rPr>
          <w:rStyle w:val="afe"/>
          <w:rtl/>
        </w:rPr>
        <w:t>לנטילת לולב</w:t>
      </w:r>
      <w:r w:rsidRPr="006F178A">
        <w:rPr>
          <w:rtl/>
        </w:rPr>
        <w:t xml:space="preserve"> -</w:t>
      </w:r>
      <w:r w:rsidRPr="00ED39D2">
        <w:rPr>
          <w:rStyle w:val="a4"/>
          <w:rtl/>
        </w:rPr>
        <w:t xml:space="preserve"> </w:t>
      </w:r>
      <w:r w:rsidR="00F3031E">
        <w:rPr>
          <w:rStyle w:val="a4"/>
          <w:rtl/>
        </w:rPr>
        <w:tab/>
      </w:r>
      <w:r w:rsidRPr="00ED39D2">
        <w:rPr>
          <w:rStyle w:val="a4"/>
          <w:rtl/>
        </w:rPr>
        <w:t xml:space="preserve">ד'ולקחתם לכם </w:t>
      </w:r>
      <w:r w:rsidRPr="00E512D5">
        <w:rPr>
          <w:rStyle w:val="a4"/>
          <w:b/>
          <w:bCs/>
          <w:rtl/>
        </w:rPr>
        <w:t>ביום</w:t>
      </w:r>
      <w:r w:rsidRPr="00ED39D2">
        <w:rPr>
          <w:rStyle w:val="a4"/>
          <w:rtl/>
        </w:rPr>
        <w:t xml:space="preserve"> הראשון.</w:t>
      </w:r>
    </w:p>
    <w:p w14:paraId="661F13BE" w14:textId="21D60165" w:rsidR="002A125E" w:rsidRPr="00594654" w:rsidRDefault="002A125E" w:rsidP="00623A41">
      <w:pPr>
        <w:rPr>
          <w:rtl/>
        </w:rPr>
      </w:pPr>
      <w:r w:rsidRPr="006F178A">
        <w:rPr>
          <w:rStyle w:val="afe"/>
          <w:rtl/>
        </w:rPr>
        <w:t xml:space="preserve">למוספין </w:t>
      </w:r>
      <w:r w:rsidRPr="006F178A">
        <w:rPr>
          <w:rtl/>
        </w:rPr>
        <w:t xml:space="preserve">- </w:t>
      </w:r>
      <w:r w:rsidRPr="005D4B15">
        <w:rPr>
          <w:rStyle w:val="a4"/>
          <w:rtl/>
        </w:rPr>
        <w:t>ד'</w:t>
      </w:r>
      <w:r w:rsidRPr="00847BD1">
        <w:rPr>
          <w:rStyle w:val="a4"/>
          <w:rtl/>
        </w:rPr>
        <w:t xml:space="preserve">דבר יום </w:t>
      </w:r>
      <w:r w:rsidRPr="00847BD1">
        <w:rPr>
          <w:rStyle w:val="a4"/>
          <w:b/>
          <w:bCs/>
          <w:rtl/>
        </w:rPr>
        <w:t>ביומו</w:t>
      </w:r>
      <w:r w:rsidRPr="00BA25C4">
        <w:rPr>
          <w:rStyle w:val="a4"/>
          <w:rtl/>
        </w:rPr>
        <w:t>.</w:t>
      </w:r>
      <w:r w:rsidR="00623A41" w:rsidRPr="00C364BD">
        <w:rPr>
          <w:rStyle w:val="afe"/>
          <w:rFonts w:hint="cs"/>
          <w:rtl/>
        </w:rPr>
        <w:t xml:space="preserve"> </w:t>
      </w:r>
      <w:r w:rsidR="00623A41" w:rsidRPr="00C364BD">
        <w:rPr>
          <w:rStyle w:val="afe"/>
          <w:rtl/>
        </w:rPr>
        <w:tab/>
      </w:r>
      <w:r w:rsidR="00623A41" w:rsidRPr="00C364BD">
        <w:rPr>
          <w:rStyle w:val="afe"/>
          <w:rtl/>
        </w:rPr>
        <w:tab/>
      </w:r>
      <w:r w:rsidR="00623A41" w:rsidRPr="00C364BD">
        <w:rPr>
          <w:rStyle w:val="afe"/>
          <w:rtl/>
        </w:rPr>
        <w:tab/>
      </w:r>
      <w:r w:rsidRPr="00C364BD">
        <w:rPr>
          <w:rStyle w:val="afe"/>
          <w:rtl/>
        </w:rPr>
        <w:t>לתפלת המוספין</w:t>
      </w:r>
      <w:r w:rsidRPr="00594654">
        <w:rPr>
          <w:rtl/>
        </w:rPr>
        <w:t xml:space="preserve"> - כמוספין.</w:t>
      </w:r>
    </w:p>
    <w:p w14:paraId="6D38E65C" w14:textId="5DBEF6F2" w:rsidR="002A125E" w:rsidRPr="006F178A" w:rsidRDefault="002A125E" w:rsidP="00D63B5B">
      <w:pPr>
        <w:pStyle w:val="afffa"/>
        <w:rPr>
          <w:rFonts w:cs="Guttman Vilna"/>
          <w:b/>
          <w:rtl/>
        </w:rPr>
      </w:pPr>
      <w:r w:rsidRPr="00701689">
        <w:rPr>
          <w:rStyle w:val="afe"/>
          <w:spacing w:val="-2"/>
          <w:rtl/>
        </w:rPr>
        <w:t>לוידוי פרים</w:t>
      </w:r>
      <w:r w:rsidRPr="00701689">
        <w:rPr>
          <w:spacing w:val="-2"/>
          <w:rtl/>
        </w:rPr>
        <w:t xml:space="preserve"> </w:t>
      </w:r>
      <w:r w:rsidR="005B447F" w:rsidRPr="00411104">
        <w:rPr>
          <w:rFonts w:hint="cs"/>
          <w:spacing w:val="-2"/>
          <w:rtl/>
        </w:rPr>
        <w:t>-</w:t>
      </w:r>
      <w:r w:rsidRPr="00411104">
        <w:rPr>
          <w:spacing w:val="-2"/>
          <w:rtl/>
        </w:rPr>
        <w:t xml:space="preserve"> </w:t>
      </w:r>
      <w:r w:rsidR="005D4B15" w:rsidRPr="00411104">
        <w:rPr>
          <w:rFonts w:hint="cs"/>
          <w:spacing w:val="-2"/>
          <w:rtl/>
        </w:rPr>
        <w:t xml:space="preserve">גז"ש </w:t>
      </w:r>
      <w:r w:rsidRPr="00411104">
        <w:rPr>
          <w:b/>
          <w:bCs/>
          <w:spacing w:val="-2"/>
          <w:rtl/>
        </w:rPr>
        <w:t>מיו</w:t>
      </w:r>
      <w:r w:rsidRPr="00411104">
        <w:rPr>
          <w:rFonts w:hint="cs"/>
          <w:b/>
          <w:bCs/>
          <w:spacing w:val="-2"/>
          <w:rtl/>
        </w:rPr>
        <w:t>ה"כ</w:t>
      </w:r>
      <w:r w:rsidRPr="00411104">
        <w:rPr>
          <w:rFonts w:hint="cs"/>
          <w:spacing w:val="-2"/>
          <w:rtl/>
        </w:rPr>
        <w:t xml:space="preserve"> </w:t>
      </w:r>
      <w:r w:rsidR="005B447F" w:rsidRPr="00411104">
        <w:rPr>
          <w:rStyle w:val="a4"/>
          <w:rFonts w:hint="cs"/>
          <w:b/>
          <w:bCs/>
          <w:spacing w:val="-2"/>
          <w:rtl/>
        </w:rPr>
        <w:t>ד'</w:t>
      </w:r>
      <w:r w:rsidRPr="00411104">
        <w:rPr>
          <w:rStyle w:val="a4"/>
          <w:b/>
          <w:bCs/>
          <w:spacing w:val="-2"/>
          <w:rtl/>
        </w:rPr>
        <w:t>וכפר</w:t>
      </w:r>
      <w:r w:rsidRPr="00411104">
        <w:rPr>
          <w:rStyle w:val="a4"/>
          <w:spacing w:val="-2"/>
          <w:rtl/>
        </w:rPr>
        <w:t xml:space="preserve"> בעדו</w:t>
      </w:r>
      <w:r w:rsidR="005D4B15" w:rsidRPr="00411104">
        <w:rPr>
          <w:rStyle w:val="a4"/>
          <w:rFonts w:hint="cs"/>
          <w:spacing w:val="-2"/>
          <w:rtl/>
        </w:rPr>
        <w:t>..</w:t>
      </w:r>
      <w:r w:rsidR="005B447F" w:rsidRPr="00411104">
        <w:rPr>
          <w:rStyle w:val="a4"/>
          <w:rFonts w:hint="cs"/>
          <w:spacing w:val="-2"/>
          <w:rtl/>
        </w:rPr>
        <w:t>'</w:t>
      </w:r>
      <w:r w:rsidRPr="00411104">
        <w:rPr>
          <w:rStyle w:val="a4"/>
          <w:rFonts w:hint="cs"/>
          <w:spacing w:val="-2"/>
          <w:rtl/>
        </w:rPr>
        <w:t xml:space="preserve"> </w:t>
      </w:r>
      <w:r w:rsidRPr="00411104">
        <w:rPr>
          <w:spacing w:val="-2"/>
          <w:rtl/>
        </w:rPr>
        <w:t>בכפרת דברים</w:t>
      </w:r>
      <w:r w:rsidR="005D4B15" w:rsidRPr="00411104">
        <w:rPr>
          <w:rFonts w:hint="cs"/>
          <w:spacing w:val="-2"/>
          <w:rtl/>
        </w:rPr>
        <w:t>-</w:t>
      </w:r>
      <w:r w:rsidRPr="00411104">
        <w:rPr>
          <w:spacing w:val="-2"/>
          <w:rtl/>
        </w:rPr>
        <w:t xml:space="preserve"> </w:t>
      </w:r>
      <w:r w:rsidR="005B447F" w:rsidRPr="00411104">
        <w:rPr>
          <w:rStyle w:val="a4"/>
          <w:rFonts w:hint="cs"/>
          <w:b/>
          <w:bCs/>
          <w:spacing w:val="-2"/>
          <w:rtl/>
        </w:rPr>
        <w:t>ו</w:t>
      </w:r>
      <w:r w:rsidRPr="00411104">
        <w:rPr>
          <w:rStyle w:val="a4"/>
          <w:b/>
          <w:bCs/>
          <w:spacing w:val="-2"/>
          <w:rtl/>
        </w:rPr>
        <w:t>'ביום</w:t>
      </w:r>
      <w:r w:rsidRPr="00411104">
        <w:rPr>
          <w:rStyle w:val="a4"/>
          <w:spacing w:val="-2"/>
          <w:rtl/>
        </w:rPr>
        <w:t xml:space="preserve"> הזה יכפר</w:t>
      </w:r>
      <w:r w:rsidR="005B447F" w:rsidRPr="00411104">
        <w:rPr>
          <w:rStyle w:val="afe"/>
          <w:rFonts w:hint="cs"/>
          <w:spacing w:val="-2"/>
          <w:rtl/>
        </w:rPr>
        <w:t>'</w:t>
      </w:r>
      <w:r w:rsidR="005D4B15" w:rsidRPr="00411104">
        <w:rPr>
          <w:rStyle w:val="afe"/>
          <w:rFonts w:hint="cs"/>
          <w:spacing w:val="-2"/>
          <w:rtl/>
        </w:rPr>
        <w:t>.</w:t>
      </w:r>
    </w:p>
    <w:p w14:paraId="379D4431" w14:textId="77777777" w:rsidR="00BB57CE" w:rsidRDefault="002A125E" w:rsidP="00BB57CE">
      <w:pPr>
        <w:pStyle w:val="afffa"/>
        <w:rPr>
          <w:rStyle w:val="a4"/>
          <w:rtl/>
        </w:rPr>
      </w:pPr>
      <w:r w:rsidRPr="006F178A">
        <w:rPr>
          <w:rStyle w:val="afe"/>
          <w:rtl/>
        </w:rPr>
        <w:t>לוידוי מעשר</w:t>
      </w:r>
      <w:r w:rsidRPr="006F178A">
        <w:rPr>
          <w:rtl/>
        </w:rPr>
        <w:t xml:space="preserve"> - </w:t>
      </w:r>
      <w:r w:rsidRPr="00BA25C4">
        <w:rPr>
          <w:rStyle w:val="a4"/>
          <w:rtl/>
        </w:rPr>
        <w:t>ד'ואמרת לפני ה' אלהיך בערתי</w:t>
      </w:r>
      <w:r w:rsidR="005B447F">
        <w:rPr>
          <w:rFonts w:hint="cs"/>
          <w:rtl/>
        </w:rPr>
        <w:t>..</w:t>
      </w:r>
      <w:r w:rsidRPr="006F178A">
        <w:rPr>
          <w:rtl/>
        </w:rPr>
        <w:t xml:space="preserve">וסמיך </w:t>
      </w:r>
      <w:r w:rsidR="005B447F" w:rsidRPr="00847BD1">
        <w:rPr>
          <w:rFonts w:hint="cs"/>
          <w:b/>
          <w:bCs/>
          <w:rtl/>
        </w:rPr>
        <w:t>'</w:t>
      </w:r>
      <w:r w:rsidRPr="00847BD1">
        <w:rPr>
          <w:rStyle w:val="a4"/>
          <w:b/>
          <w:bCs/>
          <w:rtl/>
        </w:rPr>
        <w:t>היום</w:t>
      </w:r>
      <w:r w:rsidRPr="00ED39D2">
        <w:rPr>
          <w:rStyle w:val="a4"/>
          <w:rtl/>
        </w:rPr>
        <w:t xml:space="preserve"> הזה</w:t>
      </w:r>
      <w:r w:rsidR="005B447F">
        <w:rPr>
          <w:rStyle w:val="a4"/>
          <w:rFonts w:hint="cs"/>
          <w:rtl/>
        </w:rPr>
        <w:t>..'</w:t>
      </w:r>
    </w:p>
    <w:p w14:paraId="3E5A8597" w14:textId="590889DA" w:rsidR="002A125E" w:rsidRPr="006F178A" w:rsidRDefault="002A125E" w:rsidP="00BB57CE">
      <w:pPr>
        <w:pStyle w:val="afffa"/>
        <w:rPr>
          <w:rtl/>
        </w:rPr>
      </w:pPr>
      <w:r w:rsidRPr="006F178A">
        <w:rPr>
          <w:rStyle w:val="afe"/>
          <w:rFonts w:hint="cs"/>
          <w:rtl/>
        </w:rPr>
        <w:t>ל</w:t>
      </w:r>
      <w:r w:rsidRPr="006F178A">
        <w:rPr>
          <w:rStyle w:val="afe"/>
          <w:rtl/>
        </w:rPr>
        <w:t>סמיכה לשחיטה</w:t>
      </w:r>
      <w:r w:rsidRPr="006F178A">
        <w:rPr>
          <w:rtl/>
        </w:rPr>
        <w:t xml:space="preserve"> </w:t>
      </w:r>
      <w:r w:rsidR="00543A3F">
        <w:rPr>
          <w:rtl/>
        </w:rPr>
        <w:t>–</w:t>
      </w:r>
      <w:r w:rsidRPr="006F178A">
        <w:rPr>
          <w:rtl/>
        </w:rPr>
        <w:t xml:space="preserve"> </w:t>
      </w:r>
      <w:r>
        <w:rPr>
          <w:rtl/>
        </w:rPr>
        <w:t>ד</w:t>
      </w:r>
      <w:r w:rsidR="00543A3F">
        <w:rPr>
          <w:rFonts w:hint="cs"/>
          <w:rtl/>
        </w:rPr>
        <w:t xml:space="preserve">הוקש </w:t>
      </w:r>
      <w:r>
        <w:rPr>
          <w:rtl/>
        </w:rPr>
        <w:t>'</w:t>
      </w:r>
      <w:r w:rsidRPr="00ED39D2">
        <w:rPr>
          <w:rStyle w:val="a4"/>
          <w:rtl/>
        </w:rPr>
        <w:t>וסמך</w:t>
      </w:r>
      <w:r w:rsidR="005B447F">
        <w:rPr>
          <w:rStyle w:val="a4"/>
          <w:rFonts w:hint="cs"/>
          <w:rtl/>
        </w:rPr>
        <w:t>..</w:t>
      </w:r>
      <w:r w:rsidRPr="00ED39D2">
        <w:rPr>
          <w:rStyle w:val="a4"/>
          <w:rtl/>
        </w:rPr>
        <w:t xml:space="preserve"> ושחט,</w:t>
      </w:r>
      <w:r>
        <w:rPr>
          <w:rtl/>
        </w:rPr>
        <w:t xml:space="preserve"> </w:t>
      </w:r>
      <w:r w:rsidR="005B447F">
        <w:rPr>
          <w:rFonts w:hint="cs"/>
          <w:rtl/>
        </w:rPr>
        <w:t>ו</w:t>
      </w:r>
      <w:r w:rsidRPr="006F178A">
        <w:rPr>
          <w:rtl/>
        </w:rPr>
        <w:t xml:space="preserve">בשחיטה </w:t>
      </w:r>
      <w:r w:rsidR="005B447F">
        <w:rPr>
          <w:rStyle w:val="a4"/>
          <w:rFonts w:hint="cs"/>
          <w:b/>
          <w:bCs/>
          <w:rtl/>
        </w:rPr>
        <w:t>'</w:t>
      </w:r>
      <w:r w:rsidRPr="00847BD1">
        <w:rPr>
          <w:rStyle w:val="a4"/>
          <w:b/>
          <w:bCs/>
          <w:rtl/>
        </w:rPr>
        <w:t>ביום</w:t>
      </w:r>
      <w:r w:rsidRPr="00ED39D2">
        <w:rPr>
          <w:rStyle w:val="a4"/>
          <w:rtl/>
        </w:rPr>
        <w:t xml:space="preserve"> זבחכם</w:t>
      </w:r>
      <w:r w:rsidR="005B447F">
        <w:rPr>
          <w:rStyle w:val="a4"/>
          <w:rFonts w:hint="cs"/>
          <w:rtl/>
        </w:rPr>
        <w:t>'</w:t>
      </w:r>
      <w:r w:rsidRPr="00ED39D2">
        <w:rPr>
          <w:rStyle w:val="a4"/>
          <w:rtl/>
        </w:rPr>
        <w:t>.</w:t>
      </w:r>
    </w:p>
    <w:p w14:paraId="31C3BB36" w14:textId="5CE4CDB2" w:rsidR="002A125E" w:rsidRPr="00ED39D2" w:rsidRDefault="002A125E" w:rsidP="00847BD1">
      <w:pPr>
        <w:pStyle w:val="afffa"/>
        <w:rPr>
          <w:rStyle w:val="a4"/>
          <w:rtl/>
        </w:rPr>
      </w:pPr>
      <w:r w:rsidRPr="006F178A">
        <w:rPr>
          <w:rStyle w:val="afe"/>
          <w:rtl/>
        </w:rPr>
        <w:t xml:space="preserve">לתנופה </w:t>
      </w:r>
      <w:r w:rsidRPr="006F178A">
        <w:rPr>
          <w:rtl/>
        </w:rPr>
        <w:t xml:space="preserve">- </w:t>
      </w:r>
      <w:r>
        <w:rPr>
          <w:rtl/>
        </w:rPr>
        <w:t>ד</w:t>
      </w:r>
      <w:r w:rsidRPr="00ED39D2">
        <w:rPr>
          <w:rStyle w:val="a4"/>
          <w:b/>
          <w:bCs/>
          <w:rtl/>
        </w:rPr>
        <w:t xml:space="preserve">'ביום </w:t>
      </w:r>
      <w:r w:rsidRPr="00ED39D2">
        <w:rPr>
          <w:rStyle w:val="a4"/>
          <w:rtl/>
        </w:rPr>
        <w:t>הניפכם את העמר</w:t>
      </w:r>
      <w:r w:rsidR="005B447F">
        <w:rPr>
          <w:rStyle w:val="a4"/>
          <w:rFonts w:hint="cs"/>
          <w:rtl/>
        </w:rPr>
        <w:t>'</w:t>
      </w:r>
      <w:r w:rsidRPr="00ED39D2">
        <w:rPr>
          <w:rStyle w:val="a4"/>
          <w:rtl/>
        </w:rPr>
        <w:t>.</w:t>
      </w:r>
    </w:p>
    <w:p w14:paraId="3CF1D9CA" w14:textId="411B0145" w:rsidR="002A125E" w:rsidRPr="006F178A" w:rsidRDefault="002A125E" w:rsidP="00847BD1">
      <w:pPr>
        <w:pStyle w:val="afffa"/>
        <w:rPr>
          <w:rtl/>
        </w:rPr>
      </w:pPr>
      <w:r w:rsidRPr="006F178A">
        <w:rPr>
          <w:rStyle w:val="afe"/>
          <w:rtl/>
        </w:rPr>
        <w:t>להגשה</w:t>
      </w:r>
      <w:r w:rsidRPr="006F178A">
        <w:rPr>
          <w:rtl/>
        </w:rPr>
        <w:t xml:space="preserve"> </w:t>
      </w:r>
      <w:r w:rsidR="005B447F">
        <w:rPr>
          <w:rFonts w:hint="cs"/>
          <w:rtl/>
        </w:rPr>
        <w:t>-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הוקשה </w:t>
      </w:r>
      <w:r w:rsidRPr="006F178A">
        <w:rPr>
          <w:rtl/>
        </w:rPr>
        <w:t xml:space="preserve">לתנופה </w:t>
      </w:r>
      <w:r w:rsidRPr="005B447F">
        <w:rPr>
          <w:rStyle w:val="a4"/>
          <w:rtl/>
        </w:rPr>
        <w:t>ד</w:t>
      </w:r>
      <w:r w:rsidR="005B447F">
        <w:rPr>
          <w:rStyle w:val="a4"/>
          <w:rFonts w:hint="cs"/>
          <w:rtl/>
        </w:rPr>
        <w:t>'</w:t>
      </w:r>
      <w:r w:rsidRPr="00847BD1">
        <w:rPr>
          <w:rStyle w:val="a4"/>
          <w:rtl/>
        </w:rPr>
        <w:t>והניף</w:t>
      </w:r>
      <w:r w:rsidR="005B447F">
        <w:rPr>
          <w:rStyle w:val="a4"/>
          <w:rFonts w:hint="cs"/>
          <w:rtl/>
        </w:rPr>
        <w:t>..</w:t>
      </w:r>
      <w:r w:rsidRPr="00BA25C4">
        <w:rPr>
          <w:rStyle w:val="a4"/>
          <w:rFonts w:hint="cs"/>
          <w:bCs/>
          <w:rtl/>
        </w:rPr>
        <w:t xml:space="preserve"> </w:t>
      </w:r>
      <w:r w:rsidRPr="00847BD1">
        <w:rPr>
          <w:rStyle w:val="a4"/>
          <w:b/>
          <w:bCs/>
          <w:rtl/>
        </w:rPr>
        <w:t>והקריב</w:t>
      </w:r>
      <w:r w:rsidR="005B447F">
        <w:rPr>
          <w:rStyle w:val="afe"/>
          <w:rFonts w:hint="cs"/>
          <w:rtl/>
        </w:rPr>
        <w:t>'</w:t>
      </w:r>
      <w:r w:rsidRPr="006F178A">
        <w:rPr>
          <w:rStyle w:val="afe"/>
          <w:rtl/>
        </w:rPr>
        <w:t>.</w:t>
      </w:r>
    </w:p>
    <w:p w14:paraId="253CE5B0" w14:textId="31170178" w:rsidR="002A125E" w:rsidRPr="00ED39D2" w:rsidRDefault="002A125E" w:rsidP="00847BD1">
      <w:pPr>
        <w:pStyle w:val="afffa"/>
        <w:rPr>
          <w:rStyle w:val="a4"/>
          <w:rtl/>
        </w:rPr>
      </w:pPr>
      <w:r w:rsidRPr="006F178A">
        <w:rPr>
          <w:rStyle w:val="afe"/>
          <w:rtl/>
        </w:rPr>
        <w:t xml:space="preserve">לקמיצה להקטרה </w:t>
      </w:r>
      <w:r w:rsidR="005B447F" w:rsidRPr="006F178A">
        <w:rPr>
          <w:rStyle w:val="afe"/>
          <w:rtl/>
        </w:rPr>
        <w:t xml:space="preserve">למליקה </w:t>
      </w:r>
      <w:r w:rsidR="005B447F">
        <w:rPr>
          <w:rStyle w:val="afe"/>
          <w:rFonts w:hint="cs"/>
          <w:rtl/>
        </w:rPr>
        <w:t xml:space="preserve">לקבלה </w:t>
      </w:r>
      <w:r w:rsidRPr="006F178A">
        <w:rPr>
          <w:rStyle w:val="afe"/>
          <w:rtl/>
        </w:rPr>
        <w:t>ולהזי</w:t>
      </w:r>
      <w:r w:rsidRPr="006F178A">
        <w:rPr>
          <w:rtl/>
        </w:rPr>
        <w:t>-</w:t>
      </w:r>
      <w:r w:rsidR="001654AF">
        <w:rPr>
          <w:rFonts w:hint="cs"/>
          <w:rtl/>
        </w:rPr>
        <w:t xml:space="preserve"> </w:t>
      </w:r>
      <w:r>
        <w:rPr>
          <w:rtl/>
        </w:rPr>
        <w:t>ד</w:t>
      </w:r>
      <w:r w:rsidRPr="00ED39D2">
        <w:rPr>
          <w:rStyle w:val="a4"/>
          <w:rtl/>
        </w:rPr>
        <w:t>'</w:t>
      </w:r>
      <w:r w:rsidRPr="00ED39D2">
        <w:rPr>
          <w:rStyle w:val="a4"/>
          <w:b/>
          <w:bCs/>
          <w:rtl/>
        </w:rPr>
        <w:t xml:space="preserve">ביום </w:t>
      </w:r>
      <w:r w:rsidRPr="00ED39D2">
        <w:rPr>
          <w:rStyle w:val="a4"/>
          <w:rtl/>
        </w:rPr>
        <w:t>צותו</w:t>
      </w:r>
      <w:r w:rsidR="005B447F">
        <w:rPr>
          <w:rStyle w:val="a4"/>
          <w:rFonts w:hint="cs"/>
          <w:rtl/>
        </w:rPr>
        <w:t>.. להקריב..'</w:t>
      </w:r>
    </w:p>
    <w:p w14:paraId="1AB8D323" w14:textId="50FF2C3B" w:rsidR="009E228E" w:rsidRDefault="002A125E" w:rsidP="00847BD1">
      <w:pPr>
        <w:pStyle w:val="afffa"/>
        <w:rPr>
          <w:rStyle w:val="afff"/>
          <w:b/>
          <w:rtl/>
        </w:rPr>
      </w:pPr>
      <w:r w:rsidRPr="006F178A">
        <w:rPr>
          <w:rStyle w:val="afe"/>
          <w:rtl/>
        </w:rPr>
        <w:t>להשקי</w:t>
      </w:r>
      <w:r w:rsidR="00594654">
        <w:rPr>
          <w:rStyle w:val="afe"/>
          <w:rFonts w:hint="cs"/>
          <w:rtl/>
        </w:rPr>
        <w:t>י</w:t>
      </w:r>
      <w:r w:rsidRPr="006F178A">
        <w:rPr>
          <w:rStyle w:val="afe"/>
          <w:rtl/>
        </w:rPr>
        <w:t>ת סוטה</w:t>
      </w:r>
      <w:r w:rsidRPr="006F178A">
        <w:rPr>
          <w:rtl/>
        </w:rPr>
        <w:t xml:space="preserve"> </w:t>
      </w:r>
      <w:r w:rsidR="001654AF">
        <w:rPr>
          <w:rtl/>
        </w:rPr>
        <w:t>–</w:t>
      </w:r>
      <w:r w:rsidRPr="006F178A">
        <w:rPr>
          <w:rtl/>
        </w:rPr>
        <w:t xml:space="preserve"> </w:t>
      </w:r>
      <w:r w:rsidR="00BA05CB" w:rsidRPr="00847BD1">
        <w:rPr>
          <w:rFonts w:hint="cs"/>
          <w:rtl/>
        </w:rPr>
        <w:t>דהכא</w:t>
      </w:r>
      <w:r w:rsidR="001654AF" w:rsidRPr="00A824E4">
        <w:rPr>
          <w:rStyle w:val="a4"/>
          <w:rtl/>
        </w:rPr>
        <w:t xml:space="preserve">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ועשה לה</w:t>
      </w:r>
      <w:r w:rsidR="001654AF">
        <w:rPr>
          <w:rStyle w:val="a4"/>
          <w:rFonts w:hint="cs"/>
          <w:b/>
          <w:bCs/>
          <w:rtl/>
        </w:rPr>
        <w:t xml:space="preserve">.. </w:t>
      </w:r>
      <w:r w:rsidRPr="00ED39D2">
        <w:rPr>
          <w:rStyle w:val="a4"/>
          <w:b/>
          <w:bCs/>
          <w:rtl/>
        </w:rPr>
        <w:t>התורה</w:t>
      </w:r>
      <w:r w:rsidRPr="00A824E4">
        <w:rPr>
          <w:rStyle w:val="a4"/>
          <w:rtl/>
        </w:rPr>
        <w:t xml:space="preserve"> הזאת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,</w:t>
      </w:r>
      <w:r w:rsidRPr="006F178A">
        <w:rPr>
          <w:rtl/>
        </w:rPr>
        <w:t xml:space="preserve"> </w:t>
      </w:r>
    </w:p>
    <w:p w14:paraId="2C445978" w14:textId="2725EAF1" w:rsidR="002A125E" w:rsidRPr="006F178A" w:rsidRDefault="002A125E" w:rsidP="009E228E">
      <w:pPr>
        <w:pStyle w:val="afffa"/>
        <w:ind w:left="340" w:firstLine="0"/>
        <w:rPr>
          <w:rFonts w:cs="Guttman Vilna"/>
          <w:b/>
          <w:rtl/>
        </w:rPr>
      </w:pPr>
      <w:r w:rsidRPr="00411327">
        <w:rPr>
          <w:rStyle w:val="afff"/>
          <w:b/>
          <w:rtl/>
        </w:rPr>
        <w:t>והתם</w:t>
      </w:r>
      <w:r>
        <w:rPr>
          <w:rStyle w:val="a4"/>
          <w:rFonts w:hint="cs"/>
          <w:rtl/>
        </w:rPr>
        <w:t xml:space="preserve">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על פי </w:t>
      </w:r>
      <w:r w:rsidRPr="00ED39D2">
        <w:rPr>
          <w:rStyle w:val="a4"/>
          <w:b/>
          <w:bCs/>
          <w:rtl/>
        </w:rPr>
        <w:t>התורה</w:t>
      </w:r>
      <w:r w:rsidR="001654AF">
        <w:rPr>
          <w:rStyle w:val="a4"/>
          <w:rFonts w:hint="cs"/>
          <w:rtl/>
        </w:rPr>
        <w:t>..</w:t>
      </w:r>
      <w:r w:rsidRPr="00A824E4">
        <w:rPr>
          <w:rStyle w:val="a4"/>
          <w:rtl/>
        </w:rPr>
        <w:t xml:space="preserve"> ועל המשפט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,</w:t>
      </w:r>
      <w:r w:rsidRPr="006F178A">
        <w:rPr>
          <w:rtl/>
        </w:rPr>
        <w:t xml:space="preserve"> </w:t>
      </w:r>
      <w:r w:rsidR="001654AF">
        <w:rPr>
          <w:rFonts w:hint="cs"/>
          <w:rtl/>
        </w:rPr>
        <w:t>ו</w:t>
      </w:r>
      <w:r w:rsidRPr="006F178A">
        <w:rPr>
          <w:rtl/>
        </w:rPr>
        <w:t xml:space="preserve">משפט </w:t>
      </w:r>
      <w:r w:rsidRPr="00847BD1">
        <w:rPr>
          <w:b/>
          <w:bCs/>
          <w:rtl/>
        </w:rPr>
        <w:t>ביום</w:t>
      </w:r>
      <w:r w:rsidRPr="006F178A">
        <w:rPr>
          <w:rtl/>
        </w:rPr>
        <w:t xml:space="preserve"> </w:t>
      </w:r>
      <w:r w:rsidR="001654AF" w:rsidRPr="00847BD1">
        <w:rPr>
          <w:rStyle w:val="a4"/>
          <w:rFonts w:hint="cs"/>
          <w:b/>
          <w:bCs/>
          <w:rtl/>
        </w:rPr>
        <w:t>ד'ביום</w:t>
      </w:r>
      <w:r w:rsidR="001654AF" w:rsidRPr="00847BD1">
        <w:rPr>
          <w:rStyle w:val="a4"/>
          <w:rFonts w:hint="cs"/>
          <w:rtl/>
        </w:rPr>
        <w:t xml:space="preserve"> הנחילו'</w:t>
      </w:r>
      <w:r w:rsidR="001654AF">
        <w:rPr>
          <w:rFonts w:hint="cs"/>
          <w:rtl/>
        </w:rPr>
        <w:t>.</w:t>
      </w:r>
    </w:p>
    <w:p w14:paraId="552923D7" w14:textId="3B9A23BD" w:rsidR="002A125E" w:rsidRPr="006F178A" w:rsidRDefault="002A125E" w:rsidP="00847BD1">
      <w:pPr>
        <w:pStyle w:val="afffa"/>
        <w:rPr>
          <w:rtl/>
        </w:rPr>
      </w:pPr>
      <w:r w:rsidRPr="006F178A">
        <w:rPr>
          <w:rStyle w:val="afe"/>
          <w:rtl/>
        </w:rPr>
        <w:t>לעריפת העגלה</w:t>
      </w:r>
      <w:r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411327">
        <w:rPr>
          <w:rStyle w:val="afff"/>
          <w:b/>
          <w:rtl/>
        </w:rPr>
        <w:t xml:space="preserve"> </w:t>
      </w:r>
      <w:r w:rsidRPr="00847BD1">
        <w:rPr>
          <w:rStyle w:val="a4"/>
          <w:b/>
          <w:bCs/>
          <w:rtl/>
        </w:rPr>
        <w:t>כפר</w:t>
      </w:r>
      <w:r w:rsidRPr="00847BD1">
        <w:rPr>
          <w:rStyle w:val="a4"/>
          <w:rtl/>
        </w:rPr>
        <w:t>ה</w:t>
      </w:r>
      <w:r w:rsidRPr="006F178A">
        <w:rPr>
          <w:rtl/>
        </w:rPr>
        <w:t xml:space="preserve"> כתיב בה </w:t>
      </w:r>
      <w:r w:rsidR="00BA05CB">
        <w:rPr>
          <w:rFonts w:hint="cs"/>
          <w:rtl/>
        </w:rPr>
        <w:t xml:space="preserve">- </w:t>
      </w:r>
      <w:r w:rsidRPr="006F178A">
        <w:rPr>
          <w:rtl/>
        </w:rPr>
        <w:t>כקדשים.</w:t>
      </w:r>
    </w:p>
    <w:p w14:paraId="2650C161" w14:textId="4FC6CF0A" w:rsidR="002A125E" w:rsidRPr="006F178A" w:rsidRDefault="002A125E" w:rsidP="002A125E">
      <w:pPr>
        <w:rPr>
          <w:rtl/>
        </w:rPr>
      </w:pPr>
      <w:r w:rsidRPr="006F178A">
        <w:rPr>
          <w:rStyle w:val="afe"/>
          <w:rtl/>
        </w:rPr>
        <w:t>לטהרת מצורע</w:t>
      </w:r>
      <w:r>
        <w:rPr>
          <w:rFonts w:hint="cs"/>
          <w:rtl/>
        </w:rPr>
        <w:t>-</w:t>
      </w:r>
      <w:r w:rsidRPr="006F178A">
        <w:rPr>
          <w:rtl/>
        </w:rPr>
        <w:t xml:space="preserve"> </w:t>
      </w:r>
      <w:r>
        <w:rPr>
          <w:rtl/>
        </w:rPr>
        <w:t>ד</w:t>
      </w:r>
      <w:r w:rsidRPr="00FA08BF">
        <w:rPr>
          <w:rStyle w:val="a4"/>
          <w:rtl/>
        </w:rPr>
        <w:t xml:space="preserve">'זאת תהיה תורת המצרע </w:t>
      </w:r>
      <w:r w:rsidRPr="00847BD1">
        <w:rPr>
          <w:rStyle w:val="a4"/>
          <w:b/>
          <w:bCs/>
          <w:rtl/>
        </w:rPr>
        <w:t>ביום</w:t>
      </w:r>
      <w:r w:rsidRPr="00FA08BF">
        <w:rPr>
          <w:rStyle w:val="a4"/>
          <w:rtl/>
        </w:rPr>
        <w:t xml:space="preserve"> טהרתו</w:t>
      </w:r>
      <w:r w:rsidRPr="00FA08BF">
        <w:rPr>
          <w:rStyle w:val="a4"/>
          <w:rFonts w:hint="cs"/>
          <w:rtl/>
        </w:rPr>
        <w:t>'</w:t>
      </w:r>
      <w:r w:rsidRPr="006F178A">
        <w:rPr>
          <w:rtl/>
        </w:rPr>
        <w:t>.</w:t>
      </w:r>
    </w:p>
    <w:p w14:paraId="03176AA7" w14:textId="459597EC" w:rsidR="002A125E" w:rsidRPr="006F178A" w:rsidRDefault="002A125E" w:rsidP="00847BD1">
      <w:pPr>
        <w:pStyle w:val="afffa"/>
        <w:rPr>
          <w:rtl/>
        </w:rPr>
      </w:pPr>
      <w:r w:rsidRPr="006F178A">
        <w:rPr>
          <w:rStyle w:val="afe"/>
          <w:rtl/>
        </w:rPr>
        <w:t>כל הלילה</w:t>
      </w:r>
      <w:r w:rsidR="00BA05CB">
        <w:rPr>
          <w:rStyle w:val="afe"/>
          <w:rFonts w:hint="cs"/>
          <w:rtl/>
        </w:rPr>
        <w:t>..</w:t>
      </w:r>
      <w:r w:rsidRPr="006F178A">
        <w:rPr>
          <w:rStyle w:val="afe"/>
          <w:rtl/>
        </w:rPr>
        <w:t xml:space="preserve"> לקצירת העומר</w:t>
      </w:r>
      <w:r w:rsidRPr="006F178A">
        <w:rPr>
          <w:rtl/>
        </w:rPr>
        <w:t xml:space="preserve"> </w:t>
      </w:r>
      <w:r>
        <w:rPr>
          <w:rFonts w:hint="cs"/>
          <w:rtl/>
        </w:rPr>
        <w:t>ד</w:t>
      </w:r>
      <w:r w:rsidR="00BA05CB">
        <w:rPr>
          <w:rFonts w:hint="cs"/>
          <w:rtl/>
        </w:rPr>
        <w:t xml:space="preserve">אמר: </w:t>
      </w:r>
      <w:r w:rsidRPr="00847BD1">
        <w:rPr>
          <w:b/>
          <w:bCs/>
          <w:rtl/>
        </w:rPr>
        <w:t>קצירה</w:t>
      </w:r>
      <w:r w:rsidRPr="006F178A">
        <w:rPr>
          <w:rtl/>
        </w:rPr>
        <w:t xml:space="preserve"> וספירה בלילה, והבאה ביום.</w:t>
      </w:r>
    </w:p>
    <w:p w14:paraId="346335ED" w14:textId="694631BD" w:rsidR="002A125E" w:rsidRPr="006F178A" w:rsidRDefault="002A125E" w:rsidP="003B3D9C">
      <w:pPr>
        <w:spacing w:after="60"/>
        <w:rPr>
          <w:rtl/>
        </w:rPr>
      </w:pPr>
      <w:r w:rsidRPr="006F178A">
        <w:rPr>
          <w:rStyle w:val="afe"/>
          <w:rtl/>
        </w:rPr>
        <w:t>להקטר חלבים ואברים</w:t>
      </w:r>
      <w:r w:rsidRPr="006F178A">
        <w:rPr>
          <w:rtl/>
        </w:rPr>
        <w:t xml:space="preserve"> - </w:t>
      </w:r>
      <w:r w:rsidRPr="00BA25C4">
        <w:rPr>
          <w:rStyle w:val="a4"/>
          <w:rtl/>
        </w:rPr>
        <w:t>ד</w:t>
      </w:r>
      <w:r w:rsidRPr="00ED39D2">
        <w:rPr>
          <w:rStyle w:val="a4"/>
          <w:rtl/>
        </w:rPr>
        <w:t xml:space="preserve">'כל </w:t>
      </w:r>
      <w:r w:rsidRPr="00847BD1">
        <w:rPr>
          <w:rStyle w:val="a4"/>
          <w:b/>
          <w:bCs/>
          <w:rtl/>
        </w:rPr>
        <w:t>הלילה</w:t>
      </w:r>
      <w:r w:rsidRPr="00ED39D2">
        <w:rPr>
          <w:rStyle w:val="a4"/>
          <w:rtl/>
        </w:rPr>
        <w:t xml:space="preserve"> עד הבקר</w:t>
      </w:r>
      <w:r w:rsidRPr="00BA25C4">
        <w:rPr>
          <w:rStyle w:val="a4"/>
          <w:rtl/>
        </w:rPr>
        <w:t>.</w:t>
      </w:r>
    </w:p>
    <w:p w14:paraId="5D1893D9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כא.</w:t>
      </w:r>
    </w:p>
    <w:p w14:paraId="234DC7CB" w14:textId="5327C08B" w:rsidR="002A125E" w:rsidRPr="000C0C8B" w:rsidRDefault="002A125E" w:rsidP="003B3D9C">
      <w:pPr>
        <w:rPr>
          <w:spacing w:val="-2"/>
          <w:rtl/>
        </w:rPr>
      </w:pPr>
      <w:r w:rsidRPr="003B3D9C">
        <w:rPr>
          <w:rStyle w:val="aff2"/>
          <w:rtl/>
        </w:rPr>
        <w:t>זה הכלל דיום</w:t>
      </w:r>
      <w:r w:rsidR="003B3D9C">
        <w:rPr>
          <w:rFonts w:hint="cs"/>
          <w:rtl/>
        </w:rPr>
        <w:t xml:space="preserve"> </w:t>
      </w:r>
      <w:r w:rsidR="003B3D9C">
        <w:rPr>
          <w:rStyle w:val="afff"/>
          <w:rFonts w:hint="cs"/>
          <w:b/>
          <w:spacing w:val="-2"/>
          <w:rtl/>
        </w:rPr>
        <w:t xml:space="preserve"> </w:t>
      </w:r>
      <w:r w:rsidRPr="00411327">
        <w:rPr>
          <w:rStyle w:val="afff"/>
          <w:b/>
          <w:spacing w:val="-2"/>
          <w:rtl/>
        </w:rPr>
        <w:t>ל</w:t>
      </w:r>
      <w:r w:rsidR="00BB57CE" w:rsidRPr="00411327">
        <w:rPr>
          <w:rStyle w:val="afff"/>
          <w:rFonts w:hint="cs"/>
          <w:b/>
          <w:spacing w:val="-2"/>
          <w:rtl/>
        </w:rPr>
        <w:t>הביא</w:t>
      </w:r>
      <w:r w:rsidRPr="000C0C8B">
        <w:rPr>
          <w:spacing w:val="-2"/>
          <w:rtl/>
        </w:rPr>
        <w:t xml:space="preserve"> סידור בזיכין</w:t>
      </w:r>
      <w:r w:rsidR="0094166B" w:rsidRPr="000C0C8B">
        <w:rPr>
          <w:rFonts w:hint="cs"/>
          <w:spacing w:val="-2"/>
          <w:rtl/>
        </w:rPr>
        <w:t xml:space="preserve"> </w:t>
      </w:r>
      <w:r w:rsidRPr="003B3D9C">
        <w:rPr>
          <w:rStyle w:val="afffb"/>
          <w:rFonts w:hint="cs"/>
          <w:rtl/>
        </w:rPr>
        <w:t>ד</w:t>
      </w:r>
      <w:r w:rsidR="0094166B" w:rsidRPr="003B3D9C">
        <w:rPr>
          <w:rStyle w:val="afffb"/>
          <w:rFonts w:hint="cs"/>
          <w:rtl/>
        </w:rPr>
        <w:t>מ</w:t>
      </w:r>
      <w:r w:rsidRPr="003B3D9C">
        <w:rPr>
          <w:rStyle w:val="afffb"/>
          <w:rtl/>
        </w:rPr>
        <w:t>סלק ישנה שחרית</w:t>
      </w:r>
      <w:r w:rsidR="000266D7" w:rsidRPr="003B3D9C">
        <w:rPr>
          <w:rStyle w:val="afffb"/>
          <w:rFonts w:hint="cs"/>
          <w:rtl/>
        </w:rPr>
        <w:t>,</w:t>
      </w:r>
      <w:r w:rsidRPr="003B3D9C">
        <w:rPr>
          <w:rStyle w:val="afffb"/>
          <w:rtl/>
        </w:rPr>
        <w:t xml:space="preserve"> </w:t>
      </w:r>
      <w:r w:rsidR="0094166B" w:rsidRPr="003B3D9C">
        <w:rPr>
          <w:rStyle w:val="afffb"/>
          <w:rFonts w:hint="cs"/>
          <w:rtl/>
        </w:rPr>
        <w:t>ו</w:t>
      </w:r>
      <w:r w:rsidRPr="003B3D9C">
        <w:rPr>
          <w:rStyle w:val="afffb"/>
          <w:rtl/>
        </w:rPr>
        <w:t>חדשה ערבית</w:t>
      </w:r>
      <w:r w:rsidR="0094166B" w:rsidRPr="003B3D9C">
        <w:rPr>
          <w:rStyle w:val="afffb"/>
          <w:rFonts w:hint="cs"/>
          <w:rtl/>
        </w:rPr>
        <w:t>.</w:t>
      </w:r>
    </w:p>
    <w:p w14:paraId="6EDB2F77" w14:textId="7EE6F51D" w:rsidR="007B5C5C" w:rsidRDefault="00F35D11" w:rsidP="003B3D9C">
      <w:pPr>
        <w:rPr>
          <w:rtl/>
        </w:rPr>
      </w:pPr>
      <w:r w:rsidRPr="003B3D9C">
        <w:rPr>
          <w:rStyle w:val="aff2"/>
          <w:rFonts w:hint="cs"/>
          <w:rtl/>
        </w:rPr>
        <w:t xml:space="preserve">זה הכלל </w:t>
      </w:r>
      <w:r w:rsidR="0094166B" w:rsidRPr="003B3D9C">
        <w:rPr>
          <w:rStyle w:val="aff2"/>
          <w:rFonts w:hint="cs"/>
          <w:rtl/>
        </w:rPr>
        <w:t>ד</w:t>
      </w:r>
      <w:r w:rsidR="002A125E" w:rsidRPr="003B3D9C">
        <w:rPr>
          <w:rStyle w:val="aff2"/>
          <w:rtl/>
        </w:rPr>
        <w:t>לילה</w:t>
      </w:r>
      <w:r w:rsidR="0094166B" w:rsidRPr="003B3D9C">
        <w:rPr>
          <w:rStyle w:val="aff2"/>
          <w:rFonts w:hint="cs"/>
          <w:rtl/>
        </w:rPr>
        <w:t>.</w:t>
      </w:r>
      <w:r w:rsidR="003B3D9C">
        <w:rPr>
          <w:rFonts w:hint="cs"/>
          <w:rtl/>
        </w:rPr>
        <w:t xml:space="preserve"> </w:t>
      </w:r>
      <w:r w:rsidR="002A125E" w:rsidRPr="003B3D9C">
        <w:rPr>
          <w:rStyle w:val="afff"/>
          <w:rtl/>
        </w:rPr>
        <w:t>ל</w:t>
      </w:r>
      <w:r w:rsidR="00BB57CE" w:rsidRPr="003B3D9C">
        <w:rPr>
          <w:rStyle w:val="afff"/>
          <w:rFonts w:hint="cs"/>
          <w:rtl/>
        </w:rPr>
        <w:t>הב</w:t>
      </w:r>
      <w:r w:rsidR="002A125E" w:rsidRPr="003B3D9C">
        <w:rPr>
          <w:rStyle w:val="afff"/>
          <w:rtl/>
        </w:rPr>
        <w:t>י</w:t>
      </w:r>
      <w:r w:rsidR="00BB57CE" w:rsidRPr="003B3D9C">
        <w:rPr>
          <w:rStyle w:val="afff"/>
          <w:rFonts w:hint="cs"/>
          <w:rtl/>
        </w:rPr>
        <w:t>א</w:t>
      </w:r>
      <w:r w:rsidR="0094084F" w:rsidRPr="003B3D9C">
        <w:rPr>
          <w:rStyle w:val="afff"/>
          <w:rFonts w:hint="cs"/>
          <w:rtl/>
        </w:rPr>
        <w:t>:</w:t>
      </w:r>
      <w:r w:rsidR="003B3D9C">
        <w:rPr>
          <w:rStyle w:val="afff"/>
          <w:rFonts w:hint="cs"/>
          <w:rtl/>
        </w:rPr>
        <w:t xml:space="preserve">  </w:t>
      </w:r>
      <w:r w:rsidR="002A125E" w:rsidRPr="006F178A">
        <w:rPr>
          <w:rtl/>
        </w:rPr>
        <w:t xml:space="preserve">אכילת פסחים </w:t>
      </w:r>
      <w:r w:rsidR="002A125E" w:rsidRPr="00F07E67">
        <w:rPr>
          <w:rStyle w:val="afff"/>
          <w:b/>
          <w:spacing w:val="2"/>
          <w:rtl/>
        </w:rPr>
        <w:t>ולא כר</w:t>
      </w:r>
      <w:r w:rsidR="002A125E" w:rsidRPr="00F07E67">
        <w:rPr>
          <w:rStyle w:val="afff"/>
          <w:rFonts w:hint="cs"/>
          <w:b/>
          <w:spacing w:val="2"/>
          <w:rtl/>
        </w:rPr>
        <w:t>אב</w:t>
      </w:r>
      <w:r w:rsidR="002A125E" w:rsidRPr="00F07E67">
        <w:rPr>
          <w:rStyle w:val="afff"/>
          <w:b/>
          <w:spacing w:val="2"/>
          <w:rtl/>
        </w:rPr>
        <w:t>"</w:t>
      </w:r>
      <w:r w:rsidR="002A125E" w:rsidRPr="00F07E67">
        <w:rPr>
          <w:rStyle w:val="afff"/>
          <w:rFonts w:hint="cs"/>
          <w:b/>
          <w:spacing w:val="2"/>
          <w:rtl/>
        </w:rPr>
        <w:t>ע</w:t>
      </w:r>
      <w:r w:rsidR="00543A3F" w:rsidRPr="00F07E67">
        <w:rPr>
          <w:rStyle w:val="afff"/>
          <w:rFonts w:hint="cs"/>
          <w:b/>
          <w:spacing w:val="2"/>
          <w:rtl/>
        </w:rPr>
        <w:t xml:space="preserve"> </w:t>
      </w:r>
      <w:r w:rsidR="003B3D9C">
        <w:rPr>
          <w:rFonts w:hint="cs"/>
          <w:rtl/>
        </w:rPr>
        <w:t xml:space="preserve"> ד</w:t>
      </w:r>
      <w:r w:rsidR="002A125E" w:rsidRPr="006F178A">
        <w:rPr>
          <w:rtl/>
        </w:rPr>
        <w:t xml:space="preserve">עד </w:t>
      </w:r>
      <w:r w:rsidR="002A125E" w:rsidRPr="00F05A14">
        <w:rPr>
          <w:rFonts w:cs="PFT_Frank"/>
          <w:b/>
          <w:bCs/>
          <w:szCs w:val="14"/>
          <w:rtl/>
        </w:rPr>
        <w:t>חצות</w:t>
      </w:r>
      <w:r w:rsidR="002A125E" w:rsidRPr="006F178A">
        <w:rPr>
          <w:rtl/>
        </w:rPr>
        <w:t>.</w:t>
      </w:r>
    </w:p>
    <w:p w14:paraId="7D92024F" w14:textId="73BF7885" w:rsidR="00812DD7" w:rsidRDefault="00812DD7" w:rsidP="003B3D9C">
      <w:pPr>
        <w:pStyle w:val="af3"/>
        <w:rPr>
          <w:rStyle w:val="afe"/>
          <w:rFonts w:cs="FrankRuehl"/>
          <w:bCs/>
          <w:szCs w:val="18"/>
        </w:rPr>
      </w:pPr>
      <w:r w:rsidRPr="00812DD7">
        <w:rPr>
          <w:rFonts w:hint="cs"/>
          <w:rtl/>
        </w:rPr>
        <w:t xml:space="preserve">הדרן עלך פרק שני </w:t>
      </w:r>
      <w:r>
        <w:rPr>
          <w:rStyle w:val="afe"/>
          <w:rFonts w:cs="FrankRuehl"/>
          <w:szCs w:val="18"/>
          <w:rtl/>
        </w:rPr>
        <w:br w:type="page"/>
      </w:r>
    </w:p>
    <w:p w14:paraId="7507C8F8" w14:textId="77777777" w:rsidR="002A125E" w:rsidRPr="006F178A" w:rsidRDefault="002A125E" w:rsidP="002A125E">
      <w:pPr>
        <w:pStyle w:val="af9"/>
        <w:framePr w:wrap="around"/>
        <w:spacing w:line="220" w:lineRule="exact"/>
        <w:rPr>
          <w:del w:id="40004" w:author="Claude" w:date="2026-10-06T14:10:04Z"/>
          <w:sz w:val="20"/>
          <w:rtl/>
        </w:rPr>
      </w:pPr>
      <w:del w:id="40003" w:author="Claude" w:date="2026-10-06T14:10:04Z">
        <w:r w:rsidRPr="006F178A">
          <w:rPr>
            <w:rFonts w:hint="cs"/>
            <w:sz w:val="20"/>
            <w:rtl/>
          </w:rPr>
          <w:lastRenderedPageBreak/>
          <w:delText xml:space="preserve">הקורא עומד </w:delText>
        </w:r>
      </w:del>
    </w:p>
    <w:p w14:paraId="1EA039F2" w14:textId="77777777" w:rsidR="007B5C5C" w:rsidRDefault="007B5C5C" w:rsidP="001E710C">
      <w:pPr>
        <w:pStyle w:val="af8"/>
        <w:framePr w:h="118" w:hRule="exact" w:wrap="around" w:hAnchor="page" w:x="3490" w:y="7259"/>
        <w:rPr>
          <w:del w:id="41020" w:author="Claude" w:date="2026-10-07T09:24:57Z"/>
          <w:rtl/>
        </w:rPr>
      </w:pPr>
      <w:del w:id="41019" w:author="Claude" w:date="2026-10-07T09:24:57Z">
        <w:r>
          <w:rPr>
            <w:rFonts w:hint="cs"/>
            <w:rtl/>
          </w:rPr>
          <w:delText xml:space="preserve">פרק שלישי </w:delText>
        </w:r>
      </w:del>
    </w:p>
    <w:p>
      <w:pPr>
        <w:pStyle w:val="PetichatPerek"/>
        <w:rPr>
          <w:ins w:id="41018" w:author="Claude" w:date="2026-10-07T09:24:57Z"/>
        </w:rPr>
      </w:pPr>
      <w:ins w:id="41017" w:author="Claude" w:date="2026-10-07T09:24:57Z">
        <w:r>
          <w:rPr>
            <w:rFonts w:hint="cs"/>
            <w:rtl/>
          </w:rPr>
          <w:t xml:space="preserve">פרק שלישי</w:t>
        </w:r>
        <w:r>
          <w:rPr>
            <w:rFonts w:hint="cs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הקורא עומד</w:t>
        </w:r>
      </w:ins>
    </w:p>
    <w:p>
      <w:pPr>
        <w:pStyle w:val="MishnaBatzad"/>
        <w:rPr>
          <w:ins w:id="20002" w:author="קלוד" w:date="2026-10-06T10:43:38Z"/>
        </w:rPr>
      </w:pPr>
      <w:ins w:id="20001" w:author="קלוד" w:date="2026-10-06T10:43:38Z">
        <w:r>
          <w:t xml:space="preserve">משנה א</w:t>
        </w:r>
      </w:ins>
    </w:p>
    <w:p w14:paraId="71D2192E" w14:textId="4AC370AF" w:rsidR="002A125E" w:rsidRPr="006F178A" w:rsidRDefault="002A125E" w:rsidP="00F3031E">
      <w:pPr>
        <w:pStyle w:val="afff8"/>
        <w:rPr>
          <w:rtl/>
        </w:rPr>
      </w:pPr>
      <w:r w:rsidRPr="00812DD7">
        <w:rPr>
          <w:rtl/>
        </w:rPr>
        <w:t>הקורא את המגיל</w:t>
      </w:r>
      <w:r w:rsidR="00C70A37" w:rsidRPr="00812DD7">
        <w:rPr>
          <w:rFonts w:hint="cs"/>
          <w:rtl/>
        </w:rPr>
        <w:t>ה</w:t>
      </w:r>
      <w:r w:rsidRPr="00812DD7">
        <w:rPr>
          <w:rtl/>
        </w:rPr>
        <w:t xml:space="preserve"> </w:t>
      </w:r>
      <w:r w:rsidR="00845F2D" w:rsidRPr="00812DD7">
        <w:rPr>
          <w:rFonts w:hint="cs"/>
          <w:rtl/>
        </w:rPr>
        <w:t xml:space="preserve">- </w:t>
      </w:r>
      <w:r w:rsidRPr="00812DD7">
        <w:rPr>
          <w:rtl/>
        </w:rPr>
        <w:t>עומד ויושב.</w:t>
      </w:r>
      <w:r w:rsidR="00F3031E">
        <w:rPr>
          <w:rFonts w:hint="cs"/>
          <w:rtl/>
        </w:rPr>
        <w:t xml:space="preserve"> </w:t>
      </w:r>
      <w:r w:rsidRPr="006F178A">
        <w:rPr>
          <w:rtl/>
        </w:rPr>
        <w:t>קראה אחד,</w:t>
      </w:r>
      <w:r w:rsidR="00845F2D">
        <w:rPr>
          <w:rFonts w:hint="cs"/>
          <w:rtl/>
        </w:rPr>
        <w:t xml:space="preserve"> </w:t>
      </w:r>
      <w:r w:rsidR="004A47CA">
        <w:rPr>
          <w:rFonts w:hint="cs"/>
          <w:rtl/>
        </w:rPr>
        <w:t>או שנים</w:t>
      </w:r>
      <w:r w:rsidR="00BB57CE">
        <w:rPr>
          <w:rFonts w:hint="cs"/>
          <w:rtl/>
        </w:rPr>
        <w:t xml:space="preserve"> </w:t>
      </w:r>
      <w:r w:rsidRPr="006F178A">
        <w:rPr>
          <w:rtl/>
        </w:rPr>
        <w:t>- יצאו.</w:t>
      </w:r>
    </w:p>
    <w:p w14:paraId="241CF711" w14:textId="3932EEC3" w:rsidR="002A125E" w:rsidRPr="006F178A" w:rsidRDefault="002A125E" w:rsidP="002A125E">
      <w:pPr>
        <w:pStyle w:val="afb"/>
        <w:rPr>
          <w:rtl/>
        </w:rPr>
      </w:pPr>
      <w:r w:rsidRPr="006F178A">
        <w:rPr>
          <w:rtl/>
        </w:rPr>
        <w:t xml:space="preserve">מקום שנהגו לברך </w:t>
      </w:r>
      <w:r w:rsidR="00845F2D">
        <w:rPr>
          <w:rtl/>
        </w:rPr>
        <w:t>–</w:t>
      </w:r>
      <w:r w:rsidRPr="006F178A">
        <w:rPr>
          <w:rtl/>
        </w:rPr>
        <w:t xml:space="preserve"> יברך</w:t>
      </w:r>
      <w:r w:rsidR="00845F2D">
        <w:rPr>
          <w:rFonts w:hint="cs"/>
          <w:rtl/>
        </w:rPr>
        <w:t xml:space="preserve">,  </w:t>
      </w:r>
      <w:r>
        <w:rPr>
          <w:rFonts w:hint="cs"/>
          <w:rtl/>
        </w:rPr>
        <w:t xml:space="preserve"> </w:t>
      </w:r>
      <w:r w:rsidR="008F5182">
        <w:rPr>
          <w:rtl/>
        </w:rPr>
        <w:tab/>
      </w:r>
      <w:r w:rsidR="008F5182">
        <w:rPr>
          <w:rtl/>
        </w:rPr>
        <w:tab/>
      </w:r>
      <w:r w:rsidRPr="006F178A">
        <w:rPr>
          <w:rtl/>
        </w:rPr>
        <w:t>ושלא לבר</w:t>
      </w:r>
      <w:r w:rsidR="004A47CA">
        <w:rPr>
          <w:rFonts w:hint="cs"/>
          <w:rtl/>
        </w:rPr>
        <w:t>ך</w:t>
      </w:r>
      <w:r w:rsidRPr="006F178A">
        <w:rPr>
          <w:rtl/>
        </w:rPr>
        <w:t xml:space="preserve"> - לא יברך.</w:t>
      </w:r>
    </w:p>
    <w:p w14:paraId="063F1CAC" w14:textId="772416BB" w:rsidR="002A125E" w:rsidRPr="006F178A" w:rsidRDefault="002A125E" w:rsidP="002A125E">
      <w:pPr>
        <w:pStyle w:val="afb"/>
        <w:rPr>
          <w:rtl/>
        </w:rPr>
      </w:pPr>
      <w:r w:rsidRPr="006F178A">
        <w:rPr>
          <w:rtl/>
        </w:rPr>
        <w:t>בשני וחמישי, בשבת במנח</w:t>
      </w:r>
      <w:r w:rsidR="004A47CA">
        <w:rPr>
          <w:rFonts w:hint="cs"/>
          <w:rtl/>
        </w:rPr>
        <w:t>ה</w:t>
      </w:r>
      <w:r w:rsidRPr="006F178A">
        <w:rPr>
          <w:rtl/>
        </w:rPr>
        <w:t>- קורין שלשה.</w:t>
      </w:r>
    </w:p>
    <w:p w14:paraId="3E3BAFA0" w14:textId="3C8EB5E3" w:rsidR="002A125E" w:rsidRPr="006F178A" w:rsidRDefault="002A125E" w:rsidP="002A125E">
      <w:pPr>
        <w:pStyle w:val="afb"/>
        <w:rPr>
          <w:rtl/>
        </w:rPr>
      </w:pPr>
      <w:r w:rsidRPr="006F178A">
        <w:rPr>
          <w:rtl/>
        </w:rPr>
        <w:t>אין פוחתין ומוסיפין, ואין מפטירין בנביא.</w:t>
      </w:r>
    </w:p>
    <w:p w14:paraId="12CD6F5C" w14:textId="2A2158E6" w:rsidR="002A125E" w:rsidRPr="006F178A" w:rsidRDefault="002A125E" w:rsidP="002A125E">
      <w:pPr>
        <w:pStyle w:val="afb"/>
        <w:rPr>
          <w:rtl/>
        </w:rPr>
      </w:pPr>
      <w:r w:rsidRPr="006F178A">
        <w:rPr>
          <w:rtl/>
        </w:rPr>
        <w:t>בראשי חדשים ובחולו של מוע</w:t>
      </w:r>
      <w:r w:rsidR="004A47CA">
        <w:rPr>
          <w:rFonts w:hint="cs"/>
          <w:rtl/>
        </w:rPr>
        <w:t>ד</w:t>
      </w:r>
      <w:r w:rsidRPr="006F178A">
        <w:rPr>
          <w:rtl/>
        </w:rPr>
        <w:t xml:space="preserve"> - קורין ארבעה.</w:t>
      </w:r>
    </w:p>
    <w:p w14:paraId="6E35D4EA" w14:textId="402A6B1A" w:rsidR="002A125E" w:rsidRPr="006F178A" w:rsidRDefault="002A125E" w:rsidP="002A125E">
      <w:pPr>
        <w:pStyle w:val="afb"/>
        <w:rPr>
          <w:rtl/>
        </w:rPr>
      </w:pPr>
      <w:r w:rsidRPr="006F178A">
        <w:rPr>
          <w:rtl/>
        </w:rPr>
        <w:t>אין פוחתין ומוסיפין, ואין מפטירין בנביא.</w:t>
      </w:r>
    </w:p>
    <w:p w14:paraId="0F994D36" w14:textId="5EF5FBEE" w:rsidR="002A125E" w:rsidRPr="006F178A" w:rsidRDefault="002A125E" w:rsidP="002A125E">
      <w:pPr>
        <w:pStyle w:val="afb"/>
        <w:rPr>
          <w:rtl/>
        </w:rPr>
      </w:pPr>
      <w:r w:rsidRPr="006F178A">
        <w:rPr>
          <w:rtl/>
        </w:rPr>
        <w:t>ביו"</w:t>
      </w:r>
      <w:r w:rsidR="004A47CA">
        <w:rPr>
          <w:rFonts w:hint="cs"/>
          <w:rtl/>
        </w:rPr>
        <w:t>ט</w:t>
      </w:r>
      <w:r w:rsidRPr="006F178A">
        <w:rPr>
          <w:rtl/>
        </w:rPr>
        <w:t xml:space="preserve"> </w:t>
      </w:r>
      <w:r w:rsidR="00B170FA">
        <w:rPr>
          <w:rFonts w:hint="cs"/>
          <w:rtl/>
        </w:rPr>
        <w:t xml:space="preserve">- </w:t>
      </w:r>
      <w:r w:rsidRPr="006F178A">
        <w:rPr>
          <w:rtl/>
        </w:rPr>
        <w:t>חמשה.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ביום הכפורים </w:t>
      </w:r>
      <w:r w:rsidR="00B170FA">
        <w:rPr>
          <w:rtl/>
        </w:rPr>
        <w:t>–</w:t>
      </w:r>
      <w:r w:rsidRPr="006F178A">
        <w:rPr>
          <w:rtl/>
        </w:rPr>
        <w:t xml:space="preserve"> ששה</w:t>
      </w:r>
      <w:r w:rsidR="00B170FA">
        <w:rPr>
          <w:rFonts w:hint="cs"/>
          <w:rtl/>
        </w:rPr>
        <w:t>.</w:t>
      </w:r>
      <w:r w:rsidRPr="006F178A">
        <w:rPr>
          <w:rtl/>
        </w:rPr>
        <w:t xml:space="preserve"> בשב</w:t>
      </w:r>
      <w:r w:rsidR="004A47CA">
        <w:rPr>
          <w:rFonts w:hint="cs"/>
          <w:rtl/>
        </w:rPr>
        <w:t>ת</w:t>
      </w:r>
      <w:r w:rsidRPr="006F178A">
        <w:rPr>
          <w:rtl/>
        </w:rPr>
        <w:t xml:space="preserve"> - שבעה.</w:t>
      </w:r>
    </w:p>
    <w:p w14:paraId="0733D88D" w14:textId="61D96CD5" w:rsidR="002A125E" w:rsidRPr="006F178A" w:rsidRDefault="002A125E" w:rsidP="002A125E">
      <w:pPr>
        <w:pStyle w:val="afb"/>
        <w:rPr>
          <w:rtl/>
        </w:rPr>
      </w:pPr>
      <w:r w:rsidRPr="006F178A">
        <w:rPr>
          <w:rtl/>
        </w:rPr>
        <w:t>אין פוחתין, אבל מוסיפין, ומפטירין בנביא.</w:t>
      </w:r>
    </w:p>
    <w:p w14:paraId="6B075B15" w14:textId="59657E97" w:rsidR="002A125E" w:rsidRPr="006F178A" w:rsidRDefault="002A125E" w:rsidP="00555F6B">
      <w:pPr>
        <w:pStyle w:val="afb"/>
        <w:spacing w:after="60"/>
        <w:rPr>
          <w:rtl/>
        </w:rPr>
      </w:pPr>
      <w:r w:rsidRPr="00D00DEE">
        <w:rPr>
          <w:rStyle w:val="TanaimMishna"/>
          <w:rFonts w:hint="cs"/>
          <w:rtl/>
          <w:rPrChange w:id="20024" w:author="קלוד" w:date="2026-10-06T10:09:25Z">
            <w:rPr>
              <w:rStyle w:val="afff"/>
              <w:rFonts w:hint="cs"/>
              <w:rtl/>
            </w:rPr>
          </w:rPrChange>
        </w:rPr>
        <w:t>לעולם</w:t>
      </w:r>
      <w:r>
        <w:rPr>
          <w:rFonts w:hint="cs"/>
          <w:rtl/>
        </w:rPr>
        <w:t xml:space="preserve"> </w:t>
      </w:r>
      <w:r w:rsidRPr="006F178A">
        <w:rPr>
          <w:rtl/>
        </w:rPr>
        <w:t>הפותח והחותם בתור</w:t>
      </w:r>
      <w:r w:rsidR="004A47CA">
        <w:rPr>
          <w:rFonts w:hint="cs"/>
          <w:rtl/>
        </w:rPr>
        <w:t>ה</w:t>
      </w:r>
      <w:r w:rsidRPr="006F178A">
        <w:rPr>
          <w:rtl/>
        </w:rPr>
        <w:t xml:space="preserve"> - מברך לפניה ולאחריה.</w:t>
      </w:r>
    </w:p>
    <w:p w14:paraId="1E2D7823" w14:textId="63CC8107" w:rsidR="0094084F" w:rsidRDefault="00555F6B" w:rsidP="00D00DEE">
      <w:pPr>
        <w:pStyle w:val="36"/>
        <w:framePr w:wrap="notBeside"/>
        <w:rPr>
          <w:rtl/>
        </w:rPr>
      </w:pPr>
      <w:r w:rsidRPr="00D00DEE">
        <w:rPr>
          <w:rFonts w:hint="cs"/>
          <w:rtl/>
        </w:rPr>
        <w:t>תנא</w:t>
      </w:r>
      <w:r w:rsidR="0094084F">
        <w:rPr>
          <w:rFonts w:hint="cs"/>
          <w:rtl/>
        </w:rPr>
        <w:t>:</w:t>
      </w:r>
    </w:p>
    <w:p w14:paraId="2F8C5793" w14:textId="080E0DA0" w:rsidR="002A125E" w:rsidRPr="000C0C8B" w:rsidRDefault="00B170FA" w:rsidP="00555F6B">
      <w:pPr>
        <w:rPr>
          <w:spacing w:val="-4"/>
          <w:rtl/>
        </w:rPr>
      </w:pPr>
      <w:r w:rsidRPr="008F5182">
        <w:rPr>
          <w:rStyle w:val="aff2"/>
          <w:rFonts w:hint="cs"/>
          <w:rtl/>
        </w:rPr>
        <w:t>ויושב.</w:t>
      </w:r>
      <w:r w:rsidRPr="000C0C8B">
        <w:rPr>
          <w:rFonts w:hint="cs"/>
          <w:spacing w:val="-4"/>
          <w:rtl/>
        </w:rPr>
        <w:t xml:space="preserve"> משא"כ </w:t>
      </w:r>
      <w:r w:rsidRPr="000C0C8B">
        <w:rPr>
          <w:rFonts w:cs="PFT_Frank" w:hint="cs"/>
          <w:b/>
          <w:bCs/>
          <w:spacing w:val="-4"/>
          <w:szCs w:val="14"/>
          <w:rtl/>
        </w:rPr>
        <w:t>בתורה</w:t>
      </w:r>
      <w:r w:rsidRPr="000C0C8B">
        <w:rPr>
          <w:rStyle w:val="a4"/>
          <w:rFonts w:hint="cs"/>
          <w:spacing w:val="-4"/>
          <w:rtl/>
        </w:rPr>
        <w:t xml:space="preserve"> ד</w:t>
      </w:r>
      <w:r w:rsidR="002A125E" w:rsidRPr="00D00DEE">
        <w:rPr>
          <w:rStyle w:val="a4"/>
          <w:rtl/>
        </w:rPr>
        <w:t xml:space="preserve">'ואתה פה </w:t>
      </w:r>
      <w:r w:rsidR="002A125E" w:rsidRPr="009A5E3C">
        <w:rPr>
          <w:rStyle w:val="a4"/>
          <w:b/>
          <w:bCs/>
          <w:rtl/>
        </w:rPr>
        <w:t>עמד</w:t>
      </w:r>
      <w:r w:rsidR="002A125E" w:rsidRPr="00D00DEE">
        <w:rPr>
          <w:rStyle w:val="a4"/>
          <w:rtl/>
        </w:rPr>
        <w:t xml:space="preserve"> עמדי'</w:t>
      </w:r>
      <w:r w:rsidR="002A125E" w:rsidRPr="000C0C8B">
        <w:rPr>
          <w:spacing w:val="-4"/>
          <w:rtl/>
        </w:rPr>
        <w:t xml:space="preserve"> אף הקב"ה בעמידה.</w:t>
      </w:r>
    </w:p>
    <w:p w14:paraId="5502BC23" w14:textId="15EC2ED6" w:rsidR="0094084F" w:rsidRDefault="002A125E" w:rsidP="00D00DEE">
      <w:pPr>
        <w:pStyle w:val="36"/>
        <w:framePr w:wrap="notBeside"/>
        <w:rPr>
          <w:rtl/>
        </w:rPr>
      </w:pPr>
      <w:r w:rsidRPr="00D00DEE">
        <w:rPr>
          <w:rFonts w:hint="cs"/>
          <w:rtl/>
        </w:rPr>
        <w:t>ר</w:t>
      </w:r>
      <w:r w:rsidRPr="00D00DEE">
        <w:rPr>
          <w:rtl/>
        </w:rPr>
        <w:t>"</w:t>
      </w:r>
      <w:r w:rsidRPr="00D00DEE">
        <w:rPr>
          <w:rFonts w:hint="cs"/>
          <w:rtl/>
        </w:rPr>
        <w:t>א</w:t>
      </w:r>
      <w:r w:rsidR="0094084F">
        <w:rPr>
          <w:rFonts w:hint="cs"/>
          <w:rtl/>
        </w:rPr>
        <w:t>:</w:t>
      </w:r>
    </w:p>
    <w:p w14:paraId="360879C5" w14:textId="1AFC1D74" w:rsidR="002A125E" w:rsidRPr="006F178A" w:rsidRDefault="003031D4" w:rsidP="002A125E">
      <w:pPr>
        <w:rPr>
          <w:rtl/>
        </w:rPr>
      </w:pPr>
      <w:r w:rsidRPr="00D63B5B">
        <w:rPr>
          <w:rStyle w:val="a4"/>
          <w:rFonts w:hint="cs"/>
          <w:rtl/>
        </w:rPr>
        <w:t>'עמדי'</w:t>
      </w:r>
      <w:r w:rsidR="002A125E" w:rsidRPr="006F178A">
        <w:rPr>
          <w:rFonts w:hint="cs"/>
          <w:rtl/>
        </w:rPr>
        <w:t xml:space="preserve"> </w:t>
      </w:r>
      <w:r w:rsidR="002A125E" w:rsidRPr="00411327">
        <w:rPr>
          <w:rStyle w:val="afff"/>
          <w:b/>
          <w:rtl/>
        </w:rPr>
        <w:t>לרב</w:t>
      </w:r>
      <w:r w:rsidR="005B7FFA">
        <w:rPr>
          <w:rStyle w:val="afff"/>
          <w:rFonts w:hint="cs"/>
          <w:b/>
          <w:rtl/>
        </w:rPr>
        <w:t>:</w:t>
      </w:r>
      <w:r w:rsidR="002A125E" w:rsidRPr="00411327">
        <w:rPr>
          <w:rStyle w:val="afff"/>
          <w:b/>
          <w:rtl/>
        </w:rPr>
        <w:t xml:space="preserve"> </w:t>
      </w:r>
      <w:r w:rsidR="002A125E" w:rsidRPr="006F178A">
        <w:rPr>
          <w:rtl/>
        </w:rPr>
        <w:t>שלא ישב ע</w:t>
      </w:r>
      <w:r w:rsidR="002A125E">
        <w:rPr>
          <w:rFonts w:hint="cs"/>
          <w:rtl/>
        </w:rPr>
        <w:t>"ג</w:t>
      </w:r>
      <w:r w:rsidR="002A125E" w:rsidRPr="006F178A">
        <w:rPr>
          <w:rtl/>
        </w:rPr>
        <w:t xml:space="preserve"> מטה</w:t>
      </w:r>
      <w:r w:rsidR="005B7FFA">
        <w:rPr>
          <w:rFonts w:hint="cs"/>
          <w:rtl/>
        </w:rPr>
        <w:t>,</w:t>
      </w:r>
      <w:r w:rsidR="002A125E" w:rsidRPr="006F178A">
        <w:rPr>
          <w:rtl/>
        </w:rPr>
        <w:t xml:space="preserve"> וישנה לתלמידו ע</w:t>
      </w:r>
      <w:r w:rsidR="002A125E">
        <w:rPr>
          <w:rFonts w:hint="cs"/>
          <w:rtl/>
        </w:rPr>
        <w:t>"ג</w:t>
      </w:r>
      <w:r w:rsidR="002A125E" w:rsidRPr="006F178A">
        <w:rPr>
          <w:rtl/>
        </w:rPr>
        <w:t xml:space="preserve"> קרקע</w:t>
      </w:r>
      <w:r w:rsidR="002A125E" w:rsidRPr="006F178A">
        <w:rPr>
          <w:rFonts w:hint="cs"/>
          <w:rtl/>
        </w:rPr>
        <w:t>.</w:t>
      </w:r>
    </w:p>
    <w:p w14:paraId="3B94D713" w14:textId="06D47B52" w:rsidR="0094084F" w:rsidRDefault="002A125E" w:rsidP="009959A8">
      <w:pPr>
        <w:pStyle w:val="36"/>
        <w:framePr w:wrap="notBeside"/>
        <w:rPr>
          <w:rtl/>
        </w:rPr>
      </w:pPr>
      <w:r w:rsidRPr="009959A8">
        <w:rPr>
          <w:rtl/>
        </w:rPr>
        <w:t>ת"ר</w:t>
      </w:r>
      <w:r w:rsidR="0094084F">
        <w:rPr>
          <w:rtl/>
        </w:rPr>
        <w:t>:</w:t>
      </w:r>
    </w:p>
    <w:p w14:paraId="7E344C76" w14:textId="649F7585" w:rsidR="002A125E" w:rsidRDefault="002A125E" w:rsidP="009A5E3C">
      <w:pPr>
        <w:spacing w:after="60"/>
        <w:rPr>
          <w:spacing w:val="-2"/>
          <w:rtl/>
        </w:rPr>
      </w:pPr>
      <w:r w:rsidRPr="009959A8">
        <w:rPr>
          <w:rStyle w:val="afff"/>
          <w:rtl/>
        </w:rPr>
        <w:t>מימות משה ועד ר</w:t>
      </w:r>
      <w:r w:rsidR="00B170FA" w:rsidRPr="009959A8">
        <w:rPr>
          <w:rStyle w:val="afff"/>
          <w:rFonts w:hint="cs"/>
          <w:rtl/>
        </w:rPr>
        <w:t>"</w:t>
      </w:r>
      <w:r w:rsidRPr="009959A8">
        <w:rPr>
          <w:rStyle w:val="afff"/>
          <w:rtl/>
        </w:rPr>
        <w:t>ג</w:t>
      </w:r>
      <w:r w:rsidRPr="000C0C8B">
        <w:rPr>
          <w:spacing w:val="-2"/>
          <w:rtl/>
        </w:rPr>
        <w:t xml:space="preserve"> </w:t>
      </w:r>
      <w:r w:rsidRPr="00202963">
        <w:rPr>
          <w:rtl/>
        </w:rPr>
        <w:t>ל</w:t>
      </w:r>
      <w:r w:rsidRPr="00202963">
        <w:rPr>
          <w:rFonts w:hint="cs"/>
          <w:rtl/>
        </w:rPr>
        <w:t xml:space="preserve">מדו רק </w:t>
      </w:r>
      <w:r w:rsidRPr="00C364BD">
        <w:rPr>
          <w:rStyle w:val="afe"/>
          <w:rFonts w:hint="cs"/>
          <w:rtl/>
        </w:rPr>
        <w:t>מעומד</w:t>
      </w:r>
      <w:r w:rsidR="00B170FA" w:rsidRPr="000C0C8B">
        <w:rPr>
          <w:rFonts w:hint="cs"/>
          <w:spacing w:val="-2"/>
          <w:rtl/>
        </w:rPr>
        <w:t>,</w:t>
      </w:r>
      <w:r w:rsidRPr="000C0C8B">
        <w:rPr>
          <w:rFonts w:hint="cs"/>
          <w:spacing w:val="-2"/>
          <w:rtl/>
        </w:rPr>
        <w:t xml:space="preserve"> </w:t>
      </w:r>
      <w:r w:rsidRPr="009A5E3C">
        <w:rPr>
          <w:rtl/>
        </w:rPr>
        <w:t>משמת</w:t>
      </w:r>
      <w:r w:rsidRPr="000C0C8B">
        <w:rPr>
          <w:spacing w:val="-2"/>
          <w:rtl/>
        </w:rPr>
        <w:t xml:space="preserve"> </w:t>
      </w:r>
      <w:r w:rsidR="009A5E3C">
        <w:rPr>
          <w:rFonts w:hint="cs"/>
          <w:spacing w:val="-2"/>
          <w:rtl/>
        </w:rPr>
        <w:t xml:space="preserve">- </w:t>
      </w:r>
      <w:r w:rsidRPr="00202963">
        <w:rPr>
          <w:rtl/>
        </w:rPr>
        <w:t>בטל כבוד תורה.</w:t>
      </w:r>
    </w:p>
    <w:p w14:paraId="606D8222" w14:textId="59E83D68" w:rsidR="0094084F" w:rsidRDefault="00652539" w:rsidP="00020226">
      <w:pPr>
        <w:pStyle w:val="36"/>
        <w:framePr w:wrap="notBeside"/>
        <w:rPr>
          <w:rtl/>
        </w:rPr>
      </w:pPr>
      <w:r>
        <w:rPr>
          <w:rFonts w:hint="cs"/>
          <w:rtl/>
        </w:rPr>
        <w:t>והך ד</w:t>
      </w:r>
      <w:r w:rsidR="00020226" w:rsidRPr="00020226">
        <w:rPr>
          <w:rFonts w:hint="cs"/>
          <w:rtl/>
        </w:rPr>
        <w:t>קשה</w:t>
      </w:r>
      <w:r w:rsidR="0094084F">
        <w:rPr>
          <w:rFonts w:hint="cs"/>
          <w:rtl/>
        </w:rPr>
        <w:t>:</w:t>
      </w:r>
    </w:p>
    <w:p w14:paraId="342D99AE" w14:textId="0D14C1C9" w:rsidR="00020226" w:rsidRDefault="00020226" w:rsidP="001E710C">
      <w:pPr>
        <w:rPr>
          <w:spacing w:val="-2"/>
          <w:rtl/>
        </w:rPr>
      </w:pPr>
      <w:r w:rsidRPr="00020226">
        <w:rPr>
          <w:rStyle w:val="afff"/>
          <w:rFonts w:hint="cs"/>
          <w:rtl/>
        </w:rPr>
        <w:t xml:space="preserve">דמחד </w:t>
      </w:r>
      <w:r w:rsidRPr="00D232CD">
        <w:rPr>
          <w:rStyle w:val="a4"/>
          <w:rFonts w:hint="cs"/>
          <w:b/>
          <w:bCs/>
          <w:rtl/>
        </w:rPr>
        <w:t>ואשב</w:t>
      </w:r>
      <w:r w:rsidRPr="00020226">
        <w:rPr>
          <w:rStyle w:val="a4"/>
          <w:rFonts w:hint="cs"/>
          <w:rtl/>
        </w:rPr>
        <w:t xml:space="preserve"> בהר</w:t>
      </w:r>
      <w:r>
        <w:rPr>
          <w:rFonts w:hint="cs"/>
          <w:spacing w:val="-2"/>
          <w:rtl/>
        </w:rPr>
        <w:t xml:space="preserve"> </w:t>
      </w:r>
      <w:r w:rsidRPr="00020226">
        <w:rPr>
          <w:rStyle w:val="afff"/>
          <w:rFonts w:hint="cs"/>
          <w:rtl/>
        </w:rPr>
        <w:t>ומאיד</w:t>
      </w:r>
      <w:r>
        <w:rPr>
          <w:rStyle w:val="afff"/>
          <w:rFonts w:hint="cs"/>
          <w:rtl/>
        </w:rPr>
        <w:t>ך</w:t>
      </w:r>
      <w:r w:rsidRPr="00020226">
        <w:rPr>
          <w:rStyle w:val="afff"/>
          <w:rFonts w:hint="cs"/>
          <w:rtl/>
        </w:rPr>
        <w:t xml:space="preserve"> </w:t>
      </w:r>
      <w:r w:rsidRPr="00020226">
        <w:rPr>
          <w:rStyle w:val="a4"/>
          <w:rFonts w:hint="cs"/>
          <w:rtl/>
        </w:rPr>
        <w:t xml:space="preserve">ואנכי </w:t>
      </w:r>
      <w:r w:rsidRPr="00D232CD">
        <w:rPr>
          <w:rStyle w:val="a4"/>
          <w:rFonts w:hint="cs"/>
          <w:b/>
          <w:bCs/>
          <w:rtl/>
        </w:rPr>
        <w:t>עמדתי</w:t>
      </w:r>
      <w:r w:rsidRPr="00020226">
        <w:rPr>
          <w:rStyle w:val="a4"/>
          <w:rFonts w:hint="cs"/>
          <w:rtl/>
        </w:rPr>
        <w:t xml:space="preserve"> בהר</w:t>
      </w:r>
      <w:r w:rsidR="00652539">
        <w:rPr>
          <w:rStyle w:val="a4"/>
          <w:rFonts w:hint="cs"/>
          <w:rtl/>
        </w:rPr>
        <w:t>.</w:t>
      </w:r>
      <w:r w:rsidR="00652539">
        <w:rPr>
          <w:rFonts w:hint="cs"/>
          <w:spacing w:val="-2"/>
          <w:rtl/>
        </w:rPr>
        <w:t>?</w:t>
      </w:r>
      <w:r>
        <w:rPr>
          <w:rFonts w:hint="cs"/>
          <w:spacing w:val="-2"/>
          <w:rtl/>
        </w:rPr>
        <w:t xml:space="preserve"> </w:t>
      </w:r>
    </w:p>
    <w:p w14:paraId="756CDD37" w14:textId="77777777" w:rsidR="00D232CD" w:rsidRDefault="00060727" w:rsidP="00D232CD">
      <w:pPr>
        <w:pStyle w:val="36"/>
        <w:framePr w:wrap="notBeside"/>
        <w:rPr>
          <w:rStyle w:val="afff"/>
          <w:rtl/>
        </w:rPr>
      </w:pPr>
      <w:r w:rsidRPr="00060727">
        <w:rPr>
          <w:rStyle w:val="afff"/>
          <w:rFonts w:hint="cs"/>
          <w:rtl/>
        </w:rPr>
        <w:t>א.</w:t>
      </w:r>
      <w:r w:rsidR="0023475C">
        <w:rPr>
          <w:rStyle w:val="afff"/>
          <w:rFonts w:hint="cs"/>
          <w:rtl/>
        </w:rPr>
        <w:t xml:space="preserve"> רב:</w:t>
      </w:r>
    </w:p>
    <w:p w14:paraId="070E538C" w14:textId="43B16F0F" w:rsidR="00FA633B" w:rsidRDefault="007B69AC" w:rsidP="00D63B5B">
      <w:pPr>
        <w:rPr>
          <w:rtl/>
        </w:rPr>
      </w:pPr>
      <w:r>
        <w:rPr>
          <w:rFonts w:hint="cs"/>
          <w:spacing w:val="-2"/>
          <w:rtl/>
        </w:rPr>
        <w:t>ע</w:t>
      </w:r>
      <w:r w:rsidR="00FA633B">
        <w:rPr>
          <w:rFonts w:hint="cs"/>
          <w:spacing w:val="-2"/>
          <w:rtl/>
        </w:rPr>
        <w:t>ו</w:t>
      </w:r>
      <w:r>
        <w:rPr>
          <w:rFonts w:hint="cs"/>
          <w:spacing w:val="-2"/>
          <w:rtl/>
        </w:rPr>
        <w:t>מד ול</w:t>
      </w:r>
      <w:r w:rsidR="00FA633B">
        <w:rPr>
          <w:rFonts w:hint="cs"/>
          <w:spacing w:val="-2"/>
          <w:rtl/>
        </w:rPr>
        <w:t>ו</w:t>
      </w:r>
      <w:r>
        <w:rPr>
          <w:rFonts w:hint="cs"/>
          <w:spacing w:val="-2"/>
          <w:rtl/>
        </w:rPr>
        <w:t>מד</w:t>
      </w:r>
      <w:r w:rsidR="00D232CD">
        <w:rPr>
          <w:rFonts w:hint="cs"/>
          <w:spacing w:val="-2"/>
          <w:rtl/>
        </w:rPr>
        <w:t>,</w:t>
      </w:r>
      <w:r w:rsidR="00F52412">
        <w:rPr>
          <w:rFonts w:hint="cs"/>
          <w:spacing w:val="-2"/>
          <w:rtl/>
        </w:rPr>
        <w:t xml:space="preserve"> </w:t>
      </w:r>
      <w:r w:rsidRPr="00D232CD">
        <w:rPr>
          <w:rFonts w:hint="cs"/>
          <w:rtl/>
        </w:rPr>
        <w:t>יושב ושונה</w:t>
      </w:r>
      <w:r w:rsidR="00020226" w:rsidRPr="00F52412">
        <w:rPr>
          <w:rStyle w:val="afffb"/>
          <w:rFonts w:hint="cs"/>
          <w:rtl/>
        </w:rPr>
        <w:t>.</w:t>
      </w:r>
      <w:r w:rsidR="00F52412">
        <w:rPr>
          <w:rStyle w:val="afffb"/>
          <w:rFonts w:hint="cs"/>
          <w:rtl/>
        </w:rPr>
        <w:t xml:space="preserve"> </w:t>
      </w:r>
      <w:r w:rsidR="00D232CD">
        <w:rPr>
          <w:rStyle w:val="afff"/>
          <w:rtl/>
        </w:rPr>
        <w:tab/>
      </w:r>
      <w:r w:rsidR="00F52412" w:rsidRPr="00F52412">
        <w:rPr>
          <w:rStyle w:val="afff"/>
          <w:rFonts w:hint="cs"/>
          <w:rtl/>
        </w:rPr>
        <w:t>ב.</w:t>
      </w:r>
      <w:r w:rsidR="0023475C">
        <w:rPr>
          <w:rStyle w:val="afff"/>
          <w:rFonts w:hint="cs"/>
          <w:rtl/>
        </w:rPr>
        <w:t xml:space="preserve"> ר''ח:</w:t>
      </w:r>
      <w:r w:rsidR="00F52412" w:rsidRPr="00F52412">
        <w:rPr>
          <w:rFonts w:hint="cs"/>
          <w:rtl/>
        </w:rPr>
        <w:t xml:space="preserve"> שוחה.</w:t>
      </w:r>
      <w:r w:rsidR="00F52412">
        <w:rPr>
          <w:rFonts w:hint="cs"/>
          <w:rtl/>
        </w:rPr>
        <w:t xml:space="preserve"> </w:t>
      </w:r>
    </w:p>
    <w:p w14:paraId="0D3FCC47" w14:textId="77777777" w:rsidR="00D232CD" w:rsidRDefault="00F52412" w:rsidP="00D232CD">
      <w:pPr>
        <w:pStyle w:val="36"/>
        <w:framePr w:wrap="notBeside"/>
        <w:rPr>
          <w:rtl/>
        </w:rPr>
      </w:pPr>
      <w:r w:rsidRPr="00FA633B">
        <w:rPr>
          <w:rStyle w:val="afff"/>
          <w:rFonts w:hint="cs"/>
          <w:rtl/>
        </w:rPr>
        <w:t>ג.</w:t>
      </w:r>
      <w:r w:rsidR="0023475C">
        <w:rPr>
          <w:rStyle w:val="afff"/>
          <w:rFonts w:hint="cs"/>
          <w:rtl/>
        </w:rPr>
        <w:t xml:space="preserve"> רי''ו:</w:t>
      </w:r>
    </w:p>
    <w:p w14:paraId="6E22C533" w14:textId="4455DED0" w:rsidR="002A125E" w:rsidRPr="000C0C8B" w:rsidRDefault="00FA633B" w:rsidP="0023475C">
      <w:pPr>
        <w:rPr>
          <w:rFonts w:cs="Guttman Vilna"/>
          <w:spacing w:val="-6"/>
          <w:rtl/>
        </w:rPr>
      </w:pPr>
      <w:r>
        <w:rPr>
          <w:rFonts w:hint="cs"/>
          <w:rtl/>
        </w:rPr>
        <w:t xml:space="preserve">ישיבה </w:t>
      </w:r>
      <w:r w:rsidR="00060727">
        <w:rPr>
          <w:rFonts w:hint="cs"/>
          <w:rtl/>
        </w:rPr>
        <w:t xml:space="preserve">- </w:t>
      </w:r>
      <w:r>
        <w:rPr>
          <w:rFonts w:hint="cs"/>
          <w:rtl/>
        </w:rPr>
        <w:t>עכבה.</w:t>
      </w:r>
      <w:r w:rsidR="00F52412">
        <w:rPr>
          <w:rFonts w:hint="cs"/>
          <w:rtl/>
        </w:rPr>
        <w:t xml:space="preserve"> </w:t>
      </w:r>
      <w:r w:rsidR="00F52412" w:rsidRPr="00F52412">
        <w:rPr>
          <w:rFonts w:hint="cs"/>
          <w:rtl/>
        </w:rPr>
        <w:t xml:space="preserve"> </w:t>
      </w:r>
      <w:r w:rsidR="00D232CD">
        <w:rPr>
          <w:rtl/>
        </w:rPr>
        <w:tab/>
      </w:r>
      <w:r w:rsidR="00D232CD">
        <w:rPr>
          <w:rtl/>
        </w:rPr>
        <w:tab/>
      </w:r>
      <w:r w:rsidR="00D232CD">
        <w:rPr>
          <w:rtl/>
        </w:rPr>
        <w:tab/>
      </w:r>
      <w:r w:rsidR="00D232CD">
        <w:rPr>
          <w:rtl/>
        </w:rPr>
        <w:tab/>
      </w:r>
      <w:r w:rsidRPr="00FA633B">
        <w:rPr>
          <w:rStyle w:val="afff"/>
          <w:rFonts w:hint="cs"/>
          <w:rtl/>
        </w:rPr>
        <w:t>ד.</w:t>
      </w:r>
      <w:r w:rsidR="0023475C">
        <w:rPr>
          <w:rStyle w:val="afff"/>
          <w:rFonts w:hint="cs"/>
          <w:rtl/>
        </w:rPr>
        <w:t xml:space="preserve"> רבא:</w:t>
      </w:r>
      <w:r>
        <w:rPr>
          <w:rFonts w:hint="cs"/>
          <w:spacing w:val="-2"/>
          <w:rtl/>
        </w:rPr>
        <w:t xml:space="preserve"> רכות מעומד</w:t>
      </w:r>
      <w:r w:rsidR="00060727">
        <w:rPr>
          <w:rFonts w:hint="cs"/>
          <w:spacing w:val="-2"/>
          <w:rtl/>
        </w:rPr>
        <w:t>,</w:t>
      </w:r>
      <w:r>
        <w:rPr>
          <w:rFonts w:hint="cs"/>
          <w:spacing w:val="-2"/>
          <w:rtl/>
        </w:rPr>
        <w:t xml:space="preserve"> קשות מיושב.</w:t>
      </w:r>
      <w:r w:rsidR="007B69AC">
        <w:rPr>
          <w:rFonts w:hint="cs"/>
          <w:spacing w:val="-2"/>
          <w:rtl/>
        </w:rPr>
        <w:t xml:space="preserve"> </w:t>
      </w:r>
    </w:p>
    <w:p w14:paraId="46F43607" w14:textId="77777777" w:rsidR="002A125E" w:rsidRPr="00B41F80" w:rsidRDefault="002A125E" w:rsidP="006242E0">
      <w:pPr>
        <w:pStyle w:val="af5"/>
        <w:framePr w:wrap="around"/>
        <w:rPr>
          <w:rtl/>
        </w:rPr>
      </w:pPr>
      <w:r w:rsidRPr="00B41F80">
        <w:rPr>
          <w:rFonts w:hint="cs"/>
          <w:rtl/>
        </w:rPr>
        <w:t>כא:</w:t>
      </w:r>
    </w:p>
    <w:p w14:paraId="21C9982A" w14:textId="2D9C99DD" w:rsidR="002A125E" w:rsidRPr="001A15D3" w:rsidRDefault="002A125E" w:rsidP="002A125E">
      <w:pPr>
        <w:pStyle w:val="aff1"/>
        <w:rPr>
          <w:rtl/>
        </w:rPr>
      </w:pPr>
      <w:ins w:id="9827" w:author="מספור קטעי משנה" w:date="2026-10-06T06:45:35Z">
        <w:r>
          <w:rPr>
            <w:rStyle w:val="MisparKeta"/>
          </w:rPr>
          <w:t xml:space="preserve">ב. </w:t>
        </w:r>
      </w:ins>
      <w:r w:rsidRPr="001A15D3">
        <w:rPr>
          <w:rtl/>
        </w:rPr>
        <w:t>קראוה שנים יצאו.</w:t>
      </w:r>
    </w:p>
    <w:p w14:paraId="27F2C44D" w14:textId="77777777" w:rsidR="0094084F" w:rsidRDefault="002A125E" w:rsidP="004D4CDC">
      <w:pPr>
        <w:pStyle w:val="36"/>
        <w:framePr w:wrap="notBeside"/>
        <w:rPr>
          <w:rtl/>
        </w:rPr>
      </w:pPr>
      <w:r w:rsidRPr="004D4CDC">
        <w:rPr>
          <w:rtl/>
        </w:rPr>
        <w:t>מ</w:t>
      </w:r>
      <w:r w:rsidR="00B141AC" w:rsidRPr="004D4CDC">
        <w:rPr>
          <w:rFonts w:hint="cs"/>
          <w:rtl/>
        </w:rPr>
        <w:t>שא"כ</w:t>
      </w:r>
      <w:r w:rsidR="0094084F">
        <w:rPr>
          <w:rtl/>
        </w:rPr>
        <w:t>:</w:t>
      </w:r>
    </w:p>
    <w:p w14:paraId="0A02170C" w14:textId="7B954130" w:rsidR="002A125E" w:rsidRPr="006F178A" w:rsidRDefault="002A125E" w:rsidP="0048544E">
      <w:pPr>
        <w:rPr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>בתורה</w:t>
      </w:r>
      <w:r w:rsidRPr="006F178A">
        <w:rPr>
          <w:rFonts w:ascii="Fb Fontext" w:hAnsi="Fb Fontext"/>
          <w:rtl/>
        </w:rPr>
        <w:t>.</w:t>
      </w:r>
      <w:r w:rsidR="0048544E">
        <w:rPr>
          <w:rFonts w:hint="cs"/>
          <w:rtl/>
        </w:rPr>
        <w:t xml:space="preserve"> ש</w:t>
      </w:r>
      <w:r w:rsidRPr="006F178A">
        <w:rPr>
          <w:rtl/>
        </w:rPr>
        <w:t xml:space="preserve">אחד קורא </w:t>
      </w:r>
      <w:r w:rsidR="00B141AC">
        <w:rPr>
          <w:rFonts w:hint="cs"/>
          <w:rtl/>
        </w:rPr>
        <w:t>ו</w:t>
      </w:r>
      <w:r w:rsidRPr="006F178A">
        <w:rPr>
          <w:rtl/>
        </w:rPr>
        <w:t>מתרגם</w:t>
      </w:r>
      <w:r w:rsidR="00B141AC">
        <w:rPr>
          <w:rFonts w:hint="cs"/>
          <w:rtl/>
        </w:rPr>
        <w:t>,</w:t>
      </w:r>
      <w:r w:rsidR="00B141AC">
        <w:rPr>
          <w:rFonts w:cs="PFT_Frank" w:hint="cs"/>
          <w:b/>
          <w:bCs/>
          <w:sz w:val="14"/>
          <w:szCs w:val="14"/>
          <w:rtl/>
        </w:rPr>
        <w:t xml:space="preserve"> </w:t>
      </w:r>
      <w:r w:rsidRPr="00D65D31">
        <w:rPr>
          <w:rFonts w:cs="PFT_Frank"/>
          <w:b/>
          <w:bCs/>
          <w:sz w:val="14"/>
          <w:szCs w:val="14"/>
          <w:rtl/>
        </w:rPr>
        <w:t>בנביא</w:t>
      </w:r>
      <w:r w:rsidRPr="006F178A">
        <w:rPr>
          <w:rtl/>
        </w:rPr>
        <w:t xml:space="preserve"> </w:t>
      </w:r>
      <w:r w:rsidR="00B141AC">
        <w:rPr>
          <w:rFonts w:hint="cs"/>
          <w:rtl/>
        </w:rPr>
        <w:t xml:space="preserve">- </w:t>
      </w:r>
      <w:r w:rsidRPr="006F178A">
        <w:rPr>
          <w:rtl/>
        </w:rPr>
        <w:t>שנים מתרגמין.</w:t>
      </w:r>
    </w:p>
    <w:p w14:paraId="28347B09" w14:textId="1DEDEF5A" w:rsidR="002A125E" w:rsidRPr="006F178A" w:rsidRDefault="002A125E" w:rsidP="00164982">
      <w:pPr>
        <w:spacing w:after="60"/>
        <w:rPr>
          <w:rtl/>
        </w:rPr>
      </w:pPr>
      <w:r w:rsidRPr="00D65D31">
        <w:rPr>
          <w:rFonts w:cs="PFT_Frank"/>
          <w:b/>
          <w:bCs/>
          <w:sz w:val="14"/>
          <w:szCs w:val="14"/>
          <w:rtl/>
        </w:rPr>
        <w:t>בהלל ובמגילה</w:t>
      </w:r>
      <w:r w:rsidRPr="006F178A">
        <w:rPr>
          <w:rtl/>
        </w:rPr>
        <w:t xml:space="preserve"> - עשרה קורין</w:t>
      </w:r>
      <w:r>
        <w:rPr>
          <w:rFonts w:hint="cs"/>
          <w:rtl/>
        </w:rPr>
        <w:t xml:space="preserve"> </w:t>
      </w:r>
      <w:r w:rsidRPr="006F178A">
        <w:rPr>
          <w:rtl/>
        </w:rPr>
        <w:t>דחביבה</w:t>
      </w:r>
      <w:r w:rsidR="00B141AC">
        <w:rPr>
          <w:rFonts w:hint="cs"/>
          <w:rtl/>
        </w:rPr>
        <w:t xml:space="preserve"> </w:t>
      </w:r>
      <w:r w:rsidR="00652539">
        <w:rPr>
          <w:rFonts w:hint="cs"/>
          <w:rtl/>
        </w:rPr>
        <w:t xml:space="preserve">ונותן דעתו </w:t>
      </w:r>
      <w:r w:rsidR="00652539" w:rsidRPr="00652539">
        <w:rPr>
          <w:rStyle w:val="afffb"/>
          <w:rFonts w:hint="cs"/>
          <w:rtl/>
        </w:rPr>
        <w:t>להקשיב.</w:t>
      </w:r>
    </w:p>
    <w:p w14:paraId="0060BE99" w14:textId="6AAC34EF" w:rsidR="002A125E" w:rsidRPr="00A077BD" w:rsidRDefault="002A125E" w:rsidP="00F712BE">
      <w:pPr>
        <w:pStyle w:val="aff1"/>
        <w:spacing w:before="0"/>
        <w:rPr>
          <w:rtl/>
        </w:rPr>
      </w:pPr>
      <w:ins w:id="9828" w:author="מספור קטעי משנה" w:date="2026-10-06T06:45:35Z">
        <w:r>
          <w:rPr>
            <w:rStyle w:val="MisparKeta"/>
          </w:rPr>
          <w:t xml:space="preserve">א. </w:t>
        </w:r>
      </w:ins>
      <w:r w:rsidRPr="00A077BD">
        <w:rPr>
          <w:rtl/>
        </w:rPr>
        <w:t>מקום שנהגו לברך יברך.</w:t>
      </w:r>
      <w:r w:rsidR="005E467C">
        <w:rPr>
          <w:rFonts w:hint="cs"/>
          <w:rtl/>
        </w:rPr>
        <w:t xml:space="preserve"> </w:t>
      </w:r>
      <w:r w:rsidR="005E467C">
        <w:rPr>
          <w:rStyle w:val="afffb"/>
          <w:rFonts w:hint="cs"/>
          <w:rtl/>
        </w:rPr>
        <w:t xml:space="preserve">- </w:t>
      </w:r>
      <w:r w:rsidR="005E467C" w:rsidRPr="005E467C">
        <w:rPr>
          <w:rStyle w:val="afffb"/>
          <w:rFonts w:hint="cs"/>
          <w:rtl/>
        </w:rPr>
        <w:t>לאחריה</w:t>
      </w:r>
    </w:p>
    <w:p w14:paraId="65CB35DE" w14:textId="28F7E2E7" w:rsidR="0094084F" w:rsidRDefault="002A125E" w:rsidP="004D4CDC">
      <w:pPr>
        <w:pStyle w:val="36"/>
        <w:framePr w:wrap="notBeside"/>
        <w:rPr>
          <w:rtl/>
        </w:rPr>
      </w:pPr>
      <w:r w:rsidRPr="004D4CDC">
        <w:rPr>
          <w:rtl/>
        </w:rPr>
        <w:t>אביי</w:t>
      </w:r>
      <w:r w:rsidR="0094084F">
        <w:rPr>
          <w:rtl/>
        </w:rPr>
        <w:t>:</w:t>
      </w:r>
    </w:p>
    <w:p w14:paraId="3958B0B0" w14:textId="57E0A0E7" w:rsidR="002A125E" w:rsidRPr="006F178A" w:rsidRDefault="002A125E" w:rsidP="005E467C">
      <w:pPr>
        <w:rPr>
          <w:rtl/>
        </w:rPr>
      </w:pPr>
      <w:r w:rsidRPr="006F178A">
        <w:rPr>
          <w:rtl/>
        </w:rPr>
        <w:t>אבל לפניה - מצוה לברך.</w:t>
      </w:r>
      <w:r w:rsidR="005E467C">
        <w:rPr>
          <w:rFonts w:hint="cs"/>
          <w:rtl/>
        </w:rPr>
        <w:t xml:space="preserve"> ככל </w:t>
      </w:r>
      <w:r w:rsidRPr="006F178A">
        <w:rPr>
          <w:rtl/>
        </w:rPr>
        <w:t xml:space="preserve">המצות </w:t>
      </w:r>
      <w:r w:rsidRPr="00F05A14">
        <w:rPr>
          <w:rFonts w:cs="PFT_Frank"/>
          <w:b/>
          <w:bCs/>
          <w:szCs w:val="14"/>
          <w:rtl/>
        </w:rPr>
        <w:t>עובר</w:t>
      </w:r>
      <w:r w:rsidRPr="006F178A">
        <w:rPr>
          <w:rtl/>
        </w:rPr>
        <w:t xml:space="preserve"> </w:t>
      </w:r>
      <w:r w:rsidR="00C04DCB">
        <w:rPr>
          <w:rStyle w:val="afffb"/>
          <w:rFonts w:hint="cs"/>
          <w:rtl/>
        </w:rPr>
        <w:t xml:space="preserve">לשון </w:t>
      </w:r>
      <w:r w:rsidR="00C04DCB" w:rsidRPr="00D63B5B">
        <w:rPr>
          <w:rStyle w:val="afffb"/>
          <w:rFonts w:hint="cs"/>
          <w:rtl/>
        </w:rPr>
        <w:t>קודם</w:t>
      </w:r>
      <w:r w:rsidR="00C04DCB">
        <w:rPr>
          <w:rFonts w:hint="cs"/>
          <w:rtl/>
        </w:rPr>
        <w:t xml:space="preserve"> </w:t>
      </w:r>
      <w:r w:rsidRPr="006F178A">
        <w:rPr>
          <w:rtl/>
        </w:rPr>
        <w:t>לעשייתן.</w:t>
      </w:r>
    </w:p>
    <w:p w14:paraId="5735F335" w14:textId="77777777" w:rsidR="0094084F" w:rsidRDefault="004D4CDC" w:rsidP="004D4CDC">
      <w:pPr>
        <w:pStyle w:val="36"/>
        <w:framePr w:wrap="notBeside"/>
        <w:rPr>
          <w:rtl/>
        </w:rPr>
      </w:pPr>
      <w:r w:rsidRPr="004D4CDC">
        <w:rPr>
          <w:rtl/>
        </w:rPr>
        <w:t>ר"</w:t>
      </w:r>
      <w:r w:rsidRPr="004D4CDC">
        <w:rPr>
          <w:rFonts w:hint="cs"/>
          <w:rtl/>
        </w:rPr>
        <w:t>ש מ</w:t>
      </w:r>
      <w:r w:rsidRPr="004D4CDC">
        <w:rPr>
          <w:rtl/>
        </w:rPr>
        <w:t>קטרזיא</w:t>
      </w:r>
      <w:r w:rsidR="0094084F">
        <w:rPr>
          <w:rtl/>
        </w:rPr>
        <w:t>:</w:t>
      </w:r>
    </w:p>
    <w:p w14:paraId="451AC11F" w14:textId="31F32096" w:rsidR="002A125E" w:rsidRPr="00AF36C0" w:rsidRDefault="002A125E" w:rsidP="002A125E">
      <w:pPr>
        <w:rPr>
          <w:rStyle w:val="afffb"/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 xml:space="preserve">לפניה </w:t>
      </w:r>
      <w:r>
        <w:rPr>
          <w:rFonts w:ascii="Fb Fontext" w:hAnsi="Fb Fontext" w:hint="cs"/>
          <w:rtl/>
        </w:rPr>
        <w:t>-</w:t>
      </w:r>
      <w:r w:rsidRPr="006F178A">
        <w:rPr>
          <w:rFonts w:ascii="Fb Fontext" w:hAnsi="Fb Fontext"/>
          <w:rtl/>
        </w:rPr>
        <w:t xml:space="preserve"> בי</w:t>
      </w:r>
      <w:r>
        <w:rPr>
          <w:rFonts w:ascii="Fb Fontext" w:hAnsi="Fb Fontext" w:hint="cs"/>
          <w:rtl/>
        </w:rPr>
        <w:t>ר</w:t>
      </w:r>
      <w:r w:rsidRPr="006F178A">
        <w:rPr>
          <w:rFonts w:ascii="Fb Fontext" w:hAnsi="Fb Fontext"/>
          <w:rtl/>
        </w:rPr>
        <w:t>ך מנ"ח</w:t>
      </w:r>
      <w:r w:rsidRPr="006F178A">
        <w:rPr>
          <w:rFonts w:ascii="Fb Fontext" w:hAnsi="Fb Fontext" w:hint="cs"/>
          <w:rtl/>
        </w:rPr>
        <w:t xml:space="preserve"> </w:t>
      </w:r>
      <w:r w:rsidRPr="00AF36C0">
        <w:rPr>
          <w:rStyle w:val="afffb"/>
          <w:rFonts w:hint="cs"/>
          <w:rtl/>
        </w:rPr>
        <w:t>מקרא</w:t>
      </w:r>
      <w:r w:rsidR="00C04DCB">
        <w:rPr>
          <w:rStyle w:val="afffb"/>
          <w:rFonts w:hint="cs"/>
          <w:rtl/>
        </w:rPr>
        <w:t>,</w:t>
      </w:r>
      <w:r w:rsidRPr="00AF36C0">
        <w:rPr>
          <w:rStyle w:val="afffb"/>
          <w:rFonts w:hint="cs"/>
          <w:rtl/>
        </w:rPr>
        <w:t xml:space="preserve"> ניסים</w:t>
      </w:r>
      <w:r w:rsidR="00C04DCB">
        <w:rPr>
          <w:rStyle w:val="afffb"/>
          <w:rFonts w:hint="cs"/>
          <w:rtl/>
        </w:rPr>
        <w:t>,</w:t>
      </w:r>
      <w:r w:rsidRPr="00AF36C0">
        <w:rPr>
          <w:rStyle w:val="afffb"/>
          <w:rFonts w:hint="cs"/>
          <w:rtl/>
        </w:rPr>
        <w:t xml:space="preserve"> שהחי</w:t>
      </w:r>
      <w:r w:rsidR="00C04DCB">
        <w:rPr>
          <w:rStyle w:val="afffb"/>
          <w:rFonts w:hint="cs"/>
          <w:rtl/>
        </w:rPr>
        <w:t>י</w:t>
      </w:r>
      <w:r w:rsidRPr="00AF36C0">
        <w:rPr>
          <w:rStyle w:val="afffb"/>
          <w:rFonts w:hint="cs"/>
          <w:rtl/>
        </w:rPr>
        <w:t>נו</w:t>
      </w:r>
      <w:r w:rsidRPr="00AF36C0">
        <w:rPr>
          <w:rStyle w:val="afffb"/>
          <w:rtl/>
        </w:rPr>
        <w:t>.</w:t>
      </w:r>
    </w:p>
    <w:p w14:paraId="7F2FA7AC" w14:textId="77777777" w:rsidR="008F23AE" w:rsidRDefault="00C04DCB" w:rsidP="008F23AE">
      <w:pPr>
        <w:rPr>
          <w:rStyle w:val="afff"/>
          <w:b/>
          <w:rtl/>
        </w:rPr>
      </w:pPr>
      <w:r w:rsidRPr="00F05A14">
        <w:rPr>
          <w:rFonts w:ascii="Fb Fontext" w:hAnsi="Fb Fontext" w:cs="PFT_Frank" w:hint="cs"/>
          <w:b/>
          <w:bCs/>
          <w:szCs w:val="14"/>
          <w:rtl/>
        </w:rPr>
        <w:t>לאחריה</w:t>
      </w:r>
      <w:r w:rsidRPr="00F05A14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F05A14">
        <w:rPr>
          <w:rFonts w:ascii="Fb Fontext" w:hAnsi="Fb Fontext" w:cs="PFT_Frank" w:hint="cs"/>
          <w:b/>
          <w:bCs/>
          <w:szCs w:val="14"/>
          <w:rtl/>
        </w:rPr>
        <w:t xml:space="preserve">- </w:t>
      </w:r>
      <w:r w:rsidR="002A125E" w:rsidRPr="006F178A">
        <w:rPr>
          <w:rtl/>
        </w:rPr>
        <w:t>ב</w:t>
      </w:r>
      <w:r w:rsidR="002A125E" w:rsidRPr="006F178A">
        <w:rPr>
          <w:rFonts w:hint="cs"/>
          <w:rtl/>
        </w:rPr>
        <w:t>א</w:t>
      </w:r>
      <w:r w:rsidR="002A125E" w:rsidRPr="006F178A">
        <w:rPr>
          <w:rtl/>
        </w:rPr>
        <w:t>"</w:t>
      </w:r>
      <w:r w:rsidR="002A125E" w:rsidRPr="006F178A">
        <w:rPr>
          <w:rFonts w:hint="cs"/>
          <w:rtl/>
        </w:rPr>
        <w:t>ה</w:t>
      </w:r>
      <w:r>
        <w:rPr>
          <w:rFonts w:hint="cs"/>
          <w:rtl/>
        </w:rPr>
        <w:t>...</w:t>
      </w:r>
      <w:r w:rsidR="002A125E" w:rsidRPr="006F178A">
        <w:rPr>
          <w:rtl/>
        </w:rPr>
        <w:t xml:space="preserve"> הרב את ריבנו, והדן את דיננו, והנוקם את נקמתנו, והנפרע לנו מצרינו, והמשלם גמול לכל אויבי נפשנו, ב</w:t>
      </w:r>
      <w:r w:rsidR="002A125E" w:rsidRPr="006F178A">
        <w:rPr>
          <w:rFonts w:hint="cs"/>
          <w:rtl/>
        </w:rPr>
        <w:t>א</w:t>
      </w:r>
      <w:r w:rsidR="002A125E" w:rsidRPr="006F178A">
        <w:rPr>
          <w:rtl/>
        </w:rPr>
        <w:t>"</w:t>
      </w:r>
      <w:r w:rsidR="002A125E" w:rsidRPr="006F178A">
        <w:rPr>
          <w:rFonts w:hint="cs"/>
          <w:rtl/>
        </w:rPr>
        <w:t>ה</w:t>
      </w:r>
      <w:r w:rsidR="002A125E" w:rsidRPr="006F178A">
        <w:rPr>
          <w:rtl/>
        </w:rPr>
        <w:t xml:space="preserve"> הנפרע ל</w:t>
      </w:r>
      <w:r>
        <w:rPr>
          <w:rFonts w:hint="cs"/>
          <w:rtl/>
        </w:rPr>
        <w:t xml:space="preserve">עמו </w:t>
      </w:r>
      <w:r w:rsidR="002A125E" w:rsidRPr="006F178A">
        <w:rPr>
          <w:rtl/>
        </w:rPr>
        <w:t>ישראל מכל צריהם.</w:t>
      </w:r>
      <w:r w:rsidR="008F23AE">
        <w:rPr>
          <w:rFonts w:hint="cs"/>
          <w:rtl/>
        </w:rPr>
        <w:t xml:space="preserve"> </w:t>
      </w:r>
      <w:r w:rsidR="002A125E" w:rsidRPr="008F23AE">
        <w:rPr>
          <w:rStyle w:val="afff"/>
          <w:rFonts w:hint="cs"/>
          <w:rtl/>
        </w:rPr>
        <w:t xml:space="preserve">- </w:t>
      </w:r>
      <w:r w:rsidR="002A125E" w:rsidRPr="008F23AE">
        <w:rPr>
          <w:rStyle w:val="afff"/>
          <w:rtl/>
        </w:rPr>
        <w:t>רבא</w:t>
      </w:r>
      <w:r w:rsidR="0094084F" w:rsidRPr="008F23AE">
        <w:rPr>
          <w:rStyle w:val="afff"/>
          <w:rtl/>
        </w:rPr>
        <w:t>:</w:t>
      </w:r>
      <w:r w:rsidR="008F23AE">
        <w:rPr>
          <w:rStyle w:val="afff"/>
          <w:rFonts w:hint="cs"/>
          <w:rtl/>
        </w:rPr>
        <w:t xml:space="preserve"> </w:t>
      </w:r>
      <w:r w:rsidR="002A125E" w:rsidRPr="006F178A">
        <w:rPr>
          <w:rtl/>
        </w:rPr>
        <w:t>האל המושיע.</w:t>
      </w:r>
      <w:r w:rsidR="002A125E" w:rsidRPr="006F178A">
        <w:rPr>
          <w:rFonts w:hint="cs"/>
          <w:rtl/>
        </w:rPr>
        <w:t xml:space="preserve"> </w:t>
      </w:r>
    </w:p>
    <w:p w14:paraId="6E8F7B01" w14:textId="77777777" w:rsidR="008F23AE" w:rsidRDefault="002A125E" w:rsidP="008F23AE">
      <w:pPr>
        <w:pStyle w:val="36"/>
        <w:framePr w:wrap="notBeside"/>
        <w:rPr>
          <w:rStyle w:val="afff"/>
          <w:b/>
          <w:rtl/>
        </w:rPr>
      </w:pPr>
      <w:r w:rsidRPr="00411327">
        <w:rPr>
          <w:rStyle w:val="afff"/>
          <w:rFonts w:hint="cs"/>
          <w:b/>
          <w:rtl/>
        </w:rPr>
        <w:t>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פ</w:t>
      </w:r>
      <w:r w:rsidRPr="00411327">
        <w:rPr>
          <w:rStyle w:val="afff"/>
          <w:b/>
          <w:rtl/>
        </w:rPr>
        <w:t>:</w:t>
      </w:r>
    </w:p>
    <w:p w14:paraId="3F406DD5" w14:textId="39D07AC4" w:rsidR="008F23AE" w:rsidRPr="006F178A" w:rsidRDefault="002A125E" w:rsidP="00EA0EA5">
      <w:pPr>
        <w:spacing w:after="60"/>
        <w:rPr>
          <w:rtl/>
        </w:rPr>
      </w:pPr>
      <w:r w:rsidRPr="006F178A">
        <w:rPr>
          <w:rtl/>
        </w:rPr>
        <w:t xml:space="preserve">הלכך </w:t>
      </w:r>
      <w:r>
        <w:rPr>
          <w:rFonts w:hint="cs"/>
          <w:rtl/>
        </w:rPr>
        <w:t>יאמר לשניהם</w:t>
      </w:r>
      <w:r w:rsidR="00C04DCB">
        <w:rPr>
          <w:rFonts w:hint="cs"/>
          <w:rtl/>
        </w:rPr>
        <w:t>.</w:t>
      </w:r>
    </w:p>
    <w:p w14:paraId="350904EA" w14:textId="77777777" w:rsidR="00EA0EA5" w:rsidRDefault="00EA0EA5">
      <w:pPr>
        <w:bidi w:val="0"/>
        <w:spacing w:after="160" w:line="259" w:lineRule="auto"/>
        <w:jc w:val="left"/>
        <w:rPr>
          <w:rFonts w:cs="BA Vilna Bold"/>
          <w:b/>
          <w:spacing w:val="8"/>
          <w:sz w:val="20"/>
          <w:rtl/>
        </w:rPr>
      </w:pPr>
      <w:r>
        <w:rPr>
          <w:rtl/>
        </w:rPr>
        <w:br w:type="page"/>
      </w:r>
    </w:p>
    <w:p w14:paraId="09CD415A" w14:textId="4B2DBF19" w:rsidR="002A125E" w:rsidRPr="00AF36C0" w:rsidRDefault="002A125E" w:rsidP="00EA0EA5">
      <w:pPr>
        <w:pStyle w:val="aff1"/>
        <w:spacing w:before="0"/>
        <w:rPr>
          <w:rtl/>
        </w:rPr>
      </w:pPr>
      <w:ins w:id="9829" w:author="מספור קטעי משנה" w:date="2026-10-06T06:45:35Z">
        <w:r>
          <w:rPr>
            <w:rStyle w:val="MisparKeta"/>
          </w:rPr>
          <w:t xml:space="preserve">ב. </w:t>
        </w:r>
      </w:ins>
      <w:r w:rsidRPr="00AF36C0">
        <w:rPr>
          <w:rtl/>
        </w:rPr>
        <w:lastRenderedPageBreak/>
        <w:t>בשני ובחמישי, בשבת במנחה קורין שלשה.</w:t>
      </w:r>
    </w:p>
    <w:p w14:paraId="1C3CAEFE" w14:textId="6269A6AC" w:rsidR="0094084F" w:rsidRDefault="002A125E" w:rsidP="0048487E">
      <w:pPr>
        <w:pStyle w:val="36"/>
        <w:framePr w:wrap="notBeside"/>
        <w:rPr>
          <w:rtl/>
        </w:rPr>
      </w:pPr>
      <w:r w:rsidRPr="0048487E">
        <w:rPr>
          <w:rFonts w:hint="cs"/>
          <w:rtl/>
        </w:rPr>
        <w:t>ר</w:t>
      </w:r>
      <w:r w:rsidRPr="0048487E">
        <w:rPr>
          <w:rtl/>
        </w:rPr>
        <w:t>"</w:t>
      </w:r>
      <w:r w:rsidRPr="0048487E">
        <w:rPr>
          <w:rFonts w:hint="cs"/>
          <w:rtl/>
        </w:rPr>
        <w:t>א</w:t>
      </w:r>
      <w:r w:rsidR="0094084F">
        <w:rPr>
          <w:rtl/>
        </w:rPr>
        <w:t>:</w:t>
      </w:r>
    </w:p>
    <w:p w14:paraId="448B0FC7" w14:textId="09585189" w:rsidR="00C04DCB" w:rsidRPr="006F178A" w:rsidRDefault="002A125E" w:rsidP="00C04DCB">
      <w:pPr>
        <w:rPr>
          <w:rtl/>
        </w:rPr>
      </w:pPr>
      <w:r w:rsidRPr="006F178A">
        <w:rPr>
          <w:rFonts w:ascii="Fb Fontext" w:hAnsi="Fb Fontext"/>
          <w:rtl/>
        </w:rPr>
        <w:t>כנגד תורה נביאים וכתובים</w:t>
      </w:r>
      <w:r w:rsidR="00C04DCB">
        <w:rPr>
          <w:rFonts w:ascii="Fb Fontext" w:hAnsi="Fb Fontext" w:hint="cs"/>
          <w:rtl/>
        </w:rPr>
        <w:t>,</w:t>
      </w:r>
      <w:r w:rsidR="00C04DCB"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b/>
          <w:rtl/>
        </w:rPr>
        <w:t>רבא:</w:t>
      </w:r>
      <w:r w:rsidRPr="006F178A">
        <w:rPr>
          <w:rtl/>
        </w:rPr>
        <w:t xml:space="preserve"> כהנים לוים וישראלים.</w:t>
      </w:r>
    </w:p>
    <w:p w14:paraId="7976BA56" w14:textId="5778DD3D" w:rsidR="0094084F" w:rsidRDefault="002E5F9F" w:rsidP="0048487E">
      <w:pPr>
        <w:pStyle w:val="36"/>
        <w:framePr w:wrap="notBeside"/>
        <w:rPr>
          <w:rtl/>
        </w:rPr>
      </w:pPr>
      <w:r w:rsidRPr="0048487E">
        <w:rPr>
          <w:rFonts w:hint="cs"/>
          <w:rtl/>
        </w:rPr>
        <w:t xml:space="preserve">ודתני </w:t>
      </w:r>
      <w:r w:rsidR="002A125E" w:rsidRPr="0048487E">
        <w:rPr>
          <w:rFonts w:hint="cs"/>
          <w:rtl/>
        </w:rPr>
        <w:t>ר</w:t>
      </w:r>
      <w:r w:rsidR="002A125E" w:rsidRPr="0048487E">
        <w:rPr>
          <w:rtl/>
        </w:rPr>
        <w:t>"</w:t>
      </w:r>
      <w:r w:rsidR="002A125E" w:rsidRPr="0048487E">
        <w:rPr>
          <w:rFonts w:hint="cs"/>
          <w:rtl/>
        </w:rPr>
        <w:t>ש</w:t>
      </w:r>
      <w:r w:rsidR="0094084F">
        <w:rPr>
          <w:rtl/>
        </w:rPr>
        <w:t>:</w:t>
      </w:r>
    </w:p>
    <w:p w14:paraId="003E85B0" w14:textId="0F8EEF15" w:rsidR="002A125E" w:rsidRPr="00D63B5B" w:rsidRDefault="002A125E" w:rsidP="00D63B5B">
      <w:pPr>
        <w:rPr>
          <w:rStyle w:val="afffb"/>
          <w:rtl/>
        </w:rPr>
      </w:pPr>
      <w:r w:rsidRPr="006F178A">
        <w:rPr>
          <w:rtl/>
        </w:rPr>
        <w:t>אי</w:t>
      </w:r>
      <w:r>
        <w:rPr>
          <w:rtl/>
        </w:rPr>
        <w:t xml:space="preserve">ן פוחתין </w:t>
      </w:r>
      <w:r w:rsidRPr="00F05A14">
        <w:rPr>
          <w:rFonts w:cs="PFT_Frank"/>
          <w:b/>
          <w:bCs/>
          <w:szCs w:val="14"/>
          <w:rtl/>
        </w:rPr>
        <w:t>מעשרה</w:t>
      </w:r>
      <w:r>
        <w:rPr>
          <w:rtl/>
        </w:rPr>
        <w:t xml:space="preserve"> פסוקי</w:t>
      </w:r>
      <w:r w:rsidR="002E5F9F">
        <w:rPr>
          <w:rFonts w:hint="cs"/>
          <w:rtl/>
        </w:rPr>
        <w:t>ם</w:t>
      </w:r>
      <w:r w:rsidR="00C04DCB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A70672">
        <w:rPr>
          <w:rStyle w:val="a4"/>
          <w:rtl/>
        </w:rPr>
        <w:t>וידבר</w:t>
      </w:r>
      <w:r w:rsidRPr="00D63B5B">
        <w:rPr>
          <w:rStyle w:val="afffb"/>
          <w:rtl/>
        </w:rPr>
        <w:t xml:space="preserve"> </w:t>
      </w:r>
      <w:r w:rsidRPr="00C11782">
        <w:rPr>
          <w:rtl/>
        </w:rPr>
        <w:t>מהמנין</w:t>
      </w:r>
      <w:r w:rsidR="00C11782">
        <w:rPr>
          <w:rFonts w:hint="cs"/>
          <w:rtl/>
        </w:rPr>
        <w:t>.</w:t>
      </w:r>
    </w:p>
    <w:p w14:paraId="0DB585DA" w14:textId="77777777" w:rsidR="0094084F" w:rsidRDefault="00A27386" w:rsidP="00A27386">
      <w:pPr>
        <w:pStyle w:val="36"/>
        <w:framePr w:wrap="notBeside"/>
        <w:rPr>
          <w:rtl/>
        </w:rPr>
      </w:pPr>
      <w:r w:rsidRPr="00A27386">
        <w:rPr>
          <w:rFonts w:hint="cs"/>
          <w:rtl/>
        </w:rPr>
        <w:t>כנגד</w:t>
      </w:r>
      <w:r w:rsidR="0094084F">
        <w:rPr>
          <w:rFonts w:hint="cs"/>
          <w:rtl/>
        </w:rPr>
        <w:t>:</w:t>
      </w:r>
    </w:p>
    <w:p w14:paraId="511568CD" w14:textId="7CD836A6" w:rsidR="002A125E" w:rsidRPr="00A27386" w:rsidRDefault="002A125E" w:rsidP="00A27386">
      <w:pPr>
        <w:spacing w:after="60"/>
        <w:rPr>
          <w:rFonts w:cs="Guttman Vilna"/>
          <w:b/>
          <w:bCs/>
          <w:spacing w:val="-2"/>
          <w:rtl/>
        </w:rPr>
      </w:pPr>
      <w:r w:rsidRPr="00A27386">
        <w:rPr>
          <w:rStyle w:val="afff"/>
          <w:rFonts w:hint="cs"/>
          <w:spacing w:val="-2"/>
          <w:rtl/>
        </w:rPr>
        <w:t>ריב''ל:</w:t>
      </w:r>
      <w:r w:rsidRPr="00A27386">
        <w:rPr>
          <w:rStyle w:val="afff"/>
          <w:rFonts w:hint="cs"/>
          <w:b/>
          <w:spacing w:val="-2"/>
          <w:rtl/>
        </w:rPr>
        <w:t xml:space="preserve"> </w:t>
      </w:r>
      <w:r w:rsidRPr="00A27386">
        <w:rPr>
          <w:rFonts w:ascii="Fb Fontext" w:hAnsi="Fb Fontext"/>
          <w:spacing w:val="-2"/>
          <w:rtl/>
        </w:rPr>
        <w:t>כנגד עשרה בטלנין</w:t>
      </w:r>
      <w:r w:rsidR="002E5F9F" w:rsidRPr="00A27386">
        <w:rPr>
          <w:rFonts w:hint="cs"/>
          <w:spacing w:val="-2"/>
          <w:rtl/>
        </w:rPr>
        <w:t>,</w:t>
      </w:r>
      <w:r w:rsidR="002E5F9F" w:rsidRPr="00A27386">
        <w:rPr>
          <w:rFonts w:ascii="Fb Fontext" w:hAnsi="Fb Fontext" w:hint="cs"/>
          <w:spacing w:val="-2"/>
          <w:rtl/>
        </w:rPr>
        <w:t xml:space="preserve"> </w:t>
      </w:r>
      <w:r w:rsidRPr="00A27386">
        <w:rPr>
          <w:rStyle w:val="afff"/>
          <w:spacing w:val="-2"/>
          <w:rtl/>
        </w:rPr>
        <w:t>ריו</w:t>
      </w:r>
      <w:r w:rsidR="002E5F9F" w:rsidRPr="00A27386">
        <w:rPr>
          <w:rStyle w:val="afff"/>
          <w:rFonts w:hint="cs"/>
          <w:spacing w:val="-2"/>
          <w:rtl/>
        </w:rPr>
        <w:t>"</w:t>
      </w:r>
      <w:r w:rsidRPr="00A27386">
        <w:rPr>
          <w:rStyle w:val="afff"/>
          <w:spacing w:val="-2"/>
          <w:rtl/>
        </w:rPr>
        <w:t>ס:</w:t>
      </w:r>
      <w:r w:rsidRPr="00A27386">
        <w:rPr>
          <w:spacing w:val="-2"/>
          <w:rtl/>
        </w:rPr>
        <w:t xml:space="preserve"> עשרת דברות </w:t>
      </w:r>
      <w:r w:rsidRPr="00A27386">
        <w:rPr>
          <w:rStyle w:val="afff"/>
          <w:spacing w:val="-2"/>
          <w:rtl/>
        </w:rPr>
        <w:t>ורי</w:t>
      </w:r>
      <w:r w:rsidR="002E5F9F" w:rsidRPr="00A27386">
        <w:rPr>
          <w:rStyle w:val="afff"/>
          <w:rFonts w:hint="cs"/>
          <w:spacing w:val="-2"/>
          <w:rtl/>
        </w:rPr>
        <w:t>"</w:t>
      </w:r>
      <w:r w:rsidRPr="00A27386">
        <w:rPr>
          <w:rStyle w:val="afff"/>
          <w:spacing w:val="-2"/>
          <w:rtl/>
        </w:rPr>
        <w:t>ו</w:t>
      </w:r>
      <w:r w:rsidRPr="00A27386">
        <w:rPr>
          <w:rStyle w:val="afff"/>
          <w:b/>
          <w:spacing w:val="-2"/>
          <w:rtl/>
        </w:rPr>
        <w:t>:</w:t>
      </w:r>
      <w:r w:rsidRPr="00A27386">
        <w:rPr>
          <w:spacing w:val="-2"/>
          <w:rtl/>
        </w:rPr>
        <w:t xml:space="preserve"> מאמרות</w:t>
      </w:r>
      <w:r w:rsidR="002E5F9F" w:rsidRPr="00A27386">
        <w:rPr>
          <w:rFonts w:hint="cs"/>
          <w:spacing w:val="-2"/>
          <w:rtl/>
        </w:rPr>
        <w:t>.</w:t>
      </w:r>
      <w:r w:rsidRPr="00A27386">
        <w:rPr>
          <w:spacing w:val="-2"/>
          <w:rtl/>
        </w:rPr>
        <w:t xml:space="preserve"> </w:t>
      </w:r>
      <w:r w:rsidR="004067B3" w:rsidRPr="00A27386">
        <w:rPr>
          <w:rStyle w:val="afffb"/>
          <w:rFonts w:hint="cs"/>
          <w:spacing w:val="-2"/>
          <w:rtl/>
        </w:rPr>
        <w:t>הלולים</w:t>
      </w:r>
    </w:p>
    <w:p w14:paraId="2585A732" w14:textId="03ACA714" w:rsidR="0094084F" w:rsidRDefault="002A125E" w:rsidP="00A27386">
      <w:pPr>
        <w:pStyle w:val="36"/>
        <w:framePr w:wrap="notBeside"/>
        <w:rPr>
          <w:rtl/>
        </w:rPr>
      </w:pPr>
      <w:r w:rsidRPr="00A27386">
        <w:rPr>
          <w:rtl/>
        </w:rPr>
        <w:t>רבא</w:t>
      </w:r>
      <w:r w:rsidR="0094084F">
        <w:rPr>
          <w:rtl/>
        </w:rPr>
        <w:t>:</w:t>
      </w:r>
    </w:p>
    <w:p w14:paraId="0BA34CCF" w14:textId="77777777" w:rsidR="001B6227" w:rsidRDefault="002A125E" w:rsidP="00A27386">
      <w:pPr>
        <w:pStyle w:val="ae"/>
        <w:spacing w:before="0"/>
        <w:rPr>
          <w:rtl/>
        </w:rPr>
      </w:pPr>
      <w:r w:rsidRPr="001B6227">
        <w:rPr>
          <w:spacing w:val="-2"/>
          <w:rtl/>
        </w:rPr>
        <w:t>ראשון</w:t>
      </w:r>
      <w:r w:rsidRPr="001B6227">
        <w:rPr>
          <w:rFonts w:cs="PFT_Frank"/>
          <w:b/>
          <w:bCs/>
          <w:spacing w:val="-2"/>
          <w:szCs w:val="14"/>
          <w:rtl/>
        </w:rPr>
        <w:t xml:space="preserve"> שקרא ארבעה משובח </w:t>
      </w:r>
      <w:r w:rsidR="00AE2469" w:rsidRPr="001B6227">
        <w:rPr>
          <w:rFonts w:hint="cs"/>
          <w:spacing w:val="-2"/>
          <w:rtl/>
        </w:rPr>
        <w:t>ד</w:t>
      </w:r>
      <w:r w:rsidRPr="001B6227">
        <w:rPr>
          <w:spacing w:val="-2"/>
          <w:rtl/>
        </w:rPr>
        <w:t>בשלש קופות תורמין את הלשכה</w:t>
      </w:r>
      <w:r w:rsidRPr="006F178A">
        <w:rPr>
          <w:rtl/>
        </w:rPr>
        <w:t xml:space="preserve">, </w:t>
      </w:r>
    </w:p>
    <w:p w14:paraId="3D626E18" w14:textId="39E7C5FD" w:rsidR="002A125E" w:rsidRPr="006F178A" w:rsidRDefault="002A125E" w:rsidP="001B6227">
      <w:pPr>
        <w:pStyle w:val="ae"/>
        <w:spacing w:before="0"/>
        <w:ind w:left="340"/>
        <w:rPr>
          <w:rtl/>
        </w:rPr>
      </w:pPr>
      <w:r w:rsidRPr="006F178A">
        <w:rPr>
          <w:rtl/>
        </w:rPr>
        <w:t xml:space="preserve">וכתוב עליהן אב"ג, שמצוה </w:t>
      </w:r>
      <w:r w:rsidR="00AE2469">
        <w:rPr>
          <w:rFonts w:hint="cs"/>
          <w:rtl/>
        </w:rPr>
        <w:t xml:space="preserve">להקריב </w:t>
      </w:r>
      <w:r w:rsidR="00AE2469" w:rsidRPr="00F05A14">
        <w:rPr>
          <w:rFonts w:cs="PFT_Frank" w:hint="cs"/>
          <w:b/>
          <w:bCs/>
          <w:szCs w:val="14"/>
          <w:rtl/>
        </w:rPr>
        <w:t>מה</w:t>
      </w:r>
      <w:r w:rsidRPr="00F05A14">
        <w:rPr>
          <w:rFonts w:cs="PFT_Frank"/>
          <w:b/>
          <w:bCs/>
          <w:szCs w:val="14"/>
          <w:rtl/>
        </w:rPr>
        <w:t>ראשון</w:t>
      </w:r>
      <w:r w:rsidRPr="006F178A">
        <w:rPr>
          <w:rtl/>
        </w:rPr>
        <w:t>.</w:t>
      </w:r>
    </w:p>
    <w:p w14:paraId="1198FE65" w14:textId="77777777" w:rsidR="00A70672" w:rsidRDefault="002A125E" w:rsidP="00A70672">
      <w:pPr>
        <w:rPr>
          <w:rtl/>
        </w:rPr>
      </w:pPr>
      <w:r w:rsidRPr="00AF36C0">
        <w:rPr>
          <w:rStyle w:val="afe"/>
          <w:b/>
          <w:bCs w:val="0"/>
          <w:rtl/>
        </w:rPr>
        <w:t>אמצעי</w:t>
      </w:r>
      <w:r w:rsidRPr="00D65D31">
        <w:rPr>
          <w:rFonts w:cs="PFT_Frank"/>
          <w:b/>
          <w:bCs/>
          <w:sz w:val="14"/>
          <w:szCs w:val="14"/>
          <w:rtl/>
        </w:rPr>
        <w:t xml:space="preserve"> שקרא ארבעה משובח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-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אל מול פני המנורה יאירו.</w:t>
      </w:r>
      <w:r w:rsidR="00C02E52">
        <w:rPr>
          <w:rFonts w:hint="cs"/>
          <w:rtl/>
        </w:rPr>
        <w:t xml:space="preserve">.' </w:t>
      </w:r>
    </w:p>
    <w:p w14:paraId="4F07B8D2" w14:textId="36C729BD" w:rsidR="002A125E" w:rsidRPr="006F178A" w:rsidRDefault="002A125E" w:rsidP="001B6227">
      <w:pPr>
        <w:ind w:left="170" w:firstLine="170"/>
        <w:rPr>
          <w:rtl/>
        </w:rPr>
      </w:pPr>
      <w:r w:rsidRPr="006F178A">
        <w:rPr>
          <w:rtl/>
        </w:rPr>
        <w:t>שמצדד</w:t>
      </w:r>
      <w:r w:rsidR="00C02E52">
        <w:rPr>
          <w:rFonts w:hint="cs"/>
          <w:rtl/>
        </w:rPr>
        <w:t>ם</w:t>
      </w:r>
      <w:r w:rsidRPr="006F178A">
        <w:rPr>
          <w:rtl/>
        </w:rPr>
        <w:t xml:space="preserve"> כלפי מערבי</w:t>
      </w:r>
      <w:r w:rsidR="00C02E52">
        <w:rPr>
          <w:rFonts w:hint="cs"/>
          <w:rtl/>
        </w:rPr>
        <w:t xml:space="preserve"> </w:t>
      </w:r>
      <w:r w:rsidR="00C02E52" w:rsidRPr="0048544E">
        <w:rPr>
          <w:rStyle w:val="afffb"/>
          <w:rFonts w:hint="cs"/>
          <w:rtl/>
        </w:rPr>
        <w:t>אמצעי</w:t>
      </w:r>
      <w:r w:rsidRPr="006F178A">
        <w:rPr>
          <w:rtl/>
        </w:rPr>
        <w:t>, ומערבי כלפי שכינה.</w:t>
      </w:r>
    </w:p>
    <w:p w14:paraId="764A34B1" w14:textId="5D30AA1D" w:rsidR="002A125E" w:rsidRPr="00901502" w:rsidRDefault="002A125E" w:rsidP="0048544E">
      <w:pPr>
        <w:rPr>
          <w:sz w:val="16"/>
          <w:szCs w:val="16"/>
          <w:rtl/>
        </w:rPr>
      </w:pPr>
      <w:r w:rsidRPr="001B6227">
        <w:rPr>
          <w:rStyle w:val="afe"/>
          <w:b/>
          <w:bCs w:val="0"/>
          <w:spacing w:val="-2"/>
          <w:rtl/>
        </w:rPr>
        <w:t>אחרון</w:t>
      </w:r>
      <w:r w:rsidRPr="001B6227">
        <w:rPr>
          <w:rFonts w:cs="PFT_Frank"/>
          <w:b/>
          <w:bCs/>
          <w:spacing w:val="-2"/>
          <w:sz w:val="14"/>
          <w:szCs w:val="14"/>
          <w:rtl/>
        </w:rPr>
        <w:t xml:space="preserve"> שקרא ארבעה משובח</w:t>
      </w:r>
      <w:r w:rsidR="00901502">
        <w:rPr>
          <w:rFonts w:cs="PFT_Frank" w:hint="cs"/>
          <w:b/>
          <w:bCs/>
          <w:spacing w:val="-2"/>
          <w:sz w:val="14"/>
          <w:szCs w:val="14"/>
          <w:rtl/>
        </w:rPr>
        <w:t xml:space="preserve"> </w:t>
      </w:r>
      <w:r w:rsidRPr="001B6227">
        <w:rPr>
          <w:spacing w:val="-2"/>
          <w:rtl/>
        </w:rPr>
        <w:t>מעלין בקדש ו</w:t>
      </w:r>
      <w:r w:rsidR="00C02E52" w:rsidRPr="001B6227">
        <w:rPr>
          <w:rFonts w:hint="cs"/>
          <w:spacing w:val="-2"/>
          <w:rtl/>
        </w:rPr>
        <w:t>לא</w:t>
      </w:r>
      <w:r w:rsidRPr="001B6227">
        <w:rPr>
          <w:spacing w:val="-2"/>
          <w:rtl/>
        </w:rPr>
        <w:t xml:space="preserve"> מורידין</w:t>
      </w:r>
      <w:r w:rsidR="00C02E52" w:rsidRPr="001B6227">
        <w:rPr>
          <w:rFonts w:hint="cs"/>
          <w:spacing w:val="-2"/>
          <w:rtl/>
        </w:rPr>
        <w:t xml:space="preserve"> </w:t>
      </w:r>
      <w:r w:rsidR="00C02E52" w:rsidRPr="00901502">
        <w:rPr>
          <w:rStyle w:val="afffb"/>
          <w:spacing w:val="-4"/>
          <w:sz w:val="12"/>
          <w:szCs w:val="12"/>
          <w:rtl/>
        </w:rPr>
        <w:t>ו</w:t>
      </w:r>
      <w:r w:rsidR="00C02E52" w:rsidRPr="00901502">
        <w:rPr>
          <w:rStyle w:val="afffb"/>
          <w:rFonts w:hint="cs"/>
          <w:spacing w:val="-4"/>
          <w:sz w:val="12"/>
          <w:szCs w:val="12"/>
          <w:rtl/>
        </w:rPr>
        <w:t xml:space="preserve">כן </w:t>
      </w:r>
      <w:r w:rsidR="00C02E52" w:rsidRPr="00901502">
        <w:rPr>
          <w:rStyle w:val="afffb"/>
          <w:spacing w:val="-4"/>
          <w:sz w:val="12"/>
          <w:szCs w:val="12"/>
          <w:rtl/>
        </w:rPr>
        <w:t>שבח</w:t>
      </w:r>
      <w:r w:rsidR="00C02E52" w:rsidRPr="00901502">
        <w:rPr>
          <w:rStyle w:val="afffb"/>
          <w:rFonts w:hint="cs"/>
          <w:spacing w:val="-4"/>
          <w:sz w:val="12"/>
          <w:szCs w:val="12"/>
          <w:rtl/>
        </w:rPr>
        <w:t xml:space="preserve"> ר''פ</w:t>
      </w:r>
    </w:p>
    <w:p w14:paraId="47915071" w14:textId="00BA6F50" w:rsidR="002A125E" w:rsidRPr="006F026E" w:rsidRDefault="00C02E52" w:rsidP="002A125E">
      <w:pPr>
        <w:pStyle w:val="aff1"/>
        <w:rPr>
          <w:rtl/>
        </w:rPr>
      </w:pPr>
      <w:ins w:id="9830" w:author="מספור קטעי משנה" w:date="2026-10-06T06:45:35Z">
        <w:r>
          <w:rPr>
            <w:rStyle w:val="MisparKeta"/>
          </w:rPr>
          <w:t xml:space="preserve">ג. </w:t>
        </w:r>
      </w:ins>
      <w:r>
        <w:rPr>
          <w:rFonts w:hint="cs"/>
          <w:rtl/>
        </w:rPr>
        <w:t>ה</w:t>
      </w:r>
      <w:r w:rsidR="002A125E" w:rsidRPr="006F026E">
        <w:rPr>
          <w:rtl/>
        </w:rPr>
        <w:t>פו</w:t>
      </w:r>
      <w:r>
        <w:rPr>
          <w:rFonts w:hint="cs"/>
          <w:rtl/>
        </w:rPr>
        <w:t>תח</w:t>
      </w:r>
      <w:r w:rsidR="002A125E" w:rsidRPr="006F026E">
        <w:rPr>
          <w:rtl/>
        </w:rPr>
        <w:t xml:space="preserve"> </w:t>
      </w:r>
      <w:r>
        <w:rPr>
          <w:rFonts w:hint="cs"/>
          <w:rtl/>
        </w:rPr>
        <w:t>והחותם מברך לפניה ואחריה</w:t>
      </w:r>
      <w:r w:rsidR="002A125E" w:rsidRPr="006F026E">
        <w:rPr>
          <w:rtl/>
        </w:rPr>
        <w:t>.</w:t>
      </w:r>
    </w:p>
    <w:p w14:paraId="0E5749B4" w14:textId="376AF077" w:rsidR="0094084F" w:rsidRDefault="002A125E" w:rsidP="00E150B1">
      <w:pPr>
        <w:pStyle w:val="36"/>
        <w:framePr w:wrap="notBeside"/>
        <w:rPr>
          <w:rtl/>
        </w:rPr>
      </w:pPr>
      <w:r w:rsidRPr="00E150B1">
        <w:rPr>
          <w:rtl/>
        </w:rPr>
        <w:t>תנא</w:t>
      </w:r>
      <w:r w:rsidR="0094084F">
        <w:rPr>
          <w:rtl/>
        </w:rPr>
        <w:t>:</w:t>
      </w:r>
    </w:p>
    <w:p w14:paraId="2CC7E2B5" w14:textId="227F7279" w:rsidR="002A125E" w:rsidRPr="006F178A" w:rsidRDefault="002A125E" w:rsidP="002A125E">
      <w:pPr>
        <w:rPr>
          <w:rtl/>
        </w:rPr>
      </w:pPr>
      <w:r w:rsidRPr="006F178A">
        <w:rPr>
          <w:rFonts w:ascii="Fb Fontext" w:hAnsi="Fb Fontext"/>
          <w:rtl/>
        </w:rPr>
        <w:t>הפותח לפניה, והחותם לאחריה.</w:t>
      </w:r>
    </w:p>
    <w:p w14:paraId="098802E0" w14:textId="05535562" w:rsidR="0094084F" w:rsidRDefault="002A125E" w:rsidP="00E150B1">
      <w:pPr>
        <w:pStyle w:val="36"/>
        <w:framePr w:wrap="notBeside"/>
        <w:rPr>
          <w:rtl/>
        </w:rPr>
      </w:pPr>
      <w:r w:rsidRPr="00E150B1">
        <w:rPr>
          <w:rtl/>
        </w:rPr>
        <w:t>והאידנא</w:t>
      </w:r>
      <w:r w:rsidR="0094084F">
        <w:rPr>
          <w:rFonts w:hint="cs"/>
          <w:rtl/>
        </w:rPr>
        <w:t>:</w:t>
      </w:r>
    </w:p>
    <w:p w14:paraId="0B510390" w14:textId="07C41C8D" w:rsidR="002A125E" w:rsidRPr="006F178A" w:rsidRDefault="002A125E" w:rsidP="00AE4A15">
      <w:pPr>
        <w:spacing w:after="60"/>
        <w:rPr>
          <w:rtl/>
        </w:rPr>
      </w:pPr>
      <w:r w:rsidRPr="00F05A14">
        <w:rPr>
          <w:rFonts w:cs="PFT_Frank"/>
          <w:b/>
          <w:bCs/>
          <w:szCs w:val="14"/>
          <w:rtl/>
        </w:rPr>
        <w:t>כול</w:t>
      </w:r>
      <w:r w:rsidR="00C02E52" w:rsidRPr="00F05A14">
        <w:rPr>
          <w:rFonts w:cs="PFT_Frank" w:hint="cs"/>
          <w:b/>
          <w:bCs/>
          <w:szCs w:val="14"/>
          <w:rtl/>
        </w:rPr>
        <w:t>ם</w:t>
      </w:r>
      <w:r w:rsidR="00C02E52">
        <w:rPr>
          <w:rFonts w:hint="cs"/>
          <w:rtl/>
        </w:rPr>
        <w:t xml:space="preserve"> </w:t>
      </w:r>
      <w:r>
        <w:rPr>
          <w:rtl/>
        </w:rPr>
        <w:t>לפניה ולאחריה</w:t>
      </w:r>
      <w:r w:rsidR="00C02E52">
        <w:rPr>
          <w:rFonts w:hint="cs"/>
          <w:rtl/>
        </w:rPr>
        <w:t>,</w:t>
      </w:r>
      <w:r w:rsidRPr="006F178A">
        <w:rPr>
          <w:rtl/>
        </w:rPr>
        <w:t xml:space="preserve"> גזירה משום הנכנסין והיוצאין.</w:t>
      </w:r>
    </w:p>
    <w:p w14:paraId="3E025B91" w14:textId="77777777" w:rsidR="002A125E" w:rsidRPr="006F178A" w:rsidRDefault="002A125E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כב.</w:t>
      </w:r>
    </w:p>
    <w:p w14:paraId="43CB569C" w14:textId="7348F528" w:rsidR="00067A23" w:rsidRPr="006F026E" w:rsidRDefault="00067A23" w:rsidP="00AE4A15">
      <w:pPr>
        <w:pStyle w:val="aff1"/>
        <w:spacing w:before="0"/>
        <w:jc w:val="both"/>
        <w:rPr>
          <w:rtl/>
        </w:rPr>
      </w:pPr>
      <w:ins w:id="9831" w:author="מספור קטעי משנה" w:date="2026-10-06T06:45:35Z">
        <w:r>
          <w:rPr>
            <w:rStyle w:val="MisparKeta"/>
          </w:rPr>
          <w:t xml:space="preserve">א. </w:t>
        </w:r>
      </w:ins>
      <w:r w:rsidRPr="006F026E">
        <w:rPr>
          <w:rFonts w:hint="cs"/>
          <w:rtl/>
        </w:rPr>
        <w:t>ב</w:t>
      </w:r>
      <w:r w:rsidRPr="006F026E">
        <w:rPr>
          <w:rtl/>
        </w:rPr>
        <w:t>ראשי חדשים ובחולו של מועד קורין ארבעה.</w:t>
      </w:r>
    </w:p>
    <w:p w14:paraId="18BD4B8A" w14:textId="25D4CE91" w:rsidR="0094084F" w:rsidRDefault="00AC4CD8" w:rsidP="008B00E3">
      <w:pPr>
        <w:pStyle w:val="36"/>
        <w:framePr w:wrap="notBeside"/>
        <w:rPr>
          <w:rtl/>
        </w:rPr>
      </w:pPr>
      <w:r w:rsidRPr="008B00E3">
        <w:rPr>
          <w:rFonts w:hint="eastAsia"/>
          <w:rtl/>
        </w:rPr>
        <w:t>איבעיא</w:t>
      </w:r>
      <w:r w:rsidR="0094084F">
        <w:rPr>
          <w:rFonts w:hint="cs"/>
          <w:rtl/>
        </w:rPr>
        <w:t>:</w:t>
      </w:r>
    </w:p>
    <w:p w14:paraId="653484E6" w14:textId="4407C8D5" w:rsidR="00AC4CD8" w:rsidRPr="00411327" w:rsidRDefault="00067A23" w:rsidP="00AE4A15">
      <w:pPr>
        <w:pStyle w:val="afff4"/>
        <w:spacing w:before="0"/>
        <w:rPr>
          <w:rStyle w:val="afff"/>
          <w:b/>
          <w:rtl/>
        </w:rPr>
      </w:pPr>
      <w:r w:rsidRPr="00AE4A15">
        <w:rPr>
          <w:rStyle w:val="afff5"/>
          <w:rFonts w:hint="cs"/>
          <w:rtl/>
        </w:rPr>
        <w:t>פרשת ר</w:t>
      </w:r>
      <w:r w:rsidRPr="00AE4A15">
        <w:rPr>
          <w:rStyle w:val="afff5"/>
          <w:rtl/>
        </w:rPr>
        <w:t>"</w:t>
      </w:r>
      <w:r w:rsidRPr="00AE4A15">
        <w:rPr>
          <w:rStyle w:val="afff5"/>
          <w:rFonts w:hint="cs"/>
          <w:rtl/>
        </w:rPr>
        <w:t>ח</w:t>
      </w:r>
      <w:r w:rsidRPr="006F178A">
        <w:rPr>
          <w:rFonts w:ascii="Fb Fontext" w:hAnsi="Fb Fontext" w:hint="cs"/>
          <w:rtl/>
        </w:rPr>
        <w:t xml:space="preserve"> </w:t>
      </w:r>
      <w:r w:rsidR="00AC4CD8" w:rsidRPr="00AE4A15">
        <w:rPr>
          <w:rStyle w:val="afff5"/>
          <w:rFonts w:hint="cs"/>
          <w:rtl/>
        </w:rPr>
        <w:t>ו</w:t>
      </w:r>
      <w:r w:rsidRPr="00AE4A15">
        <w:rPr>
          <w:rStyle w:val="afff5"/>
          <w:rFonts w:hint="cs"/>
          <w:rtl/>
        </w:rPr>
        <w:t>א</w:t>
      </w:r>
      <w:r w:rsidRPr="00AE4A15">
        <w:rPr>
          <w:rStyle w:val="afff5"/>
          <w:rtl/>
        </w:rPr>
        <w:t>"</w:t>
      </w:r>
      <w:r w:rsidRPr="00AE4A15">
        <w:rPr>
          <w:rStyle w:val="afff5"/>
          <w:rFonts w:hint="cs"/>
          <w:rtl/>
        </w:rPr>
        <w:t>א לחלק</w:t>
      </w:r>
      <w:r w:rsidR="00AC4CD8" w:rsidRPr="00AE4A15">
        <w:rPr>
          <w:rStyle w:val="afff5"/>
          <w:rFonts w:hint="cs"/>
          <w:rtl/>
        </w:rPr>
        <w:t>ה</w:t>
      </w:r>
      <w:r w:rsidRPr="00AE4A15">
        <w:rPr>
          <w:rStyle w:val="afff5"/>
          <w:rFonts w:hint="cs"/>
          <w:rtl/>
        </w:rPr>
        <w:t xml:space="preserve"> ל</w:t>
      </w:r>
      <w:r w:rsidR="00AC4CD8" w:rsidRPr="00AE4A15">
        <w:rPr>
          <w:rStyle w:val="afff5"/>
          <w:rFonts w:hint="cs"/>
          <w:rtl/>
        </w:rPr>
        <w:t>ד</w:t>
      </w:r>
      <w:r w:rsidRPr="00AE4A15">
        <w:rPr>
          <w:rStyle w:val="afff5"/>
          <w:rFonts w:hint="cs"/>
          <w:rtl/>
        </w:rPr>
        <w:t>' עליות</w:t>
      </w:r>
      <w:r w:rsidR="00C87C56" w:rsidRPr="00AE4A15">
        <w:rPr>
          <w:rStyle w:val="afff5"/>
          <w:rFonts w:hint="cs"/>
          <w:rtl/>
        </w:rPr>
        <w:t>?</w:t>
      </w:r>
      <w:r w:rsidRPr="006F178A">
        <w:rPr>
          <w:rFonts w:ascii="Fb Fontext" w:hAnsi="Fb Fontext" w:hint="cs"/>
          <w:rtl/>
        </w:rPr>
        <w:t xml:space="preserve"> </w:t>
      </w:r>
      <w:r w:rsidR="00AE4A15" w:rsidRPr="00AE4A15">
        <w:rPr>
          <w:rStyle w:val="afffb"/>
          <w:rtl/>
        </w:rPr>
        <w:t>[</w:t>
      </w:r>
      <w:r w:rsidR="00AE4A15" w:rsidRPr="00AE4A15">
        <w:rPr>
          <w:rStyle w:val="afffb"/>
          <w:rFonts w:hint="eastAsia"/>
          <w:rtl/>
        </w:rPr>
        <w:t>ח</w:t>
      </w:r>
      <w:r w:rsidR="00AE4A15" w:rsidRPr="00AE4A15">
        <w:rPr>
          <w:rStyle w:val="afffb"/>
          <w:rtl/>
        </w:rPr>
        <w:t xml:space="preserve">' </w:t>
      </w:r>
      <w:r w:rsidR="00AE4A15" w:rsidRPr="00AE4A15">
        <w:rPr>
          <w:rStyle w:val="afffb"/>
          <w:rFonts w:hint="eastAsia"/>
          <w:rtl/>
        </w:rPr>
        <w:t>ב</w:t>
      </w:r>
      <w:r w:rsidR="00AE4A15" w:rsidRPr="00AE4A15">
        <w:rPr>
          <w:rStyle w:val="afffb"/>
          <w:rtl/>
        </w:rPr>
        <w:t xml:space="preserve">' ה' </w:t>
      </w:r>
      <w:r w:rsidR="00AE4A15" w:rsidRPr="00AE4A15">
        <w:rPr>
          <w:rStyle w:val="afffb"/>
          <w:rFonts w:hint="eastAsia"/>
          <w:rtl/>
        </w:rPr>
        <w:t>פסוקים</w:t>
      </w:r>
      <w:r w:rsidR="00AE4A15" w:rsidRPr="00AE4A15">
        <w:rPr>
          <w:rStyle w:val="afffb"/>
          <w:rtl/>
        </w:rPr>
        <w:t>]</w:t>
      </w:r>
    </w:p>
    <w:p w14:paraId="5AEB4522" w14:textId="522BC8E5" w:rsidR="0094084F" w:rsidRDefault="00067A23" w:rsidP="00120296">
      <w:pPr>
        <w:pStyle w:val="36"/>
        <w:framePr w:wrap="notBeside"/>
        <w:rPr>
          <w:rtl/>
        </w:rPr>
      </w:pPr>
      <w:r w:rsidRPr="00120296">
        <w:rPr>
          <w:rFonts w:hint="cs"/>
          <w:rtl/>
        </w:rPr>
        <w:t>רבא</w:t>
      </w:r>
      <w:r w:rsidR="007D68CD">
        <w:rPr>
          <w:rFonts w:hint="cs"/>
          <w:rtl/>
        </w:rPr>
        <w:t xml:space="preserve"> דכיו''ב שמע דתנן</w:t>
      </w:r>
      <w:r w:rsidR="00AE2E75">
        <w:rPr>
          <w:rFonts w:hint="cs"/>
          <w:rtl/>
        </w:rPr>
        <w:t>:</w:t>
      </w:r>
    </w:p>
    <w:p w14:paraId="6AC68313" w14:textId="1F960FDD" w:rsidR="00067A23" w:rsidRPr="006F178A" w:rsidRDefault="00067A23" w:rsidP="00067A23">
      <w:pPr>
        <w:rPr>
          <w:rtl/>
        </w:rPr>
      </w:pPr>
      <w:r w:rsidRPr="006F178A">
        <w:rPr>
          <w:rtl/>
        </w:rPr>
        <w:t>ביום הראשון</w:t>
      </w:r>
      <w:r w:rsidRPr="006F026E">
        <w:rPr>
          <w:rStyle w:val="a4"/>
          <w:rtl/>
        </w:rPr>
        <w:t xml:space="preserve"> בראשית, ויהי רקיע</w:t>
      </w:r>
      <w:r w:rsidR="00AC4CD8">
        <w:rPr>
          <w:rFonts w:hint="cs"/>
          <w:rtl/>
        </w:rPr>
        <w:t>,</w:t>
      </w:r>
    </w:p>
    <w:p w14:paraId="66161BBD" w14:textId="17676312" w:rsidR="0094084F" w:rsidRDefault="00067A23" w:rsidP="007D68CD">
      <w:pPr>
        <w:pStyle w:val="36"/>
        <w:framePr w:wrap="notBeside"/>
        <w:rPr>
          <w:rtl/>
        </w:rPr>
      </w:pPr>
      <w:r w:rsidRPr="007D68CD">
        <w:rPr>
          <w:rtl/>
        </w:rPr>
        <w:t>ותני עלה</w:t>
      </w:r>
      <w:r w:rsidR="0094084F">
        <w:rPr>
          <w:rtl/>
        </w:rPr>
        <w:t>:</w:t>
      </w:r>
    </w:p>
    <w:p w14:paraId="5C9F5906" w14:textId="4BB47C6C" w:rsidR="00067A23" w:rsidRPr="006F178A" w:rsidRDefault="00067A23" w:rsidP="00067A23">
      <w:pPr>
        <w:rPr>
          <w:rtl/>
        </w:rPr>
      </w:pPr>
      <w:r w:rsidRPr="006F026E">
        <w:rPr>
          <w:rStyle w:val="a4"/>
          <w:rtl/>
        </w:rPr>
        <w:t xml:space="preserve">בראשית </w:t>
      </w:r>
      <w:r w:rsidR="00AC4CD8">
        <w:rPr>
          <w:rFonts w:hint="cs"/>
          <w:rtl/>
        </w:rPr>
        <w:t xml:space="preserve"> </w:t>
      </w:r>
      <w:r w:rsidR="00AC4CD8" w:rsidRPr="004D1462">
        <w:rPr>
          <w:rStyle w:val="afffb"/>
          <w:rFonts w:hint="eastAsia"/>
          <w:rtl/>
        </w:rPr>
        <w:t>ה</w:t>
      </w:r>
      <w:r w:rsidR="00AC4CD8" w:rsidRPr="004D1462">
        <w:rPr>
          <w:rStyle w:val="afffb"/>
          <w:rtl/>
        </w:rPr>
        <w:t xml:space="preserve">' </w:t>
      </w:r>
      <w:r w:rsidR="00AC4CD8" w:rsidRPr="004D1462">
        <w:rPr>
          <w:rStyle w:val="afffb"/>
          <w:rFonts w:hint="eastAsia"/>
          <w:rtl/>
        </w:rPr>
        <w:t>פסוקים</w:t>
      </w:r>
      <w:r w:rsidR="00AC4CD8">
        <w:rPr>
          <w:rFonts w:hint="cs"/>
          <w:rtl/>
        </w:rPr>
        <w:t xml:space="preserve"> </w:t>
      </w:r>
      <w:r w:rsidRPr="006F178A">
        <w:rPr>
          <w:rtl/>
        </w:rPr>
        <w:t>בשנים,</w:t>
      </w:r>
      <w:r w:rsidRPr="00E10DF7">
        <w:rPr>
          <w:rStyle w:val="a4"/>
          <w:rtl/>
        </w:rPr>
        <w:t xml:space="preserve"> </w:t>
      </w:r>
      <w:r w:rsidRPr="00E10DF7">
        <w:rPr>
          <w:rStyle w:val="a4"/>
          <w:rFonts w:hint="eastAsia"/>
          <w:rtl/>
        </w:rPr>
        <w:t>ו</w:t>
      </w:r>
      <w:r w:rsidRPr="00A978BC">
        <w:rPr>
          <w:rStyle w:val="a4"/>
          <w:rtl/>
        </w:rPr>
        <w:t>יהי</w:t>
      </w:r>
      <w:r w:rsidRPr="006F026E">
        <w:rPr>
          <w:rStyle w:val="a4"/>
          <w:rtl/>
        </w:rPr>
        <w:t xml:space="preserve"> רקיע </w:t>
      </w:r>
      <w:r w:rsidRPr="004D1462">
        <w:rPr>
          <w:rStyle w:val="afffb"/>
          <w:rFonts w:hint="eastAsia"/>
          <w:rtl/>
        </w:rPr>
        <w:t>ג</w:t>
      </w:r>
      <w:r w:rsidRPr="004D1462">
        <w:rPr>
          <w:rStyle w:val="afffb"/>
          <w:rtl/>
        </w:rPr>
        <w:t>'</w:t>
      </w:r>
      <w:r>
        <w:rPr>
          <w:rFonts w:hint="cs"/>
          <w:rtl/>
        </w:rPr>
        <w:t xml:space="preserve"> ב</w:t>
      </w:r>
      <w:r w:rsidRPr="006F178A">
        <w:rPr>
          <w:rtl/>
        </w:rPr>
        <w:t>אחד.</w:t>
      </w:r>
    </w:p>
    <w:p w14:paraId="1CA6C7CB" w14:textId="4E62C234" w:rsidR="0094084F" w:rsidRDefault="00394308" w:rsidP="007D68CD">
      <w:pPr>
        <w:pStyle w:val="36"/>
        <w:framePr w:wrap="notBeside"/>
        <w:rPr>
          <w:rtl/>
        </w:rPr>
      </w:pPr>
      <w:r w:rsidRPr="007D68CD">
        <w:rPr>
          <w:rFonts w:hint="eastAsia"/>
          <w:rtl/>
        </w:rPr>
        <w:t>ואמר</w:t>
      </w:r>
      <w:r w:rsidRPr="007D68CD">
        <w:rPr>
          <w:rtl/>
        </w:rPr>
        <w:t xml:space="preserve"> </w:t>
      </w:r>
      <w:r w:rsidR="00067A23" w:rsidRPr="007D68CD" w:rsidDel="0073124D">
        <w:rPr>
          <w:rFonts w:hint="eastAsia"/>
          <w:rtl/>
        </w:rPr>
        <w:t>רב</w:t>
      </w:r>
      <w:r w:rsidR="0094084F">
        <w:rPr>
          <w:rtl/>
        </w:rPr>
        <w:t>:</w:t>
      </w:r>
    </w:p>
    <w:p w14:paraId="68273563" w14:textId="7D435F2A" w:rsidR="00067A23" w:rsidRPr="006F026E" w:rsidDel="0073124D" w:rsidRDefault="00067A23" w:rsidP="00067A23">
      <w:pPr>
        <w:rPr>
          <w:spacing w:val="-4"/>
          <w:rtl/>
        </w:rPr>
      </w:pPr>
      <w:r w:rsidRPr="007D68CD" w:rsidDel="0073124D">
        <w:rPr>
          <w:rtl/>
        </w:rPr>
        <w:t>דולג</w:t>
      </w:r>
      <w:r w:rsidR="00394308" w:rsidRPr="007D68CD">
        <w:rPr>
          <w:rFonts w:hint="cs"/>
          <w:rtl/>
        </w:rPr>
        <w:t>,</w:t>
      </w:r>
      <w:r w:rsidRPr="006F026E" w:rsidDel="0073124D">
        <w:rPr>
          <w:rFonts w:hint="cs"/>
          <w:spacing w:val="-4"/>
          <w:rtl/>
        </w:rPr>
        <w:t xml:space="preserve"> </w:t>
      </w:r>
      <w:r w:rsidRPr="00F05A14" w:rsidDel="0073124D">
        <w:rPr>
          <w:rFonts w:cs="PFT_Frank" w:hint="eastAsia"/>
          <w:b/>
          <w:bCs/>
          <w:spacing w:val="-4"/>
          <w:szCs w:val="14"/>
          <w:rtl/>
        </w:rPr>
        <w:t>ולא</w:t>
      </w:r>
      <w:r w:rsidRPr="00F05A14" w:rsidDel="0073124D">
        <w:rPr>
          <w:rFonts w:cs="PFT_Frank"/>
          <w:b/>
          <w:bCs/>
          <w:spacing w:val="-4"/>
          <w:szCs w:val="14"/>
          <w:rtl/>
        </w:rPr>
        <w:t xml:space="preserve"> </w:t>
      </w:r>
      <w:r w:rsidRPr="00F05A14" w:rsidDel="0073124D">
        <w:rPr>
          <w:rFonts w:cs="PFT_Frank" w:hint="eastAsia"/>
          <w:b/>
          <w:bCs/>
          <w:spacing w:val="-4"/>
          <w:szCs w:val="14"/>
          <w:rtl/>
        </w:rPr>
        <w:t>פוסק</w:t>
      </w:r>
      <w:r w:rsidRPr="006F026E" w:rsidDel="0073124D">
        <w:rPr>
          <w:rFonts w:hint="cs"/>
          <w:spacing w:val="-4"/>
          <w:rtl/>
        </w:rPr>
        <w:t xml:space="preserve"> </w:t>
      </w:r>
      <w:r w:rsidRPr="007D68CD" w:rsidDel="0073124D">
        <w:rPr>
          <w:rFonts w:hint="cs"/>
          <w:rtl/>
        </w:rPr>
        <w:t>דל</w:t>
      </w:r>
      <w:r w:rsidR="003B3DE1" w:rsidRPr="007D68CD">
        <w:rPr>
          <w:rFonts w:hint="cs"/>
          <w:rtl/>
        </w:rPr>
        <w:t>א</w:t>
      </w:r>
      <w:r w:rsidRPr="007D68CD" w:rsidDel="0073124D">
        <w:rPr>
          <w:rFonts w:hint="cs"/>
          <w:rtl/>
        </w:rPr>
        <w:t xml:space="preserve"> פס</w:t>
      </w:r>
      <w:r w:rsidR="00394308" w:rsidRPr="007D68CD">
        <w:rPr>
          <w:rFonts w:hint="cs"/>
          <w:rtl/>
        </w:rPr>
        <w:t>קו</w:t>
      </w:r>
      <w:r w:rsidRPr="007D68CD" w:rsidDel="0073124D">
        <w:rPr>
          <w:rFonts w:hint="cs"/>
          <w:rtl/>
        </w:rPr>
        <w:t xml:space="preserve"> משה</w:t>
      </w:r>
      <w:r w:rsidR="00394308" w:rsidRPr="007D68CD">
        <w:rPr>
          <w:rFonts w:hint="cs"/>
          <w:rtl/>
        </w:rPr>
        <w:t>,</w:t>
      </w:r>
    </w:p>
    <w:p w14:paraId="740217AC" w14:textId="37C71AF2" w:rsidR="0094084F" w:rsidRDefault="00067A23" w:rsidP="007D68CD">
      <w:pPr>
        <w:pStyle w:val="36"/>
        <w:framePr w:wrap="notBeside"/>
        <w:rPr>
          <w:rtl/>
        </w:rPr>
      </w:pPr>
      <w:r w:rsidRPr="007D68CD" w:rsidDel="0073124D">
        <w:rPr>
          <w:rtl/>
        </w:rPr>
        <w:t>ו</w:t>
      </w:r>
      <w:r w:rsidRPr="007D68CD" w:rsidDel="0073124D">
        <w:rPr>
          <w:rFonts w:hint="eastAsia"/>
          <w:rtl/>
        </w:rPr>
        <w:t>ל</w:t>
      </w:r>
      <w:r w:rsidRPr="007D68CD" w:rsidDel="0073124D">
        <w:rPr>
          <w:rtl/>
        </w:rPr>
        <w:t>שמואל</w:t>
      </w:r>
      <w:r w:rsidR="0094084F">
        <w:rPr>
          <w:rtl/>
        </w:rPr>
        <w:t>:</w:t>
      </w:r>
    </w:p>
    <w:p w14:paraId="6D9D1ADE" w14:textId="210265A4" w:rsidR="00394308" w:rsidRDefault="00067A23" w:rsidP="00067A23">
      <w:pPr>
        <w:rPr>
          <w:rFonts w:ascii="Fb Fontext" w:hAnsi="Fb Fontext"/>
          <w:sz w:val="20"/>
          <w:rtl/>
        </w:rPr>
      </w:pPr>
      <w:r w:rsidRPr="006F178A" w:rsidDel="0073124D">
        <w:rPr>
          <w:rtl/>
        </w:rPr>
        <w:t>פוסק</w:t>
      </w:r>
      <w:r w:rsidR="00394308">
        <w:rPr>
          <w:rFonts w:hint="cs"/>
          <w:rtl/>
        </w:rPr>
        <w:t>,</w:t>
      </w:r>
      <w:r w:rsidRPr="006F178A" w:rsidDel="0073124D">
        <w:rPr>
          <w:rFonts w:hint="cs"/>
          <w:rtl/>
        </w:rPr>
        <w:t xml:space="preserve"> ד</w:t>
      </w:r>
      <w:r w:rsidR="00394308">
        <w:rPr>
          <w:rFonts w:hint="cs"/>
          <w:rtl/>
        </w:rPr>
        <w:t>כש</w:t>
      </w:r>
      <w:r w:rsidRPr="006F178A" w:rsidDel="0073124D">
        <w:rPr>
          <w:rFonts w:hint="cs"/>
          <w:rtl/>
        </w:rPr>
        <w:t>א</w:t>
      </w:r>
      <w:r w:rsidRPr="006F178A" w:rsidDel="0073124D">
        <w:rPr>
          <w:rtl/>
        </w:rPr>
        <w:t>"</w:t>
      </w:r>
      <w:r w:rsidRPr="006F178A" w:rsidDel="0073124D">
        <w:rPr>
          <w:rFonts w:hint="cs"/>
          <w:rtl/>
        </w:rPr>
        <w:t xml:space="preserve">א </w:t>
      </w:r>
      <w:r w:rsidR="00394308">
        <w:rPr>
          <w:rFonts w:hint="cs"/>
          <w:rtl/>
        </w:rPr>
        <w:t>מותר כמו</w:t>
      </w:r>
      <w:r w:rsidRPr="006F178A" w:rsidDel="0073124D">
        <w:rPr>
          <w:rFonts w:hint="cs"/>
          <w:rtl/>
        </w:rPr>
        <w:t xml:space="preserve"> תשב</w:t>
      </w:r>
      <w:r w:rsidRPr="006F178A" w:rsidDel="0073124D">
        <w:rPr>
          <w:rtl/>
        </w:rPr>
        <w:t>"</w:t>
      </w:r>
      <w:r w:rsidRPr="006F178A" w:rsidDel="0073124D">
        <w:rPr>
          <w:rFonts w:hint="cs"/>
          <w:rtl/>
        </w:rPr>
        <w:t>ר דלהתלמד</w:t>
      </w:r>
      <w:r w:rsidR="00394308">
        <w:rPr>
          <w:rFonts w:ascii="Fb Fontext" w:hAnsi="Fb Fontext" w:hint="cs"/>
          <w:sz w:val="20"/>
          <w:rtl/>
        </w:rPr>
        <w:t>,</w:t>
      </w:r>
    </w:p>
    <w:p w14:paraId="55966F91" w14:textId="6AE5C3A9" w:rsidR="00067A23" w:rsidRPr="006F178A" w:rsidDel="0073124D" w:rsidRDefault="00067A23" w:rsidP="00300C79">
      <w:pPr>
        <w:spacing w:after="60"/>
        <w:rPr>
          <w:rtl/>
        </w:rPr>
      </w:pPr>
      <w:r w:rsidRPr="00F05A14" w:rsidDel="0073124D">
        <w:rPr>
          <w:rFonts w:ascii="Fb Fontext" w:hAnsi="Fb Fontext" w:cs="PFT_Frank" w:hint="eastAsia"/>
          <w:b/>
          <w:bCs/>
          <w:sz w:val="20"/>
          <w:szCs w:val="14"/>
          <w:rtl/>
        </w:rPr>
        <w:t>ולא</w:t>
      </w:r>
      <w:r w:rsidRPr="00F05A14" w:rsidDel="0073124D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 w:rsidRPr="00F05A14" w:rsidDel="0073124D">
        <w:rPr>
          <w:rFonts w:ascii="Fb Fontext" w:hAnsi="Fb Fontext" w:cs="PFT_Frank" w:hint="eastAsia"/>
          <w:b/>
          <w:bCs/>
          <w:sz w:val="20"/>
          <w:szCs w:val="14"/>
          <w:rtl/>
        </w:rPr>
        <w:t>דולג</w:t>
      </w:r>
      <w:r w:rsidRPr="006F178A" w:rsidDel="0073124D">
        <w:rPr>
          <w:rFonts w:ascii="Fb Fontext" w:hAnsi="Fb Fontext" w:hint="cs"/>
          <w:sz w:val="20"/>
          <w:rtl/>
        </w:rPr>
        <w:t xml:space="preserve"> גזירה משום הנכנסין והיוצאין.</w:t>
      </w:r>
    </w:p>
    <w:p w14:paraId="66A079D8" w14:textId="77777777" w:rsidR="0094084F" w:rsidRDefault="00394308" w:rsidP="00367DF9">
      <w:pPr>
        <w:pStyle w:val="36"/>
        <w:framePr w:wrap="notBeside"/>
        <w:rPr>
          <w:rtl/>
        </w:rPr>
      </w:pPr>
      <w:r w:rsidRPr="00367DF9">
        <w:rPr>
          <w:rFonts w:hint="eastAsia"/>
          <w:rtl/>
        </w:rPr>
        <w:t>והך</w:t>
      </w:r>
      <w:r w:rsidR="0094084F">
        <w:rPr>
          <w:rFonts w:hint="cs"/>
          <w:rtl/>
        </w:rPr>
        <w:t>:</w:t>
      </w:r>
    </w:p>
    <w:p w14:paraId="0742E44C" w14:textId="2F583971" w:rsidR="00067A23" w:rsidRPr="006F178A" w:rsidRDefault="00394308" w:rsidP="00067A23">
      <w:pPr>
        <w:rPr>
          <w:rtl/>
        </w:rPr>
      </w:pPr>
      <w:r>
        <w:rPr>
          <w:rFonts w:ascii="Fb Fontext" w:hAnsi="Fb Fontext" w:hint="cs"/>
          <w:rtl/>
        </w:rPr>
        <w:t>ד</w:t>
      </w:r>
      <w:r w:rsidR="00067A23" w:rsidRPr="006F178A">
        <w:rPr>
          <w:rFonts w:ascii="Fb Fontext" w:hAnsi="Fb Fontext" w:hint="cs"/>
          <w:rtl/>
        </w:rPr>
        <w:t xml:space="preserve">של </w:t>
      </w:r>
      <w:r>
        <w:rPr>
          <w:rFonts w:ascii="Fb Fontext" w:hAnsi="Fb Fontext" w:hint="cs"/>
          <w:rtl/>
        </w:rPr>
        <w:t>ה'</w:t>
      </w:r>
      <w:r w:rsidR="00067A23" w:rsidRPr="006F178A">
        <w:rPr>
          <w:rFonts w:ascii="Fb Fontext" w:hAnsi="Fb Fontext" w:hint="cs"/>
          <w:rtl/>
        </w:rPr>
        <w:t xml:space="preserve"> ביחיד</w:t>
      </w:r>
      <w:r>
        <w:rPr>
          <w:rFonts w:ascii="Fb Fontext" w:hAnsi="Fb Fontext" w:hint="cs"/>
          <w:rtl/>
        </w:rPr>
        <w:t>,</w:t>
      </w:r>
      <w:r w:rsidR="00067A23">
        <w:rPr>
          <w:rFonts w:hint="cs"/>
          <w:rtl/>
        </w:rPr>
        <w:t xml:space="preserve"> </w:t>
      </w:r>
      <w:r w:rsidR="00067A23">
        <w:rPr>
          <w:rtl/>
        </w:rPr>
        <w:t xml:space="preserve">קרא ראשון </w:t>
      </w:r>
      <w:r>
        <w:rPr>
          <w:rFonts w:hint="cs"/>
          <w:rtl/>
        </w:rPr>
        <w:t>ג'-</w:t>
      </w:r>
      <w:r w:rsidR="00067A23" w:rsidRPr="006F178A">
        <w:rPr>
          <w:rtl/>
        </w:rPr>
        <w:t xml:space="preserve"> שני קורא </w:t>
      </w:r>
      <w:r>
        <w:rPr>
          <w:rFonts w:hint="cs"/>
          <w:rtl/>
        </w:rPr>
        <w:t>ב',</w:t>
      </w:r>
      <w:r w:rsidR="00067A23" w:rsidRPr="006F178A">
        <w:rPr>
          <w:rtl/>
        </w:rPr>
        <w:t xml:space="preserve"> וא</w:t>
      </w:r>
      <w:r>
        <w:rPr>
          <w:rFonts w:hint="cs"/>
          <w:rtl/>
        </w:rPr>
        <w:t>'</w:t>
      </w:r>
      <w:r w:rsidR="00067A23" w:rsidRPr="006F178A">
        <w:rPr>
          <w:rtl/>
        </w:rPr>
        <w:t xml:space="preserve"> </w:t>
      </w:r>
      <w:r>
        <w:rPr>
          <w:rFonts w:hint="cs"/>
          <w:rtl/>
        </w:rPr>
        <w:t>מ</w:t>
      </w:r>
      <w:r w:rsidR="00C87C56">
        <w:rPr>
          <w:rFonts w:hint="cs"/>
          <w:rtl/>
        </w:rPr>
        <w:t>השניה,</w:t>
      </w:r>
    </w:p>
    <w:p w14:paraId="4CA26F15" w14:textId="6A75FE62" w:rsidR="00C87C56" w:rsidRDefault="00067A23" w:rsidP="00C87C56">
      <w:pPr>
        <w:rPr>
          <w:rtl/>
        </w:rPr>
      </w:pPr>
      <w:r w:rsidRPr="00411327">
        <w:rPr>
          <w:rStyle w:val="afff"/>
          <w:b/>
          <w:rtl/>
        </w:rPr>
        <w:t>וי"</w:t>
      </w:r>
      <w:r w:rsidRPr="00411327">
        <w:rPr>
          <w:rStyle w:val="afff"/>
          <w:rFonts w:hint="cs"/>
          <w:b/>
          <w:rtl/>
        </w:rPr>
        <w:t>א</w:t>
      </w:r>
      <w:r w:rsidRPr="00411327">
        <w:rPr>
          <w:rStyle w:val="afff"/>
          <w:b/>
          <w:rtl/>
        </w:rPr>
        <w:t xml:space="preserve">: </w:t>
      </w:r>
      <w:r w:rsidR="00394308">
        <w:rPr>
          <w:rFonts w:hint="cs"/>
          <w:rtl/>
        </w:rPr>
        <w:t>ג'</w:t>
      </w:r>
      <w:r>
        <w:rPr>
          <w:rFonts w:hint="cs"/>
          <w:rtl/>
        </w:rPr>
        <w:t xml:space="preserve"> </w:t>
      </w:r>
      <w:r w:rsidR="00394308">
        <w:rPr>
          <w:rFonts w:hint="cs"/>
          <w:rtl/>
        </w:rPr>
        <w:t>מ</w:t>
      </w:r>
      <w:r w:rsidR="00C87C56">
        <w:rPr>
          <w:rFonts w:hint="cs"/>
          <w:rtl/>
        </w:rPr>
        <w:t>השניה</w:t>
      </w:r>
      <w:r w:rsidRPr="006F178A">
        <w:rPr>
          <w:rtl/>
        </w:rPr>
        <w:t>,</w:t>
      </w:r>
      <w:r w:rsidR="00C87C56">
        <w:rPr>
          <w:rFonts w:hint="cs"/>
          <w:rtl/>
        </w:rPr>
        <w:t xml:space="preserve"> </w:t>
      </w:r>
      <w:r w:rsidRPr="006F178A">
        <w:rPr>
          <w:rtl/>
        </w:rPr>
        <w:t xml:space="preserve">שאין </w:t>
      </w:r>
      <w:r w:rsidRPr="00F05A14">
        <w:rPr>
          <w:rFonts w:cs="PFT_Frank"/>
          <w:b/>
          <w:bCs/>
          <w:szCs w:val="14"/>
          <w:rtl/>
        </w:rPr>
        <w:t>מתחילין</w:t>
      </w:r>
      <w:r w:rsidRPr="006F178A">
        <w:rPr>
          <w:rtl/>
        </w:rPr>
        <w:t xml:space="preserve"> בפרשה פחות מ</w:t>
      </w:r>
      <w:r w:rsidR="00C87C56">
        <w:rPr>
          <w:rFonts w:hint="cs"/>
          <w:rtl/>
        </w:rPr>
        <w:t>ג'</w:t>
      </w:r>
      <w:r w:rsidRPr="006F178A">
        <w:rPr>
          <w:rtl/>
        </w:rPr>
        <w:t>.</w:t>
      </w:r>
      <w:r w:rsidR="00300C79">
        <w:rPr>
          <w:rFonts w:hint="cs"/>
          <w:rtl/>
        </w:rPr>
        <w:t xml:space="preserve"> </w:t>
      </w:r>
    </w:p>
    <w:p w14:paraId="7CD568D0" w14:textId="7E104D5B" w:rsidR="0094084F" w:rsidRDefault="0094084F" w:rsidP="00367DF9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50F802EB" w14:textId="608C2E34" w:rsidR="00C87C56" w:rsidRPr="009A4CE4" w:rsidRDefault="00C87C56" w:rsidP="00C87C56">
      <w:pPr>
        <w:rPr>
          <w:rStyle w:val="af"/>
          <w:rFonts w:cs="PFT_Frank"/>
          <w:b/>
          <w:bCs/>
          <w:szCs w:val="14"/>
          <w:rtl/>
        </w:rPr>
      </w:pPr>
      <w:r>
        <w:rPr>
          <w:rFonts w:hint="cs"/>
          <w:rtl/>
        </w:rPr>
        <w:t>שם אפשר מהשניה.</w:t>
      </w:r>
    </w:p>
    <w:p w14:paraId="598F9B84" w14:textId="76F9E397" w:rsidR="0094084F" w:rsidRDefault="000519C2" w:rsidP="000519C2">
      <w:pPr>
        <w:pStyle w:val="36"/>
        <w:framePr w:wrap="notBeside"/>
        <w:rPr>
          <w:rtl/>
        </w:rPr>
      </w:pPr>
      <w:r>
        <w:rPr>
          <w:rFonts w:hint="cs"/>
          <w:rtl/>
        </w:rPr>
        <w:t>הלכה</w:t>
      </w:r>
      <w:r w:rsidR="0094084F">
        <w:rPr>
          <w:rFonts w:hint="cs"/>
          <w:rtl/>
        </w:rPr>
        <w:t>:</w:t>
      </w:r>
    </w:p>
    <w:p w14:paraId="7717CC15" w14:textId="6D6BBF1D" w:rsidR="008C291D" w:rsidRPr="008C291D" w:rsidRDefault="000519C2" w:rsidP="008C291D">
      <w:pPr>
        <w:rPr>
          <w:rStyle w:val="afff"/>
          <w:rFonts w:cs="FrankRuehl"/>
          <w:spacing w:val="-2"/>
          <w:szCs w:val="18"/>
          <w:rtl/>
        </w:rPr>
      </w:pPr>
      <w:r w:rsidRPr="000519C2">
        <w:rPr>
          <w:rStyle w:val="afff"/>
          <w:rFonts w:hint="cs"/>
          <w:rtl/>
        </w:rPr>
        <w:t>א.</w:t>
      </w:r>
      <w:r>
        <w:rPr>
          <w:rFonts w:cs="PFT_Frank" w:hint="cs"/>
          <w:b/>
          <w:bCs/>
          <w:spacing w:val="-2"/>
          <w:szCs w:val="14"/>
          <w:rtl/>
        </w:rPr>
        <w:t xml:space="preserve"> </w:t>
      </w:r>
      <w:r w:rsidR="00067A23" w:rsidRPr="000C0C8B">
        <w:rPr>
          <w:rFonts w:cs="PFT_Frank" w:hint="eastAsia"/>
          <w:b/>
          <w:bCs/>
          <w:spacing w:val="-2"/>
          <w:szCs w:val="14"/>
          <w:rtl/>
        </w:rPr>
        <w:t>כי</w:t>
      </w:r>
      <w:r w:rsidR="00067A23" w:rsidRPr="000C0C8B">
        <w:rPr>
          <w:rFonts w:cs="PFT_Frank"/>
          <w:b/>
          <w:bCs/>
          <w:spacing w:val="-2"/>
          <w:szCs w:val="14"/>
          <w:rtl/>
        </w:rPr>
        <w:t>"א</w:t>
      </w:r>
      <w:r w:rsidR="003B3DE1" w:rsidRPr="000C0C8B">
        <w:rPr>
          <w:rFonts w:hint="cs"/>
          <w:spacing w:val="-2"/>
          <w:rtl/>
        </w:rPr>
        <w:t>,</w:t>
      </w:r>
      <w:r w:rsidR="003B3DE1" w:rsidRPr="00F53094">
        <w:rPr>
          <w:rStyle w:val="afff"/>
          <w:rFonts w:hint="cs"/>
          <w:b/>
          <w:spacing w:val="-2"/>
          <w:rtl/>
        </w:rPr>
        <w:t xml:space="preserve"> </w:t>
      </w:r>
      <w:r w:rsidR="00067A23" w:rsidRPr="00F53094">
        <w:rPr>
          <w:rStyle w:val="afff"/>
          <w:b/>
          <w:spacing w:val="-2"/>
          <w:rtl/>
        </w:rPr>
        <w:t>ב</w:t>
      </w:r>
      <w:r w:rsidR="003B3DE1" w:rsidRPr="00F53094">
        <w:rPr>
          <w:rStyle w:val="afff"/>
          <w:rFonts w:hint="cs"/>
          <w:b/>
          <w:spacing w:val="-2"/>
          <w:rtl/>
        </w:rPr>
        <w:t>.</w:t>
      </w:r>
      <w:r w:rsidR="00067A23" w:rsidRPr="00411327">
        <w:rPr>
          <w:rStyle w:val="afff"/>
          <w:b/>
          <w:spacing w:val="-2"/>
          <w:rtl/>
        </w:rPr>
        <w:t xml:space="preserve"> </w:t>
      </w:r>
      <w:r w:rsidR="00F95F2F" w:rsidRPr="000C0C8B">
        <w:rPr>
          <w:rFonts w:hint="cs"/>
          <w:spacing w:val="-2"/>
          <w:rtl/>
        </w:rPr>
        <w:t xml:space="preserve">לא </w:t>
      </w:r>
      <w:r w:rsidR="00F95F2F" w:rsidRPr="000C0C8B">
        <w:rPr>
          <w:rFonts w:cs="PFT_Frank" w:hint="eastAsia"/>
          <w:b/>
          <w:bCs/>
          <w:spacing w:val="-2"/>
          <w:szCs w:val="14"/>
          <w:rtl/>
        </w:rPr>
        <w:t>משיירין</w:t>
      </w:r>
      <w:r w:rsidR="00F95F2F" w:rsidRPr="000C0C8B">
        <w:rPr>
          <w:rFonts w:hint="cs"/>
          <w:spacing w:val="-2"/>
          <w:rtl/>
        </w:rPr>
        <w:t xml:space="preserve"> </w:t>
      </w:r>
      <w:r w:rsidR="00F95F2F" w:rsidRPr="008C291D">
        <w:rPr>
          <w:rFonts w:hint="cs"/>
          <w:rtl/>
        </w:rPr>
        <w:t>בפרשה פחות מג'</w:t>
      </w:r>
      <w:r w:rsidR="00F95F2F" w:rsidRPr="000C0C8B">
        <w:rPr>
          <w:rStyle w:val="afffb"/>
          <w:spacing w:val="-2"/>
          <w:rtl/>
        </w:rPr>
        <w:t xml:space="preserve"> </w:t>
      </w:r>
      <w:r w:rsidR="00F95F2F" w:rsidRPr="008C291D">
        <w:rPr>
          <w:rStyle w:val="afffb"/>
          <w:rFonts w:hint="eastAsia"/>
          <w:rtl/>
        </w:rPr>
        <w:t>דיוצאים</w:t>
      </w:r>
      <w:r w:rsidR="00F95F2F" w:rsidRPr="008C291D">
        <w:rPr>
          <w:rStyle w:val="afffb"/>
          <w:rtl/>
        </w:rPr>
        <w:t xml:space="preserve"> </w:t>
      </w:r>
      <w:r w:rsidR="00F95F2F" w:rsidRPr="008C291D">
        <w:rPr>
          <w:rStyle w:val="afffb"/>
          <w:rFonts w:hint="cs"/>
          <w:rtl/>
        </w:rPr>
        <w:t xml:space="preserve">נמי </w:t>
      </w:r>
      <w:r w:rsidR="00F95F2F" w:rsidRPr="008C291D">
        <w:rPr>
          <w:rStyle w:val="afffb"/>
          <w:rFonts w:hint="eastAsia"/>
          <w:rtl/>
        </w:rPr>
        <w:t>שכיחי</w:t>
      </w:r>
      <w:r w:rsidR="008C291D">
        <w:rPr>
          <w:rStyle w:val="afffb"/>
          <w:rFonts w:hint="cs"/>
          <w:rtl/>
        </w:rPr>
        <w:t>.</w:t>
      </w:r>
    </w:p>
    <w:p w14:paraId="02782E8A" w14:textId="04DEC721" w:rsidR="0094084F" w:rsidRDefault="00067A23" w:rsidP="008C291D">
      <w:pPr>
        <w:pStyle w:val="36"/>
        <w:framePr w:wrap="notBeside"/>
        <w:rPr>
          <w:rtl/>
        </w:rPr>
      </w:pPr>
      <w:r w:rsidRPr="008C291D">
        <w:rPr>
          <w:rFonts w:hint="cs"/>
          <w:rtl/>
        </w:rPr>
        <w:t>רבד</w:t>
      </w:r>
      <w:r w:rsidRPr="008C291D">
        <w:rPr>
          <w:rtl/>
        </w:rPr>
        <w:t>"</w:t>
      </w:r>
      <w:r w:rsidRPr="008C291D">
        <w:rPr>
          <w:rFonts w:hint="cs"/>
          <w:rtl/>
        </w:rPr>
        <w:t>ר</w:t>
      </w:r>
      <w:r w:rsidR="003B3DE1" w:rsidRPr="008C291D">
        <w:rPr>
          <w:rFonts w:hint="cs"/>
          <w:rtl/>
        </w:rPr>
        <w:t xml:space="preserve"> שלח</w:t>
      </w:r>
      <w:r w:rsidR="0094084F">
        <w:rPr>
          <w:rtl/>
        </w:rPr>
        <w:t>:</w:t>
      </w:r>
    </w:p>
    <w:p w14:paraId="183232C7" w14:textId="11861586" w:rsidR="001408FF" w:rsidRPr="00987753" w:rsidRDefault="00067A23" w:rsidP="00987753">
      <w:pPr>
        <w:spacing w:after="60"/>
      </w:pPr>
      <w:r w:rsidRPr="003B3DE1">
        <w:rPr>
          <w:rFonts w:cs="PFT_Frank"/>
          <w:b/>
          <w:bCs/>
          <w:sz w:val="14"/>
          <w:szCs w:val="14"/>
          <w:rtl/>
        </w:rPr>
        <w:t>הלכתא</w:t>
      </w:r>
      <w:r w:rsidRPr="00F05A14">
        <w:rPr>
          <w:rFonts w:cs="PFT_Frank"/>
          <w:b/>
          <w:bCs/>
          <w:szCs w:val="14"/>
          <w:rtl/>
        </w:rPr>
        <w:t xml:space="preserve"> דולג, ואמצעי דולגן</w:t>
      </w:r>
      <w:r w:rsidR="003B3DE1">
        <w:rPr>
          <w:rFonts w:hint="cs"/>
          <w:rtl/>
        </w:rPr>
        <w:t xml:space="preserve"> </w:t>
      </w:r>
      <w:r w:rsidR="003B3DE1" w:rsidRPr="004D1462">
        <w:rPr>
          <w:rStyle w:val="afffb"/>
          <w:rFonts w:hint="eastAsia"/>
          <w:rtl/>
        </w:rPr>
        <w:t>במעמדות</w:t>
      </w:r>
    </w:p>
    <w:p w14:paraId="2AC80F14" w14:textId="77777777" w:rsidR="00987753" w:rsidRDefault="00987753">
      <w:pPr>
        <w:bidi w:val="0"/>
        <w:spacing w:after="160" w:line="259" w:lineRule="auto"/>
        <w:jc w:val="left"/>
        <w:rPr>
          <w:rFonts w:cs="BA Vilna Bold"/>
          <w:b/>
          <w:spacing w:val="8"/>
          <w:sz w:val="20"/>
          <w:rtl/>
        </w:rPr>
      </w:pPr>
      <w:r>
        <w:rPr>
          <w:rtl/>
        </w:rPr>
        <w:br w:type="page"/>
      </w:r>
    </w:p>
    <w:p w14:paraId="623FBB7C" w14:textId="70CE05F9" w:rsidR="00067A23" w:rsidRPr="006F026E" w:rsidRDefault="00067A23" w:rsidP="00987753">
      <w:pPr>
        <w:pStyle w:val="aff1"/>
        <w:spacing w:before="0"/>
        <w:rPr>
          <w:rtl/>
        </w:rPr>
      </w:pPr>
      <w:ins w:id="9832" w:author="מספור קטעי משנה" w:date="2026-10-06T06:45:35Z">
        <w:r>
          <w:rPr>
            <w:rStyle w:val="MisparKeta"/>
          </w:rPr>
          <w:t xml:space="preserve">א. </w:t>
        </w:r>
      </w:ins>
      <w:r w:rsidRPr="006F026E">
        <w:rPr>
          <w:rtl/>
        </w:rPr>
        <w:lastRenderedPageBreak/>
        <w:t>זה הכלל כל שיש בו מוסף וכו'</w:t>
      </w:r>
      <w:r w:rsidR="00CF283A">
        <w:rPr>
          <w:rFonts w:hint="cs"/>
          <w:rtl/>
        </w:rPr>
        <w:t xml:space="preserve"> קורין ארבעה</w:t>
      </w:r>
      <w:r w:rsidRPr="006F026E">
        <w:rPr>
          <w:rtl/>
        </w:rPr>
        <w:t>.</w:t>
      </w:r>
    </w:p>
    <w:p w14:paraId="12047672" w14:textId="5675B8E6" w:rsidR="0094084F" w:rsidRDefault="00067A23" w:rsidP="005B5E4E">
      <w:pPr>
        <w:pStyle w:val="36"/>
        <w:framePr w:wrap="notBeside"/>
        <w:rPr>
          <w:rtl/>
        </w:rPr>
      </w:pPr>
      <w:r w:rsidRPr="005B5E4E">
        <w:rPr>
          <w:rtl/>
        </w:rPr>
        <w:t>איבעיא</w:t>
      </w:r>
      <w:r w:rsidR="0094084F">
        <w:rPr>
          <w:rFonts w:hint="cs"/>
          <w:rtl/>
        </w:rPr>
        <w:t>:</w:t>
      </w:r>
    </w:p>
    <w:p w14:paraId="42086EE5" w14:textId="17EA4923" w:rsidR="00067A23" w:rsidRPr="009A4CE4" w:rsidRDefault="00067A23" w:rsidP="00987753">
      <w:pPr>
        <w:pStyle w:val="afff4"/>
        <w:spacing w:before="0"/>
        <w:rPr>
          <w:rFonts w:cs="PFT_Frank"/>
          <w:b/>
          <w:bCs/>
          <w:szCs w:val="14"/>
          <w:rtl/>
        </w:rPr>
      </w:pPr>
      <w:r w:rsidRPr="006F178A">
        <w:rPr>
          <w:rtl/>
        </w:rPr>
        <w:t>תענית צבור בכמה</w:t>
      </w:r>
      <w:r w:rsidR="003827F1">
        <w:rPr>
          <w:rFonts w:hint="cs"/>
          <w:rtl/>
        </w:rPr>
        <w:t>, ג' או ד'</w:t>
      </w:r>
      <w:r w:rsidRPr="006F178A">
        <w:rPr>
          <w:rtl/>
        </w:rPr>
        <w:t xml:space="preserve">? </w:t>
      </w:r>
      <w:r w:rsidR="00CF283A" w:rsidRPr="00135477">
        <w:rPr>
          <w:rStyle w:val="afffb"/>
          <w:rFonts w:hint="eastAsia"/>
          <w:rtl/>
        </w:rPr>
        <w:t>שיש</w:t>
      </w:r>
      <w:r w:rsidR="00CF283A" w:rsidRPr="00135477">
        <w:rPr>
          <w:rStyle w:val="afffb"/>
          <w:rtl/>
        </w:rPr>
        <w:t xml:space="preserve"> </w:t>
      </w:r>
      <w:r w:rsidR="00CF283A" w:rsidRPr="00135477">
        <w:rPr>
          <w:rStyle w:val="afffb"/>
          <w:rFonts w:hint="eastAsia"/>
          <w:rtl/>
        </w:rPr>
        <w:t>מוסף</w:t>
      </w:r>
      <w:r w:rsidR="00CF283A" w:rsidRPr="00135477">
        <w:rPr>
          <w:rStyle w:val="afffb"/>
          <w:rtl/>
        </w:rPr>
        <w:t xml:space="preserve"> </w:t>
      </w:r>
      <w:r w:rsidR="00CF283A" w:rsidRPr="00135477">
        <w:rPr>
          <w:rStyle w:val="afffb"/>
          <w:rFonts w:hint="eastAsia"/>
          <w:rtl/>
        </w:rPr>
        <w:t>תפילה</w:t>
      </w:r>
      <w:r w:rsidR="00CF283A" w:rsidRPr="00135477">
        <w:rPr>
          <w:rStyle w:val="afffb"/>
          <w:rtl/>
        </w:rPr>
        <w:t xml:space="preserve">- </w:t>
      </w:r>
      <w:r w:rsidR="00CF283A" w:rsidRPr="00135477">
        <w:rPr>
          <w:rStyle w:val="afffb"/>
          <w:rFonts w:hint="eastAsia"/>
          <w:rtl/>
        </w:rPr>
        <w:t>עננו</w:t>
      </w:r>
    </w:p>
    <w:p w14:paraId="7645EB02" w14:textId="14FF54B6" w:rsidR="0094084F" w:rsidRDefault="00C9393F" w:rsidP="005B5E4E">
      <w:pPr>
        <w:pStyle w:val="36"/>
        <w:framePr w:wrap="notBeside"/>
        <w:rPr>
          <w:rtl/>
        </w:rPr>
      </w:pPr>
      <w:r w:rsidRPr="005B5E4E">
        <w:rPr>
          <w:rFonts w:hint="cs"/>
          <w:rtl/>
        </w:rPr>
        <w:t xml:space="preserve">א. </w:t>
      </w:r>
      <w:r w:rsidR="00BD7D86" w:rsidRPr="005B5E4E">
        <w:rPr>
          <w:rtl/>
        </w:rPr>
        <w:tab/>
      </w:r>
      <w:r w:rsidR="00067A23" w:rsidRPr="005B5E4E">
        <w:rPr>
          <w:rFonts w:hint="cs"/>
          <w:rtl/>
        </w:rPr>
        <w:t>אין להוכיח מ</w:t>
      </w:r>
      <w:r w:rsidR="00067A23" w:rsidRPr="005B5E4E">
        <w:rPr>
          <w:rtl/>
        </w:rPr>
        <w:t>רב</w:t>
      </w:r>
      <w:r w:rsidR="0094084F">
        <w:rPr>
          <w:rFonts w:hint="cs"/>
          <w:rtl/>
        </w:rPr>
        <w:t>:</w:t>
      </w:r>
    </w:p>
    <w:p w14:paraId="39F02EBD" w14:textId="77777777" w:rsidR="00A9088C" w:rsidRDefault="00067A23" w:rsidP="00A9088C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>ש</w:t>
      </w:r>
      <w:r w:rsidRPr="006F178A">
        <w:rPr>
          <w:rFonts w:ascii="Fb Fontext" w:hAnsi="Fb Fontext"/>
          <w:rtl/>
        </w:rPr>
        <w:t>בתענית צב</w:t>
      </w:r>
      <w:r>
        <w:rPr>
          <w:rFonts w:ascii="Fb Fontext" w:hAnsi="Fb Fontext"/>
          <w:rtl/>
        </w:rPr>
        <w:t xml:space="preserve">ור פתח </w:t>
      </w:r>
      <w:r>
        <w:rPr>
          <w:rFonts w:ascii="Fb Fontext" w:hAnsi="Fb Fontext" w:hint="cs"/>
          <w:rtl/>
        </w:rPr>
        <w:t>ו</w:t>
      </w:r>
      <w:r>
        <w:rPr>
          <w:rFonts w:ascii="Fb Fontext" w:hAnsi="Fb Fontext"/>
          <w:rtl/>
        </w:rPr>
        <w:t>בי</w:t>
      </w:r>
      <w:r>
        <w:rPr>
          <w:rFonts w:ascii="Fb Fontext" w:hAnsi="Fb Fontext" w:hint="cs"/>
          <w:rtl/>
        </w:rPr>
        <w:t>ר</w:t>
      </w:r>
      <w:r>
        <w:rPr>
          <w:rFonts w:ascii="Fb Fontext" w:hAnsi="Fb Fontext"/>
          <w:rtl/>
        </w:rPr>
        <w:t>ך</w:t>
      </w:r>
      <w:r w:rsidR="00CF283A">
        <w:rPr>
          <w:rFonts w:ascii="Fb Fontext" w:hAnsi="Fb Fontext" w:hint="cs"/>
          <w:rtl/>
        </w:rPr>
        <w:t xml:space="preserve"> בתורה</w:t>
      </w:r>
      <w:r>
        <w:rPr>
          <w:rFonts w:ascii="Fb Fontext" w:hAnsi="Fb Fontext"/>
          <w:rtl/>
        </w:rPr>
        <w:t xml:space="preserve">, </w:t>
      </w:r>
      <w:r w:rsidRPr="00F05A14">
        <w:rPr>
          <w:rFonts w:ascii="Fb Fontext" w:hAnsi="Fb Fontext" w:cs="PFT_Frank"/>
          <w:b/>
          <w:bCs/>
          <w:szCs w:val="14"/>
          <w:rtl/>
        </w:rPr>
        <w:t>חתם ולא ב</w:t>
      </w:r>
      <w:r w:rsidRPr="00F05A14">
        <w:rPr>
          <w:rFonts w:ascii="Fb Fontext" w:hAnsi="Fb Fontext" w:cs="PFT_Frank" w:hint="eastAsia"/>
          <w:b/>
          <w:bCs/>
          <w:szCs w:val="14"/>
          <w:rtl/>
        </w:rPr>
        <w:t>י</w:t>
      </w:r>
      <w:r w:rsidRPr="00F05A14">
        <w:rPr>
          <w:rFonts w:ascii="Fb Fontext" w:hAnsi="Fb Fontext" w:cs="PFT_Frank"/>
          <w:b/>
          <w:bCs/>
          <w:szCs w:val="14"/>
          <w:rtl/>
        </w:rPr>
        <w:t>רך</w:t>
      </w:r>
      <w:r w:rsidR="00CF283A">
        <w:rPr>
          <w:rFonts w:ascii="Fb Fontext" w:hAnsi="Fb Fontext" w:hint="cs"/>
          <w:rtl/>
        </w:rPr>
        <w:t xml:space="preserve">, </w:t>
      </w:r>
    </w:p>
    <w:p w14:paraId="1F83C04A" w14:textId="6AF0FB93" w:rsidR="00067A23" w:rsidRPr="006F178A" w:rsidRDefault="00CF283A" w:rsidP="00A9088C">
      <w:pPr>
        <w:rPr>
          <w:rFonts w:cs="Guttman Vilna"/>
          <w:b/>
          <w:bCs/>
          <w:rtl/>
        </w:rPr>
      </w:pPr>
      <w:r>
        <w:rPr>
          <w:rFonts w:ascii="Fb Fontext" w:hAnsi="Fb Fontext" w:hint="cs"/>
          <w:rtl/>
        </w:rPr>
        <w:t>והיינו שקרא שלישי ויש רביעי אחריו</w:t>
      </w:r>
      <w:r w:rsidR="003827F1">
        <w:rPr>
          <w:rFonts w:ascii="Fb Fontext" w:hAnsi="Fb Fontext" w:hint="cs"/>
          <w:rtl/>
        </w:rPr>
        <w:t>,</w:t>
      </w:r>
    </w:p>
    <w:p w14:paraId="72D5F821" w14:textId="205F50E5" w:rsidR="0094084F" w:rsidRDefault="0094084F" w:rsidP="005B5E4E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  <w:r w:rsidR="00A9088C">
        <w:rPr>
          <w:rFonts w:hint="cs"/>
          <w:rtl/>
        </w:rPr>
        <w:t>דחי':</w:t>
      </w:r>
    </w:p>
    <w:p w14:paraId="7F2F0F5D" w14:textId="37F95245" w:rsidR="003827F1" w:rsidRDefault="00067A23" w:rsidP="005B5E4E">
      <w:pPr>
        <w:rPr>
          <w:spacing w:val="-2"/>
          <w:rtl/>
        </w:rPr>
      </w:pPr>
      <w:r w:rsidRPr="00A9088C">
        <w:rPr>
          <w:rFonts w:hint="cs"/>
          <w:rtl/>
        </w:rPr>
        <w:t xml:space="preserve">מה שלא </w:t>
      </w:r>
      <w:r w:rsidR="003827F1" w:rsidRPr="00A9088C">
        <w:rPr>
          <w:rFonts w:hint="cs"/>
          <w:rtl/>
        </w:rPr>
        <w:t>בירך</w:t>
      </w:r>
      <w:r w:rsidRPr="00A9088C">
        <w:rPr>
          <w:rFonts w:hint="cs"/>
          <w:rtl/>
        </w:rPr>
        <w:t xml:space="preserve"> משום ש</w:t>
      </w:r>
      <w:r w:rsidR="003827F1" w:rsidRPr="00A9088C">
        <w:rPr>
          <w:rFonts w:hint="cs"/>
          <w:rtl/>
        </w:rPr>
        <w:t>קרא</w:t>
      </w:r>
      <w:r w:rsidRPr="00A9088C">
        <w:rPr>
          <w:rFonts w:hint="cs"/>
          <w:rtl/>
        </w:rPr>
        <w:t xml:space="preserve"> </w:t>
      </w:r>
      <w:r w:rsidR="003827F1" w:rsidRPr="00A9088C">
        <w:rPr>
          <w:rFonts w:hint="cs"/>
          <w:rtl/>
        </w:rPr>
        <w:t>ב</w:t>
      </w:r>
      <w:r w:rsidRPr="00A9088C">
        <w:rPr>
          <w:rFonts w:hint="cs"/>
          <w:rtl/>
        </w:rPr>
        <w:t>כהן</w:t>
      </w:r>
      <w:r w:rsidRPr="00A22F74">
        <w:rPr>
          <w:rFonts w:hint="cs"/>
          <w:spacing w:val="-2"/>
          <w:rtl/>
        </w:rPr>
        <w:t xml:space="preserve"> </w:t>
      </w:r>
      <w:r w:rsidRPr="004D1462">
        <w:rPr>
          <w:rStyle w:val="afffb"/>
          <w:rFonts w:hint="eastAsia"/>
          <w:rtl/>
        </w:rPr>
        <w:t>ו</w:t>
      </w:r>
      <w:r w:rsidR="003827F1" w:rsidRPr="004D1462">
        <w:rPr>
          <w:rStyle w:val="afffb"/>
          <w:rFonts w:hint="eastAsia"/>
          <w:rtl/>
        </w:rPr>
        <w:t>יש</w:t>
      </w:r>
      <w:r w:rsidRPr="004D1462">
        <w:rPr>
          <w:rStyle w:val="afffb"/>
          <w:rtl/>
        </w:rPr>
        <w:t xml:space="preserve"> אחריו</w:t>
      </w:r>
      <w:r w:rsidR="003827F1">
        <w:rPr>
          <w:rStyle w:val="afffb"/>
          <w:rFonts w:hint="cs"/>
          <w:rtl/>
        </w:rPr>
        <w:t>,</w:t>
      </w:r>
    </w:p>
    <w:p w14:paraId="0300C759" w14:textId="77777777" w:rsidR="0094084F" w:rsidRDefault="003827F1" w:rsidP="00803FBC">
      <w:pPr>
        <w:pStyle w:val="36"/>
        <w:framePr w:wrap="notBeside"/>
        <w:rPr>
          <w:rtl/>
        </w:rPr>
      </w:pPr>
      <w:r w:rsidRPr="00803FBC">
        <w:rPr>
          <w:rFonts w:hint="eastAsia"/>
          <w:rtl/>
        </w:rPr>
        <w:t>ו</w:t>
      </w:r>
      <w:r w:rsidR="00067A23" w:rsidRPr="00803FBC">
        <w:rPr>
          <w:rFonts w:hint="eastAsia"/>
          <w:rtl/>
        </w:rPr>
        <w:t>כר</w:t>
      </w:r>
      <w:r w:rsidR="00067A23" w:rsidRPr="00803FBC">
        <w:rPr>
          <w:rtl/>
        </w:rPr>
        <w:t>"</w:t>
      </w:r>
      <w:r w:rsidR="00067A23" w:rsidRPr="00803FBC">
        <w:rPr>
          <w:rFonts w:hint="eastAsia"/>
          <w:rtl/>
        </w:rPr>
        <w:t>ה</w:t>
      </w:r>
      <w:r w:rsidR="0094084F">
        <w:rPr>
          <w:rFonts w:hint="cs"/>
          <w:rtl/>
        </w:rPr>
        <w:t>:</w:t>
      </w:r>
    </w:p>
    <w:p w14:paraId="1C748710" w14:textId="7393AA7F" w:rsidR="00067A23" w:rsidRPr="00A22F74" w:rsidRDefault="003827F1" w:rsidP="00F80ED1">
      <w:pPr>
        <w:spacing w:after="60"/>
        <w:rPr>
          <w:spacing w:val="-2"/>
          <w:rtl/>
        </w:rPr>
      </w:pPr>
      <w:r w:rsidRPr="00A9088C">
        <w:rPr>
          <w:rFonts w:hint="cs"/>
          <w:rtl/>
        </w:rPr>
        <w:t>שקרא</w:t>
      </w:r>
      <w:r w:rsidR="00067A23" w:rsidRPr="00A9088C">
        <w:rPr>
          <w:rFonts w:hint="cs"/>
          <w:rtl/>
        </w:rPr>
        <w:t xml:space="preserve"> בכה</w:t>
      </w:r>
      <w:r w:rsidRPr="00A9088C">
        <w:rPr>
          <w:rFonts w:hint="cs"/>
          <w:rtl/>
        </w:rPr>
        <w:t>ן</w:t>
      </w:r>
      <w:r w:rsidR="00067A23" w:rsidRPr="00A22F74">
        <w:rPr>
          <w:rFonts w:hint="cs"/>
          <w:spacing w:val="-2"/>
          <w:rtl/>
        </w:rPr>
        <w:t xml:space="preserve"> </w:t>
      </w:r>
      <w:r w:rsidR="00067A23" w:rsidRPr="00411327">
        <w:rPr>
          <w:rStyle w:val="afff"/>
          <w:rFonts w:hint="eastAsia"/>
          <w:b/>
          <w:rtl/>
        </w:rPr>
        <w:t>דר</w:t>
      </w:r>
      <w:r w:rsidR="00067A23" w:rsidRPr="00411327">
        <w:rPr>
          <w:rStyle w:val="afff"/>
          <w:b/>
          <w:rtl/>
        </w:rPr>
        <w:t>"</w:t>
      </w:r>
      <w:r w:rsidR="00067A23" w:rsidRPr="00411327">
        <w:rPr>
          <w:rStyle w:val="afff"/>
          <w:rFonts w:hint="eastAsia"/>
          <w:b/>
          <w:rtl/>
        </w:rPr>
        <w:t>א</w:t>
      </w:r>
      <w:r w:rsidR="00067A23" w:rsidRPr="00411327">
        <w:rPr>
          <w:rStyle w:val="afff"/>
          <w:b/>
          <w:rtl/>
        </w:rPr>
        <w:t xml:space="preserve"> ורב אסי</w:t>
      </w:r>
      <w:r w:rsidRPr="00411327">
        <w:rPr>
          <w:rStyle w:val="afff"/>
          <w:b/>
          <w:rtl/>
        </w:rPr>
        <w:t xml:space="preserve"> כהני </w:t>
      </w:r>
      <w:r w:rsidRPr="00411327">
        <w:rPr>
          <w:rStyle w:val="afff"/>
          <w:rFonts w:hint="eastAsia"/>
          <w:b/>
          <w:rtl/>
        </w:rPr>
        <w:t>חשיבי</w:t>
      </w:r>
      <w:r w:rsidR="00D17768" w:rsidRPr="00411327">
        <w:rPr>
          <w:rStyle w:val="afff"/>
          <w:rFonts w:hint="cs"/>
          <w:b/>
          <w:rtl/>
        </w:rPr>
        <w:t xml:space="preserve"> דא"י</w:t>
      </w:r>
      <w:r w:rsidR="00067A23" w:rsidRPr="00A22F74">
        <w:rPr>
          <w:rFonts w:hint="cs"/>
          <w:spacing w:val="-2"/>
          <w:rtl/>
        </w:rPr>
        <w:t xml:space="preserve"> כ</w:t>
      </w:r>
      <w:r w:rsidR="00D17768">
        <w:rPr>
          <w:rFonts w:hint="cs"/>
          <w:spacing w:val="-2"/>
          <w:rtl/>
        </w:rPr>
        <w:t>פופים</w:t>
      </w:r>
      <w:r w:rsidR="00067A23" w:rsidRPr="00A22F74">
        <w:rPr>
          <w:rFonts w:hint="cs"/>
          <w:spacing w:val="-2"/>
          <w:rtl/>
        </w:rPr>
        <w:t xml:space="preserve"> לו</w:t>
      </w:r>
      <w:r w:rsidR="00067A23" w:rsidRPr="00A22F74">
        <w:rPr>
          <w:spacing w:val="-2"/>
          <w:rtl/>
        </w:rPr>
        <w:t>.</w:t>
      </w:r>
    </w:p>
    <w:p w14:paraId="34FF4393" w14:textId="77777777" w:rsidR="00067A23" w:rsidRPr="00F53094" w:rsidRDefault="00067A23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כב:</w:t>
      </w:r>
    </w:p>
    <w:p w14:paraId="015FA278" w14:textId="11D3F99E" w:rsidR="0094084F" w:rsidRDefault="00C9393F" w:rsidP="00803FBC">
      <w:pPr>
        <w:pStyle w:val="36"/>
        <w:framePr w:wrap="notBeside"/>
        <w:rPr>
          <w:rtl/>
        </w:rPr>
      </w:pPr>
      <w:r w:rsidRPr="00803FBC">
        <w:rPr>
          <w:rFonts w:hint="cs"/>
          <w:rtl/>
        </w:rPr>
        <w:t xml:space="preserve">ב. </w:t>
      </w:r>
      <w:r w:rsidR="00D17768" w:rsidRPr="00803FBC">
        <w:rPr>
          <w:rFonts w:hint="cs"/>
          <w:rtl/>
        </w:rPr>
        <w:t>ומוכיחים</w:t>
      </w:r>
      <w:r w:rsidR="00067A23" w:rsidRPr="00803FBC">
        <w:rPr>
          <w:rtl/>
        </w:rPr>
        <w:t xml:space="preserve"> </w:t>
      </w:r>
      <w:r w:rsidR="00D17768" w:rsidRPr="00803FBC">
        <w:rPr>
          <w:rFonts w:hint="cs"/>
          <w:rtl/>
        </w:rPr>
        <w:t>מ</w:t>
      </w:r>
      <w:r w:rsidR="00067A23" w:rsidRPr="00803FBC">
        <w:rPr>
          <w:rtl/>
        </w:rPr>
        <w:t>זה הכלל</w:t>
      </w:r>
      <w:r w:rsidR="0094084F">
        <w:rPr>
          <w:rtl/>
        </w:rPr>
        <w:t>:</w:t>
      </w:r>
    </w:p>
    <w:p w14:paraId="3FD01C4B" w14:textId="47542015" w:rsidR="00067A23" w:rsidRPr="000C0C8B" w:rsidRDefault="00067A23" w:rsidP="00067A23">
      <w:pPr>
        <w:rPr>
          <w:spacing w:val="-2"/>
          <w:rtl/>
        </w:rPr>
      </w:pPr>
      <w:r w:rsidRPr="00C9109B">
        <w:rPr>
          <w:rtl/>
        </w:rPr>
        <w:t xml:space="preserve">כל </w:t>
      </w:r>
      <w:r w:rsidRPr="00C9109B">
        <w:rPr>
          <w:rFonts w:hint="cs"/>
          <w:rtl/>
        </w:rPr>
        <w:t>יום</w:t>
      </w:r>
      <w:r w:rsidRPr="00C9109B">
        <w:rPr>
          <w:rtl/>
        </w:rPr>
        <w:t xml:space="preserve"> </w:t>
      </w:r>
      <w:r w:rsidR="00D17768" w:rsidRPr="00C9109B">
        <w:rPr>
          <w:rFonts w:hint="cs"/>
          <w:rtl/>
        </w:rPr>
        <w:t>שממהרין למלאכתן</w:t>
      </w:r>
      <w:r w:rsidR="00D17768" w:rsidRPr="000C0C8B" w:rsidDel="00D17768">
        <w:rPr>
          <w:rFonts w:ascii="Fb Fontext" w:hAnsi="Fb Fontext"/>
          <w:spacing w:val="-2"/>
          <w:rtl/>
        </w:rPr>
        <w:t xml:space="preserve"> </w:t>
      </w:r>
      <w:r w:rsidRPr="00C9109B">
        <w:rPr>
          <w:rStyle w:val="afffb"/>
          <w:rtl/>
        </w:rPr>
        <w:t>ת</w:t>
      </w:r>
      <w:r w:rsidR="00D17768" w:rsidRPr="00C9109B">
        <w:rPr>
          <w:rStyle w:val="afffb"/>
          <w:rtl/>
        </w:rPr>
        <w:t>"</w:t>
      </w:r>
      <w:r w:rsidRPr="00C9109B">
        <w:rPr>
          <w:rStyle w:val="afffb"/>
          <w:rtl/>
        </w:rPr>
        <w:t>צ ו</w:t>
      </w:r>
      <w:r w:rsidR="00D17768" w:rsidRPr="00C9109B">
        <w:rPr>
          <w:rStyle w:val="afffb"/>
          <w:rFonts w:hint="eastAsia"/>
          <w:rtl/>
        </w:rPr>
        <w:t>ט</w:t>
      </w:r>
      <w:r w:rsidR="00D17768" w:rsidRPr="00C9109B">
        <w:rPr>
          <w:rStyle w:val="afffb"/>
          <w:rtl/>
        </w:rPr>
        <w:t>"</w:t>
      </w:r>
      <w:r w:rsidRPr="00C9109B">
        <w:rPr>
          <w:rStyle w:val="afffb"/>
          <w:rtl/>
        </w:rPr>
        <w:t>ב</w:t>
      </w:r>
      <w:r w:rsidRPr="000C0C8B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Pr="003B4ECC">
        <w:rPr>
          <w:rFonts w:cs="PFT_Frank"/>
          <w:b/>
          <w:bCs/>
          <w:szCs w:val="14"/>
          <w:rtl/>
        </w:rPr>
        <w:t>שלשה.</w:t>
      </w:r>
    </w:p>
    <w:p w14:paraId="725539C6" w14:textId="7AD0909D" w:rsidR="00C9393F" w:rsidRPr="00411327" w:rsidRDefault="00D17768" w:rsidP="00C9109B">
      <w:pPr>
        <w:spacing w:after="60"/>
        <w:rPr>
          <w:rStyle w:val="afff"/>
          <w:b/>
          <w:rtl/>
        </w:rPr>
      </w:pPr>
      <w:r>
        <w:rPr>
          <w:rFonts w:hint="cs"/>
          <w:rtl/>
        </w:rPr>
        <w:t>וכ</w:t>
      </w:r>
      <w:r w:rsidR="00067A23">
        <w:rPr>
          <w:rFonts w:hint="cs"/>
          <w:rtl/>
        </w:rPr>
        <w:t>שא</w:t>
      </w:r>
      <w:r w:rsidR="00C9393F">
        <w:rPr>
          <w:rFonts w:hint="cs"/>
          <w:rtl/>
        </w:rPr>
        <w:t xml:space="preserve">ין </w:t>
      </w:r>
      <w:r w:rsidR="00067A23">
        <w:rPr>
          <w:rFonts w:hint="cs"/>
          <w:rtl/>
        </w:rPr>
        <w:t>מלאכה</w:t>
      </w:r>
      <w:r w:rsidR="00C9393F">
        <w:rPr>
          <w:rFonts w:hint="cs"/>
          <w:rtl/>
        </w:rPr>
        <w:t xml:space="preserve"> </w:t>
      </w:r>
      <w:r>
        <w:rPr>
          <w:rStyle w:val="afff"/>
          <w:rtl/>
          <w:rPrChange w:id="9040" w:author="מנוע אמוראים" w:date="2026-10-05T16:41:43Z">
            <w:rPr>
              <w:rStyle w:val="afffb"/>
              <w:rtl/>
            </w:rPr>
          </w:rPrChange>
        </w:rPr>
        <w:t xml:space="preserve">ר"ח</w:t>
      </w:r>
      <w:r>
        <w:rPr>
          <w:rStyle w:val="afffb"/>
          <w:rtl/>
        </w:rPr>
        <w:t xml:space="preserve"> וח</w:t>
      </w:r>
      <w:r w:rsidR="00C9393F" w:rsidRPr="004D1462">
        <w:rPr>
          <w:rStyle w:val="afffb"/>
          <w:rFonts w:hint="eastAsia"/>
          <w:rtl/>
        </w:rPr>
        <w:t>וה</w:t>
      </w:r>
      <w:r w:rsidR="00C9393F" w:rsidRPr="004D1462">
        <w:rPr>
          <w:rStyle w:val="afffb"/>
          <w:rtl/>
        </w:rPr>
        <w:t>"מ</w:t>
      </w:r>
      <w:r w:rsidR="00067A23">
        <w:rPr>
          <w:rFonts w:hint="cs"/>
          <w:rtl/>
        </w:rPr>
        <w:t xml:space="preserve"> </w:t>
      </w:r>
      <w:r w:rsidR="00067A23" w:rsidRPr="00C9393F">
        <w:rPr>
          <w:rtl/>
        </w:rPr>
        <w:t xml:space="preserve">קורין ארבעה, </w:t>
      </w:r>
      <w:r w:rsidR="00067A23" w:rsidRPr="00411327">
        <w:rPr>
          <w:rFonts w:cs="PFT_Frank"/>
          <w:b/>
          <w:bCs/>
          <w:sz w:val="14"/>
          <w:szCs w:val="14"/>
          <w:rtl/>
        </w:rPr>
        <w:t>ש</w:t>
      </w:r>
      <w:r w:rsidR="00067A23" w:rsidRPr="00D65D31">
        <w:rPr>
          <w:rFonts w:cs="PFT_Frank"/>
          <w:b/>
          <w:bCs/>
          <w:sz w:val="14"/>
          <w:szCs w:val="14"/>
          <w:rtl/>
        </w:rPr>
        <w:t>"מ.</w:t>
      </w:r>
    </w:p>
    <w:p w14:paraId="2E683AA4" w14:textId="238F7C8C" w:rsidR="0094084F" w:rsidRDefault="00067A23" w:rsidP="00C9109B">
      <w:pPr>
        <w:pStyle w:val="36"/>
        <w:framePr w:wrap="notBeside"/>
        <w:rPr>
          <w:rtl/>
        </w:rPr>
      </w:pPr>
      <w:r w:rsidRPr="00C9109B">
        <w:rPr>
          <w:rtl/>
        </w:rPr>
        <w:t xml:space="preserve">רב אשי </w:t>
      </w:r>
      <w:r w:rsidRPr="00C9109B">
        <w:rPr>
          <w:rFonts w:hint="cs"/>
          <w:rtl/>
        </w:rPr>
        <w:t>הקשה</w:t>
      </w:r>
      <w:r w:rsidR="0094084F">
        <w:rPr>
          <w:rtl/>
        </w:rPr>
        <w:t>:</w:t>
      </w:r>
    </w:p>
    <w:p w14:paraId="5592124D" w14:textId="785F094C" w:rsidR="00067A23" w:rsidRPr="006F178A" w:rsidRDefault="00067A23" w:rsidP="00C9393F">
      <w:pPr>
        <w:rPr>
          <w:rtl/>
        </w:rPr>
      </w:pPr>
      <w:r w:rsidRPr="00C364BD">
        <w:rPr>
          <w:rStyle w:val="afe"/>
          <w:rtl/>
        </w:rPr>
        <w:t>כל</w:t>
      </w:r>
      <w:r w:rsidRPr="00CB05B8">
        <w:rPr>
          <w:rtl/>
        </w:rPr>
        <w:t xml:space="preserve"> שיש בו מוסף</w:t>
      </w:r>
      <w:r w:rsidRPr="006F178A">
        <w:rPr>
          <w:rFonts w:ascii="Fb Fontext" w:hAnsi="Fb Fontext"/>
          <w:rtl/>
        </w:rPr>
        <w:t xml:space="preserve"> </w:t>
      </w:r>
      <w:r w:rsidRPr="004D1462">
        <w:rPr>
          <w:rStyle w:val="afffb"/>
          <w:rtl/>
        </w:rPr>
        <w:t>ואינו יו"ט</w:t>
      </w:r>
      <w:r w:rsidRPr="006F178A">
        <w:rPr>
          <w:rFonts w:ascii="Fb Fontext" w:hAnsi="Fb Fontext"/>
          <w:rtl/>
        </w:rPr>
        <w:t xml:space="preserve"> קורין </w:t>
      </w:r>
      <w:r>
        <w:rPr>
          <w:rFonts w:ascii="Fb Fontext" w:hAnsi="Fb Fontext" w:hint="cs"/>
          <w:rtl/>
        </w:rPr>
        <w:t>ד'</w:t>
      </w:r>
      <w:r w:rsidR="00C9393F">
        <w:rPr>
          <w:rFonts w:ascii="Fb Fontext" w:hAnsi="Fb Fontext" w:hint="cs"/>
          <w:rtl/>
        </w:rPr>
        <w:t>-</w:t>
      </w:r>
      <w:r w:rsidRPr="006F178A">
        <w:rPr>
          <w:rFonts w:ascii="Fb Fontext" w:hAnsi="Fb Fontext" w:hint="cs"/>
          <w:rtl/>
        </w:rPr>
        <w:t xml:space="preserve"> ל</w:t>
      </w:r>
      <w:r w:rsidR="00A850CF">
        <w:rPr>
          <w:rFonts w:ascii="Fb Fontext" w:hAnsi="Fb Fontext" w:hint="cs"/>
          <w:rtl/>
        </w:rPr>
        <w:t>הביא תענית ציבור</w:t>
      </w:r>
    </w:p>
    <w:p w14:paraId="061AF33D" w14:textId="58B994BC" w:rsidR="0094084F" w:rsidRDefault="00C9393F" w:rsidP="00C9109B">
      <w:pPr>
        <w:pStyle w:val="36"/>
        <w:framePr w:wrap="notBeside"/>
        <w:rPr>
          <w:rtl/>
        </w:rPr>
      </w:pPr>
      <w:r w:rsidRPr="00C9109B">
        <w:rPr>
          <w:rFonts w:hint="eastAsia"/>
          <w:rtl/>
        </w:rPr>
        <w:t>ומתרצינן</w:t>
      </w:r>
      <w:r w:rsidR="0094084F">
        <w:rPr>
          <w:rFonts w:hint="cs"/>
          <w:rtl/>
        </w:rPr>
        <w:t>:</w:t>
      </w:r>
    </w:p>
    <w:p w14:paraId="0688F82E" w14:textId="1D9206C8" w:rsidR="00067A23" w:rsidRPr="006F178A" w:rsidRDefault="00C9393F" w:rsidP="00C9109B">
      <w:pPr>
        <w:rPr>
          <w:rtl/>
        </w:rPr>
      </w:pPr>
      <w:r>
        <w:rPr>
          <w:rStyle w:val="afff"/>
          <w:rFonts w:hint="cs"/>
          <w:rtl/>
          <w:rPrChange w:id="9041" w:author="מנוע אמוראים" w:date="2026-10-05T16:41:43Z">
            <w:rPr>
              <w:rFonts w:hint="cs"/>
              <w:rtl/>
            </w:rPr>
          </w:rPrChange>
        </w:rPr>
        <w:t xml:space="preserve">לר"ח</w:t>
      </w:r>
      <w:r>
        <w:rPr>
          <w:rFonts w:hint="cs"/>
          <w:rtl/>
        </w:rPr>
        <w:t xml:space="preserve">, ו</w:t>
      </w:r>
      <w:r w:rsidR="00067A23" w:rsidRPr="006F178A">
        <w:rPr>
          <w:rFonts w:hint="cs"/>
          <w:rtl/>
        </w:rPr>
        <w:t xml:space="preserve">לסימן בעלמא </w:t>
      </w:r>
      <w:r w:rsidR="001B651F">
        <w:rPr>
          <w:rFonts w:hint="cs"/>
          <w:rtl/>
        </w:rPr>
        <w:t>ש</w:t>
      </w:r>
      <w:r w:rsidR="00067A23" w:rsidRPr="006F178A">
        <w:rPr>
          <w:rFonts w:ascii="Fb Fontext" w:hAnsi="Fb Fontext"/>
          <w:rtl/>
        </w:rPr>
        <w:t xml:space="preserve">כל </w:t>
      </w:r>
      <w:r w:rsidR="00067A23">
        <w:rPr>
          <w:rFonts w:ascii="Fb Fontext" w:hAnsi="Fb Fontext" w:hint="cs"/>
          <w:rtl/>
        </w:rPr>
        <w:t xml:space="preserve">שיותר מחבירו </w:t>
      </w:r>
      <w:r w:rsidR="001B651F">
        <w:rPr>
          <w:rFonts w:ascii="Fb Fontext" w:hAnsi="Fb Fontext" w:hint="cs"/>
          <w:rtl/>
        </w:rPr>
        <w:t>מ</w:t>
      </w:r>
      <w:r w:rsidR="00067A23">
        <w:rPr>
          <w:rFonts w:ascii="Fb Fontext" w:hAnsi="Fb Fontext" w:hint="cs"/>
          <w:rtl/>
        </w:rPr>
        <w:t>וסיף</w:t>
      </w:r>
      <w:r w:rsidR="001B651F">
        <w:rPr>
          <w:rFonts w:ascii="Fb Fontext" w:hAnsi="Fb Fontext" w:hint="cs"/>
          <w:rtl/>
        </w:rPr>
        <w:t>-</w:t>
      </w:r>
      <w:r w:rsidR="00067A23">
        <w:rPr>
          <w:rFonts w:ascii="Fb Fontext" w:hAnsi="Fb Fontext" w:hint="cs"/>
          <w:rtl/>
        </w:rPr>
        <w:t xml:space="preserve"> </w:t>
      </w:r>
    </w:p>
    <w:p w14:paraId="1BBDE712" w14:textId="77777777" w:rsidR="0094084F" w:rsidRDefault="00067A23" w:rsidP="00D74250">
      <w:pPr>
        <w:pStyle w:val="36"/>
        <w:framePr w:wrap="notBeside"/>
        <w:rPr>
          <w:rtl/>
        </w:rPr>
      </w:pPr>
      <w:r w:rsidRPr="00D74250">
        <w:rPr>
          <w:rFonts w:hint="eastAsia"/>
          <w:rtl/>
        </w:rPr>
        <w:t>הלכך</w:t>
      </w:r>
      <w:r w:rsidR="0094084F">
        <w:rPr>
          <w:rFonts w:hint="eastAsia"/>
          <w:rtl/>
        </w:rPr>
        <w:t>:</w:t>
      </w:r>
    </w:p>
    <w:p w14:paraId="4FA5A0D3" w14:textId="22010231" w:rsidR="00067A23" w:rsidRPr="006F178A" w:rsidRDefault="00067A23" w:rsidP="00067A23">
      <w:pPr>
        <w:rPr>
          <w:rtl/>
        </w:rPr>
      </w:pPr>
      <w:r>
        <w:rPr>
          <w:rStyle w:val="afff"/>
          <w:rFonts w:cs="PFT_Frank" w:hint="eastAsia"/>
          <w:b/>
          <w:bCs/>
          <w:szCs w:val="14"/>
          <w:rtl/>
          <w:rPrChange w:id="9042" w:author="מנוע אמוראים" w:date="2026-10-05T16:41:43Z">
            <w:rPr>
              <w:rFonts w:cs="PFT_Frank" w:hint="eastAsia"/>
              <w:b/>
              <w:bCs/>
              <w:szCs w:val="14"/>
              <w:rtl/>
            </w:rPr>
          </w:rPrChange>
        </w:rPr>
        <w:t xml:space="preserve">ר</w:t>
      </w:r>
      <w:r>
        <w:rPr>
          <w:rStyle w:val="afff"/>
          <w:rFonts w:cs="PFT_Frank"/>
          <w:b/>
          <w:bCs/>
          <w:szCs w:val="14"/>
          <w:rtl/>
          <w:rPrChange w:id="9043" w:author="מנוע אמוראים" w:date="2026-10-05T16:41:43Z">
            <w:rPr>
              <w:rFonts w:cs="PFT_Frank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f"/>
          <w:rFonts w:cs="PFT_Frank" w:hint="eastAsia"/>
          <w:b/>
          <w:bCs/>
          <w:szCs w:val="14"/>
          <w:rtl/>
          <w:rPrChange w:id="9044" w:author="מנוע אמוראים" w:date="2026-10-05T16:41:43Z">
            <w:rPr>
              <w:rFonts w:cs="PFT_Frank" w:hint="eastAsia"/>
              <w:b/>
              <w:bCs/>
              <w:szCs w:val="14"/>
              <w:rtl/>
            </w:rPr>
          </w:rPrChange>
        </w:rPr>
        <w:t xml:space="preserve">ח</w:t>
      </w:r>
      <w:r w:rsidRPr="00F05A14">
        <w:rPr>
          <w:rFonts w:cs="PFT_Frank"/>
          <w:b/>
          <w:bCs/>
          <w:szCs w:val="14"/>
          <w:rtl/>
        </w:rPr>
        <w:t xml:space="preserve"> </w:t>
      </w:r>
      <w:r w:rsidR="001B651F" w:rsidRPr="00F05A14">
        <w:rPr>
          <w:rFonts w:cs="PFT_Frank" w:hint="eastAsia"/>
          <w:b/>
          <w:bCs/>
          <w:szCs w:val="14"/>
          <w:rtl/>
        </w:rPr>
        <w:t>וחוה</w:t>
      </w:r>
      <w:r w:rsidR="001B651F" w:rsidRPr="00F05A14">
        <w:rPr>
          <w:rFonts w:cs="PFT_Frank"/>
          <w:b/>
          <w:bCs/>
          <w:szCs w:val="14"/>
          <w:rtl/>
        </w:rPr>
        <w:t>"מ</w:t>
      </w:r>
      <w:r w:rsidR="001B651F" w:rsidRPr="006F178A">
        <w:rPr>
          <w:rtl/>
        </w:rPr>
        <w:t xml:space="preserve"> </w:t>
      </w:r>
      <w:r w:rsidR="00D74250">
        <w:rPr>
          <w:rtl/>
        </w:rPr>
        <w:tab/>
      </w:r>
      <w:r w:rsidR="001B651F">
        <w:rPr>
          <w:rFonts w:hint="cs"/>
          <w:rtl/>
        </w:rPr>
        <w:t>ש</w:t>
      </w:r>
      <w:r>
        <w:rPr>
          <w:rFonts w:hint="cs"/>
          <w:rtl/>
        </w:rPr>
        <w:t xml:space="preserve">יש </w:t>
      </w:r>
      <w:r w:rsidRPr="006F178A">
        <w:rPr>
          <w:rtl/>
        </w:rPr>
        <w:t>קרבן מוסף - ארבעה.</w:t>
      </w:r>
    </w:p>
    <w:p w14:paraId="487C0F59" w14:textId="7342F509" w:rsidR="00D74250" w:rsidRDefault="00067A23" w:rsidP="001B651F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יו"ט</w:t>
      </w:r>
      <w:r w:rsidRPr="006F178A">
        <w:rPr>
          <w:rtl/>
        </w:rPr>
        <w:t xml:space="preserve"> </w:t>
      </w:r>
      <w:r w:rsidR="00D74250">
        <w:rPr>
          <w:rtl/>
        </w:rPr>
        <w:tab/>
      </w:r>
      <w:r w:rsidR="00D74250">
        <w:rPr>
          <w:rtl/>
        </w:rPr>
        <w:tab/>
      </w:r>
      <w:r w:rsidR="00D74250">
        <w:rPr>
          <w:rtl/>
        </w:rPr>
        <w:tab/>
      </w:r>
      <w:r w:rsidR="00D74250">
        <w:rPr>
          <w:rtl/>
        </w:rPr>
        <w:tab/>
      </w:r>
      <w:r w:rsidR="001B651F">
        <w:rPr>
          <w:rFonts w:hint="cs"/>
          <w:rtl/>
        </w:rPr>
        <w:t>ש</w:t>
      </w:r>
      <w:r w:rsidRPr="006F178A">
        <w:rPr>
          <w:rtl/>
        </w:rPr>
        <w:t xml:space="preserve">אסור במלאכה </w:t>
      </w:r>
      <w:r w:rsidR="00D74250">
        <w:rPr>
          <w:rFonts w:hint="cs"/>
          <w:rtl/>
        </w:rPr>
        <w:t>-</w:t>
      </w:r>
      <w:r w:rsidRPr="006F178A">
        <w:rPr>
          <w:rtl/>
        </w:rPr>
        <w:t xml:space="preserve"> חמשה</w:t>
      </w:r>
      <w:r w:rsidR="001B651F">
        <w:rPr>
          <w:rFonts w:hint="cs"/>
          <w:rtl/>
        </w:rPr>
        <w:t xml:space="preserve">, </w:t>
      </w:r>
    </w:p>
    <w:p w14:paraId="476C86FA" w14:textId="135D1406" w:rsidR="00067A23" w:rsidRPr="006F178A" w:rsidRDefault="00067A23" w:rsidP="001B651F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יו</w:t>
      </w:r>
      <w:r w:rsidR="001B651F" w:rsidRPr="00F05A14">
        <w:rPr>
          <w:rFonts w:cs="PFT_Frank" w:hint="eastAsia"/>
          <w:b/>
          <w:bCs/>
          <w:szCs w:val="14"/>
          <w:rtl/>
        </w:rPr>
        <w:t>ה</w:t>
      </w:r>
      <w:r w:rsidR="001B651F" w:rsidRPr="00F05A14">
        <w:rPr>
          <w:rFonts w:cs="PFT_Frank"/>
          <w:b/>
          <w:bCs/>
          <w:szCs w:val="14"/>
          <w:rtl/>
        </w:rPr>
        <w:t>"</w:t>
      </w:r>
      <w:r w:rsidR="001B651F" w:rsidRPr="00F05A14">
        <w:rPr>
          <w:rFonts w:cs="PFT_Frank" w:hint="eastAsia"/>
          <w:b/>
          <w:bCs/>
          <w:szCs w:val="14"/>
          <w:rtl/>
        </w:rPr>
        <w:t>כ</w:t>
      </w:r>
      <w:r w:rsidR="001B651F">
        <w:rPr>
          <w:rFonts w:hint="cs"/>
          <w:rtl/>
        </w:rPr>
        <w:t xml:space="preserve"> </w:t>
      </w:r>
      <w:r w:rsidR="00D74250">
        <w:rPr>
          <w:rtl/>
        </w:rPr>
        <w:tab/>
      </w:r>
      <w:r w:rsidR="00D74250">
        <w:rPr>
          <w:rtl/>
        </w:rPr>
        <w:tab/>
      </w:r>
      <w:r w:rsidR="00D74250">
        <w:rPr>
          <w:rtl/>
        </w:rPr>
        <w:tab/>
      </w:r>
      <w:r w:rsidR="001B651F">
        <w:rPr>
          <w:rFonts w:hint="cs"/>
          <w:rtl/>
        </w:rPr>
        <w:t>ש</w:t>
      </w:r>
      <w:r w:rsidRPr="006F178A">
        <w:rPr>
          <w:rtl/>
        </w:rPr>
        <w:t xml:space="preserve">ענוש כרת </w:t>
      </w:r>
      <w:r w:rsidR="00D74250">
        <w:rPr>
          <w:rtl/>
        </w:rPr>
        <w:tab/>
      </w:r>
      <w:r w:rsidR="00D74250">
        <w:rPr>
          <w:rtl/>
        </w:rPr>
        <w:tab/>
      </w:r>
      <w:r w:rsidRPr="006F178A">
        <w:rPr>
          <w:rtl/>
        </w:rPr>
        <w:t>- ששה.</w:t>
      </w:r>
    </w:p>
    <w:p w14:paraId="2982F2F9" w14:textId="5641D745" w:rsidR="00067A23" w:rsidRPr="006F178A" w:rsidRDefault="00067A23" w:rsidP="00067A23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שבת</w:t>
      </w:r>
      <w:r w:rsidRPr="006F178A">
        <w:rPr>
          <w:rtl/>
        </w:rPr>
        <w:t xml:space="preserve"> </w:t>
      </w:r>
      <w:r w:rsidR="00D74250">
        <w:rPr>
          <w:rtl/>
        </w:rPr>
        <w:tab/>
      </w:r>
      <w:r w:rsidR="00D74250">
        <w:rPr>
          <w:rtl/>
        </w:rPr>
        <w:tab/>
      </w:r>
      <w:r w:rsidR="00D74250">
        <w:rPr>
          <w:rtl/>
        </w:rPr>
        <w:tab/>
      </w:r>
      <w:r w:rsidR="00D74250">
        <w:rPr>
          <w:rtl/>
        </w:rPr>
        <w:tab/>
      </w:r>
      <w:r w:rsidR="001B651F">
        <w:rPr>
          <w:rFonts w:hint="cs"/>
          <w:rtl/>
        </w:rPr>
        <w:t>שענוש</w:t>
      </w:r>
      <w:r w:rsidRPr="006F178A">
        <w:rPr>
          <w:rtl/>
        </w:rPr>
        <w:t xml:space="preserve"> סקילה </w:t>
      </w:r>
      <w:r w:rsidR="00D74250">
        <w:rPr>
          <w:rtl/>
        </w:rPr>
        <w:tab/>
      </w:r>
      <w:r w:rsidR="00D74250">
        <w:rPr>
          <w:rtl/>
        </w:rPr>
        <w:tab/>
      </w:r>
      <w:r w:rsidRPr="006F178A">
        <w:rPr>
          <w:rtl/>
        </w:rPr>
        <w:t>- שבעה.</w:t>
      </w:r>
    </w:p>
    <w:p w14:paraId="3504AF02" w14:textId="2024CBA5" w:rsidR="006D4C21" w:rsidRDefault="006D4C21" w:rsidP="006D4C21">
      <w:pPr>
        <w:pStyle w:val="af3"/>
        <w:spacing w:before="0" w:after="0"/>
        <w:rPr>
          <w:rtl/>
        </w:rPr>
      </w:pPr>
      <w:r>
        <w:rPr>
          <w:rFonts w:hint="cs"/>
          <w:rtl/>
        </w:rPr>
        <w:t>****</w:t>
      </w:r>
    </w:p>
    <w:p w14:paraId="4B7A5D45" w14:textId="33F0B962" w:rsidR="00067A23" w:rsidRPr="006F178A" w:rsidRDefault="006D4C21" w:rsidP="00E7367D">
      <w:pPr>
        <w:pStyle w:val="afff4"/>
        <w:rPr>
          <w:rtl/>
        </w:rPr>
      </w:pPr>
      <w:r>
        <w:rPr>
          <w:rFonts w:hint="cs"/>
          <w:rtl/>
        </w:rPr>
        <w:t xml:space="preserve">טעם שרב לא נפל אפיים </w:t>
      </w:r>
      <w:r w:rsidRPr="006D4C21">
        <w:rPr>
          <w:rStyle w:val="afffb"/>
          <w:rFonts w:hint="cs"/>
          <w:rtl/>
        </w:rPr>
        <w:t>[ג]</w:t>
      </w:r>
    </w:p>
    <w:p w14:paraId="425D5A14" w14:textId="299C9DF4" w:rsidR="0094084F" w:rsidRDefault="001B651F" w:rsidP="00F80ED1">
      <w:pPr>
        <w:pStyle w:val="36"/>
        <w:framePr w:wrap="notBeside"/>
        <w:rPr>
          <w:rtl/>
        </w:rPr>
      </w:pPr>
      <w:r w:rsidRPr="00F80ED1">
        <w:rPr>
          <w:rFonts w:hint="eastAsia"/>
          <w:rtl/>
        </w:rPr>
        <w:t>במעשה</w:t>
      </w:r>
      <w:r w:rsidRPr="00F80ED1">
        <w:rPr>
          <w:rtl/>
        </w:rPr>
        <w:t xml:space="preserve"> </w:t>
      </w:r>
      <w:r w:rsidRPr="00F80ED1">
        <w:rPr>
          <w:rFonts w:hint="eastAsia"/>
          <w:rtl/>
        </w:rPr>
        <w:t>דרב</w:t>
      </w:r>
      <w:r w:rsidR="0094084F">
        <w:rPr>
          <w:rtl/>
        </w:rPr>
        <w:t>:</w:t>
      </w:r>
    </w:p>
    <w:p w14:paraId="332D49EF" w14:textId="5FF7D96F" w:rsidR="001B651F" w:rsidRPr="009A4CE4" w:rsidRDefault="00067A23" w:rsidP="00067A23">
      <w:pPr>
        <w:rPr>
          <w:rFonts w:cs="PFT_Frank"/>
          <w:b/>
          <w:bCs/>
          <w:szCs w:val="14"/>
          <w:rtl/>
        </w:rPr>
      </w:pPr>
      <w:r w:rsidRPr="006F178A">
        <w:rPr>
          <w:rtl/>
        </w:rPr>
        <w:t>נפ</w:t>
      </w:r>
      <w:r w:rsidR="001B651F">
        <w:rPr>
          <w:rFonts w:hint="cs"/>
          <w:rtl/>
        </w:rPr>
        <w:t>לו</w:t>
      </w:r>
      <w:r w:rsidRPr="006F178A">
        <w:rPr>
          <w:rtl/>
        </w:rPr>
        <w:t xml:space="preserve"> </w:t>
      </w:r>
      <w:r>
        <w:rPr>
          <w:rFonts w:hint="cs"/>
          <w:rtl/>
        </w:rPr>
        <w:t>כולם על פניהם</w:t>
      </w:r>
      <w:r w:rsidR="006D4C21">
        <w:rPr>
          <w:rFonts w:hint="cs"/>
          <w:rtl/>
        </w:rPr>
        <w:t>,</w:t>
      </w:r>
      <w:r>
        <w:rPr>
          <w:rFonts w:hint="cs"/>
          <w:rtl/>
        </w:rPr>
        <w:t xml:space="preserve"> ורב לא</w:t>
      </w:r>
      <w:r w:rsidR="001B651F">
        <w:rPr>
          <w:rFonts w:hint="cs"/>
          <w:rtl/>
        </w:rPr>
        <w:t>,</w:t>
      </w:r>
    </w:p>
    <w:p w14:paraId="192F94FA" w14:textId="292C1914" w:rsidR="0094084F" w:rsidRDefault="001B651F" w:rsidP="00F80ED1">
      <w:pPr>
        <w:pStyle w:val="36"/>
        <w:framePr w:wrap="notBeside"/>
        <w:rPr>
          <w:rtl/>
        </w:rPr>
      </w:pPr>
      <w:r w:rsidRPr="00F80ED1">
        <w:rPr>
          <w:rFonts w:hint="eastAsia"/>
          <w:rtl/>
        </w:rPr>
        <w:t>א</w:t>
      </w:r>
      <w:r w:rsidR="0094084F">
        <w:rPr>
          <w:rFonts w:hint="cs"/>
          <w:rtl/>
        </w:rPr>
        <w:t>.</w:t>
      </w:r>
    </w:p>
    <w:p w14:paraId="6BB8991B" w14:textId="6F7FE98C" w:rsidR="00BD7D86" w:rsidRDefault="00067A23" w:rsidP="00BD7D86">
      <w:pPr>
        <w:rPr>
          <w:rtl/>
        </w:rPr>
      </w:pPr>
      <w:r w:rsidRPr="006F178A">
        <w:rPr>
          <w:rFonts w:hint="cs"/>
          <w:rtl/>
        </w:rPr>
        <w:t xml:space="preserve">דרצפה של </w:t>
      </w:r>
      <w:r w:rsidRPr="00F05A14">
        <w:rPr>
          <w:rFonts w:cs="PFT_Frank" w:hint="eastAsia"/>
          <w:b/>
          <w:bCs/>
          <w:szCs w:val="14"/>
          <w:rtl/>
        </w:rPr>
        <w:t>אבנים</w:t>
      </w:r>
      <w:r w:rsidRPr="00F05A14">
        <w:rPr>
          <w:rFonts w:cs="PFT_Frank"/>
          <w:b/>
          <w:bCs/>
          <w:szCs w:val="14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היתה</w:t>
      </w:r>
      <w:r w:rsidR="009E5264" w:rsidRPr="00F05A14">
        <w:rPr>
          <w:rFonts w:cs="PFT_Frank"/>
          <w:b/>
          <w:bCs/>
          <w:szCs w:val="14"/>
          <w:rtl/>
        </w:rPr>
        <w:t xml:space="preserve"> לפניו</w:t>
      </w:r>
      <w:r w:rsidR="009E5264">
        <w:rPr>
          <w:rFonts w:hint="cs"/>
          <w:rtl/>
        </w:rPr>
        <w:t xml:space="preserve"> </w:t>
      </w:r>
    </w:p>
    <w:p w14:paraId="11EC395B" w14:textId="40C60652" w:rsidR="0094084F" w:rsidRDefault="009E5264" w:rsidP="00F80ED1">
      <w:pPr>
        <w:pStyle w:val="36"/>
        <w:framePr w:wrap="notBeside"/>
        <w:rPr>
          <w:rtl/>
        </w:rPr>
      </w:pPr>
      <w:r w:rsidRPr="00F80ED1">
        <w:rPr>
          <w:rFonts w:hint="eastAsia"/>
          <w:rtl/>
        </w:rPr>
        <w:t>ותניא</w:t>
      </w:r>
      <w:r w:rsidR="0094084F">
        <w:rPr>
          <w:rtl/>
        </w:rPr>
        <w:t>:</w:t>
      </w:r>
    </w:p>
    <w:p w14:paraId="60330E0E" w14:textId="3C7FE7CB" w:rsidR="00067A23" w:rsidRPr="006F178A" w:rsidRDefault="00067A23" w:rsidP="00BD7D86">
      <w:pPr>
        <w:rPr>
          <w:rtl/>
        </w:rPr>
      </w:pPr>
      <w:r w:rsidRPr="004D1462">
        <w:rPr>
          <w:rStyle w:val="a4"/>
          <w:b/>
          <w:bCs/>
          <w:rtl/>
        </w:rPr>
        <w:t>'ואבן</w:t>
      </w:r>
      <w:r w:rsidRPr="00A824E4">
        <w:rPr>
          <w:rStyle w:val="a4"/>
          <w:rtl/>
        </w:rPr>
        <w:t xml:space="preserve"> משכית לא תתנו </w:t>
      </w:r>
      <w:r w:rsidRPr="004D1462">
        <w:rPr>
          <w:rStyle w:val="a4"/>
          <w:b/>
          <w:bCs/>
          <w:rtl/>
        </w:rPr>
        <w:t>בארצכם</w:t>
      </w:r>
      <w:r w:rsidRPr="00A824E4">
        <w:rPr>
          <w:rStyle w:val="a4"/>
          <w:rtl/>
        </w:rPr>
        <w:t xml:space="preserve"> להשתחות עליה'</w:t>
      </w:r>
      <w:r w:rsidRPr="006F178A">
        <w:rPr>
          <w:rtl/>
        </w:rPr>
        <w:t xml:space="preserve"> </w:t>
      </w:r>
      <w:r w:rsidR="00BD7D86">
        <w:rPr>
          <w:rFonts w:hint="cs"/>
          <w:rtl/>
        </w:rPr>
        <w:t>-</w:t>
      </w:r>
      <w:r w:rsidR="009E5264">
        <w:rPr>
          <w:rFonts w:hint="cs"/>
          <w:rtl/>
        </w:rPr>
        <w:t>אלא</w:t>
      </w:r>
      <w:r w:rsidRPr="006F178A">
        <w:rPr>
          <w:rtl/>
        </w:rPr>
        <w:t xml:space="preserve"> ביהמ"ק.</w:t>
      </w:r>
    </w:p>
    <w:p w14:paraId="5637D844" w14:textId="48F75AA3" w:rsidR="00067A23" w:rsidRPr="00F53094" w:rsidRDefault="009E5264" w:rsidP="00D41C9F">
      <w:pPr>
        <w:rPr>
          <w:rFonts w:cs="PFT_Frank"/>
          <w:b/>
          <w:bCs/>
          <w:spacing w:val="-2"/>
          <w:szCs w:val="14"/>
          <w:rtl/>
        </w:rPr>
      </w:pPr>
      <w:r w:rsidRPr="00411327">
        <w:rPr>
          <w:rStyle w:val="afff"/>
          <w:rFonts w:hint="cs"/>
          <w:b/>
          <w:rtl/>
        </w:rPr>
        <w:t xml:space="preserve">- </w:t>
      </w:r>
      <w:r w:rsidR="00067A23" w:rsidRPr="00F05A14">
        <w:rPr>
          <w:rFonts w:cs="PFT_Frank" w:hint="eastAsia"/>
          <w:b/>
          <w:bCs/>
          <w:spacing w:val="-2"/>
          <w:szCs w:val="14"/>
          <w:rtl/>
        </w:rPr>
        <w:t>ולא</w:t>
      </w:r>
      <w:r w:rsidR="00067A23" w:rsidRPr="00F05A14">
        <w:rPr>
          <w:rFonts w:cs="PFT_Frank"/>
          <w:b/>
          <w:bCs/>
          <w:spacing w:val="-2"/>
          <w:szCs w:val="14"/>
          <w:rtl/>
        </w:rPr>
        <w:t xml:space="preserve"> </w:t>
      </w:r>
      <w:r w:rsidR="00067A23" w:rsidRPr="00F05A14">
        <w:rPr>
          <w:rFonts w:cs="PFT_Frank" w:hint="eastAsia"/>
          <w:b/>
          <w:bCs/>
          <w:spacing w:val="-2"/>
          <w:szCs w:val="14"/>
          <w:rtl/>
        </w:rPr>
        <w:t>לפני</w:t>
      </w:r>
      <w:r w:rsidR="00067A23" w:rsidRPr="00F05A14">
        <w:rPr>
          <w:rFonts w:cs="PFT_Frank"/>
          <w:b/>
          <w:bCs/>
          <w:spacing w:val="-2"/>
          <w:szCs w:val="14"/>
          <w:rtl/>
        </w:rPr>
        <w:t xml:space="preserve"> </w:t>
      </w:r>
      <w:r w:rsidR="00067A23" w:rsidRPr="00F05A14">
        <w:rPr>
          <w:rFonts w:cs="PFT_Frank" w:hint="eastAsia"/>
          <w:b/>
          <w:bCs/>
          <w:spacing w:val="-2"/>
          <w:szCs w:val="14"/>
          <w:rtl/>
        </w:rPr>
        <w:t>ציבור</w:t>
      </w:r>
      <w:r>
        <w:rPr>
          <w:rFonts w:hint="cs"/>
          <w:spacing w:val="-2"/>
          <w:rtl/>
        </w:rPr>
        <w:t>,</w:t>
      </w:r>
      <w:r w:rsidR="00067A23">
        <w:rPr>
          <w:rFonts w:hint="cs"/>
          <w:spacing w:val="-2"/>
          <w:rtl/>
        </w:rPr>
        <w:t xml:space="preserve"> </w:t>
      </w:r>
      <w:r>
        <w:rPr>
          <w:rFonts w:hint="cs"/>
          <w:spacing w:val="-2"/>
          <w:rtl/>
        </w:rPr>
        <w:t>א</w:t>
      </w:r>
      <w:r w:rsidR="00067A23">
        <w:rPr>
          <w:rFonts w:hint="cs"/>
          <w:spacing w:val="-2"/>
          <w:rtl/>
        </w:rPr>
        <w:t>לא</w:t>
      </w:r>
      <w:r>
        <w:rPr>
          <w:rFonts w:hint="cs"/>
          <w:spacing w:val="-2"/>
          <w:rtl/>
        </w:rPr>
        <w:t xml:space="preserve"> שלא</w:t>
      </w:r>
      <w:r w:rsidR="00067A23">
        <w:rPr>
          <w:rFonts w:hint="cs"/>
          <w:spacing w:val="-2"/>
          <w:rtl/>
        </w:rPr>
        <w:t xml:space="preserve"> רצה </w:t>
      </w:r>
      <w:r>
        <w:rPr>
          <w:rFonts w:hint="cs"/>
          <w:spacing w:val="-2"/>
          <w:rtl/>
        </w:rPr>
        <w:t>ללכת ו</w:t>
      </w:r>
      <w:r w:rsidR="00067A23">
        <w:rPr>
          <w:rFonts w:hint="cs"/>
          <w:spacing w:val="-2"/>
          <w:rtl/>
        </w:rPr>
        <w:t>להטריח הציבור</w:t>
      </w:r>
      <w:r>
        <w:rPr>
          <w:rFonts w:hint="cs"/>
          <w:spacing w:val="-2"/>
          <w:rtl/>
        </w:rPr>
        <w:t>.</w:t>
      </w:r>
    </w:p>
    <w:p w14:paraId="3EF6C155" w14:textId="4EF2E376" w:rsidR="0094084F" w:rsidRDefault="00067A23" w:rsidP="00D41C9F">
      <w:pPr>
        <w:pStyle w:val="36"/>
        <w:framePr w:wrap="notBeside"/>
        <w:rPr>
          <w:rtl/>
        </w:rPr>
      </w:pPr>
      <w:r w:rsidRPr="00D41C9F">
        <w:rPr>
          <w:rFonts w:hint="cs"/>
          <w:rtl/>
        </w:rPr>
        <w:t>ב</w:t>
      </w:r>
      <w:r w:rsidR="0094084F">
        <w:rPr>
          <w:rFonts w:hint="cs"/>
          <w:rtl/>
        </w:rPr>
        <w:t>.</w:t>
      </w:r>
    </w:p>
    <w:p w14:paraId="21FAE27E" w14:textId="4B420641" w:rsidR="00D41C9F" w:rsidRDefault="00D920C1" w:rsidP="00D41C9F">
      <w:pPr>
        <w:rPr>
          <w:rFonts w:cs="PFT_Frank"/>
          <w:b/>
          <w:bCs/>
          <w:spacing w:val="-4"/>
          <w:szCs w:val="14"/>
          <w:rtl/>
        </w:rPr>
      </w:pPr>
      <w:r>
        <w:rPr>
          <w:rFonts w:hint="cs"/>
          <w:spacing w:val="-4"/>
          <w:rtl/>
        </w:rPr>
        <w:t>היה רגיל</w:t>
      </w:r>
      <w:r w:rsidRPr="00367CC7">
        <w:rPr>
          <w:rStyle w:val="afffb"/>
          <w:rFonts w:hint="cs"/>
          <w:rtl/>
        </w:rPr>
        <w:t xml:space="preserve"> </w:t>
      </w:r>
      <w:r w:rsidRPr="00F05A14">
        <w:rPr>
          <w:rFonts w:cs="PFT_Frank" w:hint="eastAsia"/>
          <w:b/>
          <w:bCs/>
          <w:spacing w:val="-4"/>
          <w:szCs w:val="14"/>
          <w:rtl/>
        </w:rPr>
        <w:t>ב</w:t>
      </w:r>
      <w:r w:rsidR="00067A23" w:rsidRPr="00F05A14">
        <w:rPr>
          <w:rFonts w:cs="PFT_Frank"/>
          <w:b/>
          <w:bCs/>
          <w:spacing w:val="-4"/>
          <w:szCs w:val="14"/>
          <w:rtl/>
        </w:rPr>
        <w:t>פישוט י</w:t>
      </w:r>
      <w:r w:rsidR="009E5264" w:rsidRPr="00F05A14">
        <w:rPr>
          <w:rFonts w:cs="PFT_Frank" w:hint="eastAsia"/>
          <w:b/>
          <w:bCs/>
          <w:spacing w:val="-4"/>
          <w:szCs w:val="14"/>
          <w:rtl/>
        </w:rPr>
        <w:t>ו</w:t>
      </w:r>
      <w:r w:rsidR="009E5264" w:rsidRPr="00F05A14">
        <w:rPr>
          <w:rFonts w:cs="PFT_Frank"/>
          <w:b/>
          <w:bCs/>
          <w:spacing w:val="-4"/>
          <w:szCs w:val="14"/>
          <w:rtl/>
        </w:rPr>
        <w:t>"ר</w:t>
      </w:r>
      <w:r w:rsidR="00067A23" w:rsidRPr="00A22F74">
        <w:rPr>
          <w:spacing w:val="-4"/>
          <w:rtl/>
        </w:rPr>
        <w:t xml:space="preserve"> </w:t>
      </w:r>
      <w:r w:rsidRPr="00925226">
        <w:rPr>
          <w:rFonts w:hint="cs"/>
          <w:rtl/>
        </w:rPr>
        <w:t>שרק זה נאסר, ולא רצה לשנות מנהגו.</w:t>
      </w:r>
      <w:r w:rsidRPr="00135477">
        <w:rPr>
          <w:rStyle w:val="afffb"/>
          <w:rtl/>
        </w:rPr>
        <w:t xml:space="preserve"> </w:t>
      </w:r>
    </w:p>
    <w:p w14:paraId="2D2EE91C" w14:textId="27D1BEE7" w:rsidR="0094084F" w:rsidRDefault="00067A23" w:rsidP="00D41C9F">
      <w:pPr>
        <w:pStyle w:val="36"/>
        <w:framePr w:wrap="notBeside"/>
        <w:rPr>
          <w:rtl/>
        </w:rPr>
      </w:pPr>
      <w:r w:rsidRPr="00D41C9F">
        <w:rPr>
          <w:rFonts w:hint="cs"/>
          <w:rtl/>
        </w:rPr>
        <w:t>ג</w:t>
      </w:r>
      <w:r w:rsidR="0094084F">
        <w:rPr>
          <w:rFonts w:hint="cs"/>
          <w:rtl/>
        </w:rPr>
        <w:t>.</w:t>
      </w:r>
    </w:p>
    <w:p w14:paraId="33C110C4" w14:textId="54787BB6" w:rsidR="006D4C21" w:rsidRDefault="00067A23" w:rsidP="00B0650C">
      <w:pPr>
        <w:spacing w:after="60"/>
        <w:rPr>
          <w:rtl/>
        </w:rPr>
      </w:pPr>
      <w:r w:rsidRPr="003B4ECC">
        <w:rPr>
          <w:rFonts w:cs="PFT_Frank"/>
          <w:b/>
          <w:bCs/>
          <w:szCs w:val="14"/>
          <w:rtl/>
        </w:rPr>
        <w:t>אדם חשוב שאני,</w:t>
      </w:r>
      <w:r w:rsidRPr="006F178A">
        <w:rPr>
          <w:rtl/>
        </w:rPr>
        <w:t xml:space="preserve"> </w:t>
      </w:r>
      <w:r w:rsidR="00D920C1" w:rsidRPr="00925226">
        <w:rPr>
          <w:rFonts w:hint="cs"/>
          <w:rtl/>
        </w:rPr>
        <w:t>שאינו</w:t>
      </w:r>
      <w:r w:rsidRPr="00925226">
        <w:rPr>
          <w:rtl/>
        </w:rPr>
        <w:t xml:space="preserve"> רשאי ליפול אא"כ נענה</w:t>
      </w:r>
      <w:r w:rsidRPr="006F178A">
        <w:rPr>
          <w:rtl/>
        </w:rPr>
        <w:t xml:space="preserve"> </w:t>
      </w:r>
      <w:r w:rsidRPr="00411327">
        <w:rPr>
          <w:rStyle w:val="afff"/>
          <w:b/>
          <w:rtl/>
        </w:rPr>
        <w:t>כיהושע</w:t>
      </w:r>
      <w:r w:rsidR="00D920C1">
        <w:rPr>
          <w:rFonts w:hint="cs"/>
          <w:rtl/>
        </w:rPr>
        <w:t>.</w:t>
      </w:r>
    </w:p>
    <w:p w14:paraId="19D1040E" w14:textId="0D7EF635" w:rsidR="00067A23" w:rsidRDefault="00067A23" w:rsidP="00BD7D86">
      <w:pPr>
        <w:rPr>
          <w:rtl/>
        </w:rPr>
      </w:pPr>
      <w:r w:rsidRPr="006F178A">
        <w:rPr>
          <w:rStyle w:val="afe"/>
          <w:rtl/>
        </w:rPr>
        <w:t>קידה</w:t>
      </w:r>
      <w:r w:rsidRPr="006F178A">
        <w:rPr>
          <w:rtl/>
        </w:rPr>
        <w:t xml:space="preserve"> - על אפים, </w:t>
      </w:r>
      <w:r w:rsidRPr="006F178A">
        <w:rPr>
          <w:rStyle w:val="afe"/>
          <w:rtl/>
        </w:rPr>
        <w:t>כריעה</w:t>
      </w:r>
      <w:r w:rsidRPr="006F178A">
        <w:rPr>
          <w:rtl/>
        </w:rPr>
        <w:t xml:space="preserve"> - על ברכים,</w:t>
      </w:r>
      <w:r w:rsidR="00E23364">
        <w:rPr>
          <w:rStyle w:val="afe"/>
          <w:rFonts w:hint="cs"/>
          <w:rtl/>
        </w:rPr>
        <w:t xml:space="preserve"> </w:t>
      </w:r>
      <w:r w:rsidRPr="006F178A">
        <w:rPr>
          <w:rStyle w:val="afe"/>
          <w:rtl/>
        </w:rPr>
        <w:t>השתחואה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- </w:t>
      </w:r>
      <w:r w:rsidRPr="006F178A">
        <w:rPr>
          <w:rtl/>
        </w:rPr>
        <w:t xml:space="preserve"> פישוט י</w:t>
      </w:r>
      <w:r w:rsidR="00E23364">
        <w:rPr>
          <w:rFonts w:hint="cs"/>
          <w:rtl/>
        </w:rPr>
        <w:t>ו"ר.</w:t>
      </w:r>
      <w:r w:rsidRPr="006F178A">
        <w:rPr>
          <w:rtl/>
        </w:rPr>
        <w:t xml:space="preserve"> </w:t>
      </w:r>
    </w:p>
    <w:p w14:paraId="333B333D" w14:textId="77777777" w:rsidR="0094084F" w:rsidRDefault="00067A23" w:rsidP="00B0650C">
      <w:pPr>
        <w:pStyle w:val="36"/>
        <w:framePr w:wrap="notBeside"/>
        <w:rPr>
          <w:rtl/>
        </w:rPr>
      </w:pPr>
      <w:r w:rsidRPr="00B0650C">
        <w:rPr>
          <w:rtl/>
        </w:rPr>
        <w:t>לוי</w:t>
      </w:r>
      <w:r w:rsidR="0094084F">
        <w:rPr>
          <w:rtl/>
        </w:rPr>
        <w:t>:</w:t>
      </w:r>
    </w:p>
    <w:p w14:paraId="02955971" w14:textId="58BF054D" w:rsidR="00067A23" w:rsidRPr="006F178A" w:rsidRDefault="00067A23" w:rsidP="00067A23">
      <w:pPr>
        <w:rPr>
          <w:rtl/>
        </w:rPr>
      </w:pPr>
      <w:r>
        <w:rPr>
          <w:rFonts w:hint="cs"/>
          <w:rtl/>
        </w:rPr>
        <w:t xml:space="preserve">קד לפני </w:t>
      </w:r>
      <w:r w:rsidRPr="00411327">
        <w:rPr>
          <w:rStyle w:val="afff"/>
          <w:rFonts w:hint="eastAsia"/>
          <w:b/>
          <w:rtl/>
        </w:rPr>
        <w:t>רבי</w:t>
      </w:r>
      <w:r>
        <w:rPr>
          <w:rFonts w:hint="cs"/>
          <w:rtl/>
        </w:rPr>
        <w:t xml:space="preserve"> ונצטלע, </w:t>
      </w:r>
      <w:r w:rsidR="007E0681" w:rsidRPr="00F05A14">
        <w:rPr>
          <w:rFonts w:cs="PFT_Frank" w:hint="eastAsia"/>
          <w:b/>
          <w:bCs/>
          <w:szCs w:val="14"/>
          <w:rtl/>
        </w:rPr>
        <w:t>ו</w:t>
      </w:r>
      <w:r w:rsidRPr="00F05A14">
        <w:rPr>
          <w:rFonts w:cs="PFT_Frank" w:hint="eastAsia"/>
          <w:b/>
          <w:bCs/>
          <w:szCs w:val="14"/>
          <w:rtl/>
        </w:rPr>
        <w:t>גם</w:t>
      </w:r>
      <w:r>
        <w:rPr>
          <w:rFonts w:hint="cs"/>
          <w:rtl/>
        </w:rPr>
        <w:t xml:space="preserve"> מפני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שהטיח דברים כלפי מעלה</w:t>
      </w:r>
      <w:r w:rsidRPr="006F178A">
        <w:rPr>
          <w:rtl/>
        </w:rPr>
        <w:t>.</w:t>
      </w:r>
    </w:p>
    <w:p w14:paraId="3CB87D43" w14:textId="3724D65E" w:rsidR="0094084F" w:rsidRDefault="00067A23" w:rsidP="00B0650C">
      <w:pPr>
        <w:pStyle w:val="36"/>
        <w:framePr w:wrap="notBeside"/>
        <w:rPr>
          <w:rtl/>
        </w:rPr>
      </w:pPr>
      <w:r w:rsidRPr="00B0650C">
        <w:rPr>
          <w:rtl/>
        </w:rPr>
        <w:t>אביי ורבא</w:t>
      </w:r>
      <w:r w:rsidR="0094084F">
        <w:rPr>
          <w:rtl/>
        </w:rPr>
        <w:t>:</w:t>
      </w:r>
    </w:p>
    <w:p w14:paraId="3694FB0D" w14:textId="19C52F69" w:rsidR="00067A23" w:rsidRPr="006F178A" w:rsidRDefault="00067A23" w:rsidP="00067A23">
      <w:pPr>
        <w:rPr>
          <w:rtl/>
        </w:rPr>
      </w:pPr>
      <w:r>
        <w:rPr>
          <w:rFonts w:hint="cs"/>
          <w:rtl/>
        </w:rPr>
        <w:t>הטו על ציד</w:t>
      </w:r>
      <w:r w:rsidR="007E0681">
        <w:rPr>
          <w:rFonts w:hint="cs"/>
          <w:rtl/>
        </w:rPr>
        <w:t>י</w:t>
      </w:r>
      <w:r>
        <w:rPr>
          <w:rFonts w:hint="cs"/>
          <w:rtl/>
        </w:rPr>
        <w:t>הם</w:t>
      </w:r>
      <w:r w:rsidR="007E0681" w:rsidRPr="00135477">
        <w:rPr>
          <w:rStyle w:val="afffb"/>
          <w:rtl/>
        </w:rPr>
        <w:t xml:space="preserve"> </w:t>
      </w:r>
      <w:r w:rsidR="007E0681" w:rsidRPr="00135477">
        <w:rPr>
          <w:rStyle w:val="afffb"/>
          <w:rFonts w:hint="eastAsia"/>
          <w:rtl/>
        </w:rPr>
        <w:t>דאדם</w:t>
      </w:r>
      <w:r w:rsidR="007E0681" w:rsidRPr="00135477">
        <w:rPr>
          <w:rStyle w:val="afffb"/>
          <w:rtl/>
        </w:rPr>
        <w:t xml:space="preserve"> חשוב</w:t>
      </w:r>
    </w:p>
    <w:p w14:paraId="0C6FE1A4" w14:textId="77777777" w:rsidR="00067A23" w:rsidRPr="006F178A" w:rsidRDefault="00067A23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כג.</w:t>
      </w:r>
    </w:p>
    <w:p w14:paraId="6298B28B" w14:textId="7939397B" w:rsidR="001408FF" w:rsidRDefault="001408FF">
      <w:pPr>
        <w:bidi w:val="0"/>
        <w:spacing w:after="160" w:line="259" w:lineRule="auto"/>
        <w:jc w:val="left"/>
        <w:rPr>
          <w:rFonts w:cs="BA Vilna Bold"/>
          <w:b/>
          <w:spacing w:val="8"/>
          <w:sz w:val="20"/>
        </w:rPr>
      </w:pPr>
    </w:p>
    <w:p w14:paraId="3B3018BC" w14:textId="41C5F6C5" w:rsidR="00067A23" w:rsidRPr="000254BD" w:rsidRDefault="00067A23" w:rsidP="00067A23">
      <w:pPr>
        <w:pStyle w:val="aff1"/>
        <w:rPr>
          <w:rtl/>
        </w:rPr>
      </w:pPr>
      <w:ins w:id="9833" w:author="מספור קטעי משנה" w:date="2026-10-06T06:45:35Z">
        <w:r>
          <w:rPr>
            <w:rStyle w:val="MisparKeta"/>
          </w:rPr>
          <w:t xml:space="preserve">א. </w:t>
        </w:r>
      </w:ins>
      <w:r w:rsidRPr="000254BD">
        <w:rPr>
          <w:rtl/>
        </w:rPr>
        <w:lastRenderedPageBreak/>
        <w:t>ביו"ט חמשה</w:t>
      </w:r>
      <w:r w:rsidR="007E0681">
        <w:rPr>
          <w:rFonts w:hint="cs"/>
          <w:rtl/>
        </w:rPr>
        <w:t>,</w:t>
      </w:r>
      <w:r w:rsidRPr="000254BD">
        <w:rPr>
          <w:rtl/>
        </w:rPr>
        <w:t xml:space="preserve"> ביו</w:t>
      </w:r>
      <w:r w:rsidR="007E0681">
        <w:rPr>
          <w:rFonts w:hint="cs"/>
          <w:rtl/>
        </w:rPr>
        <w:t>ה"כ</w:t>
      </w:r>
      <w:r w:rsidRPr="000254BD">
        <w:rPr>
          <w:rtl/>
        </w:rPr>
        <w:t xml:space="preserve"> ששה</w:t>
      </w:r>
      <w:r w:rsidR="007E0681">
        <w:rPr>
          <w:rFonts w:hint="cs"/>
          <w:rtl/>
        </w:rPr>
        <w:t>,</w:t>
      </w:r>
      <w:r w:rsidRPr="000254BD">
        <w:rPr>
          <w:rtl/>
        </w:rPr>
        <w:t xml:space="preserve"> </w:t>
      </w:r>
      <w:r w:rsidR="007E0681">
        <w:rPr>
          <w:rFonts w:hint="cs"/>
          <w:rtl/>
        </w:rPr>
        <w:t>בשבת שבעה וכו' ומוסיפין</w:t>
      </w:r>
      <w:r w:rsidRPr="000254BD">
        <w:rPr>
          <w:rtl/>
        </w:rPr>
        <w:t>.</w:t>
      </w:r>
    </w:p>
    <w:p w14:paraId="3F31BB10" w14:textId="60B40CAE" w:rsidR="00067A23" w:rsidRPr="004D1462" w:rsidRDefault="00067A23" w:rsidP="007E0681">
      <w:pPr>
        <w:rPr>
          <w:rStyle w:val="afffb"/>
          <w:rFonts w:ascii="Fb Fontext" w:hAnsi="Fb Fontext"/>
          <w:sz w:val="18"/>
          <w:szCs w:val="18"/>
          <w:rtl/>
        </w:rPr>
      </w:pPr>
      <w:r w:rsidRPr="00F05A14">
        <w:rPr>
          <w:rFonts w:ascii="Fb Fontext" w:hAnsi="Fb Fontext" w:cs="PFT_Frank" w:hint="eastAsia"/>
          <w:b/>
          <w:bCs/>
          <w:szCs w:val="14"/>
          <w:rtl/>
        </w:rPr>
        <w:t>מתני</w:t>
      </w:r>
      <w:r w:rsidRPr="00F05A14">
        <w:rPr>
          <w:rFonts w:ascii="Fb Fontext" w:hAnsi="Fb Fontext" w:cs="PFT_Frank"/>
          <w:b/>
          <w:bCs/>
          <w:szCs w:val="14"/>
          <w:rtl/>
        </w:rPr>
        <w:t>'</w:t>
      </w:r>
      <w:r w:rsidRPr="006F178A">
        <w:rPr>
          <w:rFonts w:ascii="Fb Fontext" w:hAnsi="Fb Fontext" w:hint="cs"/>
          <w:rtl/>
        </w:rPr>
        <w:t xml:space="preserve"> </w:t>
      </w:r>
      <w:r w:rsidR="007E0681">
        <w:rPr>
          <w:rFonts w:ascii="Fb Fontext" w:hAnsi="Fb Fontext" w:hint="cs"/>
          <w:rtl/>
        </w:rPr>
        <w:t xml:space="preserve">לא </w:t>
      </w:r>
      <w:r w:rsidR="007E0681" w:rsidRPr="00411327">
        <w:rPr>
          <w:rStyle w:val="afff"/>
          <w:rFonts w:hint="eastAsia"/>
          <w:b/>
          <w:rtl/>
        </w:rPr>
        <w:t>כ</w:t>
      </w:r>
      <w:r w:rsidRPr="00411327">
        <w:rPr>
          <w:rStyle w:val="afff"/>
          <w:b/>
          <w:rtl/>
        </w:rPr>
        <w:t xml:space="preserve">רבי ישמעאל ולא </w:t>
      </w:r>
      <w:r w:rsidR="007E0681" w:rsidRPr="00411327">
        <w:rPr>
          <w:rStyle w:val="afff"/>
          <w:rFonts w:hint="eastAsia"/>
          <w:b/>
          <w:rtl/>
        </w:rPr>
        <w:t>כ</w:t>
      </w:r>
      <w:r w:rsidRPr="00411327">
        <w:rPr>
          <w:rStyle w:val="afff"/>
          <w:b/>
          <w:rtl/>
        </w:rPr>
        <w:t>ר"ע</w:t>
      </w:r>
      <w:r w:rsidR="007E0681">
        <w:rPr>
          <w:rFonts w:ascii="Fb Fontext" w:hAnsi="Fb Fontext" w:hint="cs"/>
          <w:rtl/>
        </w:rPr>
        <w:t>:</w:t>
      </w:r>
      <w:r w:rsidRPr="000C3EF7">
        <w:rPr>
          <w:rStyle w:val="afffb"/>
          <w:rFonts w:hint="cs"/>
          <w:rtl/>
        </w:rPr>
        <w:t xml:space="preserve"> </w:t>
      </w:r>
    </w:p>
    <w:p w14:paraId="581BF9A4" w14:textId="198DE989" w:rsidR="0094084F" w:rsidRDefault="00067A23" w:rsidP="00697698">
      <w:pPr>
        <w:pStyle w:val="36"/>
        <w:framePr w:wrap="notBeside"/>
        <w:rPr>
          <w:rtl/>
        </w:rPr>
      </w:pPr>
      <w:r w:rsidRPr="00697698">
        <w:rPr>
          <w:rFonts w:hint="cs"/>
          <w:rtl/>
        </w:rPr>
        <w:t>דלרי</w:t>
      </w:r>
      <w:r w:rsidRPr="00697698">
        <w:rPr>
          <w:rtl/>
        </w:rPr>
        <w:t>"</w:t>
      </w:r>
      <w:r w:rsidRPr="00697698">
        <w:rPr>
          <w:rFonts w:hint="cs"/>
          <w:rtl/>
        </w:rPr>
        <w:t>ש</w:t>
      </w:r>
      <w:r w:rsidR="0094084F">
        <w:rPr>
          <w:rFonts w:hint="cs"/>
          <w:rtl/>
        </w:rPr>
        <w:t>::</w:t>
      </w:r>
    </w:p>
    <w:p w14:paraId="48EA9574" w14:textId="1D120A25" w:rsidR="007E0681" w:rsidRPr="00411327" w:rsidRDefault="00067A23" w:rsidP="007E0681">
      <w:pPr>
        <w:rPr>
          <w:rStyle w:val="afff"/>
          <w:b/>
          <w:rtl/>
        </w:rPr>
      </w:pPr>
      <w:r w:rsidRPr="00A22F74">
        <w:rPr>
          <w:rtl/>
        </w:rPr>
        <w:t xml:space="preserve">ביו"ט </w:t>
      </w:r>
      <w:r w:rsidR="007E0681">
        <w:rPr>
          <w:rFonts w:hint="cs"/>
          <w:rtl/>
        </w:rPr>
        <w:t>ה'</w:t>
      </w:r>
      <w:r w:rsidRPr="00A22F74">
        <w:rPr>
          <w:rtl/>
        </w:rPr>
        <w:t xml:space="preserve"> וביו</w:t>
      </w:r>
      <w:r w:rsidR="007E0681">
        <w:rPr>
          <w:rFonts w:hint="cs"/>
          <w:rtl/>
        </w:rPr>
        <w:t>ה"כ ו'</w:t>
      </w:r>
      <w:r w:rsidRPr="00A22F74">
        <w:rPr>
          <w:rtl/>
        </w:rPr>
        <w:t xml:space="preserve">, ובשבת </w:t>
      </w:r>
      <w:r w:rsidR="007E0681">
        <w:rPr>
          <w:rFonts w:hint="cs"/>
          <w:rtl/>
        </w:rPr>
        <w:t>ז',</w:t>
      </w:r>
      <w:r w:rsidRPr="00A22F74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אין</w:t>
      </w:r>
      <w:r w:rsidRPr="00A22F74">
        <w:rPr>
          <w:rtl/>
        </w:rPr>
        <w:t xml:space="preserve"> פוחתין</w:t>
      </w:r>
      <w:r w:rsidR="007E0681">
        <w:rPr>
          <w:rFonts w:hint="cs"/>
          <w:rtl/>
        </w:rPr>
        <w:t xml:space="preserve"> ו</w:t>
      </w:r>
      <w:r w:rsidRPr="00A22F74">
        <w:rPr>
          <w:rtl/>
        </w:rPr>
        <w:t>מוסיפין</w:t>
      </w:r>
      <w:r w:rsidR="007E0681">
        <w:rPr>
          <w:rFonts w:hint="cs"/>
          <w:rtl/>
        </w:rPr>
        <w:t>,</w:t>
      </w:r>
    </w:p>
    <w:p w14:paraId="4EBB5BCD" w14:textId="139A88B2" w:rsidR="0094084F" w:rsidRDefault="00067A23" w:rsidP="00CA4E24">
      <w:pPr>
        <w:pStyle w:val="36"/>
        <w:framePr w:wrap="notBeside"/>
        <w:rPr>
          <w:rtl/>
        </w:rPr>
      </w:pPr>
      <w:r w:rsidRPr="00CA4E24">
        <w:rPr>
          <w:rFonts w:hint="cs"/>
          <w:rtl/>
        </w:rPr>
        <w:t>ר</w:t>
      </w:r>
      <w:r w:rsidRPr="00CA4E24">
        <w:rPr>
          <w:rtl/>
        </w:rPr>
        <w:t>"</w:t>
      </w:r>
      <w:r w:rsidRPr="00CA4E24">
        <w:rPr>
          <w:rFonts w:hint="eastAsia"/>
          <w:rtl/>
        </w:rPr>
        <w:t>ע</w:t>
      </w:r>
      <w:r w:rsidR="0094084F">
        <w:rPr>
          <w:rtl/>
        </w:rPr>
        <w:t>:</w:t>
      </w:r>
    </w:p>
    <w:p w14:paraId="0F18B7D7" w14:textId="6EA518F5" w:rsidR="00067A23" w:rsidRPr="00A22F74" w:rsidRDefault="00067A23" w:rsidP="004D1462">
      <w:pPr>
        <w:rPr>
          <w:spacing w:val="-2"/>
          <w:rtl/>
        </w:rPr>
      </w:pPr>
      <w:r w:rsidRPr="00A22F74">
        <w:rPr>
          <w:rFonts w:ascii="Fb Fontext" w:hAnsi="Fb Fontext"/>
          <w:spacing w:val="-2"/>
          <w:sz w:val="20"/>
          <w:rtl/>
        </w:rPr>
        <w:t xml:space="preserve">ביו"ט </w:t>
      </w:r>
      <w:r w:rsidR="007E0681">
        <w:rPr>
          <w:rFonts w:ascii="Fb Fontext" w:hAnsi="Fb Fontext" w:hint="cs"/>
          <w:spacing w:val="-2"/>
          <w:sz w:val="20"/>
          <w:rtl/>
        </w:rPr>
        <w:t>ה'</w:t>
      </w:r>
      <w:r w:rsidRPr="00A22F74">
        <w:rPr>
          <w:rFonts w:ascii="Fb Fontext" w:hAnsi="Fb Fontext"/>
          <w:spacing w:val="-2"/>
          <w:sz w:val="20"/>
          <w:rtl/>
        </w:rPr>
        <w:t>, וביו</w:t>
      </w:r>
      <w:r>
        <w:rPr>
          <w:rFonts w:ascii="Fb Fontext" w:hAnsi="Fb Fontext" w:hint="cs"/>
          <w:spacing w:val="-2"/>
          <w:sz w:val="20"/>
          <w:rtl/>
        </w:rPr>
        <w:t>ה"כ</w:t>
      </w:r>
      <w:r w:rsidRPr="00A22F74">
        <w:rPr>
          <w:rFonts w:ascii="Fb Fontext" w:hAnsi="Fb Fontext"/>
          <w:spacing w:val="-2"/>
          <w:sz w:val="20"/>
          <w:rtl/>
        </w:rPr>
        <w:t xml:space="preserve"> </w:t>
      </w:r>
      <w:r w:rsidR="007E0681">
        <w:rPr>
          <w:rFonts w:ascii="Fb Fontext" w:hAnsi="Fb Fontext" w:hint="cs"/>
          <w:spacing w:val="-2"/>
          <w:sz w:val="20"/>
          <w:rtl/>
        </w:rPr>
        <w:t>ז'</w:t>
      </w:r>
      <w:r w:rsidRPr="00A22F74">
        <w:rPr>
          <w:rFonts w:ascii="Fb Fontext" w:hAnsi="Fb Fontext"/>
          <w:spacing w:val="-2"/>
          <w:sz w:val="20"/>
          <w:rtl/>
        </w:rPr>
        <w:t xml:space="preserve">, ובשבת </w:t>
      </w:r>
      <w:r w:rsidR="007E0681">
        <w:rPr>
          <w:rFonts w:ascii="Fb Fontext" w:hAnsi="Fb Fontext" w:hint="cs"/>
          <w:spacing w:val="-2"/>
          <w:sz w:val="20"/>
          <w:rtl/>
        </w:rPr>
        <w:t>ו'</w:t>
      </w:r>
      <w:r w:rsidRPr="00A22F74">
        <w:rPr>
          <w:rFonts w:ascii="Fb Fontext" w:hAnsi="Fb Fontext"/>
          <w:spacing w:val="-2"/>
          <w:sz w:val="20"/>
          <w:rtl/>
        </w:rPr>
        <w:t xml:space="preserve">, אין פוחתין </w:t>
      </w:r>
      <w:r w:rsidRPr="00F05A14">
        <w:rPr>
          <w:rFonts w:ascii="Fb Fontext" w:hAnsi="Fb Fontext" w:cs="PFT_Frank"/>
          <w:b/>
          <w:bCs/>
          <w:spacing w:val="-2"/>
          <w:sz w:val="20"/>
          <w:szCs w:val="14"/>
          <w:rtl/>
        </w:rPr>
        <w:t>אבל</w:t>
      </w:r>
      <w:r w:rsidRPr="00A22F74">
        <w:rPr>
          <w:rFonts w:ascii="Fb Fontext" w:hAnsi="Fb Fontext"/>
          <w:spacing w:val="-2"/>
          <w:sz w:val="20"/>
          <w:rtl/>
        </w:rPr>
        <w:t xml:space="preserve"> מוסיפין.</w:t>
      </w:r>
    </w:p>
    <w:p w14:paraId="157E877A" w14:textId="53C09F4C" w:rsidR="0094084F" w:rsidRDefault="00067A23" w:rsidP="00CA4E24">
      <w:pPr>
        <w:pStyle w:val="36"/>
        <w:framePr w:wrap="notBeside"/>
        <w:rPr>
          <w:rtl/>
        </w:rPr>
      </w:pPr>
      <w:r w:rsidRPr="00CA4E24">
        <w:rPr>
          <w:rtl/>
        </w:rPr>
        <w:t>רבא</w:t>
      </w:r>
      <w:r w:rsidR="0094084F">
        <w:rPr>
          <w:rtl/>
        </w:rPr>
        <w:t>:</w:t>
      </w:r>
    </w:p>
    <w:p w14:paraId="425171F8" w14:textId="1D31AB1F" w:rsidR="00067A23" w:rsidRPr="00411327" w:rsidRDefault="00ED681B" w:rsidP="00ED681B">
      <w:pPr>
        <w:rPr>
          <w:rStyle w:val="afff"/>
          <w:b/>
          <w:rtl/>
        </w:rPr>
      </w:pPr>
      <w:r w:rsidRPr="004D1462">
        <w:rPr>
          <w:rFonts w:hint="eastAsia"/>
          <w:rtl/>
        </w:rPr>
        <w:t>משנה</w:t>
      </w:r>
      <w:r w:rsidRPr="00411327">
        <w:rPr>
          <w:rStyle w:val="afff"/>
          <w:rFonts w:hint="cs"/>
          <w:b/>
          <w:rtl/>
        </w:rPr>
        <w:t xml:space="preserve"> כתדברי"ש </w:t>
      </w:r>
      <w:r w:rsidRPr="004D1462">
        <w:rPr>
          <w:rFonts w:hint="eastAsia"/>
          <w:rtl/>
        </w:rPr>
        <w:t>שאמר</w:t>
      </w:r>
      <w:r w:rsidRPr="004D1462">
        <w:rPr>
          <w:rtl/>
        </w:rPr>
        <w:t xml:space="preserve"> </w:t>
      </w:r>
      <w:r w:rsidRPr="004D1462">
        <w:rPr>
          <w:rFonts w:hint="eastAsia"/>
          <w:rtl/>
        </w:rPr>
        <w:t>כן</w:t>
      </w:r>
      <w:r>
        <w:rPr>
          <w:rFonts w:hint="cs"/>
          <w:rtl/>
        </w:rPr>
        <w:t>,</w:t>
      </w:r>
      <w:r w:rsidRPr="004D1462">
        <w:rPr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ו</w:t>
      </w:r>
      <w:r w:rsidRPr="00411327">
        <w:rPr>
          <w:rStyle w:val="afff"/>
          <w:b/>
          <w:rtl/>
        </w:rPr>
        <w:t>תרי תנאי אליבא דרבי ישמעאל</w:t>
      </w:r>
      <w:r w:rsidRPr="00411327">
        <w:rPr>
          <w:rStyle w:val="afff"/>
          <w:rFonts w:hint="cs"/>
          <w:b/>
          <w:rtl/>
        </w:rPr>
        <w:t>.</w:t>
      </w:r>
    </w:p>
    <w:p w14:paraId="1A05ECE3" w14:textId="77777777" w:rsidR="00F3769E" w:rsidRPr="006D4160" w:rsidRDefault="00067A23" w:rsidP="006D4160">
      <w:pPr>
        <w:pStyle w:val="afff4"/>
        <w:rPr>
          <w:rtl/>
        </w:rPr>
      </w:pPr>
      <w:r w:rsidRPr="006D4160">
        <w:rPr>
          <w:rtl/>
        </w:rPr>
        <w:t xml:space="preserve">שלשה חמשה ושבעה כנגד מי? </w:t>
      </w:r>
      <w:r w:rsidR="00ED681B" w:rsidRPr="006D4160">
        <w:rPr>
          <w:rFonts w:hint="cs"/>
          <w:rtl/>
        </w:rPr>
        <w:t xml:space="preserve">         </w:t>
      </w:r>
    </w:p>
    <w:p w14:paraId="0CD1C67E" w14:textId="625174B4" w:rsidR="0094084F" w:rsidRDefault="00ED681B" w:rsidP="00F3769E">
      <w:pPr>
        <w:pStyle w:val="36"/>
        <w:framePr w:wrap="notBeside"/>
        <w:rPr>
          <w:rtl/>
        </w:rPr>
      </w:pPr>
      <w:r w:rsidRPr="00F3769E">
        <w:rPr>
          <w:rFonts w:hint="eastAsia"/>
          <w:rtl/>
        </w:rPr>
        <w:t>א</w:t>
      </w:r>
      <w:r w:rsidR="0094084F">
        <w:rPr>
          <w:rFonts w:hint="cs"/>
          <w:rtl/>
        </w:rPr>
        <w:t>.</w:t>
      </w:r>
    </w:p>
    <w:p w14:paraId="41FC1257" w14:textId="509204DF" w:rsidR="00F3769E" w:rsidRDefault="00067A23" w:rsidP="001A0BB6">
      <w:pPr>
        <w:rPr>
          <w:rtl/>
        </w:rPr>
      </w:pPr>
      <w:r w:rsidRPr="006F178A">
        <w:rPr>
          <w:rtl/>
        </w:rPr>
        <w:t>כנגד ברכת כהנים.</w:t>
      </w:r>
    </w:p>
    <w:p w14:paraId="27850BD5" w14:textId="43465ACB" w:rsidR="0094084F" w:rsidRDefault="00ED681B" w:rsidP="00F3769E">
      <w:pPr>
        <w:pStyle w:val="36"/>
        <w:framePr w:wrap="notBeside"/>
        <w:rPr>
          <w:rtl/>
        </w:rPr>
      </w:pPr>
      <w:r w:rsidRPr="00F3769E">
        <w:rPr>
          <w:rFonts w:hint="cs"/>
          <w:rtl/>
        </w:rPr>
        <w:t>ב</w:t>
      </w:r>
      <w:r w:rsidR="0094084F">
        <w:rPr>
          <w:rFonts w:hint="cs"/>
          <w:rtl/>
        </w:rPr>
        <w:t>.</w:t>
      </w:r>
    </w:p>
    <w:p w14:paraId="150B12BA" w14:textId="5A9F2CC3" w:rsidR="00067A23" w:rsidRDefault="00067A23" w:rsidP="001A0BB6">
      <w:pPr>
        <w:rPr>
          <w:rtl/>
        </w:rPr>
      </w:pPr>
      <w:r w:rsidRPr="006F178A">
        <w:rPr>
          <w:rStyle w:val="afe"/>
          <w:rtl/>
        </w:rPr>
        <w:t>שלשה</w:t>
      </w:r>
      <w:r w:rsidRPr="006F178A">
        <w:rPr>
          <w:rtl/>
        </w:rPr>
        <w:t xml:space="preserve"> שומרי </w:t>
      </w:r>
      <w:r w:rsidR="00ED681B">
        <w:rPr>
          <w:rFonts w:hint="cs"/>
          <w:rtl/>
        </w:rPr>
        <w:t>ה</w:t>
      </w:r>
      <w:r w:rsidRPr="006F178A">
        <w:rPr>
          <w:rtl/>
        </w:rPr>
        <w:t xml:space="preserve">סף, </w:t>
      </w:r>
      <w:r w:rsidRPr="006F178A">
        <w:rPr>
          <w:rStyle w:val="afe"/>
          <w:rtl/>
        </w:rPr>
        <w:t>חמשה</w:t>
      </w:r>
      <w:r w:rsidRPr="006F178A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מ</w:t>
      </w:r>
      <w:r w:rsidRPr="006F178A">
        <w:rPr>
          <w:rtl/>
        </w:rPr>
        <w:t>רואי</w:t>
      </w:r>
      <w:r w:rsidR="00ED681B">
        <w:rPr>
          <w:rFonts w:hint="cs"/>
          <w:rtl/>
        </w:rPr>
        <w:t>..</w:t>
      </w:r>
      <w:r w:rsidRPr="006F178A">
        <w:rPr>
          <w:rtl/>
        </w:rPr>
        <w:t xml:space="preserve"> </w:t>
      </w:r>
      <w:r w:rsidRPr="006F178A">
        <w:rPr>
          <w:rStyle w:val="afe"/>
          <w:rtl/>
        </w:rPr>
        <w:t>שבעה</w:t>
      </w:r>
      <w:r w:rsidRPr="006F178A">
        <w:rPr>
          <w:rtl/>
        </w:rPr>
        <w:t xml:space="preserve"> רואי פני המלך.</w:t>
      </w:r>
    </w:p>
    <w:p w14:paraId="7D04F6A2" w14:textId="14BC6420" w:rsidR="00E10080" w:rsidRPr="006F178A" w:rsidRDefault="00E10080" w:rsidP="00C11782">
      <w:pPr>
        <w:pStyle w:val="afffa"/>
        <w:rPr>
          <w:rtl/>
        </w:rPr>
      </w:pPr>
      <w:r>
        <w:rPr>
          <w:rFonts w:hint="cs"/>
          <w:rtl/>
        </w:rPr>
        <w:t xml:space="preserve">וכן תני רב יוסף ולא </w:t>
      </w:r>
      <w:r w:rsidR="00C11782">
        <w:rPr>
          <w:rFonts w:hint="cs"/>
          <w:rtl/>
        </w:rPr>
        <w:t>אמרו,-</w:t>
      </w:r>
      <w:r>
        <w:rPr>
          <w:rFonts w:hint="cs"/>
          <w:rtl/>
        </w:rPr>
        <w:t xml:space="preserve"> שלא ידע שהוקשה להם</w:t>
      </w:r>
    </w:p>
    <w:p w14:paraId="6DBD54BA" w14:textId="282384B7" w:rsidR="0094084F" w:rsidRDefault="00067A23" w:rsidP="00F3769E">
      <w:pPr>
        <w:pStyle w:val="36"/>
        <w:framePr w:wrap="notBeside"/>
        <w:rPr>
          <w:rtl/>
        </w:rPr>
      </w:pPr>
      <w:r w:rsidRPr="00F3769E">
        <w:rPr>
          <w:rtl/>
        </w:rPr>
        <w:t>ר"י</w:t>
      </w:r>
      <w:r w:rsidR="0094084F">
        <w:rPr>
          <w:rtl/>
        </w:rPr>
        <w:t>:</w:t>
      </w:r>
    </w:p>
    <w:p w14:paraId="22143EF1" w14:textId="53548D4B" w:rsidR="00067A23" w:rsidRPr="006F178A" w:rsidRDefault="00067A23" w:rsidP="00067A23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ששה</w:t>
      </w:r>
      <w:r w:rsidRPr="00A22F74">
        <w:rPr>
          <w:rtl/>
        </w:rPr>
        <w:t xml:space="preserve"> כנגד </w:t>
      </w:r>
      <w:r w:rsidR="00C05512">
        <w:rPr>
          <w:rFonts w:hint="cs"/>
          <w:rtl/>
        </w:rPr>
        <w:t>ששה</w:t>
      </w:r>
      <w:r w:rsidR="008A3A3D">
        <w:rPr>
          <w:rFonts w:hint="cs"/>
          <w:rtl/>
        </w:rPr>
        <w:t xml:space="preserve"> </w:t>
      </w:r>
      <w:r w:rsidRPr="00A22F74">
        <w:rPr>
          <w:rtl/>
        </w:rPr>
        <w:t xml:space="preserve">שעמדו מימינו של עזרא </w:t>
      </w:r>
      <w:r w:rsidR="008A3A3D">
        <w:rPr>
          <w:rFonts w:hint="cs"/>
          <w:rtl/>
        </w:rPr>
        <w:t>ו</w:t>
      </w:r>
      <w:r w:rsidR="00C05512">
        <w:rPr>
          <w:rFonts w:hint="cs"/>
          <w:rtl/>
        </w:rPr>
        <w:t xml:space="preserve">ששה </w:t>
      </w:r>
      <w:r w:rsidRPr="00A22F74">
        <w:rPr>
          <w:rtl/>
        </w:rPr>
        <w:t>משמאלו</w:t>
      </w:r>
      <w:r w:rsidR="008A3A3D">
        <w:rPr>
          <w:rFonts w:hint="cs"/>
          <w:rtl/>
        </w:rPr>
        <w:t>.</w:t>
      </w:r>
    </w:p>
    <w:p w14:paraId="7DBF7166" w14:textId="3B124742" w:rsidR="00067A23" w:rsidRPr="006F178A" w:rsidRDefault="00A84DF2" w:rsidP="00E7367D">
      <w:pPr>
        <w:pStyle w:val="afff4"/>
        <w:rPr>
          <w:rtl/>
        </w:rPr>
      </w:pPr>
      <w:r>
        <w:rPr>
          <w:rFonts w:hint="cs"/>
          <w:rtl/>
        </w:rPr>
        <w:t>מי העולים למנין שבעה</w:t>
      </w:r>
    </w:p>
    <w:p w14:paraId="1BCFB38A" w14:textId="2692C5B8" w:rsidR="0094084F" w:rsidRDefault="00067A23" w:rsidP="00C05512">
      <w:pPr>
        <w:pStyle w:val="36"/>
        <w:framePr w:wrap="notBeside"/>
        <w:rPr>
          <w:rtl/>
        </w:rPr>
      </w:pPr>
      <w:r w:rsidRPr="00C05512">
        <w:rPr>
          <w:rtl/>
        </w:rPr>
        <w:t>ת"ר</w:t>
      </w:r>
      <w:r w:rsidR="0094084F">
        <w:rPr>
          <w:rtl/>
        </w:rPr>
        <w:t>:</w:t>
      </w:r>
    </w:p>
    <w:p w14:paraId="346E4BB1" w14:textId="380E689A" w:rsidR="00067A23" w:rsidRPr="006F178A" w:rsidRDefault="00067A23" w:rsidP="00067A23">
      <w:pPr>
        <w:rPr>
          <w:rtl/>
        </w:rPr>
      </w:pPr>
      <w:r w:rsidRPr="006F178A">
        <w:rPr>
          <w:rFonts w:ascii="Fb Fontext" w:hAnsi="Fb Fontext"/>
          <w:rtl/>
        </w:rPr>
        <w:t>הכל עולין למנין שבעה</w:t>
      </w:r>
      <w:r>
        <w:rPr>
          <w:rFonts w:ascii="Fb Fontext" w:hAnsi="Fb Fontext" w:hint="cs"/>
          <w:rtl/>
        </w:rPr>
        <w:t xml:space="preserve"> </w:t>
      </w:r>
      <w:r w:rsidRPr="00E10080">
        <w:rPr>
          <w:rStyle w:val="afffb"/>
          <w:rFonts w:hint="eastAsia"/>
          <w:rtl/>
        </w:rPr>
        <w:t>ק</w:t>
      </w:r>
      <w:r w:rsidR="008A3A3D">
        <w:rPr>
          <w:rStyle w:val="afffb"/>
          <w:rFonts w:hint="cs"/>
          <w:rtl/>
        </w:rPr>
        <w:t>ו</w:t>
      </w:r>
      <w:r w:rsidRPr="00E10080">
        <w:rPr>
          <w:rStyle w:val="afffb"/>
          <w:rFonts w:hint="eastAsia"/>
          <w:rtl/>
        </w:rPr>
        <w:t>ראין</w:t>
      </w:r>
      <w:r w:rsidRPr="006F178A">
        <w:rPr>
          <w:rFonts w:ascii="Fb Fontext" w:hAnsi="Fb Fontext"/>
          <w:rtl/>
        </w:rPr>
        <w:t>, אפילו קטן ואשה</w:t>
      </w:r>
      <w:r w:rsidR="008A3A3D">
        <w:rPr>
          <w:rFonts w:hint="cs"/>
          <w:rtl/>
        </w:rPr>
        <w:t>,</w:t>
      </w:r>
    </w:p>
    <w:p w14:paraId="065AA609" w14:textId="5B431EC4" w:rsidR="00067A23" w:rsidRPr="006F178A" w:rsidRDefault="00067A23" w:rsidP="00A84DF2">
      <w:pPr>
        <w:spacing w:after="60"/>
        <w:rPr>
          <w:rtl/>
        </w:rPr>
      </w:pPr>
      <w:r w:rsidRPr="00411327">
        <w:rPr>
          <w:rStyle w:val="afff"/>
          <w:b/>
          <w:rtl/>
        </w:rPr>
        <w:t xml:space="preserve">אבל אמרו חכמים: </w:t>
      </w:r>
      <w:r w:rsidRPr="006F178A">
        <w:rPr>
          <w:rtl/>
        </w:rPr>
        <w:t>אשה לא, מפני כבוד צבור.</w:t>
      </w:r>
    </w:p>
    <w:p w14:paraId="15D259BA" w14:textId="16EE06DF" w:rsidR="0094084F" w:rsidRDefault="00067A23" w:rsidP="00A84DF2">
      <w:pPr>
        <w:pStyle w:val="36"/>
        <w:framePr w:wrap="notBeside"/>
        <w:rPr>
          <w:rtl/>
        </w:rPr>
      </w:pPr>
      <w:r w:rsidRPr="00A84DF2">
        <w:rPr>
          <w:rtl/>
        </w:rPr>
        <w:t>איבעיא</w:t>
      </w:r>
      <w:r w:rsidR="0094084F">
        <w:rPr>
          <w:rtl/>
        </w:rPr>
        <w:t>:</w:t>
      </w:r>
    </w:p>
    <w:p w14:paraId="5EA06DDA" w14:textId="04FA6A72" w:rsidR="00067A23" w:rsidRPr="006D4160" w:rsidRDefault="001A0BB6" w:rsidP="006D4160">
      <w:pPr>
        <w:pStyle w:val="afff4"/>
        <w:rPr>
          <w:rtl/>
        </w:rPr>
      </w:pPr>
      <w:r w:rsidRPr="006D4160">
        <w:rPr>
          <w:rFonts w:hint="cs"/>
          <w:rtl/>
        </w:rPr>
        <w:t xml:space="preserve">אם </w:t>
      </w:r>
      <w:r w:rsidR="00067A23" w:rsidRPr="006D4160">
        <w:rPr>
          <w:rtl/>
        </w:rPr>
        <w:t xml:space="preserve">מפטיר </w:t>
      </w:r>
      <w:r w:rsidR="008A3A3D" w:rsidRPr="006D4160">
        <w:rPr>
          <w:rFonts w:hint="cs"/>
          <w:rtl/>
        </w:rPr>
        <w:t>עולה</w:t>
      </w:r>
      <w:r w:rsidR="008A3A3D" w:rsidRPr="006D4160">
        <w:rPr>
          <w:rtl/>
        </w:rPr>
        <w:t xml:space="preserve"> </w:t>
      </w:r>
      <w:r w:rsidR="00067A23" w:rsidRPr="006D4160">
        <w:rPr>
          <w:rtl/>
        </w:rPr>
        <w:t>למנין שבעה?</w:t>
      </w:r>
    </w:p>
    <w:p w14:paraId="5C0BC1E6" w14:textId="0B45CAD3" w:rsidR="0094084F" w:rsidRDefault="00067A23" w:rsidP="00FE7670">
      <w:pPr>
        <w:pStyle w:val="36"/>
        <w:framePr w:wrap="notBeside"/>
        <w:rPr>
          <w:rtl/>
        </w:rPr>
      </w:pPr>
      <w:r w:rsidRPr="00FE7670">
        <w:rPr>
          <w:rFonts w:hint="cs"/>
          <w:rtl/>
        </w:rPr>
        <w:t>ר</w:t>
      </w:r>
      <w:r w:rsidRPr="00FE7670">
        <w:rPr>
          <w:rtl/>
        </w:rPr>
        <w:t>"</w:t>
      </w:r>
      <w:r w:rsidRPr="00FE7670">
        <w:rPr>
          <w:rFonts w:hint="cs"/>
          <w:rtl/>
        </w:rPr>
        <w:t>ה וריב</w:t>
      </w:r>
      <w:r w:rsidRPr="00FE7670">
        <w:rPr>
          <w:rtl/>
        </w:rPr>
        <w:t>"</w:t>
      </w:r>
      <w:r w:rsidRPr="00FE7670">
        <w:rPr>
          <w:rFonts w:hint="cs"/>
          <w:rtl/>
        </w:rPr>
        <w:t>א</w:t>
      </w:r>
      <w:r w:rsidR="0094084F">
        <w:rPr>
          <w:rFonts w:hint="cs"/>
          <w:rtl/>
        </w:rPr>
        <w:t>:</w:t>
      </w:r>
    </w:p>
    <w:p w14:paraId="4C5F49F5" w14:textId="04BCDA34" w:rsidR="00067A23" w:rsidRPr="000C0C8B" w:rsidRDefault="00FE7670" w:rsidP="008A3A3D">
      <w:pPr>
        <w:rPr>
          <w:spacing w:val="-2"/>
          <w:rtl/>
        </w:rPr>
      </w:pPr>
      <w:r w:rsidRPr="00FE7670">
        <w:rPr>
          <w:rStyle w:val="afff"/>
          <w:rFonts w:hint="cs"/>
          <w:rtl/>
        </w:rPr>
        <w:t>ל</w:t>
      </w:r>
      <w:r w:rsidR="00067A23" w:rsidRPr="00FE7670">
        <w:rPr>
          <w:rStyle w:val="afff"/>
          <w:rFonts w:hint="eastAsia"/>
          <w:rtl/>
        </w:rPr>
        <w:t>חד</w:t>
      </w:r>
      <w:r w:rsidR="00067A23" w:rsidRPr="00FE7670">
        <w:rPr>
          <w:rStyle w:val="afff"/>
          <w:rtl/>
        </w:rPr>
        <w:t>:</w:t>
      </w:r>
      <w:r w:rsidR="00067A23" w:rsidRPr="000C0C8B">
        <w:rPr>
          <w:spacing w:val="-2"/>
          <w:rtl/>
        </w:rPr>
        <w:t xml:space="preserve"> עולה - דקרי</w:t>
      </w:r>
      <w:r w:rsidR="008A3A3D" w:rsidRPr="000C0C8B">
        <w:rPr>
          <w:rFonts w:hint="cs"/>
          <w:spacing w:val="-2"/>
          <w:rtl/>
        </w:rPr>
        <w:t>,</w:t>
      </w:r>
      <w:r w:rsidR="008A3A3D" w:rsidRPr="00411327">
        <w:rPr>
          <w:rStyle w:val="afff"/>
          <w:rFonts w:hint="cs"/>
          <w:b/>
          <w:spacing w:val="-2"/>
          <w:rtl/>
        </w:rPr>
        <w:t xml:space="preserve"> </w:t>
      </w:r>
      <w:r w:rsidR="001C5888">
        <w:rPr>
          <w:rStyle w:val="afff"/>
          <w:rtl/>
        </w:rPr>
        <w:tab/>
      </w:r>
      <w:r w:rsidR="001C5888">
        <w:rPr>
          <w:rStyle w:val="afff"/>
          <w:rtl/>
        </w:rPr>
        <w:tab/>
      </w:r>
      <w:r w:rsidR="001C5888">
        <w:rPr>
          <w:rStyle w:val="afff"/>
          <w:rtl/>
        </w:rPr>
        <w:tab/>
      </w:r>
      <w:r w:rsidR="00067A23" w:rsidRPr="00FE7670">
        <w:rPr>
          <w:rStyle w:val="afff"/>
          <w:rFonts w:hint="cs"/>
          <w:rtl/>
        </w:rPr>
        <w:t>ולחד:</w:t>
      </w:r>
      <w:r w:rsidR="00067A23" w:rsidRPr="000C0C8B">
        <w:rPr>
          <w:rFonts w:hint="cs"/>
          <w:spacing w:val="-2"/>
          <w:rtl/>
        </w:rPr>
        <w:t xml:space="preserve"> </w:t>
      </w:r>
      <w:r w:rsidR="008A3A3D" w:rsidRPr="006D4160">
        <w:rPr>
          <w:rFonts w:hint="cs"/>
          <w:rtl/>
        </w:rPr>
        <w:t>לא, שרק מפני כבוד תורה.</w:t>
      </w:r>
    </w:p>
    <w:p w14:paraId="1399F9F0" w14:textId="77777777" w:rsidR="0094084F" w:rsidRDefault="00067A23" w:rsidP="00FE7670">
      <w:pPr>
        <w:pStyle w:val="36"/>
        <w:framePr w:wrap="notBeside"/>
        <w:rPr>
          <w:rtl/>
        </w:rPr>
      </w:pPr>
      <w:r w:rsidRPr="00FE7670">
        <w:rPr>
          <w:rFonts w:hint="eastAsia"/>
          <w:rtl/>
        </w:rPr>
        <w:t>והך</w:t>
      </w:r>
      <w:r w:rsidR="0094084F">
        <w:rPr>
          <w:rFonts w:hint="cs"/>
          <w:rtl/>
        </w:rPr>
        <w:t>:</w:t>
      </w:r>
    </w:p>
    <w:p w14:paraId="2AC43603" w14:textId="468488A7" w:rsidR="008A3A3D" w:rsidRDefault="00067A23" w:rsidP="00067A23">
      <w:pPr>
        <w:rPr>
          <w:rtl/>
        </w:rPr>
      </w:pPr>
      <w:r w:rsidRPr="006F178A">
        <w:rPr>
          <w:rFonts w:hint="cs"/>
          <w:rtl/>
        </w:rPr>
        <w:t xml:space="preserve">דמפטיר </w:t>
      </w:r>
      <w:r>
        <w:rPr>
          <w:rFonts w:hint="cs"/>
          <w:rtl/>
        </w:rPr>
        <w:t>ק</w:t>
      </w:r>
      <w:r w:rsidR="008A3A3D">
        <w:rPr>
          <w:rFonts w:hint="cs"/>
          <w:rtl/>
        </w:rPr>
        <w:t>ו</w:t>
      </w:r>
      <w:r>
        <w:rPr>
          <w:rFonts w:hint="cs"/>
          <w:rtl/>
        </w:rPr>
        <w:t xml:space="preserve">רא </w:t>
      </w:r>
      <w:r w:rsidRPr="006F178A">
        <w:rPr>
          <w:rFonts w:hint="cs"/>
          <w:rtl/>
        </w:rPr>
        <w:t>כ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א פסוקים כנגד </w:t>
      </w:r>
      <w:r w:rsidRPr="00F05A14">
        <w:rPr>
          <w:rFonts w:cs="PFT_Frank" w:hint="eastAsia"/>
          <w:b/>
          <w:bCs/>
          <w:szCs w:val="14"/>
          <w:rtl/>
        </w:rPr>
        <w:t>ז</w:t>
      </w:r>
      <w:r w:rsidRPr="00F05A14">
        <w:rPr>
          <w:rFonts w:cs="PFT_Frank"/>
          <w:b/>
          <w:bCs/>
          <w:szCs w:val="14"/>
          <w:rtl/>
        </w:rPr>
        <w:t xml:space="preserve">' </w:t>
      </w:r>
      <w:r w:rsidRPr="006F178A">
        <w:rPr>
          <w:rFonts w:hint="cs"/>
          <w:rtl/>
        </w:rPr>
        <w:t>שבתורה</w:t>
      </w:r>
      <w:r w:rsidR="007A0977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330DBAF9" w14:textId="77777777" w:rsidR="0094084F" w:rsidRDefault="00DB0121" w:rsidP="0035196D">
      <w:pPr>
        <w:pStyle w:val="36"/>
        <w:framePr w:wrap="notBeside"/>
        <w:rPr>
          <w:rtl/>
        </w:rPr>
      </w:pPr>
      <w:r w:rsidRPr="0035196D">
        <w:rPr>
          <w:rFonts w:hint="cs"/>
          <w:rtl/>
        </w:rPr>
        <w:t>-</w:t>
      </w:r>
      <w:r w:rsidR="001C5888">
        <w:rPr>
          <w:rFonts w:hint="cs"/>
          <w:rtl/>
        </w:rPr>
        <w:t>דחי'</w:t>
      </w:r>
      <w:r w:rsidR="0094084F">
        <w:rPr>
          <w:rFonts w:hint="cs"/>
          <w:rtl/>
        </w:rPr>
        <w:t>:</w:t>
      </w:r>
    </w:p>
    <w:p w14:paraId="7EA51D08" w14:textId="623F5787" w:rsidR="00067A23" w:rsidRPr="006F178A" w:rsidRDefault="00DB0121" w:rsidP="0035196D">
      <w:pPr>
        <w:rPr>
          <w:rtl/>
        </w:rPr>
      </w:pPr>
      <w:r>
        <w:rPr>
          <w:rFonts w:hint="cs"/>
          <w:rtl/>
        </w:rPr>
        <w:t xml:space="preserve">שרק </w:t>
      </w:r>
      <w:r w:rsidR="00067A23" w:rsidRPr="006F178A">
        <w:rPr>
          <w:rFonts w:hint="cs"/>
          <w:rtl/>
        </w:rPr>
        <w:t>משום כבוד תורה</w:t>
      </w:r>
      <w:r>
        <w:rPr>
          <w:rFonts w:hint="cs"/>
          <w:rtl/>
        </w:rPr>
        <w:t>,</w:t>
      </w:r>
      <w:r w:rsidR="00067A23" w:rsidRPr="006F178A">
        <w:rPr>
          <w:rFonts w:hint="cs"/>
          <w:rtl/>
        </w:rPr>
        <w:t xml:space="preserve"> לא </w:t>
      </w:r>
      <w:r>
        <w:rPr>
          <w:rFonts w:hint="cs"/>
          <w:rtl/>
        </w:rPr>
        <w:t>צריך כנגדו.</w:t>
      </w:r>
    </w:p>
    <w:p w14:paraId="1AA8B033" w14:textId="3C2FDB4D" w:rsidR="00DB0121" w:rsidRDefault="00DB0121" w:rsidP="0035196D">
      <w:pPr>
        <w:pStyle w:val="afffa"/>
        <w:rPr>
          <w:rtl/>
        </w:rPr>
      </w:pPr>
      <w:r>
        <w:rPr>
          <w:rFonts w:hint="cs"/>
          <w:rtl/>
        </w:rPr>
        <w:t>ו</w:t>
      </w:r>
      <w:r w:rsidRPr="007A0977">
        <w:rPr>
          <w:rStyle w:val="a4"/>
          <w:rFonts w:hint="cs"/>
          <w:sz w:val="16"/>
          <w:szCs w:val="14"/>
          <w:rtl/>
        </w:rPr>
        <w:t>'</w:t>
      </w:r>
      <w:r w:rsidR="00067A23" w:rsidRPr="007A0977">
        <w:rPr>
          <w:rStyle w:val="a4"/>
          <w:sz w:val="16"/>
          <w:szCs w:val="14"/>
          <w:rtl/>
        </w:rPr>
        <w:t>עלותיכם ספו</w:t>
      </w:r>
      <w:r w:rsidR="00067A23" w:rsidRPr="007A0977">
        <w:rPr>
          <w:rStyle w:val="a4"/>
          <w:rFonts w:hint="cs"/>
          <w:sz w:val="16"/>
          <w:szCs w:val="14"/>
          <w:rtl/>
        </w:rPr>
        <w:t>'</w:t>
      </w:r>
      <w:r w:rsidR="00067A23" w:rsidRPr="009F5743">
        <w:rPr>
          <w:rStyle w:val="a4"/>
          <w:rtl/>
        </w:rPr>
        <w:t>,</w:t>
      </w:r>
      <w:r w:rsidR="00067A23" w:rsidRPr="006F178A">
        <w:rPr>
          <w:rtl/>
        </w:rPr>
        <w:t xml:space="preserve"> </w:t>
      </w:r>
      <w:r>
        <w:rPr>
          <w:rFonts w:hint="cs"/>
          <w:rtl/>
        </w:rPr>
        <w:t>שאינם</w:t>
      </w:r>
      <w:r w:rsidR="00067A23" w:rsidRPr="006F178A">
        <w:rPr>
          <w:rtl/>
        </w:rPr>
        <w:t xml:space="preserve"> </w:t>
      </w:r>
      <w:r w:rsidR="00067A23">
        <w:rPr>
          <w:rFonts w:hint="cs"/>
          <w:rtl/>
        </w:rPr>
        <w:t>כ''א</w:t>
      </w:r>
      <w:r>
        <w:rPr>
          <w:rFonts w:hint="cs"/>
          <w:rtl/>
        </w:rPr>
        <w:t xml:space="preserve"> - </w:t>
      </w:r>
      <w:r w:rsidR="00067A23" w:rsidRPr="006F178A">
        <w:rPr>
          <w:rtl/>
        </w:rPr>
        <w:t>התם סליק עניינא</w:t>
      </w:r>
      <w:r>
        <w:rPr>
          <w:rFonts w:hint="cs"/>
          <w:rtl/>
        </w:rPr>
        <w:t>,</w:t>
      </w:r>
    </w:p>
    <w:p w14:paraId="1F57C4BA" w14:textId="13E5A899" w:rsidR="00067A23" w:rsidRDefault="00DB0121" w:rsidP="0035196D">
      <w:pPr>
        <w:pStyle w:val="afffa"/>
        <w:spacing w:after="60"/>
        <w:ind w:left="0" w:firstLine="0"/>
        <w:rPr>
          <w:rStyle w:val="afff"/>
          <w:b/>
          <w:rtl/>
        </w:rPr>
      </w:pPr>
      <w:r>
        <w:rPr>
          <w:rFonts w:hint="cs"/>
          <w:rtl/>
        </w:rPr>
        <w:t xml:space="preserve">וכן </w:t>
      </w:r>
      <w:r w:rsidR="00067A23" w:rsidRPr="006F178A">
        <w:rPr>
          <w:rFonts w:hint="cs"/>
          <w:rtl/>
        </w:rPr>
        <w:t xml:space="preserve">במקום שיש תורגמן פוסק </w:t>
      </w:r>
      <w:r w:rsidRPr="00411327">
        <w:rPr>
          <w:rStyle w:val="afff"/>
          <w:rFonts w:hint="cs"/>
          <w:b/>
          <w:rtl/>
        </w:rPr>
        <w:t>אפי' בעשרה, דטורח.</w:t>
      </w:r>
    </w:p>
    <w:p w14:paraId="22DB0DDD" w14:textId="5C18A654" w:rsidR="001C5888" w:rsidRPr="001C5888" w:rsidRDefault="001C5888" w:rsidP="001C5888">
      <w:pPr>
        <w:pStyle w:val="af3"/>
        <w:rPr>
          <w:rtl/>
        </w:rPr>
      </w:pPr>
      <w:r w:rsidRPr="001C5888">
        <w:rPr>
          <w:rFonts w:hint="cs"/>
          <w:rtl/>
        </w:rPr>
        <w:t>****</w:t>
      </w:r>
    </w:p>
    <w:p w14:paraId="0522E120" w14:textId="77777777" w:rsidR="00067A23" w:rsidRPr="00B41F80" w:rsidRDefault="00067A23" w:rsidP="006242E0">
      <w:pPr>
        <w:pStyle w:val="af5"/>
        <w:framePr w:wrap="around"/>
        <w:rPr>
          <w:rtl/>
        </w:rPr>
      </w:pPr>
      <w:r w:rsidRPr="00B41F80">
        <w:rPr>
          <w:rFonts w:hint="cs"/>
          <w:rtl/>
        </w:rPr>
        <w:t>כג:</w:t>
      </w:r>
    </w:p>
    <w:p>
      <w:pPr>
        <w:pStyle w:val="MishnaBatzad"/>
        <w:rPr>
          <w:ins w:id="20075" w:author="קלוד" w:date="2026-10-06T10:09:25Z"/>
        </w:rPr>
      </w:pPr>
      <w:ins w:id="20074" w:author="קלוד" w:date="2026-10-06T10:09:25Z">
        <w:r>
          <w:t xml:space="preserve">משנה ג</w:t>
        </w:r>
      </w:ins>
    </w:p>
    <w:p w14:paraId="26233C07" w14:textId="74E37023" w:rsidR="00067A23" w:rsidRPr="008F7813" w:rsidRDefault="00067A23" w:rsidP="0013595B">
      <w:pPr>
        <w:pStyle w:val="afb"/>
        <w:spacing w:after="60"/>
        <w:rPr>
          <w:rtl/>
        </w:rPr>
      </w:pPr>
      <w:r w:rsidRPr="008F7813">
        <w:rPr>
          <w:rtl/>
        </w:rPr>
        <w:t>אין פורסין על שמע, ואין עוברין לפני התיבה, ואין נושאין את כפיהם, ואין קורין בתורה, ואין מפטירין בנביא, ואין עושין מעמד ומושב, ואין אומרים ברכת אבלים</w:t>
      </w:r>
      <w:r w:rsidR="00DB0121" w:rsidRPr="008F7813">
        <w:rPr>
          <w:rFonts w:hint="cs"/>
          <w:rtl/>
        </w:rPr>
        <w:t>,</w:t>
      </w:r>
      <w:r w:rsidRPr="008F7813">
        <w:rPr>
          <w:rtl/>
        </w:rPr>
        <w:t xml:space="preserve"> תנחומי אבלים, ברכת חתנים, </w:t>
      </w:r>
      <w:r w:rsidR="00DB0121" w:rsidRPr="008F7813">
        <w:rPr>
          <w:rFonts w:hint="cs"/>
          <w:rtl/>
        </w:rPr>
        <w:t>וזימון</w:t>
      </w:r>
      <w:r w:rsidRPr="008F7813">
        <w:rPr>
          <w:rtl/>
        </w:rPr>
        <w:t xml:space="preserve"> בשם</w:t>
      </w:r>
      <w:r w:rsidR="00B77D04" w:rsidRPr="008F7813">
        <w:rPr>
          <w:rFonts w:hint="cs"/>
          <w:rtl/>
        </w:rPr>
        <w:t xml:space="preserve"> -</w:t>
      </w:r>
      <w:r w:rsidRPr="008F7813">
        <w:rPr>
          <w:rtl/>
        </w:rPr>
        <w:t xml:space="preserve"> פחות מעשרה, ובקרקעות - תשעה וכהן, ואדם כיוצא בהן.</w:t>
      </w:r>
    </w:p>
    <w:p w14:paraId="428156D1" w14:textId="236AB17E" w:rsidR="0094084F" w:rsidRDefault="00067A23" w:rsidP="008737E8">
      <w:pPr>
        <w:pStyle w:val="36"/>
        <w:framePr w:wrap="notBeside"/>
        <w:rPr>
          <w:rtl/>
        </w:rPr>
      </w:pPr>
      <w:r w:rsidRPr="008737E8">
        <w:rPr>
          <w:rFonts w:hint="cs"/>
          <w:rtl/>
        </w:rPr>
        <w:t>ר</w:t>
      </w:r>
      <w:r w:rsidR="00A20162" w:rsidRPr="008737E8">
        <w:rPr>
          <w:rFonts w:hint="cs"/>
          <w:rtl/>
        </w:rPr>
        <w:t>י</w:t>
      </w:r>
      <w:r w:rsidRPr="008737E8">
        <w:rPr>
          <w:rFonts w:hint="cs"/>
          <w:rtl/>
        </w:rPr>
        <w:t>"</w:t>
      </w:r>
      <w:r w:rsidR="00A20162" w:rsidRPr="008737E8">
        <w:rPr>
          <w:rFonts w:hint="cs"/>
          <w:rtl/>
        </w:rPr>
        <w:t>ו</w:t>
      </w:r>
      <w:r w:rsidR="0094084F">
        <w:rPr>
          <w:rFonts w:hint="cs"/>
          <w:rtl/>
        </w:rPr>
        <w:t>:</w:t>
      </w:r>
    </w:p>
    <w:p w14:paraId="4435EFC4" w14:textId="77777777" w:rsidR="00B97F72" w:rsidRDefault="00067A23" w:rsidP="008F7813">
      <w:pPr>
        <w:rPr>
          <w:rStyle w:val="afffb"/>
          <w:spacing w:val="-2"/>
          <w:rtl/>
        </w:rPr>
      </w:pPr>
      <w:r w:rsidRPr="00B97F72">
        <w:rPr>
          <w:rFonts w:hint="eastAsia"/>
          <w:rtl/>
        </w:rPr>
        <w:t>מג</w:t>
      </w:r>
      <w:r w:rsidR="00A20162" w:rsidRPr="00B97F72">
        <w:rPr>
          <w:rFonts w:hint="cs"/>
          <w:rtl/>
        </w:rPr>
        <w:t>ז</w:t>
      </w:r>
      <w:r w:rsidRPr="00B97F72">
        <w:rPr>
          <w:rtl/>
        </w:rPr>
        <w:t>"ש</w:t>
      </w:r>
      <w:r w:rsidR="00B77D04" w:rsidRPr="00B97F72">
        <w:rPr>
          <w:rFonts w:hint="cs"/>
          <w:rtl/>
        </w:rPr>
        <w:t>,</w:t>
      </w:r>
      <w:r w:rsidRPr="00367CC7">
        <w:rPr>
          <w:rtl/>
        </w:rPr>
        <w:t xml:space="preserve"> </w:t>
      </w:r>
      <w:r w:rsidR="00B77D04" w:rsidRPr="008F7813">
        <w:rPr>
          <w:rStyle w:val="afff"/>
          <w:rFonts w:hint="cs"/>
          <w:rtl/>
        </w:rPr>
        <w:t>ששם</w:t>
      </w:r>
      <w:r w:rsidR="00B77D04">
        <w:rPr>
          <w:rStyle w:val="a4"/>
          <w:rFonts w:hint="cs"/>
          <w:rtl/>
        </w:rPr>
        <w:t xml:space="preserve"> </w:t>
      </w:r>
      <w:r w:rsidRPr="004A3A20">
        <w:rPr>
          <w:rStyle w:val="a4"/>
          <w:rFonts w:hint="cs"/>
          <w:rtl/>
        </w:rPr>
        <w:t>'</w:t>
      </w:r>
      <w:r w:rsidRPr="004A3A20">
        <w:rPr>
          <w:rStyle w:val="a4"/>
          <w:rtl/>
        </w:rPr>
        <w:t>הבדלו מ</w:t>
      </w:r>
      <w:r>
        <w:rPr>
          <w:rStyle w:val="a4"/>
          <w:rFonts w:hint="cs"/>
          <w:u w:val="single"/>
          <w:rtl/>
        </w:rPr>
        <w:t>"</w:t>
      </w:r>
      <w:r w:rsidRPr="00367CC7">
        <w:rPr>
          <w:rStyle w:val="a4"/>
          <w:u w:val="single"/>
          <w:rtl/>
        </w:rPr>
        <w:t>תוך</w:t>
      </w:r>
      <w:r>
        <w:rPr>
          <w:rStyle w:val="a4"/>
          <w:rFonts w:hint="cs"/>
          <w:rtl/>
        </w:rPr>
        <w:t>"</w:t>
      </w:r>
      <w:r w:rsidRPr="004A3A20">
        <w:rPr>
          <w:rStyle w:val="a4"/>
          <w:rtl/>
        </w:rPr>
        <w:t xml:space="preserve"> העדה'</w:t>
      </w:r>
      <w:r w:rsidRPr="006F178A">
        <w:rPr>
          <w:rtl/>
        </w:rPr>
        <w:t xml:space="preserve"> </w:t>
      </w:r>
      <w:r w:rsidRPr="00367CC7">
        <w:rPr>
          <w:rStyle w:val="afffb"/>
          <w:rFonts w:hint="eastAsia"/>
          <w:rtl/>
        </w:rPr>
        <w:t>ועדה</w:t>
      </w:r>
      <w:r w:rsidRPr="00367CC7">
        <w:rPr>
          <w:rStyle w:val="afffb"/>
          <w:rtl/>
        </w:rPr>
        <w:t xml:space="preserve"> </w:t>
      </w:r>
      <w:r w:rsidR="00B77D04">
        <w:rPr>
          <w:rStyle w:val="afffb"/>
          <w:rFonts w:hint="cs"/>
          <w:rtl/>
        </w:rPr>
        <w:t>-</w:t>
      </w:r>
      <w:r w:rsidR="00B77D04" w:rsidRPr="00367CC7">
        <w:rPr>
          <w:rStyle w:val="afffb"/>
          <w:rtl/>
        </w:rPr>
        <w:t xml:space="preserve"> </w:t>
      </w:r>
      <w:r w:rsidRPr="00367CC7">
        <w:rPr>
          <w:rStyle w:val="afffb"/>
          <w:rFonts w:hint="eastAsia"/>
          <w:rtl/>
        </w:rPr>
        <w:t>י</w:t>
      </w:r>
      <w:r w:rsidRPr="008E50D0">
        <w:rPr>
          <w:rStyle w:val="afffb"/>
          <w:rFonts w:hint="cs"/>
          <w:rtl/>
        </w:rPr>
        <w:t>'</w:t>
      </w:r>
      <w:r w:rsidR="00B77D04">
        <w:rPr>
          <w:rStyle w:val="afffb"/>
          <w:rFonts w:hint="cs"/>
          <w:rtl/>
        </w:rPr>
        <w:t>, ד</w:t>
      </w:r>
      <w:r w:rsidRPr="00367CC7">
        <w:rPr>
          <w:rStyle w:val="afffb"/>
          <w:rtl/>
        </w:rPr>
        <w:t xml:space="preserve">עדה </w:t>
      </w:r>
      <w:r w:rsidRPr="00367CC7">
        <w:rPr>
          <w:rStyle w:val="afffb"/>
          <w:rFonts w:hint="eastAsia"/>
          <w:rtl/>
        </w:rPr>
        <w:t>עדה</w:t>
      </w:r>
      <w:r w:rsidRPr="00367CC7">
        <w:rPr>
          <w:rStyle w:val="afffb"/>
          <w:rtl/>
        </w:rPr>
        <w:t xml:space="preserve"> </w:t>
      </w:r>
      <w:r w:rsidRPr="000C0C8B">
        <w:rPr>
          <w:rStyle w:val="afffb"/>
          <w:spacing w:val="-2"/>
          <w:rtl/>
        </w:rPr>
        <w:t>ממרגלים</w:t>
      </w:r>
      <w:r w:rsidR="00B77D04" w:rsidRPr="000C0C8B">
        <w:rPr>
          <w:rStyle w:val="afffb"/>
          <w:rFonts w:hint="cs"/>
          <w:spacing w:val="-2"/>
          <w:rtl/>
        </w:rPr>
        <w:t xml:space="preserve"> </w:t>
      </w:r>
    </w:p>
    <w:p w14:paraId="35FD8566" w14:textId="71397477" w:rsidR="00067A23" w:rsidRPr="006F178A" w:rsidRDefault="00B77D04" w:rsidP="00B97F72">
      <w:pPr>
        <w:ind w:firstLine="170"/>
        <w:rPr>
          <w:rtl/>
        </w:rPr>
      </w:pPr>
      <w:r w:rsidRPr="008F7813">
        <w:rPr>
          <w:rStyle w:val="afff"/>
          <w:rFonts w:hint="cs"/>
          <w:rtl/>
        </w:rPr>
        <w:t xml:space="preserve">וכאן </w:t>
      </w:r>
      <w:r w:rsidR="00067A23" w:rsidRPr="008F7813">
        <w:rPr>
          <w:rStyle w:val="afff"/>
          <w:rFonts w:hint="cs"/>
          <w:rtl/>
        </w:rPr>
        <w:t>כתוב:</w:t>
      </w:r>
      <w:r w:rsidR="00067A23" w:rsidRPr="000C0C8B">
        <w:rPr>
          <w:rStyle w:val="a4"/>
          <w:rFonts w:hint="cs"/>
          <w:spacing w:val="-2"/>
          <w:rtl/>
        </w:rPr>
        <w:t xml:space="preserve"> </w:t>
      </w:r>
      <w:r w:rsidR="00067A23" w:rsidRPr="00B97F72">
        <w:rPr>
          <w:rStyle w:val="a4"/>
          <w:rFonts w:hint="cs"/>
          <w:rtl/>
        </w:rPr>
        <w:t>'</w:t>
      </w:r>
      <w:r w:rsidR="00067A23" w:rsidRPr="00B97F72">
        <w:rPr>
          <w:rStyle w:val="a4"/>
          <w:rtl/>
        </w:rPr>
        <w:t>ונקדשתי ב</w:t>
      </w:r>
      <w:r w:rsidR="00067A23" w:rsidRPr="00B97F72">
        <w:rPr>
          <w:rStyle w:val="a4"/>
          <w:rFonts w:hint="cs"/>
          <w:rtl/>
        </w:rPr>
        <w:t>"</w:t>
      </w:r>
      <w:r w:rsidR="00067A23" w:rsidRPr="00B97F72">
        <w:rPr>
          <w:rStyle w:val="a4"/>
          <w:rtl/>
        </w:rPr>
        <w:t>תוך</w:t>
      </w:r>
      <w:r w:rsidR="00067A23" w:rsidRPr="00B97F72">
        <w:rPr>
          <w:rStyle w:val="a4"/>
          <w:rFonts w:hint="cs"/>
          <w:rtl/>
        </w:rPr>
        <w:t>"</w:t>
      </w:r>
      <w:r w:rsidR="00067A23" w:rsidRPr="00B97F72">
        <w:rPr>
          <w:rStyle w:val="a4"/>
          <w:rtl/>
        </w:rPr>
        <w:t xml:space="preserve"> בני ישראל</w:t>
      </w:r>
      <w:r w:rsidR="00067A23" w:rsidRPr="00B97F72">
        <w:rPr>
          <w:rStyle w:val="a4"/>
          <w:rFonts w:hint="cs"/>
          <w:rtl/>
        </w:rPr>
        <w:t>'</w:t>
      </w:r>
      <w:r w:rsidR="00067A23" w:rsidRPr="000C0C8B">
        <w:rPr>
          <w:rStyle w:val="a4"/>
          <w:rFonts w:hint="cs"/>
          <w:spacing w:val="-2"/>
          <w:rtl/>
        </w:rPr>
        <w:t xml:space="preserve"> </w:t>
      </w:r>
      <w:r w:rsidRPr="000C0C8B">
        <w:rPr>
          <w:spacing w:val="-2"/>
          <w:rtl/>
        </w:rPr>
        <w:t>–</w:t>
      </w:r>
      <w:r w:rsidRPr="000C0C8B">
        <w:rPr>
          <w:rFonts w:hint="cs"/>
          <w:spacing w:val="-2"/>
          <w:rtl/>
        </w:rPr>
        <w:t xml:space="preserve"> כל שבקדושה י'.</w:t>
      </w:r>
    </w:p>
    <w:p w14:paraId="59F367E7" w14:textId="170F82D5" w:rsidR="00067A23" w:rsidRPr="002A2713" w:rsidRDefault="00067A23" w:rsidP="00067A23">
      <w:pPr>
        <w:pStyle w:val="aff1"/>
        <w:rPr>
          <w:rtl/>
        </w:rPr>
      </w:pPr>
      <w:ins w:id="9835" w:author="מספור קטעי משנה" w:date="2026-10-06T06:45:35Z">
        <w:r>
          <w:rPr>
            <w:rStyle w:val="MisparKeta"/>
          </w:rPr>
          <w:t xml:space="preserve">ג. </w:t>
        </w:r>
      </w:ins>
      <w:r w:rsidRPr="002A2713">
        <w:rPr>
          <w:rtl/>
        </w:rPr>
        <w:lastRenderedPageBreak/>
        <w:t>מעמד ומושב.</w:t>
      </w:r>
    </w:p>
    <w:p w14:paraId="69E5FE8E" w14:textId="2B0AA4BD" w:rsidR="00067A23" w:rsidRDefault="00067A23" w:rsidP="00F65FEB">
      <w:pPr>
        <w:spacing w:after="60"/>
        <w:rPr>
          <w:rtl/>
        </w:rPr>
      </w:pPr>
      <w:r>
        <w:rPr>
          <w:rFonts w:hint="cs"/>
          <w:rtl/>
        </w:rPr>
        <w:t>דבפחות</w:t>
      </w:r>
      <w:r w:rsidR="00913E64">
        <w:rPr>
          <w:rFonts w:hint="cs"/>
          <w:rtl/>
        </w:rPr>
        <w:t>,</w:t>
      </w:r>
      <w:r>
        <w:rPr>
          <w:rFonts w:hint="cs"/>
          <w:rtl/>
        </w:rPr>
        <w:t xml:space="preserve"> אין ד</w:t>
      </w:r>
      <w:r w:rsidR="00B77D04">
        <w:rPr>
          <w:rFonts w:hint="cs"/>
          <w:rtl/>
        </w:rPr>
        <w:t>"א</w:t>
      </w:r>
      <w:r>
        <w:rPr>
          <w:rFonts w:hint="cs"/>
          <w:rtl/>
        </w:rPr>
        <w:t xml:space="preserve"> </w:t>
      </w:r>
      <w:r w:rsidR="002843AE" w:rsidRPr="00F65FEB">
        <w:rPr>
          <w:rStyle w:val="afffb"/>
          <w:rFonts w:hint="eastAsia"/>
          <w:rtl/>
        </w:rPr>
        <w:t>להטריח</w:t>
      </w:r>
      <w:r w:rsidR="002843AE" w:rsidRPr="00F65FEB">
        <w:rPr>
          <w:rStyle w:val="afffb"/>
          <w:rtl/>
        </w:rPr>
        <w:t xml:space="preserve"> </w:t>
      </w:r>
      <w:r w:rsidR="002843AE" w:rsidRPr="00F65FEB">
        <w:rPr>
          <w:rStyle w:val="afffb"/>
          <w:rFonts w:hint="eastAsia"/>
          <w:rtl/>
        </w:rPr>
        <w:t>ש</w:t>
      </w:r>
      <w:r w:rsidR="002843AE" w:rsidRPr="00F65FEB">
        <w:rPr>
          <w:rStyle w:val="afffb"/>
          <w:rtl/>
        </w:rPr>
        <w:t>"צ</w:t>
      </w:r>
      <w:r w:rsidR="002843AE" w:rsidRPr="00E10080">
        <w:rPr>
          <w:rStyle w:val="afffb"/>
          <w:rtl/>
        </w:rPr>
        <w:t xml:space="preserve"> </w:t>
      </w:r>
      <w:r>
        <w:rPr>
          <w:rFonts w:hint="cs"/>
          <w:rtl/>
        </w:rPr>
        <w:t xml:space="preserve">לומר </w:t>
      </w:r>
      <w:r>
        <w:rPr>
          <w:rtl/>
        </w:rPr>
        <w:t xml:space="preserve">עמדו </w:t>
      </w:r>
      <w:r w:rsidRPr="00F05A14">
        <w:rPr>
          <w:rFonts w:cs="PFT_Frank"/>
          <w:b/>
          <w:bCs/>
          <w:szCs w:val="14"/>
          <w:rtl/>
        </w:rPr>
        <w:t>יקרים</w:t>
      </w:r>
      <w:r w:rsidRPr="006F178A">
        <w:rPr>
          <w:rtl/>
        </w:rPr>
        <w:t>! שבו</w:t>
      </w:r>
      <w:r w:rsidR="00B77D04">
        <w:rPr>
          <w:rFonts w:hint="cs"/>
          <w:rtl/>
        </w:rPr>
        <w:t xml:space="preserve"> </w:t>
      </w:r>
      <w:r w:rsidR="00B77D04" w:rsidRPr="00F05A14">
        <w:rPr>
          <w:rFonts w:cs="PFT_Frank" w:hint="eastAsia"/>
          <w:b/>
          <w:bCs/>
          <w:szCs w:val="14"/>
          <w:rtl/>
        </w:rPr>
        <w:t>יקרים</w:t>
      </w:r>
      <w:r w:rsidRPr="006F178A">
        <w:rPr>
          <w:rtl/>
        </w:rPr>
        <w:t>!</w:t>
      </w:r>
    </w:p>
    <w:p w14:paraId="6FC446A6" w14:textId="1AD95FC9" w:rsidR="00B77D04" w:rsidRPr="00F65FEB" w:rsidRDefault="00067A23" w:rsidP="00F65FEB">
      <w:pPr>
        <w:jc w:val="center"/>
        <w:rPr>
          <w:rtl/>
        </w:rPr>
      </w:pPr>
      <w:r w:rsidRPr="00F65FEB">
        <w:rPr>
          <w:rStyle w:val="aff2"/>
          <w:rtl/>
        </w:rPr>
        <w:t>ברכת אבלים.</w:t>
      </w:r>
      <w:r w:rsidR="00F65FEB">
        <w:rPr>
          <w:rStyle w:val="aff2"/>
          <w:rFonts w:hint="cs"/>
          <w:rtl/>
        </w:rPr>
        <w:t>-</w:t>
      </w:r>
      <w:r w:rsidR="00F65FEB" w:rsidRPr="00F65FEB">
        <w:rPr>
          <w:rFonts w:hint="cs"/>
          <w:rtl/>
        </w:rPr>
        <w:t xml:space="preserve"> </w:t>
      </w:r>
      <w:r w:rsidRPr="00F65FEB">
        <w:rPr>
          <w:rtl/>
        </w:rPr>
        <w:t>ברכת רחבה.</w:t>
      </w:r>
    </w:p>
    <w:p w14:paraId="2F6C3274" w14:textId="48FFB8D6" w:rsidR="0094084F" w:rsidRDefault="00067A23" w:rsidP="00447795">
      <w:pPr>
        <w:pStyle w:val="36"/>
        <w:framePr w:wrap="notBeside"/>
        <w:rPr>
          <w:rtl/>
        </w:rPr>
      </w:pPr>
      <w:r w:rsidRPr="00447795">
        <w:rPr>
          <w:rFonts w:hint="cs"/>
          <w:rtl/>
        </w:rPr>
        <w:t>רי</w:t>
      </w:r>
      <w:r w:rsidRPr="00447795">
        <w:rPr>
          <w:rtl/>
        </w:rPr>
        <w:t>"</w:t>
      </w:r>
      <w:r w:rsidRPr="00447795">
        <w:rPr>
          <w:rFonts w:hint="cs"/>
          <w:rtl/>
        </w:rPr>
        <w:t>ו</w:t>
      </w:r>
      <w:r w:rsidR="0094084F">
        <w:rPr>
          <w:rFonts w:hint="cs"/>
          <w:rtl/>
        </w:rPr>
        <w:t>:</w:t>
      </w:r>
    </w:p>
    <w:p w14:paraId="7C8646A0" w14:textId="317CE59F" w:rsidR="00067A23" w:rsidRPr="006F178A" w:rsidRDefault="00067A23" w:rsidP="00B77D04">
      <w:pPr>
        <w:rPr>
          <w:rFonts w:cs="Guttman Vilna"/>
          <w:b/>
          <w:rtl/>
        </w:rPr>
      </w:pPr>
      <w:r w:rsidRPr="006F178A">
        <w:rPr>
          <w:rtl/>
        </w:rPr>
        <w:t>ברכת אבלים ב</w:t>
      </w:r>
      <w:r w:rsidR="00F65FEB">
        <w:rPr>
          <w:rFonts w:hint="cs"/>
          <w:rtl/>
        </w:rPr>
        <w:t>עשרה</w:t>
      </w:r>
      <w:r w:rsidRPr="006F178A">
        <w:rPr>
          <w:rtl/>
        </w:rPr>
        <w:t xml:space="preserve">, </w:t>
      </w:r>
      <w:r w:rsidR="000C50B7">
        <w:rPr>
          <w:rtl/>
        </w:rPr>
        <w:tab/>
      </w:r>
      <w:r w:rsidR="000C50B7">
        <w:rPr>
          <w:rFonts w:hint="cs"/>
          <w:rtl/>
        </w:rPr>
        <w:t xml:space="preserve">- </w:t>
      </w:r>
      <w:r w:rsidRPr="006F178A">
        <w:rPr>
          <w:rtl/>
        </w:rPr>
        <w:t>ואין אבלים מן המנין</w:t>
      </w:r>
      <w:r w:rsidR="00B77D04">
        <w:rPr>
          <w:rStyle w:val="afffb"/>
          <w:rFonts w:hint="cs"/>
          <w:rtl/>
        </w:rPr>
        <w:t xml:space="preserve"> שיש ברכה כנגדם</w:t>
      </w:r>
    </w:p>
    <w:p w14:paraId="4650749E" w14:textId="0F1BA808" w:rsidR="00067A23" w:rsidRDefault="00067A23" w:rsidP="00067A23">
      <w:pPr>
        <w:rPr>
          <w:rtl/>
        </w:rPr>
      </w:pPr>
      <w:r w:rsidRPr="006F178A">
        <w:rPr>
          <w:rtl/>
        </w:rPr>
        <w:t xml:space="preserve">ברכת חתנים בעשרה </w:t>
      </w:r>
      <w:r w:rsidR="000C50B7">
        <w:rPr>
          <w:rtl/>
        </w:rPr>
        <w:tab/>
      </w:r>
      <w:r w:rsidRPr="006F178A">
        <w:rPr>
          <w:rtl/>
        </w:rPr>
        <w:t>- וחתנים מן המנין.</w:t>
      </w:r>
    </w:p>
    <w:p w14:paraId="17969B0E" w14:textId="3CFDD39C" w:rsidR="00067A23" w:rsidRPr="003966A9" w:rsidRDefault="002843AE" w:rsidP="00E10080">
      <w:pPr>
        <w:pStyle w:val="aff1"/>
        <w:rPr>
          <w:rtl/>
        </w:rPr>
      </w:pPr>
      <w:ins w:id="9836" w:author="מספור קטעי משנה" w:date="2026-10-06T06:45:35Z">
        <w:r>
          <w:rPr>
            <w:rStyle w:val="MisparKeta"/>
          </w:rPr>
          <w:t xml:space="preserve">ג. </w:t>
        </w:r>
      </w:ins>
      <w:r>
        <w:rPr>
          <w:rFonts w:hint="cs"/>
          <w:rtl/>
        </w:rPr>
        <w:t>זימון</w:t>
      </w:r>
      <w:r w:rsidR="00067A23" w:rsidRPr="003966A9">
        <w:rPr>
          <w:rtl/>
        </w:rPr>
        <w:t xml:space="preserve"> על המזון בשם.</w:t>
      </w:r>
    </w:p>
    <w:p w14:paraId="07C730C5" w14:textId="785A7C5E" w:rsidR="00067A23" w:rsidRPr="006F178A" w:rsidRDefault="00067A23" w:rsidP="00067A23">
      <w:pPr>
        <w:rPr>
          <w:rFonts w:cs="Guttman Vilna"/>
          <w:b/>
          <w:rtl/>
        </w:rPr>
      </w:pPr>
      <w:r>
        <w:rPr>
          <w:rFonts w:hint="cs"/>
          <w:rtl/>
        </w:rPr>
        <w:t>ד</w:t>
      </w:r>
      <w:r w:rsidR="00913E64">
        <w:rPr>
          <w:rFonts w:hint="cs"/>
          <w:rtl/>
        </w:rPr>
        <w:t xml:space="preserve">בפחות, </w:t>
      </w:r>
      <w:r>
        <w:rPr>
          <w:rFonts w:hint="cs"/>
          <w:rtl/>
        </w:rPr>
        <w:t xml:space="preserve">אין </w:t>
      </w:r>
      <w:r w:rsidR="00FE5B8E">
        <w:rPr>
          <w:rFonts w:hint="cs"/>
          <w:rtl/>
        </w:rPr>
        <w:t xml:space="preserve">דרך ארץ </w:t>
      </w:r>
      <w:r>
        <w:rPr>
          <w:rFonts w:hint="cs"/>
          <w:rtl/>
        </w:rPr>
        <w:t xml:space="preserve">לומר נברך </w:t>
      </w:r>
      <w:r w:rsidRPr="00F05A14">
        <w:rPr>
          <w:rFonts w:cs="PFT_Frank" w:hint="eastAsia"/>
          <w:b/>
          <w:bCs/>
          <w:szCs w:val="14"/>
          <w:rtl/>
        </w:rPr>
        <w:t>ל</w:t>
      </w:r>
      <w:r w:rsidRPr="00F05A14">
        <w:rPr>
          <w:rFonts w:cs="PFT_Frank"/>
          <w:b/>
          <w:bCs/>
          <w:szCs w:val="14"/>
          <w:rtl/>
        </w:rPr>
        <w:t>אלהינו</w:t>
      </w:r>
      <w:r w:rsidR="00913E64">
        <w:rPr>
          <w:rFonts w:hint="cs"/>
          <w:rtl/>
        </w:rPr>
        <w:t>.</w:t>
      </w:r>
    </w:p>
    <w:p w14:paraId="7FA6B062" w14:textId="3F5CC951" w:rsidR="00067A23" w:rsidRPr="003966A9" w:rsidRDefault="00067A23" w:rsidP="00067A23">
      <w:pPr>
        <w:pStyle w:val="aff1"/>
        <w:rPr>
          <w:rtl/>
        </w:rPr>
      </w:pPr>
      <w:ins w:id="9837" w:author="מספור קטעי משנה" w:date="2026-10-06T06:45:35Z">
        <w:r>
          <w:rPr>
            <w:rStyle w:val="MisparKeta"/>
          </w:rPr>
          <w:t xml:space="preserve">ד. </w:t>
        </w:r>
      </w:ins>
      <w:r w:rsidRPr="003966A9">
        <w:rPr>
          <w:rtl/>
        </w:rPr>
        <w:t>ו</w:t>
      </w:r>
      <w:r w:rsidR="00913E64">
        <w:rPr>
          <w:rFonts w:hint="cs"/>
          <w:rtl/>
        </w:rPr>
        <w:t>ב</w:t>
      </w:r>
      <w:r>
        <w:rPr>
          <w:rtl/>
        </w:rPr>
        <w:t>קרקעות תשעה וכהן</w:t>
      </w:r>
      <w:r w:rsidR="00913E64">
        <w:rPr>
          <w:rFonts w:hint="cs"/>
          <w:rtl/>
        </w:rPr>
        <w:t>,</w:t>
      </w:r>
      <w:r>
        <w:rPr>
          <w:rtl/>
        </w:rPr>
        <w:t xml:space="preserve"> ואדם כיוצא בהן</w:t>
      </w:r>
      <w:r w:rsidRPr="003966A9">
        <w:rPr>
          <w:rtl/>
        </w:rPr>
        <w:t>.</w:t>
      </w:r>
    </w:p>
    <w:p w14:paraId="70AA25BD" w14:textId="06B716AB" w:rsidR="0094084F" w:rsidRDefault="00067A23" w:rsidP="00FE5B8E">
      <w:pPr>
        <w:pStyle w:val="36"/>
        <w:framePr w:wrap="notBeside"/>
        <w:rPr>
          <w:rtl/>
        </w:rPr>
      </w:pPr>
      <w:r w:rsidRPr="00FE5B8E">
        <w:rPr>
          <w:rtl/>
        </w:rPr>
        <w:t>שמואל</w:t>
      </w:r>
      <w:r w:rsidR="0094084F">
        <w:rPr>
          <w:rtl/>
        </w:rPr>
        <w:t>:</w:t>
      </w:r>
    </w:p>
    <w:p w14:paraId="48803417" w14:textId="4857F04A" w:rsidR="0060107E" w:rsidRDefault="00067A23" w:rsidP="0060107E">
      <w:pPr>
        <w:rPr>
          <w:spacing w:val="-2"/>
          <w:rtl/>
        </w:rPr>
      </w:pPr>
      <w:r w:rsidRPr="00FE5B8E">
        <w:rPr>
          <w:rtl/>
        </w:rPr>
        <w:t>עשרה כהנים</w:t>
      </w:r>
      <w:r w:rsidRPr="0060107E">
        <w:rPr>
          <w:spacing w:val="-2"/>
          <w:rtl/>
        </w:rPr>
        <w:t xml:space="preserve"> </w:t>
      </w:r>
      <w:r w:rsidRPr="00FE5B8E">
        <w:rPr>
          <w:rStyle w:val="a4"/>
          <w:rtl/>
        </w:rPr>
        <w:t>בפרשה</w:t>
      </w:r>
      <w:r w:rsidRPr="0060107E">
        <w:rPr>
          <w:spacing w:val="-2"/>
          <w:rtl/>
        </w:rPr>
        <w:t xml:space="preserve">, חד לגופיה, </w:t>
      </w:r>
      <w:r w:rsidR="00913E64" w:rsidRPr="0060107E">
        <w:rPr>
          <w:rFonts w:hint="cs"/>
          <w:spacing w:val="-2"/>
          <w:rtl/>
        </w:rPr>
        <w:t xml:space="preserve">והשאר </w:t>
      </w:r>
      <w:r w:rsidR="00913E64" w:rsidRPr="000C50B7">
        <w:rPr>
          <w:rStyle w:val="afffb"/>
          <w:rFonts w:hint="eastAsia"/>
          <w:rtl/>
        </w:rPr>
        <w:t>מיעוט</w:t>
      </w:r>
      <w:r w:rsidR="00913E64" w:rsidRPr="000C50B7">
        <w:rPr>
          <w:rStyle w:val="afffb"/>
          <w:rtl/>
        </w:rPr>
        <w:t xml:space="preserve"> </w:t>
      </w:r>
      <w:r w:rsidR="00913E64" w:rsidRPr="000C50B7">
        <w:rPr>
          <w:rStyle w:val="afffb"/>
          <w:rFonts w:hint="eastAsia"/>
          <w:rtl/>
        </w:rPr>
        <w:t>אחר</w:t>
      </w:r>
      <w:r w:rsidR="00913E64" w:rsidRPr="000C50B7">
        <w:rPr>
          <w:rStyle w:val="afffb"/>
          <w:rtl/>
        </w:rPr>
        <w:t xml:space="preserve"> </w:t>
      </w:r>
      <w:r w:rsidR="00913E64" w:rsidRPr="000C50B7">
        <w:rPr>
          <w:rStyle w:val="afffb"/>
          <w:rFonts w:hint="eastAsia"/>
          <w:rtl/>
        </w:rPr>
        <w:t>מיעוט</w:t>
      </w:r>
      <w:r>
        <w:rPr>
          <w:rFonts w:hint="cs"/>
          <w:spacing w:val="-2"/>
          <w:rtl/>
        </w:rPr>
        <w:t xml:space="preserve"> </w:t>
      </w:r>
    </w:p>
    <w:p w14:paraId="27A5EECC" w14:textId="0513272F" w:rsidR="00067A23" w:rsidRPr="006F178A" w:rsidRDefault="00067A23" w:rsidP="00FE5B8E">
      <w:pPr>
        <w:rPr>
          <w:rtl/>
        </w:rPr>
      </w:pPr>
      <w:r>
        <w:rPr>
          <w:rFonts w:hint="cs"/>
          <w:spacing w:val="-2"/>
          <w:rtl/>
        </w:rPr>
        <w:t>ל</w:t>
      </w:r>
      <w:r w:rsidRPr="00A22F74">
        <w:rPr>
          <w:spacing w:val="-2"/>
          <w:rtl/>
        </w:rPr>
        <w:t xml:space="preserve">רבות: </w:t>
      </w:r>
      <w:r w:rsidR="00913E64">
        <w:rPr>
          <w:rFonts w:hint="cs"/>
          <w:spacing w:val="-2"/>
          <w:rtl/>
        </w:rPr>
        <w:t>ט'</w:t>
      </w:r>
      <w:r w:rsidR="00913E64" w:rsidRPr="00A22F74">
        <w:rPr>
          <w:spacing w:val="-2"/>
          <w:rtl/>
        </w:rPr>
        <w:t xml:space="preserve"> </w:t>
      </w:r>
      <w:r w:rsidRPr="00A22F74">
        <w:rPr>
          <w:spacing w:val="-2"/>
          <w:rtl/>
        </w:rPr>
        <w:t>ישראלים.</w:t>
      </w:r>
      <w:r w:rsidRPr="006F178A">
        <w:rPr>
          <w:rtl/>
        </w:rPr>
        <w:t xml:space="preserve"> </w:t>
      </w:r>
      <w:r w:rsidR="00A66597">
        <w:rPr>
          <w:rtl/>
        </w:rPr>
        <w:tab/>
      </w:r>
      <w:r w:rsidR="00A66597">
        <w:rPr>
          <w:rtl/>
        </w:rPr>
        <w:tab/>
      </w:r>
      <w:r w:rsidR="002843AE" w:rsidRPr="00411327">
        <w:rPr>
          <w:rStyle w:val="afff"/>
          <w:rFonts w:hint="cs"/>
          <w:b/>
          <w:rtl/>
        </w:rPr>
        <w:t>וקשיא</w:t>
      </w:r>
      <w:r w:rsidR="00913E64">
        <w:rPr>
          <w:rFonts w:hint="cs"/>
          <w:rtl/>
        </w:rPr>
        <w:t>:</w:t>
      </w:r>
      <w:r w:rsidR="00913E64" w:rsidRPr="006F178A">
        <w:rPr>
          <w:rtl/>
        </w:rPr>
        <w:t xml:space="preserve"> </w:t>
      </w:r>
      <w:r w:rsidR="00913E64">
        <w:rPr>
          <w:rFonts w:hint="cs"/>
          <w:rtl/>
        </w:rPr>
        <w:t>ה'</w:t>
      </w:r>
      <w:r w:rsidR="00913E64" w:rsidRPr="006F178A">
        <w:rPr>
          <w:rtl/>
        </w:rPr>
        <w:t xml:space="preserve"> </w:t>
      </w:r>
      <w:r w:rsidRPr="006F178A">
        <w:rPr>
          <w:rtl/>
        </w:rPr>
        <w:t xml:space="preserve">כהנים </w:t>
      </w:r>
      <w:r w:rsidR="00913E64">
        <w:rPr>
          <w:rFonts w:hint="cs"/>
          <w:rtl/>
        </w:rPr>
        <w:t>וה'</w:t>
      </w:r>
      <w:r w:rsidR="00913E64" w:rsidRPr="006F178A">
        <w:rPr>
          <w:rtl/>
        </w:rPr>
        <w:t xml:space="preserve"> </w:t>
      </w:r>
      <w:r w:rsidRPr="006F178A">
        <w:rPr>
          <w:rtl/>
        </w:rPr>
        <w:t xml:space="preserve">ישראלים! </w:t>
      </w:r>
    </w:p>
    <w:p w14:paraId="7CF69741" w14:textId="15FAD651" w:rsidR="00913E64" w:rsidRDefault="00067A23" w:rsidP="0060107E">
      <w:pPr>
        <w:rPr>
          <w:rStyle w:val="afe"/>
          <w:rFonts w:ascii="Fb Fontext" w:hAnsi="Fb Fontext" w:cs="BA Haketer Regular"/>
          <w:bCs w:val="0"/>
          <w:spacing w:val="-2"/>
          <w:szCs w:val="16"/>
          <w:rtl/>
        </w:rPr>
      </w:pPr>
      <w:r w:rsidRPr="006F178A">
        <w:rPr>
          <w:rStyle w:val="afe"/>
          <w:rtl/>
        </w:rPr>
        <w:t xml:space="preserve">ואדם </w:t>
      </w:r>
      <w:r w:rsidR="00913E64">
        <w:rPr>
          <w:rFonts w:hint="cs"/>
          <w:spacing w:val="-2"/>
          <w:rtl/>
        </w:rPr>
        <w:t xml:space="preserve">- </w:t>
      </w:r>
      <w:r w:rsidRPr="00A22F74">
        <w:rPr>
          <w:rFonts w:hint="cs"/>
          <w:spacing w:val="-2"/>
          <w:rtl/>
        </w:rPr>
        <w:t>ב</w:t>
      </w:r>
      <w:r>
        <w:rPr>
          <w:rFonts w:hint="cs"/>
          <w:spacing w:val="-2"/>
          <w:rtl/>
        </w:rPr>
        <w:t>'</w:t>
      </w:r>
      <w:r w:rsidRPr="00A22F74">
        <w:rPr>
          <w:rFonts w:hint="cs"/>
          <w:spacing w:val="-2"/>
          <w:rtl/>
        </w:rPr>
        <w:t>דמי עלי</w:t>
      </w:r>
      <w:r>
        <w:rPr>
          <w:rFonts w:hint="cs"/>
          <w:spacing w:val="-2"/>
          <w:rtl/>
        </w:rPr>
        <w:t>'</w:t>
      </w:r>
      <w:r w:rsidRPr="00A22F74">
        <w:rPr>
          <w:rFonts w:hint="cs"/>
          <w:spacing w:val="-2"/>
          <w:rtl/>
        </w:rPr>
        <w:t xml:space="preserve"> דשמין כעבד </w:t>
      </w:r>
      <w:r w:rsidR="00913E64">
        <w:rPr>
          <w:rFonts w:hint="cs"/>
          <w:spacing w:val="-2"/>
          <w:rtl/>
        </w:rPr>
        <w:t>ש</w:t>
      </w:r>
      <w:r>
        <w:rPr>
          <w:rFonts w:hint="cs"/>
          <w:spacing w:val="-2"/>
          <w:rtl/>
        </w:rPr>
        <w:t>הוקש</w:t>
      </w:r>
      <w:r w:rsidRPr="00A22F74">
        <w:rPr>
          <w:rFonts w:hint="cs"/>
          <w:spacing w:val="-2"/>
          <w:rtl/>
        </w:rPr>
        <w:t xml:space="preserve"> לקרקע </w:t>
      </w:r>
      <w:r w:rsidRPr="00E25ACA">
        <w:rPr>
          <w:rStyle w:val="a4"/>
          <w:rFonts w:hint="cs"/>
          <w:rtl/>
        </w:rPr>
        <w:t>ד'</w:t>
      </w:r>
      <w:r w:rsidRPr="00E25ACA">
        <w:rPr>
          <w:rStyle w:val="a4"/>
          <w:rtl/>
        </w:rPr>
        <w:t>והתנחלתם</w:t>
      </w:r>
      <w:r w:rsidR="00913E64" w:rsidRPr="00E25ACA">
        <w:rPr>
          <w:rStyle w:val="a4"/>
          <w:rFonts w:hint="cs"/>
          <w:rtl/>
        </w:rPr>
        <w:t>..</w:t>
      </w:r>
      <w:r w:rsidR="00913E64">
        <w:rPr>
          <w:rStyle w:val="a4"/>
          <w:rFonts w:hint="cs"/>
          <w:spacing w:val="-2"/>
          <w:rtl/>
        </w:rPr>
        <w:t>'</w:t>
      </w:r>
    </w:p>
    <w:p w14:paraId="57B5E5F7" w14:textId="3886AB1F" w:rsidR="001408FF" w:rsidRPr="001408FF" w:rsidRDefault="001408FF" w:rsidP="001408FF">
      <w:pPr>
        <w:pStyle w:val="af3"/>
        <w:rPr>
          <w:rtl/>
        </w:rPr>
      </w:pPr>
      <w:r w:rsidRPr="001408FF">
        <w:rPr>
          <w:rFonts w:hint="cs"/>
          <w:rtl/>
        </w:rPr>
        <w:t>****</w:t>
      </w:r>
    </w:p>
    <w:p w14:paraId="566A2505" w14:textId="77777777" w:rsidR="00067A23" w:rsidRPr="006F178A" w:rsidRDefault="00067A23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כד.</w:t>
      </w:r>
    </w:p>
    <w:p>
      <w:pPr>
        <w:pStyle w:val="MishnaBatzad"/>
        <w:rPr>
          <w:ins w:id="20004" w:author="קלוד" w:date="2026-10-06T10:43:38Z"/>
        </w:rPr>
      </w:pPr>
      <w:ins w:id="20003" w:author="קלוד" w:date="2026-10-06T10:43:38Z">
        <w:r>
          <w:t xml:space="preserve">משנה ד</w:t>
        </w:r>
      </w:ins>
    </w:p>
    <w:p w14:paraId="411B0975" w14:textId="77777777" w:rsidR="00067A23" w:rsidRPr="006F178A" w:rsidRDefault="00067A23" w:rsidP="000D73A9">
      <w:pPr>
        <w:pStyle w:val="afff8"/>
        <w:spacing w:before="0"/>
        <w:jc w:val="center"/>
        <w:rPr>
          <w:rtl/>
        </w:rPr>
      </w:pPr>
      <w:r w:rsidRPr="006F178A">
        <w:rPr>
          <w:rtl/>
        </w:rPr>
        <w:t>הקורא בתורה לא יפחות משלשה פסוקים.</w:t>
      </w:r>
    </w:p>
    <w:p w14:paraId="4546A2C6" w14:textId="094B483D" w:rsidR="00067A23" w:rsidRPr="006F178A" w:rsidRDefault="00067A23" w:rsidP="00067A23">
      <w:pPr>
        <w:pStyle w:val="afb"/>
        <w:rPr>
          <w:rtl/>
        </w:rPr>
      </w:pPr>
      <w:r w:rsidRPr="006F178A">
        <w:rPr>
          <w:rtl/>
        </w:rPr>
        <w:t>לא יקרא למתורגמן יותר מפסוק אחד</w:t>
      </w:r>
      <w:r w:rsidR="00F50D57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ובנביא שלשה.</w:t>
      </w:r>
    </w:p>
    <w:p w14:paraId="41DF5488" w14:textId="77777777" w:rsidR="00067A23" w:rsidRPr="006F178A" w:rsidRDefault="00067A23" w:rsidP="00694E19">
      <w:pPr>
        <w:pStyle w:val="afb"/>
        <w:spacing w:after="60"/>
        <w:rPr>
          <w:rtl/>
        </w:rPr>
      </w:pPr>
      <w:r w:rsidRPr="006F178A">
        <w:rPr>
          <w:rtl/>
        </w:rPr>
        <w:t>היו שלשתן שלש פרשיות - קורין אחד אחד.</w:t>
      </w:r>
    </w:p>
    <w:p w14:paraId="2FBAADA3" w14:textId="36F0E551" w:rsidR="00067A23" w:rsidRPr="006F178A" w:rsidRDefault="00067A23" w:rsidP="00694E19">
      <w:pPr>
        <w:pStyle w:val="afb"/>
        <w:jc w:val="center"/>
        <w:rPr>
          <w:rtl/>
        </w:rPr>
      </w:pPr>
      <w:r w:rsidRPr="006F178A">
        <w:rPr>
          <w:rtl/>
        </w:rPr>
        <w:t>מדלגין בנביא, ו</w:t>
      </w:r>
      <w:r w:rsidR="00F50D57">
        <w:rPr>
          <w:rFonts w:hint="cs"/>
          <w:rtl/>
        </w:rPr>
        <w:t>לא</w:t>
      </w:r>
      <w:r w:rsidRPr="006F178A">
        <w:rPr>
          <w:rtl/>
        </w:rPr>
        <w:t xml:space="preserve"> בתורה</w:t>
      </w:r>
      <w:r w:rsidR="00F50D57">
        <w:rPr>
          <w:rFonts w:hint="cs"/>
          <w:rtl/>
        </w:rPr>
        <w:t>,</w:t>
      </w:r>
    </w:p>
    <w:p w14:paraId="27A423F4" w14:textId="5E30AD84" w:rsidR="00067A23" w:rsidRPr="006F178A" w:rsidRDefault="00067A23" w:rsidP="00694E19">
      <w:pPr>
        <w:pStyle w:val="afb"/>
        <w:spacing w:after="60"/>
        <w:jc w:val="center"/>
        <w:rPr>
          <w:rtl/>
        </w:rPr>
      </w:pPr>
      <w:r w:rsidRPr="006F178A">
        <w:rPr>
          <w:rtl/>
        </w:rPr>
        <w:t>ועד כמה מדלג? כדי שלא יפסוק המתורגמן.</w:t>
      </w:r>
    </w:p>
    <w:p w14:paraId="5F040408" w14:textId="254C96BD" w:rsidR="00067A23" w:rsidRPr="006F178A" w:rsidRDefault="00067A23" w:rsidP="003858D4">
      <w:pPr>
        <w:spacing w:after="60"/>
        <w:rPr>
          <w:rtl/>
        </w:rPr>
      </w:pPr>
      <w:r w:rsidRPr="00AD1C92">
        <w:rPr>
          <w:rStyle w:val="aff2"/>
          <w:rtl/>
        </w:rPr>
        <w:t xml:space="preserve">שלשה פסוקין </w:t>
      </w:r>
      <w:r w:rsidR="003858D4">
        <w:rPr>
          <w:rStyle w:val="afff"/>
          <w:rFonts w:hint="cs"/>
          <w:b/>
          <w:rtl/>
        </w:rPr>
        <w:t xml:space="preserve">- </w:t>
      </w:r>
      <w:r w:rsidRPr="00411327">
        <w:rPr>
          <w:rStyle w:val="afff"/>
          <w:rFonts w:hint="cs"/>
          <w:b/>
          <w:rtl/>
        </w:rPr>
        <w:t>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 xml:space="preserve">א: </w:t>
      </w:r>
      <w:r w:rsidRPr="006F178A">
        <w:rPr>
          <w:rtl/>
        </w:rPr>
        <w:t>כנגד תורה נביאים וכתובים.</w:t>
      </w:r>
    </w:p>
    <w:p w14:paraId="381B902E" w14:textId="32E53A54" w:rsidR="00067A23" w:rsidRPr="006F178A" w:rsidRDefault="00067A23" w:rsidP="001408FF">
      <w:pPr>
        <w:pStyle w:val="aff1"/>
        <w:spacing w:before="0"/>
        <w:rPr>
          <w:rtl/>
        </w:rPr>
      </w:pPr>
      <w:ins w:id="9838" w:author="מספור קטעי משנה" w:date="2026-10-06T06:45:35Z">
        <w:r>
          <w:rPr>
            <w:rStyle w:val="MisparKeta"/>
          </w:rPr>
          <w:t xml:space="preserve">ה. </w:t>
        </w:r>
      </w:ins>
      <w:r w:rsidRPr="006F178A">
        <w:rPr>
          <w:rtl/>
        </w:rPr>
        <w:t>היו שלשתן שלש פרשיות</w:t>
      </w:r>
      <w:r w:rsidR="003A1D4D">
        <w:rPr>
          <w:rFonts w:hint="cs"/>
          <w:rtl/>
        </w:rPr>
        <w:t>.</w:t>
      </w:r>
    </w:p>
    <w:p w14:paraId="04623C5A" w14:textId="77777777" w:rsidR="0094084F" w:rsidRDefault="00067A23" w:rsidP="00CF4BB7">
      <w:pPr>
        <w:pStyle w:val="36"/>
        <w:framePr w:wrap="notBeside"/>
        <w:rPr>
          <w:rtl/>
        </w:rPr>
      </w:pPr>
      <w:r w:rsidRPr="00CF4BB7">
        <w:rPr>
          <w:rtl/>
        </w:rPr>
        <w:t>כגון</w:t>
      </w:r>
      <w:r w:rsidR="0094084F">
        <w:rPr>
          <w:rtl/>
        </w:rPr>
        <w:t>:</w:t>
      </w:r>
    </w:p>
    <w:p w14:paraId="1477166C" w14:textId="748744AB" w:rsidR="00067A23" w:rsidRPr="00701689" w:rsidRDefault="00F50D57" w:rsidP="003858D4">
      <w:pPr>
        <w:spacing w:after="60"/>
        <w:rPr>
          <w:rStyle w:val="a4"/>
          <w:spacing w:val="-2"/>
          <w:rtl/>
        </w:rPr>
      </w:pPr>
      <w:r w:rsidRPr="00E10080">
        <w:rPr>
          <w:rStyle w:val="a4"/>
          <w:rFonts w:hint="eastAsia"/>
          <w:b/>
          <w:bCs/>
          <w:spacing w:val="-2"/>
          <w:rtl/>
        </w:rPr>
        <w:t>כי</w:t>
      </w:r>
      <w:r>
        <w:rPr>
          <w:rStyle w:val="a4"/>
          <w:rFonts w:hint="cs"/>
          <w:spacing w:val="-2"/>
          <w:rtl/>
        </w:rPr>
        <w:t xml:space="preserve">.. </w:t>
      </w:r>
      <w:r w:rsidR="00067A23" w:rsidRPr="00701689">
        <w:rPr>
          <w:rStyle w:val="a4"/>
          <w:spacing w:val="-2"/>
          <w:rtl/>
        </w:rPr>
        <w:t>חנם נמכרתם</w:t>
      </w:r>
      <w:r>
        <w:rPr>
          <w:rStyle w:val="a4"/>
          <w:rFonts w:hint="cs"/>
          <w:spacing w:val="-2"/>
          <w:rtl/>
        </w:rPr>
        <w:t>..</w:t>
      </w:r>
      <w:r w:rsidR="00067A23">
        <w:rPr>
          <w:rStyle w:val="a4"/>
          <w:rFonts w:hint="cs"/>
          <w:spacing w:val="-2"/>
          <w:rtl/>
        </w:rPr>
        <w:t xml:space="preserve"> </w:t>
      </w:r>
      <w:r w:rsidR="00CF4BB7">
        <w:rPr>
          <w:rStyle w:val="a4"/>
          <w:spacing w:val="-2"/>
          <w:rtl/>
        </w:rPr>
        <w:tab/>
      </w:r>
      <w:r w:rsidR="00067A23" w:rsidRPr="00E10080">
        <w:rPr>
          <w:rStyle w:val="a4"/>
          <w:b/>
          <w:bCs/>
          <w:spacing w:val="-2"/>
          <w:rtl/>
        </w:rPr>
        <w:t>כי</w:t>
      </w:r>
      <w:r>
        <w:rPr>
          <w:rStyle w:val="a4"/>
          <w:rFonts w:hint="cs"/>
          <w:spacing w:val="-2"/>
          <w:rtl/>
        </w:rPr>
        <w:t>..</w:t>
      </w:r>
      <w:r w:rsidR="00067A23" w:rsidRPr="00701689">
        <w:rPr>
          <w:rStyle w:val="a4"/>
          <w:spacing w:val="-2"/>
          <w:rtl/>
        </w:rPr>
        <w:t xml:space="preserve"> </w:t>
      </w:r>
      <w:r w:rsidR="00067A23" w:rsidRPr="00CF4BB7">
        <w:rPr>
          <w:rStyle w:val="a4"/>
          <w:rtl/>
        </w:rPr>
        <w:t>מצרים ירד עמי</w:t>
      </w:r>
      <w:r w:rsidR="003A1D4D" w:rsidRPr="00CF4BB7">
        <w:rPr>
          <w:rStyle w:val="a4"/>
          <w:rFonts w:hint="cs"/>
          <w:rtl/>
        </w:rPr>
        <w:t>..</w:t>
      </w:r>
      <w:r w:rsidR="00067A23" w:rsidRPr="00701689">
        <w:rPr>
          <w:rStyle w:val="a4"/>
          <w:spacing w:val="-2"/>
          <w:rtl/>
        </w:rPr>
        <w:t xml:space="preserve"> </w:t>
      </w:r>
      <w:r w:rsidR="00CF4BB7">
        <w:rPr>
          <w:rStyle w:val="a4"/>
          <w:spacing w:val="-2"/>
          <w:rtl/>
        </w:rPr>
        <w:tab/>
      </w:r>
      <w:r w:rsidR="00067A23" w:rsidRPr="00E10080">
        <w:rPr>
          <w:rStyle w:val="a4"/>
          <w:b/>
          <w:bCs/>
          <w:spacing w:val="-2"/>
          <w:rtl/>
        </w:rPr>
        <w:t>ועתה</w:t>
      </w:r>
      <w:r w:rsidR="00067A23" w:rsidRPr="00701689">
        <w:rPr>
          <w:rStyle w:val="a4"/>
          <w:spacing w:val="-2"/>
          <w:rtl/>
        </w:rPr>
        <w:t xml:space="preserve"> מה לי פה נאם ה'.</w:t>
      </w:r>
    </w:p>
    <w:p w14:paraId="6346F623" w14:textId="1BDEAEE4" w:rsidR="003A1D4D" w:rsidRDefault="00067A23" w:rsidP="001408FF">
      <w:pPr>
        <w:pStyle w:val="aff1"/>
        <w:spacing w:before="0"/>
        <w:rPr>
          <w:rtl/>
        </w:rPr>
      </w:pPr>
      <w:ins w:id="9839" w:author="מספור קטעי משנה" w:date="2026-10-06T06:45:35Z">
        <w:r>
          <w:rPr>
            <w:rStyle w:val="MisparKeta"/>
          </w:rPr>
          <w:t xml:space="preserve">ב. </w:t>
        </w:r>
      </w:ins>
      <w:r w:rsidRPr="006F178A">
        <w:rPr>
          <w:rtl/>
        </w:rPr>
        <w:t xml:space="preserve">מדלגין בנביא </w:t>
      </w:r>
      <w:r w:rsidR="003A1D4D">
        <w:rPr>
          <w:rFonts w:hint="cs"/>
          <w:rtl/>
        </w:rPr>
        <w:t>ולא</w:t>
      </w:r>
      <w:r w:rsidRPr="006F178A">
        <w:rPr>
          <w:rtl/>
        </w:rPr>
        <w:t xml:space="preserve"> בתורה</w:t>
      </w:r>
      <w:r w:rsidR="003A1D4D">
        <w:rPr>
          <w:rFonts w:hint="cs"/>
          <w:rtl/>
        </w:rPr>
        <w:t>.</w:t>
      </w:r>
    </w:p>
    <w:p w14:paraId="63CE0D2E" w14:textId="32F8C386" w:rsidR="00CF4BB7" w:rsidRPr="00604C0F" w:rsidRDefault="003A1D4D" w:rsidP="00604C0F">
      <w:pPr>
        <w:rPr>
          <w:rtl/>
        </w:rPr>
      </w:pPr>
      <w:r>
        <w:rPr>
          <w:rFonts w:hint="cs"/>
          <w:rtl/>
        </w:rPr>
        <w:t>ודוקא</w:t>
      </w:r>
      <w:r w:rsidR="00067A23" w:rsidRPr="006F178A">
        <w:rPr>
          <w:rFonts w:hint="cs"/>
          <w:rtl/>
        </w:rPr>
        <w:t xml:space="preserve"> בשני ענינים</w:t>
      </w:r>
      <w:r>
        <w:rPr>
          <w:rFonts w:hint="cs"/>
          <w:rtl/>
        </w:rPr>
        <w:t xml:space="preserve"> </w:t>
      </w:r>
      <w:r w:rsidRPr="00E10080">
        <w:rPr>
          <w:rStyle w:val="afffb"/>
          <w:rFonts w:hint="eastAsia"/>
          <w:rtl/>
        </w:rPr>
        <w:t>שיש</w:t>
      </w:r>
      <w:r w:rsidRPr="00E10080">
        <w:rPr>
          <w:rStyle w:val="afffb"/>
          <w:rtl/>
        </w:rPr>
        <w:t xml:space="preserve"> </w:t>
      </w:r>
      <w:r w:rsidRPr="00E10080">
        <w:rPr>
          <w:rStyle w:val="afffb"/>
          <w:rFonts w:hint="eastAsia"/>
          <w:rtl/>
        </w:rPr>
        <w:t>טירוף</w:t>
      </w:r>
    </w:p>
    <w:p w14:paraId="7AA7A595" w14:textId="77777777" w:rsidR="0094084F" w:rsidRDefault="003A1D4D" w:rsidP="00CF4BB7">
      <w:pPr>
        <w:pStyle w:val="36"/>
        <w:framePr w:wrap="notBeside"/>
        <w:rPr>
          <w:rtl/>
        </w:rPr>
      </w:pPr>
      <w:r w:rsidRPr="00CF4BB7">
        <w:rPr>
          <w:rFonts w:hint="eastAsia"/>
          <w:rtl/>
        </w:rPr>
        <w:t>והך</w:t>
      </w:r>
      <w:r w:rsidR="0094084F">
        <w:rPr>
          <w:rFonts w:hint="cs"/>
          <w:rtl/>
        </w:rPr>
        <w:t>:</w:t>
      </w:r>
    </w:p>
    <w:p w14:paraId="74B38172" w14:textId="7144E239" w:rsidR="003A1D4D" w:rsidRDefault="00067A23" w:rsidP="008B5253">
      <w:pPr>
        <w:spacing w:after="60"/>
        <w:rPr>
          <w:rStyle w:val="a4"/>
          <w:rtl/>
        </w:rPr>
      </w:pPr>
      <w:r>
        <w:rPr>
          <w:rFonts w:hint="cs"/>
          <w:rtl/>
        </w:rPr>
        <w:t xml:space="preserve">שכה"ג מדלג </w:t>
      </w:r>
      <w:r w:rsidR="003A1D4D">
        <w:rPr>
          <w:rFonts w:hint="cs"/>
          <w:rtl/>
        </w:rPr>
        <w:t>ש</w:t>
      </w:r>
      <w:r w:rsidRPr="006F178A">
        <w:rPr>
          <w:rtl/>
        </w:rPr>
        <w:t xml:space="preserve">קורא </w:t>
      </w:r>
      <w:r w:rsidRPr="00AD1C92">
        <w:rPr>
          <w:rStyle w:val="a4"/>
          <w:rtl/>
        </w:rPr>
        <w:t>אחרי מות</w:t>
      </w:r>
      <w:r w:rsidR="003A1D4D">
        <w:rPr>
          <w:rStyle w:val="a4"/>
          <w:rFonts w:hint="cs"/>
          <w:rtl/>
        </w:rPr>
        <w:t>..</w:t>
      </w:r>
      <w:r w:rsidRPr="00AD1C92">
        <w:rPr>
          <w:rStyle w:val="a4"/>
          <w:rtl/>
        </w:rPr>
        <w:t xml:space="preserve"> ו</w:t>
      </w:r>
      <w:r w:rsidR="003A1D4D">
        <w:rPr>
          <w:rStyle w:val="a4"/>
          <w:rFonts w:hint="cs"/>
          <w:rtl/>
        </w:rPr>
        <w:t>'</w:t>
      </w:r>
      <w:r w:rsidRPr="00AD1C92">
        <w:rPr>
          <w:rStyle w:val="a4"/>
          <w:rtl/>
        </w:rPr>
        <w:t>אך בעשור</w:t>
      </w:r>
      <w:r w:rsidR="003A1D4D">
        <w:rPr>
          <w:rStyle w:val="a4"/>
          <w:rFonts w:hint="cs"/>
          <w:rtl/>
        </w:rPr>
        <w:t>'..</w:t>
      </w:r>
      <w:r w:rsidRPr="00AD1C92">
        <w:rPr>
          <w:rStyle w:val="a4"/>
          <w:rFonts w:hint="cs"/>
          <w:rtl/>
        </w:rPr>
        <w:t xml:space="preserve"> </w:t>
      </w:r>
      <w:r w:rsidR="00270FF9">
        <w:rPr>
          <w:rFonts w:hint="cs"/>
          <w:rtl/>
        </w:rPr>
        <w:t xml:space="preserve">- </w:t>
      </w:r>
      <w:r w:rsidR="00CB5967">
        <w:rPr>
          <w:rFonts w:hint="cs"/>
          <w:rtl/>
        </w:rPr>
        <w:t>ש</w:t>
      </w:r>
      <w:r w:rsidR="003A1D4D" w:rsidRPr="00E10080">
        <w:rPr>
          <w:rFonts w:hint="eastAsia"/>
          <w:rtl/>
        </w:rPr>
        <w:t>ענין</w:t>
      </w:r>
      <w:r w:rsidR="003A1D4D" w:rsidRPr="00E10080">
        <w:rPr>
          <w:rtl/>
        </w:rPr>
        <w:t xml:space="preserve"> אחד</w:t>
      </w:r>
      <w:r w:rsidR="00CB5967">
        <w:rPr>
          <w:rFonts w:hint="cs"/>
          <w:rtl/>
        </w:rPr>
        <w:t xml:space="preserve"> הוא</w:t>
      </w:r>
    </w:p>
    <w:p w14:paraId="4A19AC22" w14:textId="77777777" w:rsidR="0094084F" w:rsidRDefault="003A1D4D" w:rsidP="00CB5967">
      <w:pPr>
        <w:pStyle w:val="36"/>
        <w:framePr w:wrap="notBeside"/>
        <w:rPr>
          <w:rtl/>
        </w:rPr>
      </w:pPr>
      <w:r w:rsidRPr="00CB5967">
        <w:rPr>
          <w:rFonts w:hint="cs"/>
          <w:rtl/>
        </w:rPr>
        <w:t>ו</w:t>
      </w:r>
      <w:r w:rsidR="00067A23" w:rsidRPr="00CB5967">
        <w:rPr>
          <w:rFonts w:hint="cs"/>
          <w:rtl/>
        </w:rPr>
        <w:t>תמיד הכלל הוא</w:t>
      </w:r>
      <w:r w:rsidR="0094084F">
        <w:rPr>
          <w:rFonts w:hint="cs"/>
          <w:rtl/>
        </w:rPr>
        <w:t>:</w:t>
      </w:r>
    </w:p>
    <w:p w14:paraId="0B265F73" w14:textId="65F450A9" w:rsidR="00BB23FD" w:rsidRDefault="00067A23" w:rsidP="00BB23FD">
      <w:pPr>
        <w:rPr>
          <w:rtl/>
        </w:rPr>
      </w:pPr>
      <w:r>
        <w:rPr>
          <w:rFonts w:hint="cs"/>
          <w:rtl/>
        </w:rPr>
        <w:t>שהמתורגמן לא יפסיק</w:t>
      </w:r>
      <w:r w:rsidR="00BB23FD">
        <w:rPr>
          <w:rFonts w:hint="cs"/>
          <w:rtl/>
        </w:rPr>
        <w:t xml:space="preserve"> </w:t>
      </w:r>
      <w:r w:rsidR="003858D4">
        <w:rPr>
          <w:rStyle w:val="afffb"/>
          <w:rFonts w:hint="cs"/>
          <w:rtl/>
        </w:rPr>
        <w:t>שאי''ז</w:t>
      </w:r>
      <w:r w:rsidR="00BB23FD" w:rsidRPr="00E10080">
        <w:rPr>
          <w:rStyle w:val="afffb"/>
          <w:rtl/>
        </w:rPr>
        <w:t xml:space="preserve"> </w:t>
      </w:r>
      <w:r w:rsidR="00BB23FD" w:rsidRPr="00E10080">
        <w:rPr>
          <w:rStyle w:val="afffb"/>
          <w:rFonts w:hint="eastAsia"/>
          <w:rtl/>
        </w:rPr>
        <w:t>כבוד</w:t>
      </w:r>
      <w:r w:rsidR="00BB23FD" w:rsidRPr="00E10080">
        <w:rPr>
          <w:rStyle w:val="afffb"/>
          <w:rtl/>
        </w:rPr>
        <w:t xml:space="preserve"> </w:t>
      </w:r>
      <w:r w:rsidR="00BB23FD" w:rsidRPr="00E10080">
        <w:rPr>
          <w:rStyle w:val="afffb"/>
          <w:rFonts w:hint="eastAsia"/>
          <w:rtl/>
        </w:rPr>
        <w:t>ציבור</w:t>
      </w:r>
      <w:r w:rsidR="003858D4">
        <w:rPr>
          <w:rStyle w:val="afffb"/>
          <w:rFonts w:hint="cs"/>
          <w:rtl/>
        </w:rPr>
        <w:t>.</w:t>
      </w:r>
    </w:p>
    <w:p w14:paraId="2421811A" w14:textId="0E9A527A" w:rsidR="00067A23" w:rsidRPr="006F178A" w:rsidRDefault="00BB23FD" w:rsidP="00BB23FD">
      <w:pPr>
        <w:rPr>
          <w:rtl/>
        </w:rPr>
      </w:pPr>
      <w:r>
        <w:rPr>
          <w:rFonts w:hint="cs"/>
          <w:rtl/>
        </w:rPr>
        <w:t>ומנביא לנביא אסור, ו</w:t>
      </w:r>
      <w:r w:rsidR="00067A23">
        <w:rPr>
          <w:rFonts w:hint="cs"/>
          <w:rtl/>
        </w:rPr>
        <w:t>ב'תרי עשר'</w:t>
      </w:r>
      <w:r w:rsidR="00067A23">
        <w:rPr>
          <w:rtl/>
        </w:rPr>
        <w:t xml:space="preserve"> </w:t>
      </w:r>
      <w:r w:rsidR="00067A23">
        <w:rPr>
          <w:rFonts w:hint="cs"/>
          <w:rtl/>
        </w:rPr>
        <w:t>מותר</w:t>
      </w:r>
      <w:r w:rsidR="00067A23" w:rsidRPr="006F178A">
        <w:rPr>
          <w:rtl/>
        </w:rPr>
        <w:t xml:space="preserve">, ובלבד שלא </w:t>
      </w:r>
      <w:r>
        <w:rPr>
          <w:rFonts w:hint="cs"/>
          <w:rtl/>
        </w:rPr>
        <w:t>למפרע</w:t>
      </w:r>
      <w:r w:rsidR="00067A23" w:rsidRPr="006F178A">
        <w:rPr>
          <w:rtl/>
        </w:rPr>
        <w:t>.</w:t>
      </w:r>
    </w:p>
    <w:p>
      <w:pPr>
        <w:pStyle w:val="MishnaBatzad"/>
        <w:rPr>
          <w:ins w:id="20006" w:author="קלוד" w:date="2026-10-06T10:43:38Z"/>
        </w:rPr>
      </w:pPr>
      <w:ins w:id="20005" w:author="קלוד" w:date="2026-10-06T10:43:38Z">
        <w:r>
          <w:t xml:space="preserve">משנה ה</w:t>
        </w:r>
      </w:ins>
    </w:p>
    <w:p w14:paraId="346291A5" w14:textId="78492343" w:rsidR="00067A23" w:rsidRPr="00AD1C92" w:rsidRDefault="00067A23" w:rsidP="00067A23">
      <w:pPr>
        <w:pStyle w:val="afff8"/>
        <w:rPr>
          <w:rtl/>
        </w:rPr>
      </w:pPr>
      <w:r w:rsidRPr="009164A6">
        <w:rPr>
          <w:rtl/>
        </w:rPr>
        <w:lastRenderedPageBreak/>
        <w:t>המפטיר בנביא</w:t>
      </w:r>
      <w:r w:rsidR="00BB23FD">
        <w:rPr>
          <w:rFonts w:hint="cs"/>
          <w:rtl/>
        </w:rPr>
        <w:t>-</w:t>
      </w:r>
      <w:r w:rsidRPr="009164A6">
        <w:rPr>
          <w:rtl/>
        </w:rPr>
        <w:t xml:space="preserve"> פורס שמע, עובר לפני התיבה, ונושא</w:t>
      </w:r>
      <w:r w:rsidRPr="00AD1C92">
        <w:rPr>
          <w:rtl/>
        </w:rPr>
        <w:t xml:space="preserve"> כפיו</w:t>
      </w:r>
      <w:r w:rsidR="00BB23FD">
        <w:rPr>
          <w:rFonts w:hint="cs"/>
          <w:rtl/>
        </w:rPr>
        <w:t>,</w:t>
      </w:r>
    </w:p>
    <w:p w14:paraId="447A408E" w14:textId="1C66C3B3" w:rsidR="00067A23" w:rsidRPr="00AD1C92" w:rsidRDefault="00067A23" w:rsidP="00067A23">
      <w:pPr>
        <w:pStyle w:val="afb"/>
        <w:rPr>
          <w:rtl/>
        </w:rPr>
      </w:pPr>
      <w:r w:rsidRPr="00AD1C92">
        <w:rPr>
          <w:rtl/>
        </w:rPr>
        <w:t>ואם היה קטן - אביו או רבו עוברי</w:t>
      </w:r>
      <w:r w:rsidR="00BB23FD">
        <w:rPr>
          <w:rFonts w:hint="cs"/>
          <w:rtl/>
        </w:rPr>
        <w:t>ם</w:t>
      </w:r>
      <w:r w:rsidRPr="00AD1C92">
        <w:rPr>
          <w:rtl/>
        </w:rPr>
        <w:t xml:space="preserve"> על ידו.</w:t>
      </w:r>
    </w:p>
    <w:p w14:paraId="210B6AB8" w14:textId="571078C3" w:rsidR="00067A23" w:rsidRPr="00AD1C92" w:rsidRDefault="00067A23" w:rsidP="00067A23">
      <w:pPr>
        <w:pStyle w:val="afb"/>
        <w:rPr>
          <w:rtl/>
        </w:rPr>
      </w:pPr>
      <w:r w:rsidRPr="00AD1C92">
        <w:rPr>
          <w:rtl/>
        </w:rPr>
        <w:t xml:space="preserve">קטן </w:t>
      </w:r>
      <w:r w:rsidR="00760F79">
        <w:rPr>
          <w:rFonts w:hint="cs"/>
          <w:rtl/>
        </w:rPr>
        <w:t xml:space="preserve">- </w:t>
      </w:r>
      <w:r w:rsidRPr="00AD1C92">
        <w:rPr>
          <w:rtl/>
        </w:rPr>
        <w:t xml:space="preserve">קורא בתורה ומתרגם, </w:t>
      </w:r>
      <w:r w:rsidR="00BB23FD">
        <w:rPr>
          <w:rFonts w:hint="cs"/>
          <w:rtl/>
        </w:rPr>
        <w:t>ולא</w:t>
      </w:r>
      <w:r w:rsidRPr="00AD1C92">
        <w:rPr>
          <w:rtl/>
        </w:rPr>
        <w:t xml:space="preserve"> פורס</w:t>
      </w:r>
      <w:r w:rsidR="00BB23FD">
        <w:rPr>
          <w:rFonts w:hint="cs"/>
          <w:rtl/>
        </w:rPr>
        <w:t>,</w:t>
      </w:r>
      <w:r w:rsidRPr="00AD1C92">
        <w:rPr>
          <w:rtl/>
        </w:rPr>
        <w:t xml:space="preserve"> </w:t>
      </w:r>
      <w:r w:rsidR="00BB23FD">
        <w:rPr>
          <w:rFonts w:hint="cs"/>
          <w:rtl/>
        </w:rPr>
        <w:t xml:space="preserve">לא </w:t>
      </w:r>
      <w:r w:rsidRPr="00AD1C92">
        <w:rPr>
          <w:rtl/>
        </w:rPr>
        <w:t>עובר</w:t>
      </w:r>
      <w:r w:rsidR="00BB23FD">
        <w:rPr>
          <w:rFonts w:hint="cs"/>
          <w:rtl/>
        </w:rPr>
        <w:t>,</w:t>
      </w:r>
      <w:r w:rsidRPr="00AD1C92">
        <w:rPr>
          <w:rtl/>
        </w:rPr>
        <w:t xml:space="preserve"> </w:t>
      </w:r>
      <w:r w:rsidR="00BB23FD">
        <w:rPr>
          <w:rFonts w:hint="cs"/>
          <w:rtl/>
        </w:rPr>
        <w:t>ולא</w:t>
      </w:r>
      <w:r w:rsidRPr="00AD1C92">
        <w:rPr>
          <w:rtl/>
        </w:rPr>
        <w:t xml:space="preserve"> נושא</w:t>
      </w:r>
      <w:r w:rsidR="00BB23FD">
        <w:rPr>
          <w:rFonts w:hint="cs"/>
          <w:rtl/>
        </w:rPr>
        <w:t>.</w:t>
      </w:r>
    </w:p>
    <w:p w14:paraId="4E09D43C" w14:textId="2C9B1647" w:rsidR="00067A23" w:rsidRPr="00AD1C92" w:rsidRDefault="00067A23" w:rsidP="00067A23">
      <w:pPr>
        <w:pStyle w:val="afb"/>
        <w:rPr>
          <w:rtl/>
        </w:rPr>
      </w:pPr>
      <w:r w:rsidRPr="00AD1C92">
        <w:rPr>
          <w:rtl/>
        </w:rPr>
        <w:t xml:space="preserve">פוחח </w:t>
      </w:r>
      <w:r w:rsidR="00760F79">
        <w:rPr>
          <w:rFonts w:hint="cs"/>
          <w:rtl/>
        </w:rPr>
        <w:t xml:space="preserve">- </w:t>
      </w:r>
      <w:r w:rsidRPr="00AD1C92">
        <w:rPr>
          <w:rtl/>
        </w:rPr>
        <w:t>פורס שמע ומתרגם,</w:t>
      </w:r>
      <w:r w:rsidR="00760F79">
        <w:rPr>
          <w:rFonts w:hint="cs"/>
          <w:rtl/>
        </w:rPr>
        <w:t xml:space="preserve"> ולא </w:t>
      </w:r>
      <w:r w:rsidRPr="00AD1C92">
        <w:rPr>
          <w:rtl/>
        </w:rPr>
        <w:t>קורא</w:t>
      </w:r>
      <w:r w:rsidR="00760F79">
        <w:rPr>
          <w:rFonts w:hint="cs"/>
          <w:rtl/>
        </w:rPr>
        <w:t>, לא</w:t>
      </w:r>
      <w:r w:rsidRPr="00AD1C92">
        <w:rPr>
          <w:rtl/>
        </w:rPr>
        <w:t xml:space="preserve"> עובר</w:t>
      </w:r>
      <w:r w:rsidR="00760F79">
        <w:rPr>
          <w:rFonts w:hint="cs"/>
          <w:rtl/>
        </w:rPr>
        <w:t>, ולא</w:t>
      </w:r>
      <w:r w:rsidRPr="00AD1C92">
        <w:rPr>
          <w:rtl/>
        </w:rPr>
        <w:t xml:space="preserve"> נושא.</w:t>
      </w:r>
    </w:p>
    <w:p w14:paraId="6A1FCEE5" w14:textId="0A892313" w:rsidR="00067A23" w:rsidRPr="00AD1C92" w:rsidRDefault="00067A23" w:rsidP="00067A23">
      <w:pPr>
        <w:pStyle w:val="afb"/>
        <w:rPr>
          <w:rtl/>
        </w:rPr>
      </w:pPr>
      <w:r w:rsidRPr="00AD1C92">
        <w:rPr>
          <w:rtl/>
        </w:rPr>
        <w:t>סומא</w:t>
      </w:r>
      <w:r w:rsidR="00760F79">
        <w:rPr>
          <w:rFonts w:hint="cs"/>
          <w:rtl/>
        </w:rPr>
        <w:t xml:space="preserve"> -</w:t>
      </w:r>
      <w:r w:rsidRPr="00AD1C92">
        <w:rPr>
          <w:rtl/>
        </w:rPr>
        <w:t xml:space="preserve"> פורס שמע ומתרגם</w:t>
      </w:r>
      <w:r w:rsidR="00760F79">
        <w:rPr>
          <w:rFonts w:hint="cs"/>
          <w:rtl/>
        </w:rPr>
        <w:t>,</w:t>
      </w:r>
    </w:p>
    <w:p w14:paraId="615123DF" w14:textId="0FF86FF2" w:rsidR="00067A23" w:rsidRPr="00AD1C92" w:rsidRDefault="00067A23" w:rsidP="00067A23">
      <w:pPr>
        <w:pStyle w:val="afb"/>
        <w:rPr>
          <w:rtl/>
        </w:rPr>
      </w:pPr>
      <w:r>
        <w:rPr>
          <w:rStyle w:val="TanaimMishna"/>
          <w:rtl/>
          <w:rPrChange w:id="42029" w:author="Claude" w:date="2026-10-07T09:48:45Z">
            <w:rPr>
              <w:rtl/>
            </w:rPr>
          </w:rPrChange>
        </w:rPr>
        <w:t xml:space="preserve">ר"י</w:t>
      </w:r>
      <w:r>
        <w:rPr>
          <w:rStyle w:val="TanaimMishna"/>
          <w:rtl/>
          <w:rPrChange w:id="42030" w:author="Claude" w:date="2026-10-07T09:48:45Z">
            <w:rPr>
              <w:rtl/>
            </w:rPr>
          </w:rPrChange>
        </w:rPr>
        <w:t xml:space="preserve">:</w:t>
      </w:r>
      <w:r>
        <w:rPr>
          <w:rtl/>
        </w:rPr>
        <w:t xml:space="preserve"> כל שלא ראה מאורות מימיו - </w:t>
      </w:r>
      <w:r w:rsidR="00760F79">
        <w:rPr>
          <w:rFonts w:hint="cs"/>
          <w:rtl/>
        </w:rPr>
        <w:t>לא</w:t>
      </w:r>
      <w:r w:rsidRPr="00AD1C92">
        <w:rPr>
          <w:rtl/>
        </w:rPr>
        <w:t xml:space="preserve"> פורס על שמע.</w:t>
      </w:r>
    </w:p>
    <w:p w14:paraId="0526F3E2" w14:textId="42A6C97D" w:rsidR="00CF6B7D" w:rsidRPr="00DC2C9F" w:rsidRDefault="00CF6B7D" w:rsidP="00C11782">
      <w:pPr>
        <w:pStyle w:val="aff1"/>
        <w:rPr>
          <w:rtl/>
        </w:rPr>
      </w:pPr>
      <w:ins w:id="9841" w:author="מספור קטעי משנה" w:date="2026-10-06T06:45:35Z">
        <w:r>
          <w:rPr>
            <w:rStyle w:val="MisparKeta"/>
          </w:rPr>
          <w:t xml:space="preserve">ג. </w:t>
        </w:r>
      </w:ins>
      <w:r w:rsidRPr="00C11782">
        <w:rPr>
          <w:rFonts w:hint="cs"/>
          <w:rtl/>
        </w:rPr>
        <w:t>המפטיר</w:t>
      </w:r>
      <w:r>
        <w:rPr>
          <w:rFonts w:hint="cs"/>
          <w:rtl/>
        </w:rPr>
        <w:t xml:space="preserve"> בנביא פורס עובר ונושא.</w:t>
      </w:r>
    </w:p>
    <w:p w14:paraId="66F7E74B" w14:textId="0617CCF6" w:rsidR="0094084F" w:rsidRDefault="00067A23" w:rsidP="00333C7A">
      <w:pPr>
        <w:pStyle w:val="36"/>
        <w:framePr w:wrap="notBeside"/>
        <w:rPr>
          <w:rtl/>
        </w:rPr>
      </w:pPr>
      <w:r w:rsidRPr="00333C7A">
        <w:rPr>
          <w:rFonts w:hint="cs"/>
          <w:rtl/>
        </w:rPr>
        <w:t>ר</w:t>
      </w:r>
      <w:r w:rsidRPr="00333C7A">
        <w:rPr>
          <w:rtl/>
        </w:rPr>
        <w:t>"</w:t>
      </w:r>
      <w:r w:rsidRPr="00333C7A">
        <w:rPr>
          <w:rFonts w:hint="cs"/>
          <w:rtl/>
        </w:rPr>
        <w:t>פ</w:t>
      </w:r>
      <w:r w:rsidR="0094084F">
        <w:rPr>
          <w:rtl/>
        </w:rPr>
        <w:t>:</w:t>
      </w:r>
    </w:p>
    <w:p w14:paraId="470F9B50" w14:textId="18429840" w:rsidR="00067A23" w:rsidRPr="006F178A" w:rsidRDefault="00067A23" w:rsidP="007B5C5C">
      <w:pPr>
        <w:rPr>
          <w:rtl/>
        </w:rPr>
      </w:pPr>
      <w:r w:rsidRPr="006F178A">
        <w:rPr>
          <w:rtl/>
        </w:rPr>
        <w:t xml:space="preserve">משום כבוד, </w:t>
      </w:r>
      <w:r w:rsidRPr="00411327">
        <w:rPr>
          <w:rStyle w:val="afff"/>
          <w:b/>
          <w:rtl/>
        </w:rPr>
        <w:t>רב"</w:t>
      </w:r>
      <w:r w:rsidRPr="00411327">
        <w:rPr>
          <w:rStyle w:val="afff"/>
          <w:rFonts w:hint="cs"/>
          <w:b/>
          <w:rtl/>
        </w:rPr>
        <w:t>ש:</w:t>
      </w:r>
      <w:r w:rsidRPr="00411327">
        <w:rPr>
          <w:rStyle w:val="afff"/>
          <w:b/>
          <w:rtl/>
        </w:rPr>
        <w:t xml:space="preserve"> </w:t>
      </w:r>
      <w:r>
        <w:rPr>
          <w:rFonts w:hint="cs"/>
          <w:rtl/>
        </w:rPr>
        <w:t>שעלולים לריב</w:t>
      </w:r>
      <w:r w:rsidR="00CF6B7D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CF6B7D" w:rsidRPr="00411327">
        <w:rPr>
          <w:rStyle w:val="afff"/>
          <w:rFonts w:hint="eastAsia"/>
          <w:b/>
          <w:rtl/>
        </w:rPr>
        <w:t>ונפק</w:t>
      </w:r>
      <w:r w:rsidR="00CF6B7D" w:rsidRPr="00411327">
        <w:rPr>
          <w:rStyle w:val="afff"/>
          <w:b/>
          <w:rtl/>
        </w:rPr>
        <w:t>"מ</w:t>
      </w:r>
      <w:r w:rsidR="00C0592D">
        <w:rPr>
          <w:rStyle w:val="afff"/>
          <w:rFonts w:hint="cs"/>
          <w:b/>
          <w:rtl/>
        </w:rPr>
        <w:t>:</w:t>
      </w:r>
      <w:r w:rsidRPr="006F178A">
        <w:rPr>
          <w:sz w:val="20"/>
          <w:rtl/>
        </w:rPr>
        <w:t xml:space="preserve"> ד</w:t>
      </w:r>
      <w:r w:rsidR="00CF6B7D">
        <w:rPr>
          <w:rFonts w:hint="cs"/>
          <w:sz w:val="20"/>
          <w:rtl/>
        </w:rPr>
        <w:t>עובר</w:t>
      </w:r>
      <w:r w:rsidRPr="006F178A">
        <w:rPr>
          <w:sz w:val="20"/>
          <w:rtl/>
        </w:rPr>
        <w:t xml:space="preserve"> בחנם.</w:t>
      </w:r>
    </w:p>
    <w:p w14:paraId="421A2ABB" w14:textId="77777777" w:rsidR="0094084F" w:rsidRDefault="00067A23" w:rsidP="00333C7A">
      <w:pPr>
        <w:pStyle w:val="36"/>
        <w:framePr w:wrap="notBeside"/>
        <w:rPr>
          <w:rtl/>
        </w:rPr>
      </w:pPr>
      <w:r w:rsidRPr="00333C7A">
        <w:rPr>
          <w:rFonts w:hint="eastAsia"/>
          <w:rtl/>
        </w:rPr>
        <w:t>ו</w:t>
      </w:r>
      <w:r w:rsidR="00CF6B7D" w:rsidRPr="00333C7A">
        <w:rPr>
          <w:rFonts w:hint="eastAsia"/>
          <w:rtl/>
        </w:rPr>
        <w:t>הך</w:t>
      </w:r>
      <w:r w:rsidR="0094084F">
        <w:rPr>
          <w:rFonts w:hint="cs"/>
          <w:rtl/>
        </w:rPr>
        <w:t>:</w:t>
      </w:r>
    </w:p>
    <w:p w14:paraId="1A079C47" w14:textId="184C4C5C" w:rsidR="00067A23" w:rsidRPr="006F178A" w:rsidRDefault="00CF6B7D" w:rsidP="00067A23">
      <w:pPr>
        <w:rPr>
          <w:rtl/>
        </w:rPr>
      </w:pPr>
      <w:r>
        <w:rPr>
          <w:rFonts w:ascii="Fb Fontext" w:hAnsi="Fb Fontext" w:hint="cs"/>
          <w:rtl/>
        </w:rPr>
        <w:t>דקטן</w:t>
      </w:r>
      <w:r w:rsidR="00067A23"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="00067A23" w:rsidRPr="006F178A">
        <w:rPr>
          <w:rFonts w:ascii="Fb Fontext" w:hAnsi="Fb Fontext" w:hint="cs"/>
          <w:rtl/>
        </w:rPr>
        <w:t xml:space="preserve">משום כבוד אביו ורבו או </w:t>
      </w:r>
      <w:r>
        <w:rPr>
          <w:rFonts w:ascii="Fb Fontext" w:hAnsi="Fb Fontext" w:hint="cs"/>
          <w:rtl/>
        </w:rPr>
        <w:t>ריב</w:t>
      </w:r>
      <w:r w:rsidRPr="006F178A">
        <w:rPr>
          <w:rFonts w:ascii="Fb Fontext" w:hAnsi="Fb Fontext" w:hint="cs"/>
          <w:rtl/>
        </w:rPr>
        <w:t xml:space="preserve"> אביו </w:t>
      </w:r>
      <w:r>
        <w:rPr>
          <w:rFonts w:ascii="Fb Fontext" w:hAnsi="Fb Fontext" w:hint="cs"/>
          <w:rtl/>
        </w:rPr>
        <w:t>ו</w:t>
      </w:r>
      <w:r w:rsidR="00067A23" w:rsidRPr="006F178A">
        <w:rPr>
          <w:rFonts w:ascii="Fb Fontext" w:hAnsi="Fb Fontext" w:hint="cs"/>
          <w:rtl/>
        </w:rPr>
        <w:t>רבו.</w:t>
      </w:r>
    </w:p>
    <w:p w14:paraId="31031D1F" w14:textId="196B61C1" w:rsidR="00067A23" w:rsidRPr="00DC2C9F" w:rsidRDefault="00067A23" w:rsidP="00067A23">
      <w:pPr>
        <w:pStyle w:val="aff1"/>
        <w:rPr>
          <w:rtl/>
        </w:rPr>
      </w:pPr>
      <w:ins w:id="9842" w:author="מספור קטעי משנה" w:date="2026-10-06T06:45:35Z">
        <w:r>
          <w:rPr>
            <w:rStyle w:val="MisparKeta"/>
          </w:rPr>
          <w:t xml:space="preserve">ג. </w:t>
        </w:r>
      </w:ins>
      <w:r w:rsidRPr="00DC2C9F">
        <w:rPr>
          <w:rtl/>
        </w:rPr>
        <w:t xml:space="preserve">פוחח </w:t>
      </w:r>
      <w:r>
        <w:rPr>
          <w:rStyle w:val="afffb"/>
          <w:rFonts w:hint="cs"/>
          <w:rtl/>
        </w:rPr>
        <w:t>כ</w:t>
      </w:r>
      <w:r w:rsidRPr="00E10DF7">
        <w:rPr>
          <w:rStyle w:val="afffb"/>
          <w:rFonts w:hint="eastAsia"/>
          <w:rtl/>
        </w:rPr>
        <w:t>רעיו</w:t>
      </w:r>
      <w:r w:rsidRPr="00E10DF7">
        <w:rPr>
          <w:rStyle w:val="afffb"/>
          <w:rtl/>
        </w:rPr>
        <w:t xml:space="preserve"> </w:t>
      </w:r>
      <w:r w:rsidRPr="00E10DF7">
        <w:rPr>
          <w:rStyle w:val="afffb"/>
          <w:rFonts w:hint="eastAsia"/>
          <w:rtl/>
        </w:rPr>
        <w:t>נראי</w:t>
      </w:r>
      <w:r>
        <w:rPr>
          <w:rStyle w:val="afffb"/>
          <w:rFonts w:hint="cs"/>
          <w:rtl/>
        </w:rPr>
        <w:t>ם</w:t>
      </w:r>
      <w:r>
        <w:rPr>
          <w:rFonts w:hint="cs"/>
          <w:rtl/>
        </w:rPr>
        <w:t xml:space="preserve"> </w:t>
      </w:r>
      <w:r w:rsidRPr="00DC2C9F">
        <w:rPr>
          <w:rtl/>
        </w:rPr>
        <w:t>פורס על שמע וכו'.</w:t>
      </w:r>
    </w:p>
    <w:p w14:paraId="5F80F31F" w14:textId="1112AEA9" w:rsidR="00067A23" w:rsidRDefault="00067A23" w:rsidP="00067A23">
      <w:pPr>
        <w:rPr>
          <w:rtl/>
        </w:rPr>
      </w:pPr>
      <w:r w:rsidRPr="006F178A">
        <w:rPr>
          <w:rFonts w:hint="cs"/>
          <w:rtl/>
        </w:rPr>
        <w:t>ואינו קורא</w:t>
      </w:r>
      <w:r>
        <w:rPr>
          <w:rFonts w:hint="cs"/>
          <w:rtl/>
        </w:rPr>
        <w:t xml:space="preserve"> </w:t>
      </w:r>
      <w:r w:rsidR="00CF6B7D" w:rsidRPr="00F05A14">
        <w:rPr>
          <w:rFonts w:cs="PFT_Frank" w:hint="eastAsia"/>
          <w:b/>
          <w:bCs/>
          <w:szCs w:val="14"/>
          <w:rtl/>
        </w:rPr>
        <w:t>אפילו</w:t>
      </w:r>
      <w:r w:rsidR="00CF6B7D" w:rsidRPr="00F05A14">
        <w:rPr>
          <w:rFonts w:cs="PFT_Frank"/>
          <w:b/>
          <w:bCs/>
          <w:szCs w:val="14"/>
          <w:rtl/>
        </w:rPr>
        <w:t xml:space="preserve"> </w:t>
      </w:r>
      <w:r w:rsidR="00CF6B7D" w:rsidRPr="00F05A14">
        <w:rPr>
          <w:rFonts w:cs="PFT_Frank" w:hint="eastAsia"/>
          <w:b/>
          <w:bCs/>
          <w:szCs w:val="14"/>
          <w:rtl/>
        </w:rPr>
        <w:t>קטן</w:t>
      </w:r>
      <w:r w:rsidR="00CF6B7D">
        <w:rPr>
          <w:rFonts w:hint="cs"/>
          <w:rtl/>
        </w:rPr>
        <w:t xml:space="preserve"> </w:t>
      </w:r>
      <w:r w:rsidRPr="005E04C6">
        <w:rPr>
          <w:rFonts w:hint="cs"/>
          <w:rtl/>
        </w:rPr>
        <w:t>משום כבוד ציבור</w:t>
      </w:r>
      <w:r>
        <w:rPr>
          <w:rFonts w:hint="cs"/>
          <w:rtl/>
        </w:rPr>
        <w:t xml:space="preserve">, </w:t>
      </w:r>
      <w:r w:rsidR="00CF6B7D">
        <w:rPr>
          <w:rFonts w:hint="cs"/>
          <w:rtl/>
        </w:rPr>
        <w:t>בדומה</w:t>
      </w:r>
      <w:r>
        <w:rPr>
          <w:rFonts w:hint="cs"/>
          <w:rtl/>
        </w:rPr>
        <w:t xml:space="preserve"> </w:t>
      </w:r>
      <w:r w:rsidR="00CF6B7D">
        <w:rPr>
          <w:rFonts w:hint="cs"/>
          <w:rtl/>
        </w:rPr>
        <w:t>ל</w:t>
      </w:r>
      <w:r>
        <w:rPr>
          <w:rFonts w:hint="cs"/>
          <w:rtl/>
        </w:rPr>
        <w:t>ערום.</w:t>
      </w:r>
    </w:p>
    <w:p w14:paraId="70FBC353" w14:textId="3BD12CE0" w:rsidR="00067A23" w:rsidRPr="00E10DF7" w:rsidRDefault="00067A23" w:rsidP="00067A23">
      <w:pPr>
        <w:pStyle w:val="aff1"/>
        <w:rPr>
          <w:rStyle w:val="aff2"/>
          <w:rtl/>
        </w:rPr>
      </w:pPr>
      <w:ins w:id="9843" w:author="מספור קטעי משנה" w:date="2026-10-06T06:45:35Z">
        <w:r>
          <w:rPr>
            <w:rStyle w:val="MisparKeta"/>
          </w:rPr>
          <w:t xml:space="preserve">ג. </w:t>
        </w:r>
      </w:ins>
      <w:r>
        <w:rPr>
          <w:rFonts w:hint="cs"/>
          <w:rtl/>
        </w:rPr>
        <w:t>ר"י אומר</w:t>
      </w:r>
      <w:r w:rsidR="008110BE">
        <w:rPr>
          <w:rFonts w:hint="cs"/>
          <w:rtl/>
        </w:rPr>
        <w:t>:</w:t>
      </w:r>
      <w:r>
        <w:rPr>
          <w:rFonts w:hint="cs"/>
          <w:rtl/>
        </w:rPr>
        <w:t xml:space="preserve"> כל שלא ראה מאורות מימיו </w:t>
      </w:r>
      <w:r w:rsidR="008110BE">
        <w:rPr>
          <w:rFonts w:hint="cs"/>
          <w:rtl/>
        </w:rPr>
        <w:t>לא</w:t>
      </w:r>
      <w:r>
        <w:rPr>
          <w:rFonts w:hint="cs"/>
          <w:rtl/>
        </w:rPr>
        <w:t xml:space="preserve"> פורס</w:t>
      </w:r>
      <w:r w:rsidR="008110BE">
        <w:rPr>
          <w:rStyle w:val="aff2"/>
          <w:rFonts w:hint="cs"/>
          <w:rtl/>
        </w:rPr>
        <w:t>.</w:t>
      </w:r>
    </w:p>
    <w:p w14:paraId="60EF71CB" w14:textId="65CE2CA8" w:rsidR="0094084F" w:rsidRDefault="008110BE" w:rsidP="008613A7">
      <w:pPr>
        <w:pStyle w:val="36"/>
        <w:framePr w:wrap="notBeside"/>
        <w:rPr>
          <w:rtl/>
        </w:rPr>
      </w:pPr>
      <w:r w:rsidRPr="008613A7">
        <w:rPr>
          <w:rFonts w:hint="cs"/>
          <w:rtl/>
        </w:rPr>
        <w:t>טעם</w:t>
      </w:r>
      <w:r w:rsidR="00067A23" w:rsidRPr="008613A7">
        <w:rPr>
          <w:rFonts w:hint="cs"/>
          <w:rtl/>
        </w:rPr>
        <w:t xml:space="preserve"> </w:t>
      </w:r>
      <w:r w:rsidR="00067A23" w:rsidRPr="008613A7">
        <w:rPr>
          <w:rtl/>
        </w:rPr>
        <w:t>ר"</w:t>
      </w:r>
      <w:r w:rsidR="00067A23" w:rsidRPr="008613A7">
        <w:rPr>
          <w:rFonts w:hint="cs"/>
          <w:rtl/>
        </w:rPr>
        <w:t>י</w:t>
      </w:r>
      <w:r w:rsidR="0094084F">
        <w:rPr>
          <w:rtl/>
        </w:rPr>
        <w:t>:</w:t>
      </w:r>
    </w:p>
    <w:p w14:paraId="7F13FBB3" w14:textId="62A7F85A" w:rsidR="008613A7" w:rsidRDefault="0067130F" w:rsidP="008110BE">
      <w:pPr>
        <w:rPr>
          <w:rtl/>
        </w:rPr>
      </w:pPr>
      <w:r>
        <w:rPr>
          <w:rStyle w:val="afffb"/>
          <w:rFonts w:hint="cs"/>
          <w:rtl/>
        </w:rPr>
        <w:t xml:space="preserve">מעשה </w:t>
      </w:r>
      <w:r w:rsidR="00067A23" w:rsidRPr="00E10080">
        <w:rPr>
          <w:rStyle w:val="afffb"/>
          <w:rFonts w:hint="eastAsia"/>
          <w:rtl/>
        </w:rPr>
        <w:t>מרכבה</w:t>
      </w:r>
      <w:r w:rsidR="00067A23" w:rsidRPr="00E10080">
        <w:rPr>
          <w:rStyle w:val="afffb"/>
          <w:rtl/>
        </w:rPr>
        <w:t xml:space="preserve"> תלויה ב</w:t>
      </w:r>
      <w:r w:rsidR="00067A23" w:rsidRPr="00E10080">
        <w:rPr>
          <w:rStyle w:val="afffb"/>
          <w:rFonts w:hint="eastAsia"/>
          <w:rtl/>
        </w:rPr>
        <w:t>הבנת</w:t>
      </w:r>
      <w:r w:rsidR="00067A23" w:rsidRPr="00E10080">
        <w:rPr>
          <w:rStyle w:val="afffb"/>
          <w:rtl/>
        </w:rPr>
        <w:t xml:space="preserve"> </w:t>
      </w:r>
      <w:r w:rsidR="00067A23" w:rsidRPr="00E10080">
        <w:rPr>
          <w:rStyle w:val="afffb"/>
          <w:rFonts w:hint="eastAsia"/>
          <w:rtl/>
        </w:rPr>
        <w:t>הלב</w:t>
      </w:r>
      <w:r w:rsidR="00067A23">
        <w:rPr>
          <w:rFonts w:hint="cs"/>
          <w:rtl/>
        </w:rPr>
        <w:t xml:space="preserve">  ברכות </w:t>
      </w:r>
      <w:r w:rsidR="00067A23" w:rsidRPr="006F178A">
        <w:rPr>
          <w:rtl/>
        </w:rPr>
        <w:t>משום הנאה, ו</w:t>
      </w:r>
      <w:r w:rsidR="00067A23">
        <w:rPr>
          <w:rFonts w:hint="cs"/>
          <w:rtl/>
        </w:rPr>
        <w:t>אינו נהנה</w:t>
      </w:r>
      <w:r w:rsidR="00067A23" w:rsidRPr="006F178A">
        <w:rPr>
          <w:rtl/>
        </w:rPr>
        <w:t>.</w:t>
      </w:r>
      <w:r w:rsidR="00067A23">
        <w:rPr>
          <w:rFonts w:hint="cs"/>
          <w:rtl/>
        </w:rPr>
        <w:t xml:space="preserve"> </w:t>
      </w:r>
    </w:p>
    <w:p w14:paraId="68E16C32" w14:textId="77777777" w:rsidR="0094084F" w:rsidRDefault="00067A23" w:rsidP="008613A7">
      <w:pPr>
        <w:pStyle w:val="36"/>
        <w:framePr w:wrap="notBeside"/>
        <w:rPr>
          <w:rtl/>
        </w:rPr>
      </w:pPr>
      <w:r w:rsidRPr="008613A7">
        <w:rPr>
          <w:rtl/>
        </w:rPr>
        <w:t>ורבנן</w:t>
      </w:r>
      <w:r w:rsidR="0094084F">
        <w:rPr>
          <w:rtl/>
        </w:rPr>
        <w:t>:</w:t>
      </w:r>
    </w:p>
    <w:p w14:paraId="19C41967" w14:textId="77777777" w:rsidR="00D544E4" w:rsidRDefault="00067A23" w:rsidP="008110BE">
      <w:pPr>
        <w:rPr>
          <w:rStyle w:val="a4"/>
          <w:rtl/>
        </w:rPr>
      </w:pPr>
      <w:r>
        <w:rPr>
          <w:rFonts w:hint="cs"/>
          <w:rtl/>
        </w:rPr>
        <w:t xml:space="preserve">יש לו </w:t>
      </w:r>
      <w:r w:rsidRPr="006F178A">
        <w:rPr>
          <w:rtl/>
        </w:rPr>
        <w:t>הנאה,</w:t>
      </w:r>
      <w:r w:rsidR="008110BE" w:rsidRPr="00411327">
        <w:rPr>
          <w:rStyle w:val="afff"/>
          <w:rFonts w:hint="cs"/>
          <w:b/>
          <w:rtl/>
        </w:rPr>
        <w:t xml:space="preserve"> </w:t>
      </w:r>
      <w:r w:rsidRPr="00D544E4">
        <w:rPr>
          <w:rStyle w:val="afff"/>
          <w:b/>
          <w:spacing w:val="0"/>
          <w:rtl/>
        </w:rPr>
        <w:t>כריו</w:t>
      </w:r>
      <w:r w:rsidR="008110BE" w:rsidRPr="00D544E4">
        <w:rPr>
          <w:rStyle w:val="afff"/>
          <w:rFonts w:hint="cs"/>
          <w:b/>
          <w:spacing w:val="0"/>
          <w:rtl/>
        </w:rPr>
        <w:t>"</w:t>
      </w:r>
      <w:r w:rsidRPr="00D544E4">
        <w:rPr>
          <w:rStyle w:val="afff"/>
          <w:b/>
          <w:spacing w:val="0"/>
          <w:rtl/>
        </w:rPr>
        <w:t>ס</w:t>
      </w:r>
      <w:r w:rsidRPr="00D544E4">
        <w:rPr>
          <w:rFonts w:hint="cs"/>
          <w:rtl/>
        </w:rPr>
        <w:t xml:space="preserve"> </w:t>
      </w:r>
      <w:r w:rsidRPr="00D544E4">
        <w:rPr>
          <w:rStyle w:val="afff"/>
          <w:rFonts w:hint="cs"/>
          <w:spacing w:val="0"/>
          <w:rtl/>
        </w:rPr>
        <w:t>שהסביר</w:t>
      </w:r>
      <w:r w:rsidRPr="00D544E4">
        <w:rPr>
          <w:rFonts w:hint="cs"/>
          <w:rtl/>
        </w:rPr>
        <w:t xml:space="preserve"> </w:t>
      </w:r>
      <w:r w:rsidRPr="00D544E4">
        <w:rPr>
          <w:rStyle w:val="a4"/>
          <w:rFonts w:hint="cs"/>
          <w:spacing w:val="0"/>
          <w:rtl/>
        </w:rPr>
        <w:t>'</w:t>
      </w:r>
      <w:r w:rsidRPr="00D544E4">
        <w:rPr>
          <w:rStyle w:val="a4"/>
          <w:rFonts w:hint="eastAsia"/>
          <w:spacing w:val="0"/>
          <w:rtl/>
        </w:rPr>
        <w:t>והיית</w:t>
      </w:r>
      <w:r w:rsidRPr="00D544E4">
        <w:rPr>
          <w:rStyle w:val="a4"/>
          <w:spacing w:val="0"/>
          <w:rtl/>
        </w:rPr>
        <w:t xml:space="preserve"> </w:t>
      </w:r>
      <w:r w:rsidRPr="00D544E4">
        <w:rPr>
          <w:rStyle w:val="a4"/>
          <w:rFonts w:hint="eastAsia"/>
          <w:spacing w:val="0"/>
          <w:rtl/>
        </w:rPr>
        <w:t>ממשש</w:t>
      </w:r>
      <w:r w:rsidR="008110BE" w:rsidRPr="00D544E4">
        <w:rPr>
          <w:rStyle w:val="a4"/>
          <w:rFonts w:hint="cs"/>
          <w:spacing w:val="0"/>
          <w:rtl/>
        </w:rPr>
        <w:t>..</w:t>
      </w:r>
      <w:r w:rsidRPr="00D544E4">
        <w:rPr>
          <w:rStyle w:val="a4"/>
          <w:spacing w:val="0"/>
          <w:rtl/>
        </w:rPr>
        <w:t xml:space="preserve"> </w:t>
      </w:r>
      <w:r w:rsidRPr="00D544E4">
        <w:rPr>
          <w:rStyle w:val="a4"/>
          <w:rFonts w:hint="eastAsia"/>
          <w:spacing w:val="0"/>
          <w:rtl/>
        </w:rPr>
        <w:t>כאשר</w:t>
      </w:r>
      <w:r w:rsidRPr="00D544E4">
        <w:rPr>
          <w:rStyle w:val="a4"/>
          <w:spacing w:val="0"/>
          <w:rtl/>
        </w:rPr>
        <w:t xml:space="preserve"> </w:t>
      </w:r>
      <w:r w:rsidRPr="00D544E4">
        <w:rPr>
          <w:rStyle w:val="a4"/>
          <w:rFonts w:hint="eastAsia"/>
          <w:spacing w:val="0"/>
          <w:rtl/>
        </w:rPr>
        <w:t>ימשש</w:t>
      </w:r>
      <w:r w:rsidRPr="00D544E4">
        <w:rPr>
          <w:rStyle w:val="a4"/>
          <w:spacing w:val="0"/>
          <w:rtl/>
        </w:rPr>
        <w:t xml:space="preserve"> </w:t>
      </w:r>
      <w:r w:rsidRPr="00D544E4">
        <w:rPr>
          <w:rStyle w:val="a4"/>
          <w:rFonts w:hint="eastAsia"/>
          <w:spacing w:val="0"/>
          <w:rtl/>
        </w:rPr>
        <w:t>העור</w:t>
      </w:r>
      <w:r w:rsidRPr="00D544E4">
        <w:rPr>
          <w:rStyle w:val="a4"/>
          <w:rFonts w:hint="cs"/>
          <w:spacing w:val="0"/>
          <w:rtl/>
        </w:rPr>
        <w:t xml:space="preserve"> באפלה</w:t>
      </w:r>
      <w:r w:rsidR="008110BE" w:rsidRPr="00D544E4">
        <w:rPr>
          <w:rStyle w:val="a4"/>
          <w:rFonts w:hint="cs"/>
          <w:spacing w:val="0"/>
          <w:rtl/>
        </w:rPr>
        <w:t>'</w:t>
      </w:r>
      <w:r>
        <w:rPr>
          <w:rStyle w:val="a4"/>
          <w:rFonts w:hint="cs"/>
          <w:rtl/>
        </w:rPr>
        <w:t xml:space="preserve"> </w:t>
      </w:r>
    </w:p>
    <w:p w14:paraId="4345B27A" w14:textId="2402148D" w:rsidR="00067A23" w:rsidRDefault="00D544E4" w:rsidP="00D544E4">
      <w:pPr>
        <w:ind w:left="510" w:firstLine="170"/>
        <w:rPr>
          <w:rtl/>
        </w:rPr>
      </w:pPr>
      <w:r>
        <w:rPr>
          <w:rStyle w:val="a4"/>
          <w:rFonts w:hint="cs"/>
          <w:rtl/>
        </w:rPr>
        <w:t xml:space="preserve"> </w:t>
      </w:r>
      <w:r w:rsidR="008110BE">
        <w:rPr>
          <w:rFonts w:hint="cs"/>
          <w:rtl/>
        </w:rPr>
        <w:t xml:space="preserve">שכשיש </w:t>
      </w:r>
      <w:r w:rsidR="00067A23">
        <w:rPr>
          <w:rFonts w:hint="cs"/>
          <w:rtl/>
        </w:rPr>
        <w:t>אור ר</w:t>
      </w:r>
      <w:r w:rsidR="008110BE">
        <w:rPr>
          <w:rFonts w:hint="cs"/>
          <w:rtl/>
        </w:rPr>
        <w:t>ו</w:t>
      </w:r>
      <w:r w:rsidR="00067A23">
        <w:rPr>
          <w:rFonts w:hint="cs"/>
          <w:rtl/>
        </w:rPr>
        <w:t>אין אותו בני אדם ומצילין אותו.</w:t>
      </w:r>
    </w:p>
    <w:p>
      <w:pPr>
        <w:pStyle w:val="MishnaBatzad"/>
        <w:rPr>
          <w:ins w:id="20008" w:author="קלוד" w:date="2026-10-06T10:43:38Z"/>
        </w:rPr>
      </w:pPr>
      <w:ins w:id="20007" w:author="קלוד" w:date="2026-10-06T10:43:38Z">
        <w:r>
          <w:t xml:space="preserve">משנה ז</w:t>
        </w:r>
      </w:ins>
    </w:p>
    <w:p w14:paraId="63DCC929" w14:textId="00703758" w:rsidR="00067A23" w:rsidRPr="00DC2C9F" w:rsidRDefault="00067A23" w:rsidP="007B5C5C">
      <w:pPr>
        <w:pStyle w:val="afff8"/>
        <w:jc w:val="center"/>
        <w:rPr>
          <w:rtl/>
        </w:rPr>
      </w:pPr>
      <w:r w:rsidRPr="007B5C5C">
        <w:rPr>
          <w:rtl/>
        </w:rPr>
        <w:t>כהן שיש ב</w:t>
      </w:r>
      <w:r w:rsidR="008110BE" w:rsidRPr="007B5C5C">
        <w:rPr>
          <w:rFonts w:hint="cs"/>
          <w:rtl/>
        </w:rPr>
        <w:t>ו</w:t>
      </w:r>
      <w:r w:rsidRPr="007B5C5C">
        <w:rPr>
          <w:rtl/>
        </w:rPr>
        <w:t xml:space="preserve"> מומין לא ישא כפיו</w:t>
      </w:r>
      <w:r w:rsidR="008110BE">
        <w:rPr>
          <w:rFonts w:hint="cs"/>
          <w:rtl/>
        </w:rPr>
        <w:t>,</w:t>
      </w:r>
    </w:p>
    <w:p w14:paraId="281E17BE" w14:textId="1F8DCE33" w:rsidR="00067A23" w:rsidRPr="00DC2C9F" w:rsidRDefault="00067A23" w:rsidP="00067A23">
      <w:pPr>
        <w:pStyle w:val="afb"/>
        <w:rPr>
          <w:rtl/>
        </w:rPr>
      </w:pPr>
      <w:r w:rsidRPr="00D544E4">
        <w:rPr>
          <w:rStyle w:val="TanaimMishna"/>
          <w:rtl/>
          <w:rPrChange w:id="20025" w:author="קלוד" w:date="2026-10-06T10:09:25Z">
            <w:rPr>
              <w:rStyle w:val="afff"/>
              <w:rtl/>
            </w:rPr>
          </w:rPrChange>
        </w:rPr>
        <w:t>ר"י:</w:t>
      </w:r>
      <w:r w:rsidRPr="00DC2C9F">
        <w:rPr>
          <w:rtl/>
        </w:rPr>
        <w:t xml:space="preserve"> אף </w:t>
      </w:r>
      <w:r w:rsidR="00124F22">
        <w:rPr>
          <w:rFonts w:hint="cs"/>
          <w:rtl/>
        </w:rPr>
        <w:t xml:space="preserve">אם </w:t>
      </w:r>
      <w:r w:rsidRPr="00DC2C9F">
        <w:rPr>
          <w:rtl/>
        </w:rPr>
        <w:t xml:space="preserve">ידיו צבועות </w:t>
      </w:r>
      <w:r w:rsidR="008110BE">
        <w:rPr>
          <w:rFonts w:hint="cs"/>
          <w:rtl/>
        </w:rPr>
        <w:t>א</w:t>
      </w:r>
      <w:r w:rsidRPr="00DC2C9F">
        <w:rPr>
          <w:rtl/>
        </w:rPr>
        <w:t>סטיס</w:t>
      </w:r>
      <w:r w:rsidR="008110BE">
        <w:rPr>
          <w:rFonts w:hint="cs"/>
          <w:rtl/>
        </w:rPr>
        <w:t xml:space="preserve"> ופואה</w:t>
      </w:r>
      <w:r w:rsidR="00124F22">
        <w:rPr>
          <w:rFonts w:hint="cs"/>
          <w:rtl/>
        </w:rPr>
        <w:t>,</w:t>
      </w:r>
      <w:r w:rsidRPr="00DC2C9F">
        <w:rPr>
          <w:rtl/>
        </w:rPr>
        <w:t xml:space="preserve"> שהעם מסתכלין בו.</w:t>
      </w:r>
    </w:p>
    <w:p w14:paraId="25819271" w14:textId="61C35F4F" w:rsidR="00067A23" w:rsidRPr="006F178A" w:rsidRDefault="00067A23" w:rsidP="00067A23">
      <w:pPr>
        <w:pStyle w:val="ae"/>
        <w:rPr>
          <w:rtl/>
        </w:rPr>
      </w:pPr>
      <w:r w:rsidRPr="00D544E4">
        <w:rPr>
          <w:rStyle w:val="aff2"/>
          <w:rtl/>
        </w:rPr>
        <w:t>מומין</w:t>
      </w:r>
      <w:r w:rsidR="00124F22" w:rsidRPr="00D544E4">
        <w:rPr>
          <w:rStyle w:val="aff2"/>
          <w:rFonts w:hint="cs"/>
          <w:rtl/>
        </w:rPr>
        <w:t>.</w:t>
      </w:r>
      <w:r w:rsidRPr="006F178A">
        <w:rPr>
          <w:rtl/>
        </w:rPr>
        <w:t xml:space="preserve"> בפניו, ידיו</w:t>
      </w:r>
      <w:r w:rsidR="00124F22">
        <w:rPr>
          <w:rFonts w:hint="cs"/>
          <w:rtl/>
        </w:rPr>
        <w:t>,</w:t>
      </w:r>
      <w:r w:rsidRPr="006F178A">
        <w:rPr>
          <w:rtl/>
        </w:rPr>
        <w:t xml:space="preserve"> רגליו.</w:t>
      </w:r>
    </w:p>
    <w:p w14:paraId="77D4C340" w14:textId="18A61B03" w:rsidR="0094084F" w:rsidRDefault="00124F22" w:rsidP="009122D8">
      <w:pPr>
        <w:pStyle w:val="36"/>
        <w:framePr w:wrap="notBeside"/>
        <w:rPr>
          <w:rtl/>
        </w:rPr>
      </w:pPr>
      <w:r w:rsidRPr="009122D8">
        <w:rPr>
          <w:rFonts w:hint="cs"/>
          <w:rtl/>
        </w:rPr>
        <w:t>תניא</w:t>
      </w:r>
      <w:r w:rsidR="0094084F">
        <w:rPr>
          <w:rFonts w:hint="cs"/>
          <w:rtl/>
        </w:rPr>
        <w:t>:</w:t>
      </w:r>
    </w:p>
    <w:p w14:paraId="6639D469" w14:textId="24E4C7E1" w:rsidR="00067A23" w:rsidRPr="006F178A" w:rsidRDefault="00067A23" w:rsidP="00135477">
      <w:pPr>
        <w:rPr>
          <w:rtl/>
        </w:rPr>
      </w:pPr>
      <w:r w:rsidRPr="006F178A">
        <w:rPr>
          <w:rStyle w:val="afe"/>
          <w:rtl/>
        </w:rPr>
        <w:t>ידיו בוהקניות</w:t>
      </w:r>
      <w:r w:rsidR="00124F22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Style w:val="afe"/>
          <w:rtl/>
        </w:rPr>
        <w:t>עקומות, עקושות</w:t>
      </w:r>
      <w:r w:rsidRPr="006F178A">
        <w:rPr>
          <w:rtl/>
        </w:rPr>
        <w:t xml:space="preserve"> - לא ישא כפיו.</w:t>
      </w:r>
    </w:p>
    <w:p w14:paraId="15FF94F5" w14:textId="03E78D5A" w:rsidR="0094084F" w:rsidRDefault="00067A23" w:rsidP="009122D8">
      <w:pPr>
        <w:pStyle w:val="36"/>
        <w:framePr w:wrap="notBeside"/>
        <w:rPr>
          <w:rtl/>
        </w:rPr>
      </w:pPr>
      <w:r w:rsidRPr="009122D8">
        <w:rPr>
          <w:rtl/>
        </w:rPr>
        <w:t>ר"</w:t>
      </w:r>
      <w:r w:rsidRPr="009122D8">
        <w:rPr>
          <w:rFonts w:hint="cs"/>
          <w:rtl/>
        </w:rPr>
        <w:t>א</w:t>
      </w:r>
      <w:r w:rsidR="0094084F">
        <w:rPr>
          <w:rtl/>
        </w:rPr>
        <w:t>:</w:t>
      </w:r>
    </w:p>
    <w:p w14:paraId="545621F1" w14:textId="5CE345F4" w:rsidR="00067A23" w:rsidRPr="006F178A" w:rsidRDefault="00067A23" w:rsidP="00124F22">
      <w:pPr>
        <w:rPr>
          <w:rFonts w:cs="Guttman Vilna"/>
          <w:b/>
          <w:bCs/>
          <w:rtl/>
        </w:rPr>
      </w:pPr>
      <w:r w:rsidRPr="006F178A">
        <w:rPr>
          <w:rStyle w:val="afe"/>
          <w:rtl/>
        </w:rPr>
        <w:t>חיפני ובישני</w:t>
      </w:r>
      <w:r w:rsidRPr="00DC2C9F">
        <w:rPr>
          <w:rStyle w:val="afffb"/>
          <w:rFonts w:hint="cs"/>
          <w:rtl/>
        </w:rPr>
        <w:t xml:space="preserve"> </w:t>
      </w:r>
      <w:r w:rsidRPr="006F178A">
        <w:rPr>
          <w:rtl/>
        </w:rPr>
        <w:t>לא ישא</w:t>
      </w:r>
      <w:r w:rsidR="00124F22">
        <w:rPr>
          <w:rFonts w:hint="cs"/>
          <w:rtl/>
        </w:rPr>
        <w:t>,</w:t>
      </w:r>
      <w:r w:rsidR="00124F22"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rFonts w:hint="cs"/>
          <w:b/>
          <w:rtl/>
        </w:rPr>
        <w:t>ותנ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ה</w:t>
      </w:r>
      <w:r w:rsidR="00124F22" w:rsidRPr="00411327">
        <w:rPr>
          <w:rStyle w:val="afff"/>
          <w:rFonts w:hint="cs"/>
          <w:b/>
          <w:rtl/>
        </w:rPr>
        <w:t xml:space="preserve"> שלא עובר</w:t>
      </w:r>
      <w:r w:rsidRPr="00411327">
        <w:rPr>
          <w:rStyle w:val="afff"/>
          <w:b/>
          <w:rtl/>
        </w:rPr>
        <w:t xml:space="preserve">: </w:t>
      </w:r>
      <w:r w:rsidRPr="006F178A">
        <w:rPr>
          <w:rtl/>
        </w:rPr>
        <w:t>שקורין א</w:t>
      </w:r>
      <w:r w:rsidR="00124F22">
        <w:rPr>
          <w:rFonts w:hint="cs"/>
          <w:rtl/>
        </w:rPr>
        <w:t>' ע' והפוך</w:t>
      </w:r>
    </w:p>
    <w:p w14:paraId="6314A493" w14:textId="0D8C4F70" w:rsidR="0094084F" w:rsidRDefault="00067A23" w:rsidP="009122D8">
      <w:pPr>
        <w:pStyle w:val="36"/>
        <w:framePr w:wrap="notBeside"/>
        <w:rPr>
          <w:rtl/>
        </w:rPr>
      </w:pPr>
      <w:r w:rsidRPr="009122D8">
        <w:rPr>
          <w:rFonts w:hint="cs"/>
          <w:rtl/>
        </w:rPr>
        <w:t>ר</w:t>
      </w:r>
      <w:r w:rsidRPr="009122D8">
        <w:rPr>
          <w:rtl/>
        </w:rPr>
        <w:t>"</w:t>
      </w:r>
      <w:r w:rsidRPr="009122D8">
        <w:rPr>
          <w:rFonts w:hint="cs"/>
          <w:rtl/>
        </w:rPr>
        <w:t>ח לרש</w:t>
      </w:r>
      <w:r w:rsidRPr="009122D8">
        <w:rPr>
          <w:rtl/>
        </w:rPr>
        <w:t>"</w:t>
      </w:r>
      <w:r w:rsidRPr="009122D8">
        <w:rPr>
          <w:rFonts w:hint="cs"/>
          <w:rtl/>
        </w:rPr>
        <w:t>ב</w:t>
      </w:r>
      <w:r w:rsidR="0094084F">
        <w:rPr>
          <w:rtl/>
        </w:rPr>
        <w:t>:</w:t>
      </w:r>
    </w:p>
    <w:p w14:paraId="48CF9A22" w14:textId="77777777" w:rsidR="0073236E" w:rsidRDefault="00067A23" w:rsidP="00A74776">
      <w:pPr>
        <w:rPr>
          <w:rtl/>
        </w:rPr>
      </w:pPr>
      <w:r w:rsidRPr="00A74776">
        <w:rPr>
          <w:rFonts w:hint="cs"/>
          <w:rtl/>
        </w:rPr>
        <w:t>אם היית</w:t>
      </w:r>
      <w:r w:rsidRPr="00A74776">
        <w:rPr>
          <w:rtl/>
        </w:rPr>
        <w:t xml:space="preserve"> לוי </w:t>
      </w:r>
      <w:r w:rsidRPr="00A74776">
        <w:rPr>
          <w:rFonts w:hint="cs"/>
          <w:rtl/>
        </w:rPr>
        <w:t xml:space="preserve">היית </w:t>
      </w:r>
      <w:r w:rsidRPr="00A74776">
        <w:rPr>
          <w:rtl/>
        </w:rPr>
        <w:t>פסול מן הדוכן דעבי קלך</w:t>
      </w:r>
      <w:r w:rsidR="00220FDA" w:rsidRPr="00A74776">
        <w:rPr>
          <w:rFonts w:hint="cs"/>
          <w:rtl/>
        </w:rPr>
        <w:t xml:space="preserve">, </w:t>
      </w:r>
    </w:p>
    <w:p w14:paraId="66C25D1A" w14:textId="52FA3295" w:rsidR="0073236E" w:rsidRDefault="00885A85" w:rsidP="0073236E">
      <w:pPr>
        <w:pStyle w:val="36"/>
        <w:framePr w:wrap="notBeside"/>
        <w:rPr>
          <w:rtl/>
        </w:rPr>
      </w:pPr>
      <w:r>
        <w:rPr>
          <w:rStyle w:val="afff"/>
          <w:rFonts w:hint="cs"/>
          <w:rtl/>
        </w:rPr>
        <w:t>השיבו  מאביו</w:t>
      </w:r>
      <w:r w:rsidR="00220FDA" w:rsidRPr="00A74776">
        <w:rPr>
          <w:rStyle w:val="afff"/>
          <w:rFonts w:hint="cs"/>
          <w:rtl/>
        </w:rPr>
        <w:t>:</w:t>
      </w:r>
    </w:p>
    <w:p w14:paraId="0760F8BD" w14:textId="36E42512" w:rsidR="00067A23" w:rsidRPr="00885A85" w:rsidRDefault="00220FDA" w:rsidP="00F40A89">
      <w:pPr>
        <w:rPr>
          <w:rtl/>
        </w:rPr>
      </w:pPr>
      <w:r w:rsidRPr="00885A85">
        <w:rPr>
          <w:rStyle w:val="a4"/>
          <w:rFonts w:hint="cs"/>
          <w:rtl/>
        </w:rPr>
        <w:t>ו</w:t>
      </w:r>
      <w:r w:rsidRPr="00F40A89">
        <w:rPr>
          <w:rStyle w:val="a4"/>
          <w:rFonts w:hint="cs"/>
          <w:u w:val="single"/>
          <w:rtl/>
        </w:rPr>
        <w:t>ח</w:t>
      </w:r>
      <w:r w:rsidRPr="00885A85">
        <w:rPr>
          <w:rStyle w:val="a4"/>
          <w:rFonts w:hint="cs"/>
          <w:rtl/>
        </w:rPr>
        <w:t>יכיתי.</w:t>
      </w:r>
      <w:r w:rsidR="00067A23" w:rsidRPr="00885A85">
        <w:rPr>
          <w:rFonts w:hint="cs"/>
          <w:rtl/>
        </w:rPr>
        <w:t xml:space="preserve"> </w:t>
      </w:r>
      <w:r w:rsidR="00885A85" w:rsidRPr="00F40A89">
        <w:rPr>
          <w:rStyle w:val="afffb"/>
          <w:rFonts w:hint="cs"/>
          <w:rtl/>
        </w:rPr>
        <w:t>שקורא והכיתי</w:t>
      </w:r>
      <w:r w:rsidR="00F40A89" w:rsidRPr="00F40A89">
        <w:rPr>
          <w:rStyle w:val="afffb"/>
          <w:rFonts w:hint="cs"/>
          <w:rtl/>
        </w:rPr>
        <w:t xml:space="preserve"> ונמצא מחרף</w:t>
      </w:r>
    </w:p>
    <w:p w14:paraId="020B680C" w14:textId="7D91C83D" w:rsidR="0094084F" w:rsidRDefault="00067A23" w:rsidP="002C79FD">
      <w:pPr>
        <w:pStyle w:val="36"/>
        <w:framePr w:wrap="notBeside"/>
        <w:rPr>
          <w:rtl/>
        </w:rPr>
      </w:pPr>
      <w:r w:rsidRPr="002C79FD">
        <w:rPr>
          <w:rFonts w:hint="cs"/>
          <w:rtl/>
        </w:rPr>
        <w:t>ר</w:t>
      </w:r>
      <w:r w:rsidRPr="002C79FD">
        <w:rPr>
          <w:rtl/>
        </w:rPr>
        <w:t>"</w:t>
      </w:r>
      <w:r w:rsidRPr="002C79FD">
        <w:rPr>
          <w:rFonts w:hint="eastAsia"/>
          <w:rtl/>
        </w:rPr>
        <w:t>ה</w:t>
      </w:r>
      <w:r w:rsidR="0094084F">
        <w:rPr>
          <w:rtl/>
        </w:rPr>
        <w:t>:</w:t>
      </w:r>
    </w:p>
    <w:p w14:paraId="41F5E655" w14:textId="77777777" w:rsidR="0061701C" w:rsidRDefault="00067A23" w:rsidP="00612C6E">
      <w:pPr>
        <w:rPr>
          <w:rStyle w:val="afff"/>
          <w:b/>
          <w:rtl/>
        </w:rPr>
      </w:pPr>
      <w:r w:rsidRPr="00E10080">
        <w:rPr>
          <w:rStyle w:val="afe"/>
          <w:rtl/>
        </w:rPr>
        <w:t>עיניו זולגות</w:t>
      </w:r>
      <w:r w:rsidRPr="00701689">
        <w:rPr>
          <w:rtl/>
        </w:rPr>
        <w:t xml:space="preserve"> לא ישא.</w:t>
      </w:r>
      <w:r w:rsidR="00220FDA" w:rsidRPr="00411327">
        <w:rPr>
          <w:rStyle w:val="afff"/>
          <w:rFonts w:hint="cs"/>
          <w:b/>
          <w:rtl/>
        </w:rPr>
        <w:t xml:space="preserve"> </w:t>
      </w:r>
      <w:r w:rsidR="004425B5">
        <w:rPr>
          <w:rStyle w:val="afff"/>
          <w:b/>
          <w:rtl/>
        </w:rPr>
        <w:tab/>
      </w:r>
    </w:p>
    <w:p w14:paraId="7A0B87B0" w14:textId="77777777" w:rsidR="0061701C" w:rsidRDefault="00067A23" w:rsidP="0061701C">
      <w:pPr>
        <w:pStyle w:val="36"/>
        <w:framePr w:wrap="notBeside"/>
        <w:rPr>
          <w:spacing w:val="-2"/>
          <w:rtl/>
        </w:rPr>
      </w:pPr>
      <w:r w:rsidRPr="00411327">
        <w:rPr>
          <w:rStyle w:val="afff"/>
          <w:rFonts w:hint="eastAsia"/>
          <w:b/>
          <w:rtl/>
        </w:rPr>
        <w:t>רי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eastAsia"/>
          <w:b/>
          <w:rtl/>
        </w:rPr>
        <w:t>ו</w:t>
      </w:r>
      <w:r w:rsidRPr="00411327">
        <w:rPr>
          <w:rStyle w:val="afff"/>
          <w:b/>
          <w:rtl/>
        </w:rPr>
        <w:t>:</w:t>
      </w:r>
    </w:p>
    <w:p w14:paraId="7BF2410B" w14:textId="199AB95E" w:rsidR="00067A23" w:rsidRPr="00701689" w:rsidRDefault="00067A23" w:rsidP="00612C6E">
      <w:pPr>
        <w:rPr>
          <w:spacing w:val="-2"/>
          <w:rtl/>
        </w:rPr>
      </w:pPr>
      <w:r w:rsidRPr="00701689">
        <w:rPr>
          <w:rStyle w:val="afe"/>
          <w:spacing w:val="-2"/>
          <w:rtl/>
        </w:rPr>
        <w:t xml:space="preserve">סומא </w:t>
      </w:r>
      <w:r w:rsidRPr="00F40A89">
        <w:rPr>
          <w:rtl/>
        </w:rPr>
        <w:t>באחת מעיניו לא ישא</w:t>
      </w:r>
      <w:r w:rsidR="00220FDA" w:rsidRPr="00F40A89">
        <w:rPr>
          <w:rFonts w:hint="cs"/>
          <w:rtl/>
        </w:rPr>
        <w:t>.</w:t>
      </w:r>
      <w:r>
        <w:rPr>
          <w:rFonts w:hint="cs"/>
          <w:spacing w:val="-2"/>
          <w:rtl/>
        </w:rPr>
        <w:t xml:space="preserve"> </w:t>
      </w:r>
      <w:r w:rsidR="00220FDA" w:rsidRPr="00F05A14">
        <w:rPr>
          <w:rFonts w:cs="PFT_Frank" w:hint="eastAsia"/>
          <w:b/>
          <w:bCs/>
          <w:spacing w:val="-2"/>
          <w:szCs w:val="14"/>
          <w:rtl/>
        </w:rPr>
        <w:t>ואם</w:t>
      </w:r>
      <w:r w:rsidR="00220FDA">
        <w:rPr>
          <w:rFonts w:hint="cs"/>
          <w:spacing w:val="-2"/>
          <w:rtl/>
        </w:rPr>
        <w:t xml:space="preserve"> </w:t>
      </w:r>
      <w:r w:rsidRPr="00701689">
        <w:rPr>
          <w:spacing w:val="-2"/>
          <w:rtl/>
        </w:rPr>
        <w:t xml:space="preserve">דש </w:t>
      </w:r>
      <w:r w:rsidR="00220FDA" w:rsidRPr="00E10080">
        <w:rPr>
          <w:rStyle w:val="afffb"/>
          <w:rFonts w:hint="eastAsia"/>
          <w:rtl/>
        </w:rPr>
        <w:t>רגיל</w:t>
      </w:r>
      <w:r w:rsidR="00220FDA">
        <w:rPr>
          <w:rFonts w:hint="cs"/>
          <w:spacing w:val="-2"/>
          <w:rtl/>
        </w:rPr>
        <w:t xml:space="preserve"> </w:t>
      </w:r>
      <w:r w:rsidRPr="00F40A89">
        <w:rPr>
          <w:rtl/>
        </w:rPr>
        <w:t>בעירו</w:t>
      </w:r>
      <w:r w:rsidR="00220FDA" w:rsidRPr="00F40A89">
        <w:rPr>
          <w:rFonts w:hint="cs"/>
          <w:rtl/>
        </w:rPr>
        <w:t xml:space="preserve"> מותר,</w:t>
      </w:r>
      <w:r>
        <w:rPr>
          <w:rFonts w:hint="cs"/>
          <w:spacing w:val="-2"/>
          <w:rtl/>
        </w:rPr>
        <w:t xml:space="preserve"> </w:t>
      </w:r>
      <w:r w:rsidRPr="00701689">
        <w:rPr>
          <w:spacing w:val="-2"/>
          <w:rtl/>
        </w:rPr>
        <w:t xml:space="preserve"> </w:t>
      </w:r>
      <w:r w:rsidRPr="00F05A14">
        <w:rPr>
          <w:rFonts w:cs="PFT_Frank" w:hint="eastAsia"/>
          <w:b/>
          <w:bCs/>
          <w:spacing w:val="-2"/>
          <w:szCs w:val="14"/>
          <w:rtl/>
        </w:rPr>
        <w:t>ותנ</w:t>
      </w:r>
      <w:r w:rsidRPr="00F05A14">
        <w:rPr>
          <w:rFonts w:cs="PFT_Frank"/>
          <w:b/>
          <w:bCs/>
          <w:spacing w:val="-2"/>
          <w:szCs w:val="14"/>
          <w:rtl/>
        </w:rPr>
        <w:t>"</w:t>
      </w:r>
      <w:r w:rsidRPr="00F05A14">
        <w:rPr>
          <w:rFonts w:cs="PFT_Frank" w:hint="eastAsia"/>
          <w:b/>
          <w:bCs/>
          <w:spacing w:val="-2"/>
          <w:szCs w:val="14"/>
          <w:rtl/>
        </w:rPr>
        <w:t>ה</w:t>
      </w:r>
      <w:r w:rsidRPr="00701689">
        <w:rPr>
          <w:spacing w:val="-2"/>
          <w:rtl/>
        </w:rPr>
        <w:t>.</w:t>
      </w:r>
    </w:p>
    <w:p w14:paraId="6DF36AEC" w14:textId="19E305F4" w:rsidR="00B60CEE" w:rsidRDefault="00067A23" w:rsidP="00612C6E">
      <w:pPr>
        <w:pStyle w:val="aff1"/>
        <w:spacing w:before="0"/>
        <w:rPr>
          <w:rStyle w:val="afff"/>
          <w:b w:val="0"/>
          <w:rtl/>
        </w:rPr>
      </w:pPr>
      <w:ins w:id="9810" w:author="מספור קטעי משנה" w:date="2026-10-06T10:04:46Z">
        <w:r>
          <w:rPr>
            <w:rStyle w:val="MisparKeta"/>
          </w:rPr>
          <w:t xml:space="preserve">ד. </w:t>
        </w:r>
      </w:ins>
      <w:r w:rsidRPr="004D1462">
        <w:rPr>
          <w:rStyle w:val="aff2"/>
          <w:rtl/>
        </w:rPr>
        <w:t xml:space="preserve">ר"י: ידיו </w:t>
      </w:r>
      <w:r w:rsidRPr="004D1462">
        <w:rPr>
          <w:rStyle w:val="aff2"/>
          <w:rFonts w:hint="eastAsia"/>
          <w:rtl/>
        </w:rPr>
        <w:t>צ</w:t>
      </w:r>
      <w:r w:rsidRPr="004D1462">
        <w:rPr>
          <w:rStyle w:val="aff2"/>
          <w:rtl/>
        </w:rPr>
        <w:t>בועות לא ישא</w:t>
      </w:r>
      <w:r w:rsidR="00220FDA">
        <w:rPr>
          <w:rStyle w:val="aff2"/>
          <w:rFonts w:hint="cs"/>
          <w:rtl/>
        </w:rPr>
        <w:t>.</w:t>
      </w:r>
    </w:p>
    <w:p w14:paraId="1EE8F2AB" w14:textId="77777777" w:rsidR="00B60CEE" w:rsidRDefault="00067A23" w:rsidP="00B60CEE">
      <w:pPr>
        <w:pStyle w:val="36"/>
        <w:framePr w:wrap="notBeside"/>
        <w:rPr>
          <w:rStyle w:val="afff"/>
          <w:b/>
          <w:rtl/>
        </w:rPr>
      </w:pPr>
      <w:r w:rsidRPr="00411327">
        <w:rPr>
          <w:rStyle w:val="afff"/>
          <w:b/>
          <w:rtl/>
        </w:rPr>
        <w:t>תנא:</w:t>
      </w:r>
    </w:p>
    <w:p w14:paraId="17B64D51" w14:textId="343110AE" w:rsidR="00067A23" w:rsidRDefault="00B60CEE" w:rsidP="00B60CEE">
      <w:pPr>
        <w:rPr>
          <w:rtl/>
        </w:rPr>
      </w:pPr>
      <w:r>
        <w:rPr>
          <w:rFonts w:hint="cs"/>
          <w:rtl/>
        </w:rPr>
        <w:t xml:space="preserve">אם </w:t>
      </w:r>
      <w:r w:rsidR="00067A23" w:rsidRPr="006F178A">
        <w:rPr>
          <w:rtl/>
        </w:rPr>
        <w:t>רוב העיר בכך - מותר.</w:t>
      </w:r>
    </w:p>
    <w:p>
      <w:pPr>
        <w:pStyle w:val="MishnaBatzad"/>
        <w:rPr>
          <w:ins w:id="20010" w:author="קלוד" w:date="2026-10-06T10:43:38Z"/>
        </w:rPr>
      </w:pPr>
      <w:ins w:id="20009" w:author="קלוד" w:date="2026-10-06T10:43:38Z">
        <w:r>
          <w:t xml:space="preserve">משנה ח</w:t>
        </w:r>
      </w:ins>
    </w:p>
    <w:p w14:paraId="47C0DBE4" w14:textId="23EFA64E" w:rsidR="00067A23" w:rsidRPr="006F178A" w:rsidRDefault="00067A23" w:rsidP="0045002E">
      <w:pPr>
        <w:pStyle w:val="afff8"/>
        <w:spacing w:before="0"/>
        <w:rPr>
          <w:rtl/>
        </w:rPr>
      </w:pPr>
      <w:r w:rsidRPr="006F178A">
        <w:rPr>
          <w:rtl/>
        </w:rPr>
        <w:lastRenderedPageBreak/>
        <w:t>האומר איני עובר בצבועין</w:t>
      </w:r>
      <w:r>
        <w:rPr>
          <w:rtl/>
        </w:rPr>
        <w:t xml:space="preserve"> </w:t>
      </w:r>
      <w:r w:rsidR="00DC4A46">
        <w:rPr>
          <w:rtl/>
        </w:rPr>
        <w:tab/>
      </w:r>
      <w:r w:rsidR="004B2B35">
        <w:rPr>
          <w:rFonts w:hint="cs"/>
          <w:rtl/>
        </w:rPr>
        <w:t xml:space="preserve">- </w:t>
      </w:r>
      <w:r w:rsidRPr="006F178A">
        <w:rPr>
          <w:rtl/>
        </w:rPr>
        <w:t>אף בלבנים לא יעבור.</w:t>
      </w:r>
    </w:p>
    <w:p w14:paraId="4CC08DE6" w14:textId="018E8F80" w:rsidR="00067A23" w:rsidRPr="006F178A" w:rsidRDefault="00067A23" w:rsidP="00067A23">
      <w:pPr>
        <w:pStyle w:val="afb"/>
        <w:rPr>
          <w:rtl/>
        </w:rPr>
      </w:pPr>
      <w:r w:rsidRPr="006F178A">
        <w:rPr>
          <w:rtl/>
        </w:rPr>
        <w:t xml:space="preserve">בסנדל איני עובר </w:t>
      </w:r>
      <w:r w:rsidR="00DC4A46">
        <w:rPr>
          <w:rtl/>
        </w:rPr>
        <w:tab/>
      </w:r>
      <w:r w:rsidR="00DC4A46">
        <w:rPr>
          <w:rtl/>
        </w:rPr>
        <w:tab/>
      </w:r>
      <w:r w:rsidR="00DC4A46">
        <w:rPr>
          <w:rtl/>
        </w:rPr>
        <w:tab/>
      </w:r>
      <w:r w:rsidR="00DC4A46">
        <w:rPr>
          <w:rtl/>
        </w:rPr>
        <w:tab/>
      </w:r>
      <w:r w:rsidRPr="006F178A">
        <w:rPr>
          <w:rtl/>
        </w:rPr>
        <w:t>- אף יחף לא יעבור.</w:t>
      </w:r>
    </w:p>
    <w:p w14:paraId="121082C1" w14:textId="6F1A0AD1" w:rsidR="00067A23" w:rsidRPr="006F178A" w:rsidRDefault="00067A23" w:rsidP="00067A23">
      <w:pPr>
        <w:pStyle w:val="afb"/>
        <w:rPr>
          <w:rtl/>
        </w:rPr>
      </w:pPr>
      <w:r w:rsidRPr="006F178A">
        <w:rPr>
          <w:rtl/>
        </w:rPr>
        <w:t xml:space="preserve">העושה תפלתו עגולה </w:t>
      </w:r>
      <w:r w:rsidR="00DC4A46">
        <w:rPr>
          <w:rtl/>
        </w:rPr>
        <w:tab/>
      </w:r>
      <w:r w:rsidR="00DC4A46">
        <w:rPr>
          <w:rtl/>
        </w:rPr>
        <w:tab/>
      </w:r>
      <w:r w:rsidR="00DC4A46">
        <w:rPr>
          <w:rtl/>
        </w:rPr>
        <w:tab/>
      </w:r>
      <w:r w:rsidRPr="006F178A">
        <w:rPr>
          <w:rtl/>
        </w:rPr>
        <w:t>- סכנה ואין בה מצוה.</w:t>
      </w:r>
    </w:p>
    <w:p w14:paraId="1E74E38F" w14:textId="779A8ACE" w:rsidR="00067A23" w:rsidRPr="006F178A" w:rsidRDefault="00067A23" w:rsidP="00067A23">
      <w:pPr>
        <w:pStyle w:val="afb"/>
        <w:rPr>
          <w:rtl/>
        </w:rPr>
      </w:pPr>
      <w:r w:rsidRPr="006F178A">
        <w:rPr>
          <w:rtl/>
        </w:rPr>
        <w:t xml:space="preserve">נתנה על מצחו או על פס ידו </w:t>
      </w:r>
      <w:r w:rsidR="00DC4A46">
        <w:rPr>
          <w:rFonts w:hint="cs"/>
          <w:rtl/>
        </w:rPr>
        <w:t>-</w:t>
      </w:r>
      <w:r w:rsidRPr="006F178A">
        <w:rPr>
          <w:rtl/>
        </w:rPr>
        <w:t xml:space="preserve"> הר</w:t>
      </w:r>
      <w:r>
        <w:rPr>
          <w:rFonts w:hint="cs"/>
          <w:rtl/>
        </w:rPr>
        <w:t>"ז</w:t>
      </w:r>
      <w:r w:rsidRPr="006F178A">
        <w:rPr>
          <w:rtl/>
        </w:rPr>
        <w:t xml:space="preserve"> דרך המינות.</w:t>
      </w:r>
    </w:p>
    <w:p w14:paraId="054A9655" w14:textId="167AF79B" w:rsidR="00067A23" w:rsidRPr="006F178A" w:rsidRDefault="00067A23" w:rsidP="0005042A">
      <w:pPr>
        <w:pStyle w:val="afb"/>
        <w:spacing w:after="60"/>
        <w:rPr>
          <w:rtl/>
        </w:rPr>
      </w:pPr>
      <w:r w:rsidRPr="006F178A">
        <w:rPr>
          <w:rtl/>
        </w:rPr>
        <w:t>ציפ</w:t>
      </w:r>
      <w:r w:rsidR="004B2B35">
        <w:rPr>
          <w:rFonts w:hint="cs"/>
          <w:rtl/>
        </w:rPr>
        <w:t>ה</w:t>
      </w:r>
      <w:r w:rsidRPr="006F178A">
        <w:rPr>
          <w:rtl/>
        </w:rPr>
        <w:t xml:space="preserve"> זהב</w:t>
      </w:r>
      <w:r w:rsidR="004B2B35">
        <w:rPr>
          <w:rFonts w:hint="cs"/>
          <w:rtl/>
        </w:rPr>
        <w:t>,</w:t>
      </w:r>
      <w:r w:rsidRPr="006F178A">
        <w:rPr>
          <w:rtl/>
        </w:rPr>
        <w:t xml:space="preserve"> ונתנה על בית אונקלי שלו</w:t>
      </w:r>
      <w:r w:rsidR="004B2B35">
        <w:rPr>
          <w:rFonts w:hint="cs"/>
          <w:rtl/>
        </w:rPr>
        <w:t xml:space="preserve"> -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הר"ז </w:t>
      </w:r>
      <w:r w:rsidRPr="006F178A">
        <w:rPr>
          <w:rtl/>
        </w:rPr>
        <w:t>דרך החיצונים.</w:t>
      </w:r>
    </w:p>
    <w:p w14:paraId="5A8E1E84" w14:textId="7FD4A919" w:rsidR="00067A23" w:rsidRPr="006F178A" w:rsidRDefault="004B2B35" w:rsidP="004B2B35">
      <w:pPr>
        <w:rPr>
          <w:rtl/>
        </w:rPr>
      </w:pPr>
      <w:r>
        <w:rPr>
          <w:rStyle w:val="afe"/>
          <w:rFonts w:hint="cs"/>
          <w:rtl/>
        </w:rPr>
        <w:t>אינ</w:t>
      </w:r>
      <w:r w:rsidR="00067A23" w:rsidRPr="00E10080">
        <w:rPr>
          <w:rStyle w:val="afe"/>
          <w:rFonts w:hint="eastAsia"/>
          <w:rtl/>
        </w:rPr>
        <w:t>י</w:t>
      </w:r>
      <w:r w:rsidR="00067A23" w:rsidRPr="00E10080">
        <w:rPr>
          <w:rStyle w:val="afe"/>
          <w:rtl/>
        </w:rPr>
        <w:t xml:space="preserve"> </w:t>
      </w:r>
      <w:r w:rsidR="00067A23" w:rsidRPr="00E10080">
        <w:rPr>
          <w:rStyle w:val="afe"/>
          <w:rFonts w:hint="eastAsia"/>
          <w:rtl/>
        </w:rPr>
        <w:t>עובר</w:t>
      </w:r>
      <w:r w:rsidR="00067A23" w:rsidRPr="00E10080">
        <w:rPr>
          <w:rStyle w:val="afe"/>
          <w:rtl/>
        </w:rPr>
        <w:t xml:space="preserve"> </w:t>
      </w:r>
      <w:r w:rsidR="00067A23" w:rsidRPr="00E10080">
        <w:rPr>
          <w:rStyle w:val="afe"/>
          <w:rFonts w:hint="eastAsia"/>
          <w:rtl/>
        </w:rPr>
        <w:t>ב</w:t>
      </w:r>
      <w:r w:rsidRPr="00E10080">
        <w:rPr>
          <w:rStyle w:val="afe"/>
          <w:rFonts w:hint="eastAsia"/>
          <w:rtl/>
        </w:rPr>
        <w:t>צבועין</w:t>
      </w:r>
      <w:r w:rsidR="00917D12">
        <w:rPr>
          <w:rFonts w:hint="cs"/>
          <w:rtl/>
        </w:rPr>
        <w:t xml:space="preserve"> -</w:t>
      </w:r>
      <w:r>
        <w:rPr>
          <w:rFonts w:hint="cs"/>
          <w:rtl/>
        </w:rPr>
        <w:t xml:space="preserve"> </w:t>
      </w:r>
      <w:r w:rsidR="00067A23" w:rsidRPr="006F178A">
        <w:rPr>
          <w:rtl/>
        </w:rPr>
        <w:t>חיישינן שמא מינות נזרקה בו.</w:t>
      </w:r>
    </w:p>
    <w:p w14:paraId="1935980E" w14:textId="38F9889D" w:rsidR="00067A23" w:rsidRDefault="00067A23" w:rsidP="00917D12">
      <w:pPr>
        <w:rPr>
          <w:rtl/>
        </w:rPr>
      </w:pPr>
      <w:r w:rsidRPr="006F178A">
        <w:rPr>
          <w:rStyle w:val="afe"/>
          <w:rtl/>
        </w:rPr>
        <w:t xml:space="preserve">תפלתו עגולה </w:t>
      </w:r>
      <w:r w:rsidR="00917D12">
        <w:rPr>
          <w:rStyle w:val="afe"/>
          <w:rtl/>
        </w:rPr>
        <w:t>–</w:t>
      </w:r>
      <w:r>
        <w:rPr>
          <w:rStyle w:val="afe"/>
          <w:rFonts w:hint="cs"/>
          <w:rtl/>
        </w:rPr>
        <w:t xml:space="preserve"> </w:t>
      </w:r>
      <w:r w:rsidRPr="006F178A">
        <w:rPr>
          <w:rFonts w:hint="cs"/>
          <w:rtl/>
        </w:rPr>
        <w:t>כאגוז</w:t>
      </w:r>
      <w:r w:rsidR="00917D12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ו</w:t>
      </w:r>
      <w:r w:rsidR="00917D12" w:rsidRPr="00F05A14">
        <w:rPr>
          <w:rFonts w:cs="PFT_Frank" w:hint="eastAsia"/>
          <w:b/>
          <w:bCs/>
          <w:szCs w:val="14"/>
          <w:rtl/>
        </w:rPr>
        <w:t>אין</w:t>
      </w:r>
      <w:r w:rsidR="00917D12">
        <w:rPr>
          <w:rFonts w:hint="cs"/>
          <w:rtl/>
        </w:rPr>
        <w:t xml:space="preserve"> ראיה</w:t>
      </w:r>
      <w:r w:rsidRPr="006F178A">
        <w:rPr>
          <w:rFonts w:hint="cs"/>
          <w:rtl/>
        </w:rPr>
        <w:t xml:space="preserve"> ל</w:t>
      </w:r>
      <w:r>
        <w:rPr>
          <w:rFonts w:hint="cs"/>
          <w:rtl/>
        </w:rPr>
        <w:t>הל</w:t>
      </w:r>
      <w:r w:rsidR="00917D12">
        <w:rPr>
          <w:rFonts w:hint="cs"/>
          <w:rtl/>
        </w:rPr>
        <w:t>מ"מ</w:t>
      </w:r>
      <w:r>
        <w:rPr>
          <w:rFonts w:hint="cs"/>
          <w:rtl/>
        </w:rPr>
        <w:t xml:space="preserve"> ש</w:t>
      </w:r>
      <w:r w:rsidR="00917D12">
        <w:rPr>
          <w:rFonts w:hint="cs"/>
          <w:rtl/>
        </w:rPr>
        <w:t xml:space="preserve">תפילין </w:t>
      </w:r>
      <w:r w:rsidRPr="00F05A14">
        <w:rPr>
          <w:rFonts w:cs="PFT_Frank" w:hint="eastAsia"/>
          <w:b/>
          <w:bCs/>
          <w:szCs w:val="14"/>
          <w:rtl/>
        </w:rPr>
        <w:t>מרובעות</w:t>
      </w:r>
      <w:r w:rsidR="00917D12">
        <w:rPr>
          <w:rFonts w:hint="cs"/>
          <w:rtl/>
        </w:rPr>
        <w:t>.</w:t>
      </w:r>
    </w:p>
    <w:p w14:paraId="2D655E36" w14:textId="6B0E8668" w:rsidR="0045002E" w:rsidRDefault="0045002E" w:rsidP="0045002E">
      <w:pPr>
        <w:pStyle w:val="af3"/>
        <w:rPr>
          <w:rtl/>
        </w:rPr>
      </w:pPr>
      <w:r>
        <w:rPr>
          <w:rFonts w:hint="cs"/>
          <w:rtl/>
        </w:rPr>
        <w:t>****</w:t>
      </w:r>
    </w:p>
    <w:p w14:paraId="38170C5B" w14:textId="77777777" w:rsidR="00067A23" w:rsidRPr="006F178A" w:rsidRDefault="00067A23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כה.</w:t>
      </w:r>
    </w:p>
    <w:p>
      <w:pPr>
        <w:pStyle w:val="MishnaBatzad"/>
        <w:rPr>
          <w:ins w:id="20012" w:author="קלוד" w:date="2026-10-06T10:43:38Z"/>
        </w:rPr>
      </w:pPr>
      <w:ins w:id="20011" w:author="קלוד" w:date="2026-10-06T10:43:38Z">
        <w:r>
          <w:t xml:space="preserve">משנה ט</w:t>
        </w:r>
      </w:ins>
    </w:p>
    <w:p w14:paraId="6741CC88" w14:textId="77777777" w:rsidR="00067A23" w:rsidRPr="009164A6" w:rsidRDefault="00067A23" w:rsidP="0045002E">
      <w:pPr>
        <w:pStyle w:val="afff8"/>
        <w:spacing w:before="0"/>
        <w:rPr>
          <w:rtl/>
        </w:rPr>
      </w:pPr>
      <w:r w:rsidRPr="009164A6">
        <w:rPr>
          <w:rtl/>
        </w:rPr>
        <w:t>האומר יברכוך טובים - הרי זו דרך המינות.</w:t>
      </w:r>
    </w:p>
    <w:p w14:paraId="685A5C62" w14:textId="77777777" w:rsidR="0005042A" w:rsidRDefault="00067A23" w:rsidP="00067A23">
      <w:pPr>
        <w:pStyle w:val="afb"/>
        <w:rPr>
          <w:rtl/>
        </w:rPr>
      </w:pPr>
      <w:r w:rsidRPr="009164A6">
        <w:rPr>
          <w:rtl/>
        </w:rPr>
        <w:t>על קן צפור יגיעו רחמיך</w:t>
      </w:r>
      <w:r w:rsidR="00917D12">
        <w:rPr>
          <w:rFonts w:hint="cs"/>
          <w:rtl/>
        </w:rPr>
        <w:t>,</w:t>
      </w:r>
      <w:r w:rsidRPr="009164A6">
        <w:rPr>
          <w:rtl/>
        </w:rPr>
        <w:t xml:space="preserve"> ועל טוב יזכר שמך, מודים מודים </w:t>
      </w:r>
    </w:p>
    <w:p w14:paraId="43E16780" w14:textId="279E083D" w:rsidR="00067A23" w:rsidRPr="009164A6" w:rsidRDefault="0080034A" w:rsidP="00067A23">
      <w:pPr>
        <w:pStyle w:val="afb"/>
        <w:rPr>
          <w:rtl/>
        </w:rPr>
      </w:pPr>
      <w:r>
        <w:rPr>
          <w:rFonts w:hint="cs"/>
          <w:rtl/>
        </w:rPr>
        <w:t>ו</w:t>
      </w:r>
      <w:r w:rsidR="00067A23" w:rsidRPr="009164A6">
        <w:rPr>
          <w:rtl/>
        </w:rPr>
        <w:t>המכנה בעריות - משתקין אותו.</w:t>
      </w:r>
    </w:p>
    <w:p w14:paraId="683A9DD6" w14:textId="77777777" w:rsidR="00015C93" w:rsidRDefault="00067A23" w:rsidP="00067A23">
      <w:pPr>
        <w:pStyle w:val="afb"/>
        <w:rPr>
          <w:rtl/>
        </w:rPr>
      </w:pPr>
      <w:r w:rsidRPr="009164A6">
        <w:rPr>
          <w:rtl/>
        </w:rPr>
        <w:t xml:space="preserve">האומר: </w:t>
      </w:r>
      <w:r w:rsidR="00917D12">
        <w:rPr>
          <w:rStyle w:val="a4"/>
          <w:rFonts w:hint="cs"/>
          <w:rtl/>
        </w:rPr>
        <w:t>'</w:t>
      </w:r>
      <w:r w:rsidRPr="00E10080">
        <w:rPr>
          <w:rStyle w:val="a4"/>
          <w:rtl/>
        </w:rPr>
        <w:t xml:space="preserve">ומזרעך לא תתן </w:t>
      </w:r>
      <w:r w:rsidRPr="00E10080">
        <w:rPr>
          <w:rStyle w:val="a4"/>
          <w:b/>
          <w:bCs/>
          <w:rtl/>
        </w:rPr>
        <w:t>להעביר למ</w:t>
      </w:r>
      <w:r w:rsidR="00917D12" w:rsidRPr="00135477">
        <w:rPr>
          <w:rStyle w:val="a4"/>
          <w:rFonts w:hint="eastAsia"/>
          <w:b/>
          <w:bCs/>
          <w:rtl/>
        </w:rPr>
        <w:t>ו</w:t>
      </w:r>
      <w:r w:rsidRPr="00E10080">
        <w:rPr>
          <w:rStyle w:val="a4"/>
          <w:b/>
          <w:bCs/>
          <w:rtl/>
        </w:rPr>
        <w:t>לך</w:t>
      </w:r>
      <w:r w:rsidR="00917D12" w:rsidRPr="00E10080">
        <w:rPr>
          <w:rStyle w:val="a4"/>
          <w:b/>
          <w:bCs/>
          <w:rtl/>
        </w:rPr>
        <w:t>'</w:t>
      </w:r>
      <w:r w:rsidR="00C375EF">
        <w:rPr>
          <w:rFonts w:hint="cs"/>
          <w:rtl/>
        </w:rPr>
        <w:t>-</w:t>
      </w:r>
      <w:r w:rsidRPr="009164A6">
        <w:rPr>
          <w:rtl/>
        </w:rPr>
        <w:t xml:space="preserve"> לאעברא בארמיותא</w:t>
      </w:r>
      <w:r w:rsidR="00917D12">
        <w:rPr>
          <w:rFonts w:hint="cs"/>
          <w:rtl/>
        </w:rPr>
        <w:t xml:space="preserve"> </w:t>
      </w:r>
    </w:p>
    <w:p w14:paraId="394C76A3" w14:textId="65295566" w:rsidR="00067A23" w:rsidRPr="009164A6" w:rsidRDefault="00015C93" w:rsidP="00BF6E24">
      <w:pPr>
        <w:pStyle w:val="afb"/>
        <w:spacing w:after="60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917D12">
        <w:rPr>
          <w:rFonts w:hint="cs"/>
          <w:rtl/>
        </w:rPr>
        <w:t>-</w:t>
      </w:r>
      <w:r w:rsidR="00067A23" w:rsidRPr="009164A6">
        <w:rPr>
          <w:rFonts w:hint="cs"/>
          <w:rtl/>
        </w:rPr>
        <w:t xml:space="preserve"> </w:t>
      </w:r>
      <w:r w:rsidR="00067A23" w:rsidRPr="009164A6">
        <w:rPr>
          <w:rtl/>
        </w:rPr>
        <w:t>משתקין אותו בנזיפה.</w:t>
      </w:r>
    </w:p>
    <w:p w14:paraId="5FC877F7" w14:textId="2CAA1160" w:rsidR="0094084F" w:rsidRDefault="00BF6E24" w:rsidP="00BF6E24">
      <w:pPr>
        <w:pStyle w:val="36"/>
        <w:framePr w:wrap="notBeside"/>
        <w:rPr>
          <w:rtl/>
        </w:rPr>
      </w:pPr>
      <w:r w:rsidRPr="00BF6E24">
        <w:rPr>
          <w:rFonts w:hint="cs"/>
          <w:rtl/>
        </w:rPr>
        <w:t>-</w:t>
      </w:r>
      <w:r>
        <w:rPr>
          <w:rFonts w:hint="cs"/>
          <w:rtl/>
        </w:rPr>
        <w:t>חלקו</w:t>
      </w:r>
      <w:r w:rsidRPr="00BF6E24">
        <w:rPr>
          <w:rFonts w:hint="cs"/>
          <w:rtl/>
        </w:rPr>
        <w:t xml:space="preserve"> ריב</w:t>
      </w:r>
      <w:r w:rsidRPr="00BF6E24">
        <w:rPr>
          <w:rtl/>
        </w:rPr>
        <w:t>"</w:t>
      </w:r>
      <w:r w:rsidRPr="00BF6E24">
        <w:rPr>
          <w:rFonts w:hint="cs"/>
          <w:rtl/>
        </w:rPr>
        <w:t>א וריב</w:t>
      </w:r>
      <w:r w:rsidRPr="00BF6E24">
        <w:rPr>
          <w:rtl/>
        </w:rPr>
        <w:t>"</w:t>
      </w:r>
      <w:r w:rsidRPr="00BF6E24">
        <w:rPr>
          <w:rFonts w:hint="cs"/>
          <w:rtl/>
        </w:rPr>
        <w:t>ז</w:t>
      </w:r>
      <w:r w:rsidR="0094084F">
        <w:rPr>
          <w:rFonts w:hint="cs"/>
          <w:rtl/>
        </w:rPr>
        <w:t>:</w:t>
      </w:r>
    </w:p>
    <w:p w14:paraId="30E9012C" w14:textId="5FA533FE" w:rsidR="00134611" w:rsidRDefault="00917D12" w:rsidP="00BF6E24">
      <w:pPr>
        <w:rPr>
          <w:rtl/>
        </w:rPr>
      </w:pPr>
      <w:r w:rsidRPr="009164A6">
        <w:rPr>
          <w:rStyle w:val="aff2"/>
          <w:rtl/>
        </w:rPr>
        <w:t>על קן צפור</w:t>
      </w:r>
      <w:r w:rsidR="00916830">
        <w:rPr>
          <w:rFonts w:hint="cs"/>
          <w:rtl/>
        </w:rPr>
        <w:t xml:space="preserve"> </w:t>
      </w:r>
      <w:r w:rsidR="00916830" w:rsidRPr="00F05A14">
        <w:rPr>
          <w:rFonts w:cs="PFT_Frank" w:hint="eastAsia"/>
          <w:b/>
          <w:bCs/>
          <w:szCs w:val="14"/>
          <w:rtl/>
        </w:rPr>
        <w:t>או</w:t>
      </w:r>
      <w:r>
        <w:rPr>
          <w:rFonts w:hint="cs"/>
          <w:rtl/>
        </w:rPr>
        <w:t xml:space="preserve"> </w:t>
      </w:r>
      <w:r w:rsidRPr="006F178A">
        <w:rPr>
          <w:rtl/>
        </w:rPr>
        <w:t>שמטיל קנאה במעשה בראשית</w:t>
      </w:r>
      <w:r w:rsidR="00880D9C">
        <w:rPr>
          <w:rFonts w:hint="cs"/>
          <w:rtl/>
        </w:rPr>
        <w:t>,</w:t>
      </w:r>
      <w:r w:rsidR="00916830">
        <w:rPr>
          <w:rFonts w:hint="cs"/>
          <w:rtl/>
        </w:rPr>
        <w:t xml:space="preserve"> </w:t>
      </w:r>
    </w:p>
    <w:p w14:paraId="48D99143" w14:textId="241E13C4" w:rsidR="00916830" w:rsidRDefault="00917D12" w:rsidP="00134611">
      <w:pPr>
        <w:ind w:left="510" w:firstLine="170"/>
        <w:rPr>
          <w:rtl/>
        </w:rPr>
      </w:pPr>
      <w:r w:rsidRPr="00F05A14">
        <w:rPr>
          <w:rFonts w:cs="PFT_Frank" w:hint="eastAsia"/>
          <w:b/>
          <w:bCs/>
          <w:szCs w:val="14"/>
          <w:rtl/>
        </w:rPr>
        <w:t>או</w:t>
      </w:r>
      <w:r w:rsidRPr="006F178A">
        <w:rPr>
          <w:rtl/>
        </w:rPr>
        <w:t xml:space="preserve"> שעושה מדות ה</w:t>
      </w:r>
      <w:r w:rsidR="00916830">
        <w:rPr>
          <w:rFonts w:hint="cs"/>
          <w:rtl/>
        </w:rPr>
        <w:t>'</w:t>
      </w:r>
      <w:r w:rsidRPr="006F178A">
        <w:rPr>
          <w:rtl/>
        </w:rPr>
        <w:t xml:space="preserve"> רחמים, ואינן אלא גזירות.</w:t>
      </w:r>
    </w:p>
    <w:p w14:paraId="339E1134" w14:textId="1130AA7D" w:rsidR="00917D12" w:rsidRPr="000C0C8B" w:rsidRDefault="00917D12" w:rsidP="00134611">
      <w:pPr>
        <w:rPr>
          <w:spacing w:val="-2"/>
          <w:rtl/>
        </w:rPr>
      </w:pPr>
      <w:r w:rsidRPr="00134611">
        <w:rPr>
          <w:rStyle w:val="aff2"/>
          <w:rtl/>
        </w:rPr>
        <w:t>על טוב יזכר שמך</w:t>
      </w:r>
      <w:r w:rsidR="00916830" w:rsidRPr="000C0C8B">
        <w:rPr>
          <w:rFonts w:hint="cs"/>
          <w:spacing w:val="-2"/>
          <w:rtl/>
        </w:rPr>
        <w:t xml:space="preserve"> </w:t>
      </w:r>
      <w:r w:rsidRPr="000C0C8B">
        <w:rPr>
          <w:spacing w:val="-2"/>
          <w:rtl/>
        </w:rPr>
        <w:t>דמשמע</w:t>
      </w:r>
      <w:r w:rsidR="00916830" w:rsidRPr="000C0C8B">
        <w:rPr>
          <w:rFonts w:hint="cs"/>
          <w:spacing w:val="-2"/>
          <w:rtl/>
        </w:rPr>
        <w:t xml:space="preserve"> ש</w:t>
      </w:r>
      <w:r w:rsidRPr="000C0C8B">
        <w:rPr>
          <w:spacing w:val="-2"/>
          <w:rtl/>
        </w:rPr>
        <w:t>על רע לא</w:t>
      </w:r>
      <w:r w:rsidR="00916830" w:rsidRPr="00411327">
        <w:rPr>
          <w:rStyle w:val="afff"/>
          <w:b/>
          <w:spacing w:val="-2"/>
          <w:rtl/>
        </w:rPr>
        <w:t xml:space="preserve"> </w:t>
      </w:r>
      <w:r w:rsidR="00916830" w:rsidRPr="000C0C8B">
        <w:rPr>
          <w:rStyle w:val="afffb"/>
          <w:rFonts w:hint="eastAsia"/>
          <w:spacing w:val="-2"/>
          <w:rtl/>
        </w:rPr>
        <w:t>וחי</w:t>
      </w:r>
      <w:r w:rsidR="00916830" w:rsidRPr="000C0C8B">
        <w:rPr>
          <w:rStyle w:val="afffb"/>
          <w:spacing w:val="-2"/>
          <w:rtl/>
        </w:rPr>
        <w:t xml:space="preserve">יב לברך על הרעה </w:t>
      </w:r>
      <w:r w:rsidR="00916830" w:rsidRPr="000C0C8B">
        <w:rPr>
          <w:rStyle w:val="afffb"/>
          <w:rFonts w:hint="eastAsia"/>
          <w:spacing w:val="-2"/>
          <w:rtl/>
        </w:rPr>
        <w:t>כ</w:t>
      </w:r>
      <w:r w:rsidR="00916830" w:rsidRPr="000C0C8B">
        <w:rPr>
          <w:rStyle w:val="afffb"/>
          <w:spacing w:val="-2"/>
          <w:rtl/>
        </w:rPr>
        <w:t>טובה</w:t>
      </w:r>
    </w:p>
    <w:p w14:paraId="2FF09A19" w14:textId="025B1C9E" w:rsidR="007F2AF7" w:rsidRDefault="00067A23" w:rsidP="007F2AF7">
      <w:pPr>
        <w:rPr>
          <w:rtl/>
        </w:rPr>
      </w:pPr>
      <w:r w:rsidRPr="009164A6">
        <w:rPr>
          <w:rStyle w:val="aff2"/>
          <w:rtl/>
        </w:rPr>
        <w:t>מודים מודים</w:t>
      </w:r>
      <w:r w:rsidRPr="00A22F74">
        <w:rPr>
          <w:rtl/>
        </w:rPr>
        <w:t xml:space="preserve"> </w:t>
      </w:r>
      <w:r>
        <w:rPr>
          <w:rFonts w:hint="cs"/>
          <w:rtl/>
        </w:rPr>
        <w:t xml:space="preserve"> </w:t>
      </w:r>
      <w:r w:rsidR="00916830">
        <w:rPr>
          <w:rFonts w:hint="cs"/>
          <w:rtl/>
        </w:rPr>
        <w:t>- ש</w:t>
      </w:r>
      <w:r>
        <w:rPr>
          <w:rFonts w:hint="cs"/>
          <w:rtl/>
        </w:rPr>
        <w:t>נראה</w:t>
      </w:r>
      <w:r w:rsidRPr="00A22F74">
        <w:rPr>
          <w:rtl/>
        </w:rPr>
        <w:t xml:space="preserve"> כשתי רשויות</w:t>
      </w:r>
      <w:r w:rsidR="00916830">
        <w:rPr>
          <w:rFonts w:hint="cs"/>
          <w:rtl/>
        </w:rPr>
        <w:t>.</w:t>
      </w:r>
    </w:p>
    <w:p w14:paraId="02BE74BE" w14:textId="4E73BE5E" w:rsidR="0094084F" w:rsidRDefault="007F2AF7" w:rsidP="00134611">
      <w:pPr>
        <w:pStyle w:val="36"/>
        <w:framePr w:wrap="notBeside"/>
        <w:rPr>
          <w:rtl/>
        </w:rPr>
      </w:pPr>
      <w:r w:rsidRPr="00134611">
        <w:rPr>
          <w:rtl/>
        </w:rPr>
        <w:t>ר"</w:t>
      </w:r>
      <w:r w:rsidRPr="00134611">
        <w:rPr>
          <w:rFonts w:hint="cs"/>
          <w:rtl/>
        </w:rPr>
        <w:t>ז</w:t>
      </w:r>
      <w:r w:rsidR="0094084F">
        <w:rPr>
          <w:rFonts w:hint="cs"/>
          <w:rtl/>
        </w:rPr>
        <w:t>:</w:t>
      </w:r>
    </w:p>
    <w:p w14:paraId="2213A480" w14:textId="0946F8AB" w:rsidR="007F2AF7" w:rsidRPr="006F178A" w:rsidRDefault="007F2AF7" w:rsidP="007F2AF7">
      <w:pPr>
        <w:rPr>
          <w:rtl/>
        </w:rPr>
      </w:pPr>
      <w:r>
        <w:rPr>
          <w:rFonts w:hint="cs"/>
          <w:rtl/>
        </w:rPr>
        <w:t>'</w:t>
      </w:r>
      <w:r w:rsidRPr="00E10080">
        <w:rPr>
          <w:rtl/>
        </w:rPr>
        <w:t>שמע שמע</w:t>
      </w:r>
      <w:r>
        <w:rPr>
          <w:rFonts w:hint="cs"/>
          <w:rtl/>
        </w:rPr>
        <w:t>'</w:t>
      </w:r>
      <w:r w:rsidRPr="00E10080">
        <w:rPr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משתקין</w:t>
      </w:r>
      <w:r w:rsidRPr="00E10080">
        <w:rPr>
          <w:rtl/>
        </w:rPr>
        <w:t xml:space="preserve"> </w:t>
      </w:r>
      <w:r>
        <w:rPr>
          <w:rFonts w:hint="cs"/>
          <w:rtl/>
        </w:rPr>
        <w:t>כ'</w:t>
      </w:r>
      <w:r w:rsidRPr="00E10080">
        <w:rPr>
          <w:rtl/>
        </w:rPr>
        <w:t>מודים מודים</w:t>
      </w:r>
      <w:r>
        <w:rPr>
          <w:rFonts w:hint="cs"/>
          <w:rtl/>
        </w:rPr>
        <w:t>' - כשכופל הפסוק,</w:t>
      </w:r>
    </w:p>
    <w:p w14:paraId="3ECDD0EC" w14:textId="77777777" w:rsidR="0094084F" w:rsidRDefault="007F2AF7" w:rsidP="005A7488">
      <w:pPr>
        <w:pStyle w:val="36"/>
        <w:framePr w:wrap="notBeside"/>
        <w:rPr>
          <w:rtl/>
        </w:rPr>
      </w:pPr>
      <w:r w:rsidRPr="005A7488">
        <w:rPr>
          <w:rFonts w:hint="eastAsia"/>
          <w:rtl/>
        </w:rPr>
        <w:t>והך</w:t>
      </w:r>
      <w:r w:rsidR="0094084F">
        <w:rPr>
          <w:rFonts w:hint="cs"/>
          <w:rtl/>
        </w:rPr>
        <w:t>:</w:t>
      </w:r>
    </w:p>
    <w:p w14:paraId="669A7E5E" w14:textId="156E2D55" w:rsidR="007F2AF7" w:rsidRPr="00701689" w:rsidRDefault="007F2AF7" w:rsidP="007F2AF7">
      <w:pPr>
        <w:rPr>
          <w:rtl/>
        </w:rPr>
      </w:pPr>
      <w:r w:rsidRPr="00701689">
        <w:rPr>
          <w:rFonts w:hint="cs"/>
          <w:rtl/>
        </w:rPr>
        <w:t>ד</w:t>
      </w:r>
      <w:r w:rsidRPr="00701689">
        <w:rPr>
          <w:rtl/>
        </w:rPr>
        <w:t>ה</w:t>
      </w:r>
      <w:r>
        <w:rPr>
          <w:rFonts w:hint="cs"/>
          <w:rtl/>
        </w:rPr>
        <w:t>כופל</w:t>
      </w:r>
      <w:r w:rsidRPr="00701689">
        <w:rPr>
          <w:rtl/>
        </w:rPr>
        <w:t xml:space="preserve"> את </w:t>
      </w:r>
      <w:r>
        <w:rPr>
          <w:rFonts w:hint="cs"/>
          <w:rtl/>
        </w:rPr>
        <w:t>'</w:t>
      </w:r>
      <w:r w:rsidRPr="00701689">
        <w:rPr>
          <w:rtl/>
        </w:rPr>
        <w:t>שמע</w:t>
      </w:r>
      <w:r>
        <w:rPr>
          <w:rFonts w:hint="cs"/>
          <w:rtl/>
        </w:rPr>
        <w:t>'</w:t>
      </w:r>
      <w:r w:rsidRPr="00701689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מגונה</w:t>
      </w:r>
      <w:r w:rsidRPr="00701689">
        <w:rPr>
          <w:rtl/>
        </w:rPr>
        <w:t xml:space="preserve"> </w:t>
      </w:r>
      <w:r>
        <w:rPr>
          <w:rtl/>
        </w:rPr>
        <w:t xml:space="preserve">– </w:t>
      </w:r>
      <w:r>
        <w:rPr>
          <w:rFonts w:hint="cs"/>
          <w:rtl/>
        </w:rPr>
        <w:t xml:space="preserve">תיבה תיבה </w:t>
      </w:r>
      <w:r w:rsidRPr="00E10080">
        <w:rPr>
          <w:rStyle w:val="afffb"/>
          <w:rFonts w:hint="eastAsia"/>
          <w:rtl/>
        </w:rPr>
        <w:t>טפשות</w:t>
      </w:r>
      <w:r>
        <w:rPr>
          <w:rStyle w:val="afffb"/>
          <w:rFonts w:hint="cs"/>
          <w:rtl/>
        </w:rPr>
        <w:t>.</w:t>
      </w:r>
    </w:p>
    <w:p w14:paraId="30B40701" w14:textId="77777777" w:rsidR="0094084F" w:rsidRDefault="007F2AF7" w:rsidP="005A7488">
      <w:pPr>
        <w:pStyle w:val="36"/>
        <w:framePr w:wrap="notBeside"/>
        <w:rPr>
          <w:rtl/>
        </w:rPr>
      </w:pPr>
      <w:r w:rsidRPr="005A7488">
        <w:rPr>
          <w:rFonts w:hint="eastAsia"/>
          <w:rtl/>
        </w:rPr>
        <w:t>ואין</w:t>
      </w:r>
      <w:r w:rsidRPr="005A7488">
        <w:rPr>
          <w:rtl/>
        </w:rPr>
        <w:t xml:space="preserve"> </w:t>
      </w:r>
      <w:r w:rsidRPr="005A7488">
        <w:rPr>
          <w:rFonts w:hint="eastAsia"/>
          <w:rtl/>
        </w:rPr>
        <w:t>לומר</w:t>
      </w:r>
      <w:r w:rsidR="0094084F">
        <w:rPr>
          <w:rFonts w:hint="cs"/>
          <w:rtl/>
        </w:rPr>
        <w:t>:</w:t>
      </w:r>
    </w:p>
    <w:p w14:paraId="4FEEBB02" w14:textId="5C9DE701" w:rsidR="007F2AF7" w:rsidRPr="006F178A" w:rsidRDefault="007F2AF7" w:rsidP="00DC67D2">
      <w:pPr>
        <w:pStyle w:val="afffa"/>
        <w:spacing w:after="60"/>
        <w:ind w:left="0" w:firstLine="0"/>
        <w:rPr>
          <w:rtl/>
        </w:rPr>
      </w:pPr>
      <w:r w:rsidRPr="006F178A">
        <w:rPr>
          <w:rFonts w:hint="cs"/>
          <w:rtl/>
        </w:rPr>
        <w:t>דקודם לא כיון ד</w:t>
      </w:r>
      <w:r>
        <w:rPr>
          <w:rFonts w:hint="cs"/>
          <w:rtl/>
        </w:rPr>
        <w:t>הוי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זלזול כלפי שמיא</w:t>
      </w:r>
      <w:r w:rsidRPr="006F178A">
        <w:rPr>
          <w:rFonts w:hint="cs"/>
          <w:rtl/>
        </w:rPr>
        <w:t xml:space="preserve"> </w:t>
      </w:r>
      <w:r w:rsidR="007C399E">
        <w:rPr>
          <w:rFonts w:hint="cs"/>
          <w:rtl/>
        </w:rPr>
        <w:t>ו</w:t>
      </w:r>
      <w:r w:rsidRPr="006F178A">
        <w:rPr>
          <w:rFonts w:hint="cs"/>
          <w:rtl/>
        </w:rPr>
        <w:t>מכים אותו בפטיש נפחים.</w:t>
      </w:r>
    </w:p>
    <w:p w14:paraId="42715E0C" w14:textId="77777777" w:rsidR="0094084F" w:rsidRDefault="00DC67D2" w:rsidP="004439F9">
      <w:pPr>
        <w:pStyle w:val="36"/>
        <w:framePr w:wrap="notBeside"/>
        <w:rPr>
          <w:rtl/>
        </w:rPr>
      </w:pPr>
      <w:r w:rsidRPr="00DC67D2">
        <w:rPr>
          <w:rFonts w:hint="cs"/>
          <w:rtl/>
        </w:rPr>
        <w:t>מעשה</w:t>
      </w:r>
      <w:r w:rsidR="0094084F">
        <w:rPr>
          <w:rFonts w:hint="cs"/>
          <w:rtl/>
        </w:rPr>
        <w:t>:</w:t>
      </w:r>
    </w:p>
    <w:p w14:paraId="4AAA151D" w14:textId="6CE5AED7" w:rsidR="00067A23" w:rsidRPr="006F178A" w:rsidRDefault="004439F9" w:rsidP="00DC67D2">
      <w:pPr>
        <w:pStyle w:val="ae"/>
        <w:spacing w:before="0"/>
        <w:rPr>
          <w:rtl/>
        </w:rPr>
      </w:pPr>
      <w:r>
        <w:rPr>
          <w:rStyle w:val="afff"/>
          <w:rFonts w:hint="cs"/>
          <w:b/>
          <w:rtl/>
        </w:rPr>
        <w:t>ש</w:t>
      </w:r>
      <w:r w:rsidR="007A509E" w:rsidRPr="00411327">
        <w:rPr>
          <w:rStyle w:val="afff"/>
          <w:rFonts w:hint="cs"/>
          <w:b/>
          <w:rtl/>
        </w:rPr>
        <w:t xml:space="preserve">"צ </w:t>
      </w:r>
      <w:r w:rsidR="00067A23" w:rsidRPr="00411327">
        <w:rPr>
          <w:rStyle w:val="afff"/>
          <w:rFonts w:hint="cs"/>
          <w:b/>
          <w:rtl/>
        </w:rPr>
        <w:t>שאמר</w:t>
      </w:r>
      <w:r w:rsidR="00067A23" w:rsidRPr="006F178A">
        <w:rPr>
          <w:rtl/>
        </w:rPr>
        <w:t>: האל הגדול הגבור והנורא האדיר והחזק והאמיץ.</w:t>
      </w:r>
    </w:p>
    <w:p w14:paraId="43F33787" w14:textId="41AFDBAD" w:rsidR="0094084F" w:rsidRDefault="00067A23" w:rsidP="004439F9">
      <w:pPr>
        <w:pStyle w:val="36"/>
        <w:framePr w:wrap="notBeside"/>
        <w:rPr>
          <w:rtl/>
        </w:rPr>
      </w:pPr>
      <w:r w:rsidRPr="004439F9">
        <w:rPr>
          <w:rFonts w:hint="cs"/>
          <w:rtl/>
        </w:rPr>
        <w:t xml:space="preserve"> </w:t>
      </w:r>
      <w:r w:rsidRPr="004439F9">
        <w:rPr>
          <w:rtl/>
        </w:rPr>
        <w:t>א"ל</w:t>
      </w:r>
      <w:r w:rsidRPr="004439F9">
        <w:rPr>
          <w:rFonts w:hint="cs"/>
          <w:rtl/>
        </w:rPr>
        <w:t xml:space="preserve"> ר''ח</w:t>
      </w:r>
      <w:r w:rsidR="0094084F">
        <w:rPr>
          <w:rtl/>
        </w:rPr>
        <w:t>:</w:t>
      </w:r>
    </w:p>
    <w:p w14:paraId="64552938" w14:textId="708BF2EC" w:rsidR="004439F9" w:rsidRPr="004439F9" w:rsidRDefault="00067A23" w:rsidP="004439F9">
      <w:pPr>
        <w:spacing w:after="60"/>
        <w:rPr>
          <w:rtl/>
        </w:rPr>
      </w:pPr>
      <w:r w:rsidRPr="006F178A">
        <w:rPr>
          <w:rtl/>
        </w:rPr>
        <w:t xml:space="preserve">סיימת לשבח </w:t>
      </w:r>
      <w:r>
        <w:rPr>
          <w:rFonts w:hint="cs"/>
          <w:rtl/>
        </w:rPr>
        <w:t>לקונך?</w:t>
      </w:r>
      <w:r w:rsidRPr="006F178A">
        <w:rPr>
          <w:rtl/>
        </w:rPr>
        <w:t xml:space="preserve"> </w:t>
      </w:r>
      <w:r w:rsidR="007A509E">
        <w:rPr>
          <w:rFonts w:hint="cs"/>
          <w:rtl/>
        </w:rPr>
        <w:t xml:space="preserve">ורק </w:t>
      </w:r>
      <w:r w:rsidRPr="006F178A">
        <w:rPr>
          <w:rFonts w:hint="cs"/>
          <w:rtl/>
        </w:rPr>
        <w:t>אותם שלושה</w:t>
      </w:r>
      <w:r w:rsidR="007A509E" w:rsidRPr="007A509E">
        <w:rPr>
          <w:rFonts w:ascii="Fb Fontext" w:hAnsi="Fb Fontext"/>
          <w:rtl/>
        </w:rPr>
        <w:t xml:space="preserve"> </w:t>
      </w:r>
      <w:r w:rsidR="007A509E" w:rsidRPr="002E0FDC">
        <w:rPr>
          <w:rStyle w:val="afffb"/>
          <w:rtl/>
        </w:rPr>
        <w:t xml:space="preserve">האל </w:t>
      </w:r>
      <w:r w:rsidR="007A509E" w:rsidRPr="002E0FDC">
        <w:rPr>
          <w:rStyle w:val="afffb"/>
          <w:b/>
          <w:bCs/>
          <w:rtl/>
        </w:rPr>
        <w:t>הגדול הגבור והנורא</w:t>
      </w:r>
      <w:r w:rsidRPr="006F178A">
        <w:rPr>
          <w:rFonts w:hint="cs"/>
          <w:rtl/>
        </w:rPr>
        <w:t xml:space="preserve"> </w:t>
      </w:r>
      <w:r w:rsidR="007A509E">
        <w:rPr>
          <w:rFonts w:hint="cs"/>
          <w:rtl/>
        </w:rPr>
        <w:t>שאמר</w:t>
      </w:r>
      <w:r w:rsidRPr="006F178A">
        <w:rPr>
          <w:rFonts w:hint="cs"/>
          <w:rtl/>
        </w:rPr>
        <w:t xml:space="preserve"> משה </w:t>
      </w:r>
      <w:r w:rsidR="007A509E">
        <w:rPr>
          <w:rFonts w:hint="cs"/>
          <w:rtl/>
        </w:rPr>
        <w:t>ותיקנו כנה"ג</w:t>
      </w:r>
      <w:r w:rsidRPr="006F178A">
        <w:rPr>
          <w:rFonts w:hint="cs"/>
          <w:rtl/>
        </w:rPr>
        <w:t xml:space="preserve"> אומרים אותם</w:t>
      </w:r>
      <w:r>
        <w:rPr>
          <w:rFonts w:hint="cs"/>
          <w:rtl/>
        </w:rPr>
        <w:t>.</w:t>
      </w:r>
    </w:p>
    <w:p w14:paraId="464B5BD3" w14:textId="07BEE2F7" w:rsidR="0094084F" w:rsidRDefault="00D355BE" w:rsidP="004439F9">
      <w:pPr>
        <w:pStyle w:val="36"/>
        <w:framePr w:wrap="notBeside"/>
        <w:rPr>
          <w:rtl/>
        </w:rPr>
      </w:pPr>
      <w:r w:rsidRPr="004439F9">
        <w:rPr>
          <w:rFonts w:ascii="Times New Roman" w:hAnsi="Times New Roman" w:cs="Times New Roman" w:hint="cs"/>
          <w:rtl/>
        </w:rPr>
        <w:t>◦</w:t>
      </w:r>
      <w:r w:rsidRPr="004439F9">
        <w:rPr>
          <w:rtl/>
        </w:rPr>
        <w:t xml:space="preserve"> </w:t>
      </w:r>
      <w:r w:rsidR="00067A23" w:rsidRPr="004439F9">
        <w:rPr>
          <w:rtl/>
        </w:rPr>
        <w:t>ר"</w:t>
      </w:r>
      <w:r w:rsidR="00067A23" w:rsidRPr="004439F9">
        <w:rPr>
          <w:rFonts w:hint="cs"/>
          <w:rtl/>
        </w:rPr>
        <w:t>ח</w:t>
      </w:r>
      <w:r w:rsidR="0094084F">
        <w:rPr>
          <w:rtl/>
        </w:rPr>
        <w:t>:</w:t>
      </w:r>
    </w:p>
    <w:p w14:paraId="67D5AB6B" w14:textId="72A886E1" w:rsidR="007B5C5C" w:rsidRDefault="00067A23" w:rsidP="007A509E">
      <w:pPr>
        <w:rPr>
          <w:rStyle w:val="a4"/>
          <w:spacing w:val="-2"/>
          <w:rtl/>
        </w:rPr>
      </w:pPr>
      <w:r w:rsidRPr="00701689">
        <w:rPr>
          <w:rFonts w:ascii="Fb Fontext" w:hAnsi="Fb Fontext"/>
          <w:spacing w:val="-2"/>
          <w:rtl/>
        </w:rPr>
        <w:t>הכל בידי שמים</w:t>
      </w:r>
      <w:r w:rsidRPr="00701689">
        <w:rPr>
          <w:rFonts w:ascii="Fb Fontext" w:hAnsi="Fb Fontext" w:hint="cs"/>
          <w:spacing w:val="-2"/>
          <w:rtl/>
        </w:rPr>
        <w:t xml:space="preserve"> </w:t>
      </w:r>
      <w:r w:rsidRPr="00701689">
        <w:rPr>
          <w:rFonts w:ascii="Fb Fontext" w:hAnsi="Fb Fontext"/>
          <w:spacing w:val="-2"/>
          <w:rtl/>
        </w:rPr>
        <w:t xml:space="preserve">חוץ מיראת שמים, </w:t>
      </w:r>
    </w:p>
    <w:p w14:paraId="12AE3428" w14:textId="42C8C7D8" w:rsidR="007C399E" w:rsidRPr="006F178A" w:rsidRDefault="007A509E" w:rsidP="000D6B1A">
      <w:pPr>
        <w:spacing w:after="60"/>
        <w:rPr>
          <w:rtl/>
        </w:rPr>
      </w:pPr>
      <w:r w:rsidRPr="00F768B1">
        <w:rPr>
          <w:rStyle w:val="a4"/>
          <w:rFonts w:hint="cs"/>
          <w:rtl/>
        </w:rPr>
        <w:t>ד'</w:t>
      </w:r>
      <w:r w:rsidR="00067A23" w:rsidRPr="00F768B1">
        <w:rPr>
          <w:rStyle w:val="a4"/>
          <w:rtl/>
        </w:rPr>
        <w:t>מה ה'</w:t>
      </w:r>
      <w:r w:rsidRPr="00F768B1">
        <w:rPr>
          <w:rStyle w:val="a4"/>
          <w:rFonts w:hint="cs"/>
          <w:rtl/>
        </w:rPr>
        <w:t>..</w:t>
      </w:r>
      <w:r w:rsidR="00067A23" w:rsidRPr="00F768B1">
        <w:rPr>
          <w:rStyle w:val="a4"/>
          <w:rtl/>
        </w:rPr>
        <w:t xml:space="preserve"> ש</w:t>
      </w:r>
      <w:r w:rsidRPr="00F768B1">
        <w:rPr>
          <w:rStyle w:val="a4"/>
          <w:rFonts w:hint="cs"/>
          <w:rtl/>
        </w:rPr>
        <w:t>ו</w:t>
      </w:r>
      <w:r w:rsidR="00067A23" w:rsidRPr="00F768B1">
        <w:rPr>
          <w:rStyle w:val="a4"/>
          <w:rtl/>
        </w:rPr>
        <w:t>אל</w:t>
      </w:r>
      <w:r w:rsidRPr="00F768B1">
        <w:rPr>
          <w:rStyle w:val="a4"/>
          <w:rFonts w:hint="cs"/>
          <w:rtl/>
        </w:rPr>
        <w:t>..</w:t>
      </w:r>
      <w:r w:rsidR="00067A23">
        <w:rPr>
          <w:rStyle w:val="a4"/>
          <w:spacing w:val="-2"/>
          <w:rtl/>
        </w:rPr>
        <w:t xml:space="preserve"> </w:t>
      </w:r>
      <w:r w:rsidR="00067A23" w:rsidRPr="002011CE">
        <w:rPr>
          <w:rStyle w:val="a4"/>
          <w:b/>
          <w:bCs/>
          <w:rtl/>
        </w:rPr>
        <w:t>כי אם ליראה</w:t>
      </w:r>
      <w:r w:rsidRPr="002011CE">
        <w:rPr>
          <w:rStyle w:val="a4"/>
          <w:rFonts w:hint="cs"/>
          <w:b/>
          <w:bCs/>
          <w:rtl/>
        </w:rPr>
        <w:t>'</w:t>
      </w:r>
      <w:r w:rsidR="00067A23">
        <w:rPr>
          <w:rStyle w:val="a4"/>
          <w:rFonts w:hint="cs"/>
          <w:spacing w:val="-2"/>
          <w:rtl/>
        </w:rPr>
        <w:t xml:space="preserve"> </w:t>
      </w:r>
      <w:r>
        <w:rPr>
          <w:rStyle w:val="afffb"/>
          <w:rFonts w:hint="cs"/>
          <w:rtl/>
        </w:rPr>
        <w:t>ו</w:t>
      </w:r>
      <w:r w:rsidR="00067A23" w:rsidRPr="002E0FDC">
        <w:rPr>
          <w:rStyle w:val="afffb"/>
          <w:rFonts w:hint="eastAsia"/>
          <w:rtl/>
        </w:rPr>
        <w:t>לגבי</w:t>
      </w:r>
      <w:r w:rsidR="00067A23" w:rsidRPr="002E0FDC">
        <w:rPr>
          <w:rStyle w:val="afffb"/>
          <w:rtl/>
        </w:rPr>
        <w:t xml:space="preserve"> משה </w:t>
      </w:r>
      <w:r w:rsidR="00067A23" w:rsidRPr="002E0FDC">
        <w:rPr>
          <w:rStyle w:val="afffb"/>
          <w:rFonts w:hint="eastAsia"/>
          <w:rtl/>
        </w:rPr>
        <w:t>דבר</w:t>
      </w:r>
      <w:r>
        <w:rPr>
          <w:rStyle w:val="afffb"/>
          <w:rFonts w:hint="cs"/>
          <w:rtl/>
        </w:rPr>
        <w:t xml:space="preserve"> הוא</w:t>
      </w:r>
      <w:r w:rsidR="00067A23" w:rsidRPr="002E0FDC">
        <w:rPr>
          <w:rStyle w:val="afffb"/>
          <w:rtl/>
        </w:rPr>
        <w:t xml:space="preserve"> קטן</w:t>
      </w:r>
      <w:r w:rsidR="007C399E">
        <w:rPr>
          <w:rFonts w:hint="cs"/>
          <w:rtl/>
        </w:rPr>
        <w:t>.</w:t>
      </w:r>
    </w:p>
    <w:p w14:paraId="29624F00" w14:textId="4E069D79" w:rsidR="00067A23" w:rsidRPr="006F178A" w:rsidRDefault="00067A23" w:rsidP="000D6B1A">
      <w:pPr>
        <w:spacing w:after="60"/>
        <w:rPr>
          <w:rtl/>
        </w:rPr>
      </w:pPr>
      <w:r w:rsidRPr="000D6B1A">
        <w:rPr>
          <w:rStyle w:val="aff2"/>
          <w:b w:val="0"/>
          <w:rtl/>
        </w:rPr>
        <w:t>המכנה בעריות</w:t>
      </w:r>
      <w:r w:rsidR="007F2AF7" w:rsidRPr="000D6B1A">
        <w:rPr>
          <w:rStyle w:val="aff2"/>
          <w:rFonts w:hint="cs"/>
          <w:b w:val="0"/>
          <w:rtl/>
        </w:rPr>
        <w:t xml:space="preserve"> </w:t>
      </w:r>
      <w:r w:rsidR="007F2AF7">
        <w:rPr>
          <w:rFonts w:hint="cs"/>
          <w:rtl/>
        </w:rPr>
        <w:t xml:space="preserve">- </w:t>
      </w:r>
      <w:r w:rsidRPr="00411327">
        <w:rPr>
          <w:rStyle w:val="afff"/>
          <w:b/>
          <w:rtl/>
        </w:rPr>
        <w:t>רב יוסף:</w:t>
      </w:r>
      <w:r w:rsidRPr="006F178A">
        <w:rPr>
          <w:rtl/>
        </w:rPr>
        <w:t xml:space="preserve"> </w:t>
      </w:r>
      <w:r w:rsidR="007F2AF7">
        <w:rPr>
          <w:rFonts w:hint="cs"/>
          <w:rtl/>
        </w:rPr>
        <w:t xml:space="preserve">שמתרגם </w:t>
      </w:r>
      <w:r w:rsidRPr="00F05A14">
        <w:rPr>
          <w:rFonts w:cs="PFT_Frank"/>
          <w:b/>
          <w:bCs/>
          <w:szCs w:val="14"/>
          <w:rtl/>
        </w:rPr>
        <w:t>קלון</w:t>
      </w:r>
      <w:r w:rsidRPr="006F178A">
        <w:rPr>
          <w:rtl/>
        </w:rPr>
        <w:t xml:space="preserve"> אביו </w:t>
      </w:r>
      <w:r>
        <w:rPr>
          <w:rFonts w:hint="cs"/>
          <w:rtl/>
        </w:rPr>
        <w:t>ו</w:t>
      </w:r>
      <w:r w:rsidRPr="006F178A">
        <w:rPr>
          <w:rtl/>
        </w:rPr>
        <w:t>אמו.</w:t>
      </w:r>
    </w:p>
    <w:p w14:paraId="42B07140" w14:textId="77777777" w:rsidR="00610505" w:rsidRPr="000D6B1A" w:rsidRDefault="007C399E" w:rsidP="00CC27E8">
      <w:pPr>
        <w:pStyle w:val="aff1"/>
        <w:rPr>
          <w:rStyle w:val="aff2"/>
          <w:rtl/>
        </w:rPr>
      </w:pPr>
      <w:ins w:id="9844" w:author="מספור קטעי משנה" w:date="2026-10-06T06:45:35Z">
        <w:r>
          <w:rPr>
            <w:rStyle w:val="MisparKeta"/>
          </w:rPr>
          <w:t xml:space="preserve">ו. </w:t>
        </w:r>
      </w:ins>
      <w:r w:rsidRPr="00135477">
        <w:rPr>
          <w:rStyle w:val="aff2"/>
          <w:rFonts w:hint="eastAsia"/>
          <w:rtl/>
        </w:rPr>
        <w:lastRenderedPageBreak/>
        <w:t>האומר</w:t>
      </w:r>
      <w:r w:rsidRPr="00135477">
        <w:rPr>
          <w:rStyle w:val="aff2"/>
          <w:rtl/>
        </w:rPr>
        <w:t>:</w:t>
      </w:r>
      <w:r w:rsidR="00067A23" w:rsidRPr="002E0FDC">
        <w:rPr>
          <w:rStyle w:val="aff2"/>
          <w:rtl/>
        </w:rPr>
        <w:t xml:space="preserve"> '</w:t>
      </w:r>
      <w:r w:rsidR="00067A23" w:rsidRPr="000D6B1A">
        <w:rPr>
          <w:rStyle w:val="aff2"/>
          <w:rtl/>
        </w:rPr>
        <w:t>ומזרעך לא תתן להעביר'</w:t>
      </w:r>
      <w:r w:rsidRPr="000D6B1A">
        <w:rPr>
          <w:rStyle w:val="aff2"/>
          <w:rFonts w:hint="cs"/>
          <w:rtl/>
        </w:rPr>
        <w:t>..</w:t>
      </w:r>
    </w:p>
    <w:p w14:paraId="29B4ECA4" w14:textId="083A5CED" w:rsidR="0094084F" w:rsidRDefault="0094084F" w:rsidP="00610505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3B7D8A24" w14:textId="31AF35EF" w:rsidR="00067A23" w:rsidRDefault="007C399E" w:rsidP="00067A23">
      <w:pPr>
        <w:rPr>
          <w:rtl/>
        </w:rPr>
      </w:pPr>
      <w:r>
        <w:rPr>
          <w:rFonts w:hint="cs"/>
          <w:rtl/>
        </w:rPr>
        <w:t xml:space="preserve">שמפרש </w:t>
      </w:r>
      <w:r w:rsidR="00067A23" w:rsidRPr="00701689">
        <w:rPr>
          <w:rtl/>
        </w:rPr>
        <w:t>בישראל הבא על ה</w:t>
      </w:r>
      <w:r w:rsidR="00067A23">
        <w:rPr>
          <w:rFonts w:hint="cs"/>
          <w:rtl/>
        </w:rPr>
        <w:t>גויה</w:t>
      </w:r>
      <w:r w:rsidR="000D6B1A">
        <w:rPr>
          <w:rFonts w:hint="cs"/>
          <w:rtl/>
        </w:rPr>
        <w:t>,</w:t>
      </w:r>
      <w:r w:rsidR="00067A23" w:rsidRPr="00701689">
        <w:rPr>
          <w:rtl/>
        </w:rPr>
        <w:t xml:space="preserve"> ו</w:t>
      </w:r>
      <w:r>
        <w:rPr>
          <w:rFonts w:hint="cs"/>
          <w:rtl/>
        </w:rPr>
        <w:t>ת</w:t>
      </w:r>
      <w:r w:rsidR="00067A23" w:rsidRPr="00701689">
        <w:rPr>
          <w:rtl/>
        </w:rPr>
        <w:t>וליד בן לע"</w:t>
      </w:r>
      <w:r w:rsidR="00067A23" w:rsidRPr="00701689">
        <w:rPr>
          <w:rFonts w:hint="cs"/>
          <w:rtl/>
        </w:rPr>
        <w:t>ז</w:t>
      </w:r>
      <w:r>
        <w:rPr>
          <w:rFonts w:hint="cs"/>
          <w:rtl/>
        </w:rPr>
        <w:t>.</w:t>
      </w:r>
      <w:r w:rsidR="00067A23" w:rsidRPr="00701689">
        <w:rPr>
          <w:rtl/>
        </w:rPr>
        <w:t xml:space="preserve"> </w:t>
      </w:r>
    </w:p>
    <w:p>
      <w:pPr>
        <w:pStyle w:val="MishnaBatzad"/>
        <w:rPr>
          <w:ins w:id="20014" w:author="קלוד" w:date="2026-10-06T10:43:38Z"/>
        </w:rPr>
      </w:pPr>
      <w:ins w:id="20013" w:author="קלוד" w:date="2026-10-06T10:43:38Z">
        <w:r>
          <w:t xml:space="preserve">משנה י</w:t>
        </w:r>
      </w:ins>
    </w:p>
    <w:p w14:paraId="01E4F89F" w14:textId="3162CE75" w:rsidR="00067A23" w:rsidRPr="007B5C5C" w:rsidRDefault="00067A23" w:rsidP="007B5C5C">
      <w:pPr>
        <w:pStyle w:val="afff8"/>
        <w:rPr>
          <w:rtl/>
        </w:rPr>
      </w:pPr>
      <w:r w:rsidRPr="007B5C5C">
        <w:rPr>
          <w:rtl/>
        </w:rPr>
        <w:t>מעשה ראובן</w:t>
      </w:r>
      <w:r w:rsidR="007C399E" w:rsidRPr="007B5C5C">
        <w:rPr>
          <w:rFonts w:hint="cs"/>
          <w:rtl/>
        </w:rPr>
        <w:t>-</w:t>
      </w:r>
      <w:r w:rsidRPr="007B5C5C">
        <w:rPr>
          <w:rtl/>
        </w:rPr>
        <w:t xml:space="preserve"> נקרא ולא מתרגם.</w:t>
      </w:r>
      <w:r w:rsidR="007C399E" w:rsidRPr="007B5C5C">
        <w:rPr>
          <w:rFonts w:hint="cs"/>
          <w:rtl/>
        </w:rPr>
        <w:t xml:space="preserve">   </w:t>
      </w:r>
      <w:r w:rsidRPr="007B5C5C">
        <w:rPr>
          <w:rtl/>
        </w:rPr>
        <w:t>מעשה תמר</w:t>
      </w:r>
      <w:r w:rsidR="007C399E" w:rsidRPr="007B5C5C">
        <w:rPr>
          <w:rFonts w:hint="cs"/>
          <w:rtl/>
        </w:rPr>
        <w:t>-</w:t>
      </w:r>
      <w:r w:rsidRPr="007B5C5C">
        <w:rPr>
          <w:rtl/>
        </w:rPr>
        <w:t xml:space="preserve"> נקרא ומתרגם.</w:t>
      </w:r>
    </w:p>
    <w:p w14:paraId="4822AC80" w14:textId="233F23F6" w:rsidR="00067A23" w:rsidRPr="009164A6" w:rsidRDefault="00067A23" w:rsidP="00067A23">
      <w:pPr>
        <w:pStyle w:val="afb"/>
        <w:rPr>
          <w:rtl/>
        </w:rPr>
      </w:pPr>
      <w:r w:rsidRPr="009164A6">
        <w:rPr>
          <w:rtl/>
        </w:rPr>
        <w:t>מעשה עגל הראשון</w:t>
      </w:r>
      <w:r w:rsidR="007C399E">
        <w:rPr>
          <w:rFonts w:hint="cs"/>
          <w:rtl/>
        </w:rPr>
        <w:t>-</w:t>
      </w:r>
      <w:r w:rsidRPr="009164A6">
        <w:rPr>
          <w:rtl/>
        </w:rPr>
        <w:t xml:space="preserve"> נקרא ומתרגם, והשני</w:t>
      </w:r>
      <w:r w:rsidR="00DA4EDD">
        <w:rPr>
          <w:rFonts w:hint="cs"/>
          <w:rtl/>
        </w:rPr>
        <w:t>-</w:t>
      </w:r>
      <w:r w:rsidRPr="009164A6">
        <w:rPr>
          <w:rtl/>
        </w:rPr>
        <w:t xml:space="preserve"> לא מתרגם.</w:t>
      </w:r>
    </w:p>
    <w:p w14:paraId="754081F1" w14:textId="77777777" w:rsidR="00067A23" w:rsidRPr="009164A6" w:rsidRDefault="00067A23" w:rsidP="00067A23">
      <w:pPr>
        <w:pStyle w:val="afb"/>
        <w:rPr>
          <w:rtl/>
        </w:rPr>
      </w:pPr>
      <w:r w:rsidRPr="009164A6">
        <w:rPr>
          <w:rtl/>
        </w:rPr>
        <w:t>ברכת כהנים, מעשה דוד ואמנון - נקראין ולא מתרגמין.</w:t>
      </w:r>
    </w:p>
    <w:p w14:paraId="46C5EA6B" w14:textId="447A4D0C" w:rsidR="00067A23" w:rsidRPr="009164A6" w:rsidRDefault="00067A23" w:rsidP="00067A23">
      <w:pPr>
        <w:pStyle w:val="afb"/>
        <w:rPr>
          <w:rtl/>
        </w:rPr>
      </w:pPr>
      <w:r w:rsidRPr="009164A6">
        <w:rPr>
          <w:rtl/>
        </w:rPr>
        <w:t xml:space="preserve">אין מפטירין במרכבה, </w:t>
      </w:r>
      <w:r w:rsidRPr="00AE18C6">
        <w:rPr>
          <w:rStyle w:val="TanaimMishna"/>
          <w:rtl/>
          <w:rPrChange w:id="20026" w:author="קלוד" w:date="2026-10-06T10:09:25Z">
            <w:rPr>
              <w:rStyle w:val="afff"/>
              <w:rtl/>
            </w:rPr>
          </w:rPrChange>
        </w:rPr>
        <w:t>ור"י</w:t>
      </w:r>
      <w:r w:rsidR="00DA4EDD" w:rsidRPr="00AE18C6">
        <w:rPr>
          <w:rStyle w:val="TanaimMishna"/>
          <w:rFonts w:hint="cs"/>
          <w:rtl/>
          <w:rPrChange w:id="20027" w:author="קלוד" w:date="2026-10-06T10:09:25Z">
            <w:rPr>
              <w:rStyle w:val="afff"/>
              <w:rFonts w:hint="cs"/>
              <w:rtl/>
            </w:rPr>
          </w:rPrChange>
        </w:rPr>
        <w:t>:</w:t>
      </w:r>
      <w:r w:rsidRPr="009164A6">
        <w:rPr>
          <w:rFonts w:hint="cs"/>
          <w:rtl/>
        </w:rPr>
        <w:t xml:space="preserve"> </w:t>
      </w:r>
      <w:r w:rsidRPr="009164A6">
        <w:rPr>
          <w:rtl/>
        </w:rPr>
        <w:t>מתיר.</w:t>
      </w:r>
    </w:p>
    <w:p w14:paraId="31BEEC0E" w14:textId="1B6629C4" w:rsidR="00067A23" w:rsidRPr="006F178A" w:rsidRDefault="00067A23" w:rsidP="00067A23">
      <w:pPr>
        <w:pStyle w:val="afb"/>
        <w:rPr>
          <w:rtl/>
        </w:rPr>
      </w:pPr>
      <w:r w:rsidRPr="00AE18C6">
        <w:rPr>
          <w:rStyle w:val="TanaimMishna"/>
          <w:rtl/>
          <w:rPrChange w:id="20028" w:author="קלוד" w:date="2026-10-06T10:09:25Z">
            <w:rPr>
              <w:rStyle w:val="afff"/>
              <w:rtl/>
            </w:rPr>
          </w:rPrChange>
        </w:rPr>
        <w:t>רבי אליעזר:</w:t>
      </w:r>
      <w:r w:rsidRPr="009164A6">
        <w:rPr>
          <w:rtl/>
        </w:rPr>
        <w:t xml:space="preserve"> אין מפטירין ב</w:t>
      </w:r>
      <w:r w:rsidR="00DA4EDD" w:rsidRPr="002E0FDC">
        <w:rPr>
          <w:rStyle w:val="a4"/>
          <w:rtl/>
        </w:rPr>
        <w:t>'</w:t>
      </w:r>
      <w:r w:rsidRPr="002E0FDC">
        <w:rPr>
          <w:rStyle w:val="a4"/>
          <w:rtl/>
        </w:rPr>
        <w:t>הודע את ירושלים</w:t>
      </w:r>
      <w:r w:rsidR="00DA4EDD" w:rsidRPr="002E0FDC">
        <w:rPr>
          <w:rStyle w:val="a4"/>
          <w:rtl/>
        </w:rPr>
        <w:t>'</w:t>
      </w:r>
      <w:r w:rsidRPr="006F178A">
        <w:rPr>
          <w:rtl/>
        </w:rPr>
        <w:t>.</w:t>
      </w:r>
    </w:p>
    <w:p w14:paraId="04729F1E" w14:textId="77777777" w:rsidR="00067A23" w:rsidRPr="006F178A" w:rsidRDefault="00067A23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כה:</w:t>
      </w:r>
    </w:p>
    <w:p w14:paraId="3ECE9707" w14:textId="6E24079B" w:rsidR="00067A23" w:rsidRPr="00AE18C6" w:rsidRDefault="00705327" w:rsidP="00E7367D">
      <w:pPr>
        <w:pStyle w:val="afff4"/>
        <w:rPr>
          <w:rtl/>
        </w:rPr>
      </w:pPr>
      <w:r w:rsidRPr="00AE18C6">
        <w:rPr>
          <w:rFonts w:hint="eastAsia"/>
          <w:rtl/>
        </w:rPr>
        <w:t>אלו</w:t>
      </w:r>
      <w:r w:rsidRPr="00AE18C6">
        <w:rPr>
          <w:rtl/>
        </w:rPr>
        <w:t xml:space="preserve"> </w:t>
      </w:r>
      <w:r w:rsidR="00067A23" w:rsidRPr="00AE18C6">
        <w:rPr>
          <w:rtl/>
        </w:rPr>
        <w:t>נקר</w:t>
      </w:r>
      <w:r w:rsidR="00DA4EDD" w:rsidRPr="00AE18C6">
        <w:rPr>
          <w:rFonts w:hint="eastAsia"/>
          <w:rtl/>
        </w:rPr>
        <w:t>א</w:t>
      </w:r>
      <w:r w:rsidR="00067A23" w:rsidRPr="00AE18C6">
        <w:rPr>
          <w:rtl/>
        </w:rPr>
        <w:t xml:space="preserve">ין ומתרגמין: </w:t>
      </w:r>
    </w:p>
    <w:p w14:paraId="1684B373" w14:textId="2B7F2CFA" w:rsidR="00067A23" w:rsidRPr="006F178A" w:rsidRDefault="00067A23" w:rsidP="00067A23">
      <w:pPr>
        <w:rPr>
          <w:rtl/>
        </w:rPr>
      </w:pPr>
      <w:r w:rsidRPr="006F178A">
        <w:rPr>
          <w:rStyle w:val="afe"/>
          <w:rtl/>
        </w:rPr>
        <w:t>מעשה בראשית</w:t>
      </w:r>
      <w:r w:rsidR="00885C4F">
        <w:rPr>
          <w:rStyle w:val="afe"/>
          <w:rFonts w:hint="cs"/>
          <w:rtl/>
        </w:rPr>
        <w:t xml:space="preserve"> </w:t>
      </w:r>
      <w:r w:rsidR="00DA4EDD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="00DA4EDD">
        <w:rPr>
          <w:rFonts w:hint="cs"/>
          <w:rtl/>
        </w:rPr>
        <w:t>ולא</w:t>
      </w:r>
      <w:r>
        <w:rPr>
          <w:rFonts w:hint="cs"/>
          <w:rtl/>
        </w:rPr>
        <w:t xml:space="preserve"> שיבוא</w:t>
      </w:r>
      <w:r w:rsidR="00C375EF">
        <w:rPr>
          <w:rFonts w:hint="cs"/>
          <w:rtl/>
        </w:rPr>
        <w:t>ו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לשאול מה לפנים ומה לאחור</w:t>
      </w:r>
      <w:r w:rsidRPr="006F178A">
        <w:rPr>
          <w:rtl/>
        </w:rPr>
        <w:t>.</w:t>
      </w:r>
    </w:p>
    <w:p w14:paraId="7BE4F653" w14:textId="747D4BFC" w:rsidR="00067A23" w:rsidRPr="006F178A" w:rsidRDefault="00067A23" w:rsidP="00067A23">
      <w:pPr>
        <w:rPr>
          <w:rtl/>
        </w:rPr>
      </w:pPr>
      <w:r w:rsidRPr="006F178A">
        <w:rPr>
          <w:rStyle w:val="afe"/>
          <w:rtl/>
        </w:rPr>
        <w:t>מעשה לוט ובנותיו</w:t>
      </w:r>
      <w:r w:rsidR="00885C4F">
        <w:rPr>
          <w:rStyle w:val="afe"/>
          <w:rFonts w:hint="cs"/>
          <w:rtl/>
        </w:rPr>
        <w:t xml:space="preserve"> </w:t>
      </w:r>
      <w:r w:rsidR="00DA4EDD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="00DA4EDD">
        <w:rPr>
          <w:rFonts w:hint="cs"/>
          <w:rtl/>
        </w:rPr>
        <w:t>ו</w:t>
      </w:r>
      <w:r w:rsidRPr="006F178A">
        <w:rPr>
          <w:rFonts w:hint="cs"/>
          <w:rtl/>
        </w:rPr>
        <w:t xml:space="preserve">לא </w:t>
      </w:r>
      <w:r>
        <w:rPr>
          <w:rFonts w:hint="cs"/>
          <w:rtl/>
        </w:rPr>
        <w:t>לחוש</w:t>
      </w:r>
      <w:r w:rsidRPr="006F178A">
        <w:rPr>
          <w:rFonts w:hint="cs"/>
          <w:rtl/>
        </w:rPr>
        <w:t xml:space="preserve"> לכבוד אברהם.</w:t>
      </w:r>
    </w:p>
    <w:p w14:paraId="19CACD29" w14:textId="6DF5871A" w:rsidR="00067A23" w:rsidRPr="00A22F74" w:rsidRDefault="00067A23" w:rsidP="00067A23">
      <w:pPr>
        <w:rPr>
          <w:rtl/>
        </w:rPr>
      </w:pPr>
      <w:r w:rsidRPr="00A22F74">
        <w:rPr>
          <w:rStyle w:val="afe"/>
          <w:spacing w:val="-4"/>
          <w:rtl/>
        </w:rPr>
        <w:t>מעשה תמר ויהודה</w:t>
      </w:r>
      <w:r w:rsidR="00885C4F">
        <w:rPr>
          <w:rStyle w:val="afe"/>
          <w:rFonts w:hint="cs"/>
          <w:spacing w:val="-4"/>
          <w:rtl/>
        </w:rPr>
        <w:t xml:space="preserve"> </w:t>
      </w:r>
      <w:r w:rsidR="00DA4EDD">
        <w:rPr>
          <w:rStyle w:val="afe"/>
          <w:rFonts w:hint="cs"/>
          <w:spacing w:val="-4"/>
          <w:rtl/>
        </w:rPr>
        <w:t>-</w:t>
      </w:r>
      <w:r w:rsidRPr="00A22F74">
        <w:rPr>
          <w:rtl/>
        </w:rPr>
        <w:t xml:space="preserve"> </w:t>
      </w:r>
      <w:r w:rsidR="00DA4EDD">
        <w:rPr>
          <w:rFonts w:hint="cs"/>
          <w:rtl/>
        </w:rPr>
        <w:t>ו</w:t>
      </w:r>
      <w:r w:rsidRPr="00A22F74">
        <w:rPr>
          <w:rFonts w:hint="cs"/>
          <w:rtl/>
        </w:rPr>
        <w:t xml:space="preserve">לא </w:t>
      </w:r>
      <w:r w:rsidRPr="00A22F74">
        <w:rPr>
          <w:rtl/>
        </w:rPr>
        <w:t>לחוש לכבוד</w:t>
      </w:r>
      <w:r>
        <w:rPr>
          <w:rtl/>
        </w:rPr>
        <w:t xml:space="preserve"> </w:t>
      </w:r>
      <w:r w:rsidRPr="00A22F74">
        <w:rPr>
          <w:rtl/>
        </w:rPr>
        <w:t xml:space="preserve">יהודה, </w:t>
      </w:r>
      <w:r w:rsidRPr="00A22F74">
        <w:rPr>
          <w:rFonts w:hint="cs"/>
          <w:rtl/>
        </w:rPr>
        <w:t>ד</w:t>
      </w:r>
      <w:r w:rsidRPr="00A22F74">
        <w:rPr>
          <w:rtl/>
        </w:rPr>
        <w:t>שבח</w:t>
      </w:r>
      <w:r w:rsidR="00DA4EDD">
        <w:rPr>
          <w:rFonts w:hint="cs"/>
          <w:rtl/>
        </w:rPr>
        <w:t>ו</w:t>
      </w:r>
      <w:r>
        <w:rPr>
          <w:rFonts w:hint="cs"/>
          <w:rtl/>
        </w:rPr>
        <w:t xml:space="preserve"> שהודה</w:t>
      </w:r>
      <w:r w:rsidRPr="00A22F74">
        <w:rPr>
          <w:rtl/>
        </w:rPr>
        <w:t>.</w:t>
      </w:r>
    </w:p>
    <w:p w14:paraId="142D4CE1" w14:textId="1ED736E8" w:rsidR="00067A23" w:rsidRPr="006F178A" w:rsidRDefault="00067A23" w:rsidP="00067A23">
      <w:pPr>
        <w:rPr>
          <w:rtl/>
        </w:rPr>
      </w:pPr>
      <w:r w:rsidRPr="006F178A">
        <w:rPr>
          <w:rStyle w:val="afe"/>
          <w:rtl/>
        </w:rPr>
        <w:t>מעשה עגל הראשון</w:t>
      </w:r>
      <w:r w:rsidR="00885C4F">
        <w:rPr>
          <w:rStyle w:val="afe"/>
          <w:rFonts w:hint="cs"/>
          <w:rtl/>
        </w:rPr>
        <w:t xml:space="preserve"> </w:t>
      </w:r>
      <w:r w:rsidR="00DA4EDD">
        <w:rPr>
          <w:rStyle w:val="afe"/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DA4EDD">
        <w:rPr>
          <w:rFonts w:hint="cs"/>
          <w:rtl/>
        </w:rPr>
        <w:t>ו</w:t>
      </w:r>
      <w:r w:rsidRPr="006F178A">
        <w:rPr>
          <w:rFonts w:hint="cs"/>
          <w:rtl/>
        </w:rPr>
        <w:t>לא ל</w:t>
      </w:r>
      <w:r>
        <w:rPr>
          <w:rFonts w:hint="cs"/>
          <w:rtl/>
        </w:rPr>
        <w:t>חוש</w:t>
      </w:r>
      <w:r w:rsidRPr="006F178A">
        <w:rPr>
          <w:rFonts w:hint="cs"/>
          <w:rtl/>
        </w:rPr>
        <w:t xml:space="preserve"> לכבוד ישראל</w:t>
      </w:r>
      <w:r w:rsidR="00DA4EDD">
        <w:rPr>
          <w:rFonts w:hint="cs"/>
          <w:rtl/>
        </w:rPr>
        <w:t>,</w:t>
      </w:r>
      <w:r w:rsidRPr="006F178A">
        <w:rPr>
          <w:rFonts w:hint="cs"/>
          <w:rtl/>
        </w:rPr>
        <w:t xml:space="preserve"> דהו</w:t>
      </w:r>
      <w:r w:rsidRPr="006F178A">
        <w:rPr>
          <w:rtl/>
        </w:rPr>
        <w:t>"</w:t>
      </w:r>
      <w:r w:rsidRPr="006F178A">
        <w:rPr>
          <w:rFonts w:hint="cs"/>
          <w:rtl/>
        </w:rPr>
        <w:t>ל כפרה</w:t>
      </w:r>
      <w:r w:rsidR="00DA4EDD">
        <w:rPr>
          <w:rFonts w:hint="cs"/>
          <w:rtl/>
        </w:rPr>
        <w:t>.</w:t>
      </w:r>
    </w:p>
    <w:p w14:paraId="28EB02F2" w14:textId="4BB7C60A" w:rsidR="00067A23" w:rsidRPr="006F178A" w:rsidRDefault="00885C4F" w:rsidP="00885C4F">
      <w:pPr>
        <w:rPr>
          <w:rtl/>
        </w:rPr>
      </w:pPr>
      <w:r w:rsidRPr="006F178A">
        <w:rPr>
          <w:rStyle w:val="afe"/>
          <w:rtl/>
        </w:rPr>
        <w:t xml:space="preserve">ברכות </w:t>
      </w:r>
      <w:r w:rsidR="00067A23" w:rsidRPr="006F178A">
        <w:rPr>
          <w:rStyle w:val="afe"/>
          <w:rtl/>
        </w:rPr>
        <w:t xml:space="preserve">קללות </w:t>
      </w:r>
      <w:r w:rsidR="00DA4EDD">
        <w:rPr>
          <w:rStyle w:val="afe"/>
          <w:rFonts w:hint="cs"/>
          <w:rtl/>
        </w:rPr>
        <w:t>-</w:t>
      </w:r>
      <w:r w:rsidR="00067A23" w:rsidRPr="006F178A">
        <w:rPr>
          <w:rStyle w:val="afe"/>
          <w:rtl/>
        </w:rPr>
        <w:t xml:space="preserve"> </w:t>
      </w:r>
      <w:r>
        <w:rPr>
          <w:rFonts w:hint="cs"/>
          <w:rtl/>
        </w:rPr>
        <w:t>ו</w:t>
      </w:r>
      <w:r w:rsidRPr="006F178A">
        <w:rPr>
          <w:rFonts w:hint="cs"/>
          <w:rtl/>
        </w:rPr>
        <w:t xml:space="preserve">לא </w:t>
      </w:r>
      <w:r>
        <w:rPr>
          <w:rFonts w:hint="cs"/>
          <w:rtl/>
        </w:rPr>
        <w:t>ל</w:t>
      </w:r>
      <w:r w:rsidRPr="006F178A">
        <w:rPr>
          <w:rtl/>
        </w:rPr>
        <w:t xml:space="preserve">חוש </w:t>
      </w:r>
      <w:r>
        <w:rPr>
          <w:rFonts w:hint="cs"/>
          <w:rtl/>
        </w:rPr>
        <w:t xml:space="preserve">שיבואו לעבוד מאהבה ויראה </w:t>
      </w:r>
      <w:r w:rsidRPr="002E0FDC">
        <w:rPr>
          <w:rStyle w:val="afffb"/>
          <w:rFonts w:hint="eastAsia"/>
          <w:rtl/>
        </w:rPr>
        <w:t>של</w:t>
      </w:r>
      <w:r w:rsidRPr="002E0FDC">
        <w:rPr>
          <w:rStyle w:val="afffb"/>
          <w:rtl/>
        </w:rPr>
        <w:t xml:space="preserve"> </w:t>
      </w:r>
      <w:r w:rsidRPr="002E0FDC">
        <w:rPr>
          <w:rStyle w:val="afffb"/>
          <w:rFonts w:hint="eastAsia"/>
          <w:rtl/>
        </w:rPr>
        <w:t>זה</w:t>
      </w:r>
      <w:r w:rsidRPr="006F178A" w:rsidDel="00DA4EDD">
        <w:rPr>
          <w:rtl/>
        </w:rPr>
        <w:t xml:space="preserve"> </w:t>
      </w:r>
    </w:p>
    <w:p w14:paraId="5ADCC206" w14:textId="410843D8" w:rsidR="00067A23" w:rsidRPr="006F178A" w:rsidRDefault="00067A23" w:rsidP="00885C4F">
      <w:pPr>
        <w:rPr>
          <w:rtl/>
        </w:rPr>
      </w:pPr>
      <w:r w:rsidRPr="006F178A">
        <w:rPr>
          <w:rStyle w:val="afe"/>
          <w:rtl/>
        </w:rPr>
        <w:t>אזהרות ועונשין</w:t>
      </w:r>
      <w:r w:rsidR="00885C4F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="00885C4F">
        <w:rPr>
          <w:rFonts w:hint="cs"/>
          <w:rtl/>
        </w:rPr>
        <w:t>ו</w:t>
      </w:r>
      <w:r w:rsidR="00885C4F" w:rsidRPr="006F178A">
        <w:rPr>
          <w:rFonts w:hint="cs"/>
          <w:rtl/>
        </w:rPr>
        <w:t xml:space="preserve">לא </w:t>
      </w:r>
      <w:r w:rsidR="00885C4F">
        <w:rPr>
          <w:rFonts w:hint="cs"/>
          <w:rtl/>
        </w:rPr>
        <w:t>לחוש שהציבור יפחדו</w:t>
      </w:r>
      <w:r w:rsidR="00885C4F" w:rsidRPr="006F178A">
        <w:rPr>
          <w:rFonts w:hint="cs"/>
          <w:rtl/>
        </w:rPr>
        <w:t>.</w:t>
      </w:r>
    </w:p>
    <w:p w14:paraId="620C3E4A" w14:textId="5291C1A4" w:rsidR="00067A23" w:rsidRPr="006F178A" w:rsidRDefault="00067A23" w:rsidP="00067A23">
      <w:pPr>
        <w:rPr>
          <w:rtl/>
        </w:rPr>
      </w:pPr>
      <w:r w:rsidRPr="00885C4F">
        <w:rPr>
          <w:rStyle w:val="afe"/>
          <w:rtl/>
        </w:rPr>
        <w:t>מעשה אמנון ותמר</w:t>
      </w:r>
      <w:r w:rsidR="00885C4F" w:rsidRPr="00885C4F">
        <w:rPr>
          <w:rStyle w:val="afe"/>
          <w:rFonts w:hint="cs"/>
          <w:rtl/>
        </w:rPr>
        <w:t>,</w:t>
      </w:r>
      <w:r w:rsidRPr="00885C4F">
        <w:rPr>
          <w:rStyle w:val="afe"/>
          <w:rtl/>
        </w:rPr>
        <w:t xml:space="preserve"> </w:t>
      </w:r>
      <w:r w:rsidRPr="002E0FDC">
        <w:rPr>
          <w:rStyle w:val="afe"/>
          <w:rFonts w:hint="eastAsia"/>
          <w:rtl/>
        </w:rPr>
        <w:t>ו</w:t>
      </w:r>
      <w:r w:rsidR="00885C4F">
        <w:rPr>
          <w:rStyle w:val="afe"/>
          <w:rFonts w:hint="cs"/>
          <w:rtl/>
        </w:rPr>
        <w:t xml:space="preserve">מעשה </w:t>
      </w:r>
      <w:r w:rsidRPr="002E0FDC">
        <w:rPr>
          <w:rStyle w:val="afe"/>
          <w:rFonts w:hint="eastAsia"/>
          <w:rtl/>
        </w:rPr>
        <w:t>אבשלום</w:t>
      </w:r>
      <w:r w:rsidR="00885C4F">
        <w:rPr>
          <w:rFonts w:hint="cs"/>
          <w:rtl/>
        </w:rPr>
        <w:t xml:space="preserve"> - ו</w:t>
      </w:r>
      <w:r w:rsidRPr="006F178A">
        <w:rPr>
          <w:rFonts w:hint="cs"/>
          <w:rtl/>
        </w:rPr>
        <w:t>לא ל</w:t>
      </w:r>
      <w:r>
        <w:rPr>
          <w:rFonts w:hint="cs"/>
          <w:rtl/>
        </w:rPr>
        <w:t>חוש לכבוד</w:t>
      </w:r>
      <w:r w:rsidRPr="006F178A">
        <w:rPr>
          <w:rFonts w:hint="cs"/>
          <w:rtl/>
        </w:rPr>
        <w:t xml:space="preserve"> דוד.</w:t>
      </w:r>
    </w:p>
    <w:p w14:paraId="0ABE7C1F" w14:textId="0BA64F11" w:rsidR="00067A23" w:rsidRPr="006F178A" w:rsidRDefault="00067A23" w:rsidP="00067A23">
      <w:pPr>
        <w:rPr>
          <w:rtl/>
        </w:rPr>
      </w:pPr>
      <w:r w:rsidRPr="006F178A">
        <w:rPr>
          <w:rStyle w:val="afe"/>
          <w:rtl/>
        </w:rPr>
        <w:t>מעשה פילגש בגבעה</w:t>
      </w:r>
      <w:r w:rsidR="00885C4F">
        <w:rPr>
          <w:rStyle w:val="afe"/>
          <w:rFonts w:hint="cs"/>
          <w:rtl/>
        </w:rPr>
        <w:t xml:space="preserve"> -</w:t>
      </w:r>
      <w:r w:rsidRPr="006F178A">
        <w:rPr>
          <w:rStyle w:val="afe"/>
          <w:rtl/>
        </w:rPr>
        <w:t xml:space="preserve"> </w:t>
      </w:r>
      <w:r w:rsidR="00885C4F">
        <w:rPr>
          <w:rFonts w:hint="cs"/>
          <w:rtl/>
        </w:rPr>
        <w:t>ו</w:t>
      </w:r>
      <w:r w:rsidRPr="006F178A">
        <w:rPr>
          <w:rFonts w:hint="cs"/>
          <w:rtl/>
        </w:rPr>
        <w:t xml:space="preserve">לא </w:t>
      </w:r>
      <w:r w:rsidRPr="006F178A">
        <w:rPr>
          <w:rtl/>
        </w:rPr>
        <w:t>לחוש לכבוד בנימין</w:t>
      </w:r>
      <w:r w:rsidRPr="006F178A">
        <w:rPr>
          <w:rFonts w:hint="cs"/>
          <w:rtl/>
        </w:rPr>
        <w:t>.</w:t>
      </w:r>
    </w:p>
    <w:p w14:paraId="4394EBF0" w14:textId="1D84662E" w:rsidR="0045002E" w:rsidRPr="00577020" w:rsidRDefault="00885C4F" w:rsidP="00577020">
      <w:pPr>
        <w:pStyle w:val="ae"/>
        <w:spacing w:before="0" w:after="60"/>
        <w:rPr>
          <w:rStyle w:val="afe"/>
          <w:rFonts w:cs="FrankRuehl"/>
          <w:bCs w:val="0"/>
          <w:szCs w:val="18"/>
        </w:rPr>
      </w:pPr>
      <w:r>
        <w:rPr>
          <w:rStyle w:val="a4"/>
          <w:rFonts w:hint="cs"/>
          <w:rtl/>
        </w:rPr>
        <w:t>'</w:t>
      </w:r>
      <w:r w:rsidR="00067A23" w:rsidRPr="00885C4F">
        <w:rPr>
          <w:rStyle w:val="a4"/>
          <w:rtl/>
        </w:rPr>
        <w:t xml:space="preserve">הודע את ירושלים </w:t>
      </w:r>
      <w:r w:rsidR="00067A23" w:rsidRPr="002E0FDC">
        <w:rPr>
          <w:rStyle w:val="a4"/>
          <w:rtl/>
        </w:rPr>
        <w:t xml:space="preserve">את </w:t>
      </w:r>
      <w:r w:rsidR="00067A23" w:rsidRPr="002E0FDC">
        <w:rPr>
          <w:rStyle w:val="a4"/>
          <w:b/>
          <w:bCs/>
          <w:rtl/>
        </w:rPr>
        <w:t>תועבותיה</w:t>
      </w:r>
      <w:r w:rsidRPr="002E0FDC">
        <w:rPr>
          <w:rStyle w:val="a4"/>
          <w:b/>
          <w:bCs/>
          <w:rtl/>
        </w:rPr>
        <w:t>'</w:t>
      </w:r>
      <w:r w:rsidR="00067A23" w:rsidRPr="006F178A">
        <w:rPr>
          <w:rFonts w:ascii="Fb Fontext" w:hAnsi="Fb Fontext"/>
          <w:sz w:val="20"/>
          <w:rtl/>
        </w:rPr>
        <w:t xml:space="preserve"> </w:t>
      </w:r>
      <w:r w:rsidR="00067A23" w:rsidRPr="006F178A">
        <w:rPr>
          <w:rFonts w:ascii="Fb Fontext" w:hAnsi="Fb Fontext" w:hint="cs"/>
          <w:sz w:val="20"/>
          <w:rtl/>
        </w:rPr>
        <w:t xml:space="preserve">- </w:t>
      </w:r>
      <w:r w:rsidR="00067A23" w:rsidRPr="00411327">
        <w:rPr>
          <w:rStyle w:val="afff"/>
          <w:rFonts w:hint="eastAsia"/>
          <w:b/>
          <w:rtl/>
        </w:rPr>
        <w:t>לאפוקי</w:t>
      </w:r>
      <w:r w:rsidR="00067A23" w:rsidRPr="00411327">
        <w:rPr>
          <w:rStyle w:val="afff"/>
          <w:b/>
          <w:rtl/>
        </w:rPr>
        <w:t xml:space="preserve"> </w:t>
      </w:r>
      <w:r w:rsidRPr="00411327">
        <w:rPr>
          <w:rStyle w:val="afff"/>
          <w:rFonts w:hint="eastAsia"/>
          <w:b/>
          <w:rtl/>
        </w:rPr>
        <w:t>מ</w:t>
      </w:r>
      <w:r w:rsidR="00067A23" w:rsidRPr="00411327">
        <w:rPr>
          <w:rStyle w:val="afff"/>
          <w:rFonts w:hint="eastAsia"/>
          <w:b/>
          <w:rtl/>
        </w:rPr>
        <w:t>ר</w:t>
      </w:r>
      <w:r w:rsidR="00067A23" w:rsidRPr="00411327">
        <w:rPr>
          <w:rStyle w:val="afff"/>
          <w:b/>
          <w:rtl/>
        </w:rPr>
        <w:t>"</w:t>
      </w:r>
      <w:r w:rsidR="00067A23" w:rsidRPr="00411327">
        <w:rPr>
          <w:rStyle w:val="afff"/>
          <w:rFonts w:hint="eastAsia"/>
          <w:b/>
          <w:rtl/>
        </w:rPr>
        <w:t>א</w:t>
      </w:r>
      <w:r w:rsidR="00067A23" w:rsidRPr="00411327">
        <w:rPr>
          <w:rStyle w:val="afff"/>
          <w:b/>
          <w:rtl/>
        </w:rPr>
        <w:t xml:space="preserve"> דתניא:</w:t>
      </w:r>
      <w:r w:rsidR="00067A23" w:rsidRPr="006F178A">
        <w:rPr>
          <w:rFonts w:ascii="Fb Fontext" w:hAnsi="Fb Fontext"/>
          <w:sz w:val="20"/>
          <w:rtl/>
        </w:rPr>
        <w:t xml:space="preserve"> </w:t>
      </w:r>
      <w:r w:rsidR="00705327">
        <w:rPr>
          <w:rFonts w:ascii="Fb Fontext" w:hAnsi="Fb Fontext" w:hint="cs"/>
          <w:sz w:val="20"/>
          <w:rtl/>
        </w:rPr>
        <w:t>שאחד קרא</w:t>
      </w:r>
      <w:r w:rsidR="00067A23" w:rsidRPr="006F178A">
        <w:rPr>
          <w:rFonts w:ascii="Fb Fontext" w:hAnsi="Fb Fontext"/>
          <w:sz w:val="20"/>
          <w:rtl/>
        </w:rPr>
        <w:t xml:space="preserve"> </w:t>
      </w:r>
      <w:r w:rsidR="00067A23">
        <w:rPr>
          <w:rFonts w:ascii="Fb Fontext" w:hAnsi="Fb Fontext" w:hint="cs"/>
          <w:sz w:val="20"/>
          <w:rtl/>
        </w:rPr>
        <w:t>בזה לפני</w:t>
      </w:r>
      <w:r>
        <w:rPr>
          <w:rFonts w:ascii="Fb Fontext" w:hAnsi="Fb Fontext" w:hint="cs"/>
          <w:sz w:val="20"/>
          <w:rtl/>
        </w:rPr>
        <w:t>ו</w:t>
      </w:r>
      <w:r w:rsidR="00067A23">
        <w:rPr>
          <w:rFonts w:ascii="Fb Fontext" w:hAnsi="Fb Fontext" w:hint="cs"/>
          <w:sz w:val="20"/>
          <w:rtl/>
        </w:rPr>
        <w:t xml:space="preserve">, </w:t>
      </w:r>
      <w:r w:rsidRPr="00411327">
        <w:rPr>
          <w:rStyle w:val="afff"/>
          <w:rFonts w:hint="eastAsia"/>
          <w:b/>
          <w:rtl/>
        </w:rPr>
        <w:t>ו</w:t>
      </w:r>
      <w:r w:rsidR="00067A23" w:rsidRPr="00411327">
        <w:rPr>
          <w:rStyle w:val="afff"/>
          <w:b/>
          <w:rtl/>
        </w:rPr>
        <w:t xml:space="preserve">א"ל: </w:t>
      </w:r>
      <w:r w:rsidR="00705327">
        <w:rPr>
          <w:rFonts w:ascii="Fb Fontext" w:hAnsi="Fb Fontext" w:hint="cs"/>
          <w:sz w:val="20"/>
          <w:rtl/>
        </w:rPr>
        <w:t>שיב</w:t>
      </w:r>
      <w:r w:rsidR="00067A23" w:rsidRPr="00392931">
        <w:rPr>
          <w:rFonts w:ascii="Fb Fontext" w:hAnsi="Fb Fontext"/>
          <w:sz w:val="20"/>
          <w:rtl/>
        </w:rPr>
        <w:t xml:space="preserve">דוק </w:t>
      </w:r>
      <w:r w:rsidR="00067A23" w:rsidRPr="00F05A14">
        <w:rPr>
          <w:rFonts w:ascii="Fb Fontext" w:hAnsi="Fb Fontext" w:cs="PFT_Frank"/>
          <w:b/>
          <w:bCs/>
          <w:sz w:val="20"/>
          <w:szCs w:val="14"/>
          <w:rtl/>
        </w:rPr>
        <w:t>בתועבות אמ</w:t>
      </w:r>
      <w:r w:rsidR="00705327" w:rsidRPr="00F05A14">
        <w:rPr>
          <w:rFonts w:ascii="Fb Fontext" w:hAnsi="Fb Fontext" w:cs="PFT_Frank" w:hint="eastAsia"/>
          <w:b/>
          <w:bCs/>
          <w:sz w:val="20"/>
          <w:szCs w:val="14"/>
          <w:rtl/>
        </w:rPr>
        <w:t>ו</w:t>
      </w:r>
      <w:r w:rsidR="00705327">
        <w:rPr>
          <w:rFonts w:ascii="Fb Fontext" w:hAnsi="Fb Fontext" w:hint="cs"/>
          <w:sz w:val="20"/>
          <w:rtl/>
        </w:rPr>
        <w:t>,</w:t>
      </w:r>
      <w:r w:rsidR="00067A23" w:rsidRPr="009C1970">
        <w:rPr>
          <w:rFonts w:ascii="Fb Fontext" w:hAnsi="Fb Fontext" w:hint="cs"/>
          <w:sz w:val="20"/>
          <w:rtl/>
        </w:rPr>
        <w:t xml:space="preserve"> </w:t>
      </w:r>
      <w:r w:rsidR="00067A23" w:rsidRPr="00392931">
        <w:rPr>
          <w:rFonts w:ascii="Fb Fontext" w:hAnsi="Fb Fontext"/>
          <w:sz w:val="20"/>
          <w:rtl/>
        </w:rPr>
        <w:t>ומצאו בו שמץ פסול.</w:t>
      </w:r>
    </w:p>
    <w:p w14:paraId="17DB2142" w14:textId="5F4DB7E6" w:rsidR="00067A23" w:rsidRPr="00577020" w:rsidRDefault="00067A23" w:rsidP="00577020">
      <w:pPr>
        <w:pStyle w:val="afff4"/>
        <w:rPr>
          <w:rtl/>
        </w:rPr>
      </w:pPr>
      <w:r w:rsidRPr="00577020">
        <w:rPr>
          <w:rtl/>
        </w:rPr>
        <w:t>אלו נקר</w:t>
      </w:r>
      <w:r w:rsidR="00705327" w:rsidRPr="00577020">
        <w:rPr>
          <w:rFonts w:hint="cs"/>
          <w:rtl/>
        </w:rPr>
        <w:t>א</w:t>
      </w:r>
      <w:r w:rsidRPr="00577020">
        <w:rPr>
          <w:rtl/>
        </w:rPr>
        <w:t>ין ולא מתרגמין</w:t>
      </w:r>
      <w:r w:rsidR="00705327" w:rsidRPr="00577020">
        <w:rPr>
          <w:rFonts w:hint="cs"/>
          <w:rtl/>
        </w:rPr>
        <w:t>:</w:t>
      </w:r>
    </w:p>
    <w:p w14:paraId="4C97A3D0" w14:textId="54800A3F" w:rsidR="00067A23" w:rsidRPr="006F178A" w:rsidRDefault="00067A23" w:rsidP="00067A23">
      <w:pPr>
        <w:rPr>
          <w:rFonts w:cs="Guttman Vilna"/>
          <w:b/>
          <w:rtl/>
        </w:rPr>
      </w:pPr>
      <w:r w:rsidRPr="006F178A">
        <w:rPr>
          <w:rStyle w:val="afe"/>
          <w:rtl/>
        </w:rPr>
        <w:t>מעשה ראובן</w:t>
      </w:r>
      <w:r w:rsidR="00705327">
        <w:rPr>
          <w:rStyle w:val="afe"/>
          <w:rFonts w:hint="cs"/>
          <w:rtl/>
        </w:rPr>
        <w:t xml:space="preserve"> -</w:t>
      </w:r>
      <w:r w:rsidR="00705327">
        <w:rPr>
          <w:rFonts w:hint="cs"/>
          <w:rtl/>
        </w:rPr>
        <w:t xml:space="preserve"> </w:t>
      </w:r>
      <w:r w:rsidR="00705327" w:rsidRPr="00411327">
        <w:rPr>
          <w:rStyle w:val="afff"/>
          <w:rFonts w:hint="eastAsia"/>
          <w:b/>
          <w:rtl/>
        </w:rPr>
        <w:t>כ</w:t>
      </w:r>
      <w:r w:rsidRPr="00411327">
        <w:rPr>
          <w:rStyle w:val="afff"/>
          <w:b/>
          <w:rtl/>
        </w:rPr>
        <w:t>ר</w:t>
      </w:r>
      <w:r w:rsidRPr="00411327">
        <w:rPr>
          <w:rStyle w:val="afff"/>
          <w:rFonts w:hint="eastAsia"/>
          <w:b/>
          <w:rtl/>
        </w:rPr>
        <w:t>חב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eastAsia"/>
          <w:b/>
          <w:rtl/>
        </w:rPr>
        <w:t>ג</w:t>
      </w:r>
      <w:r w:rsidRPr="00411327">
        <w:rPr>
          <w:rStyle w:val="afff"/>
          <w:b/>
          <w:rtl/>
        </w:rPr>
        <w:t xml:space="preserve"> </w:t>
      </w:r>
      <w:r w:rsidR="00705327" w:rsidRPr="00411327">
        <w:rPr>
          <w:rStyle w:val="afff"/>
          <w:rFonts w:hint="eastAsia"/>
          <w:b/>
          <w:rtl/>
        </w:rPr>
        <w:t>ש</w:t>
      </w:r>
      <w:r w:rsidRPr="00411327">
        <w:rPr>
          <w:rStyle w:val="afff"/>
          <w:rFonts w:hint="eastAsia"/>
          <w:b/>
          <w:rtl/>
        </w:rPr>
        <w:t>אמר</w:t>
      </w:r>
      <w:r w:rsidRPr="00411327">
        <w:rPr>
          <w:rStyle w:val="afff"/>
          <w:b/>
          <w:rtl/>
        </w:rPr>
        <w:t xml:space="preserve"> למתורגמן:</w:t>
      </w:r>
      <w:r w:rsidRPr="006F178A">
        <w:rPr>
          <w:rtl/>
        </w:rPr>
        <w:t xml:space="preserve"> </w:t>
      </w:r>
      <w:r w:rsidR="00705327">
        <w:rPr>
          <w:rFonts w:hint="cs"/>
          <w:rtl/>
        </w:rPr>
        <w:t>שי</w:t>
      </w:r>
      <w:r w:rsidRPr="006F178A">
        <w:rPr>
          <w:rtl/>
        </w:rPr>
        <w:t xml:space="preserve">תרגם </w:t>
      </w:r>
      <w:r w:rsidR="00705327">
        <w:rPr>
          <w:rFonts w:hint="cs"/>
          <w:rtl/>
        </w:rPr>
        <w:t>רק</w:t>
      </w:r>
      <w:r w:rsidR="00705327" w:rsidRPr="006F178A">
        <w:rPr>
          <w:rtl/>
        </w:rPr>
        <w:t xml:space="preserve"> </w:t>
      </w:r>
      <w:r w:rsidRPr="006F178A">
        <w:rPr>
          <w:rtl/>
        </w:rPr>
        <w:t>אחרון</w:t>
      </w:r>
      <w:r w:rsidR="00705327">
        <w:rPr>
          <w:rFonts w:cs="Guttman Vilna" w:hint="cs"/>
          <w:b/>
          <w:rtl/>
        </w:rPr>
        <w:t xml:space="preserve"> </w:t>
      </w:r>
      <w:r w:rsidR="00705327" w:rsidRPr="002E0FDC">
        <w:rPr>
          <w:rStyle w:val="afffb"/>
          <w:rFonts w:hint="eastAsia"/>
          <w:rtl/>
        </w:rPr>
        <w:t>ויהיו</w:t>
      </w:r>
      <w:r w:rsidR="00705327" w:rsidRPr="002E0FDC">
        <w:rPr>
          <w:rStyle w:val="afffb"/>
          <w:rtl/>
        </w:rPr>
        <w:t>..</w:t>
      </w:r>
    </w:p>
    <w:p w14:paraId="70743D4C" w14:textId="5F2E9155" w:rsidR="00067A23" w:rsidRPr="006F178A" w:rsidRDefault="00067A23" w:rsidP="00067A23">
      <w:pPr>
        <w:rPr>
          <w:rFonts w:cs="Guttman Vilna"/>
          <w:b/>
          <w:rtl/>
        </w:rPr>
      </w:pPr>
      <w:r w:rsidRPr="006F178A">
        <w:rPr>
          <w:rStyle w:val="afe"/>
          <w:rtl/>
        </w:rPr>
        <w:t xml:space="preserve">מעשה עגל השני </w:t>
      </w:r>
      <w:r w:rsidR="00995B9F">
        <w:rPr>
          <w:rtl/>
        </w:rPr>
        <w:t>–</w:t>
      </w:r>
      <w:r w:rsidRPr="006F178A">
        <w:rPr>
          <w:rFonts w:hint="cs"/>
          <w:rtl/>
        </w:rPr>
        <w:t xml:space="preserve"> </w:t>
      </w:r>
      <w:r w:rsidR="00995B9F">
        <w:rPr>
          <w:rStyle w:val="a4"/>
          <w:rFonts w:hint="cs"/>
          <w:rtl/>
        </w:rPr>
        <w:t>מ'</w:t>
      </w:r>
      <w:r w:rsidRPr="00734D11">
        <w:rPr>
          <w:rStyle w:val="a4"/>
          <w:rFonts w:hint="cs"/>
          <w:rtl/>
        </w:rPr>
        <w:t>ויאמר משה</w:t>
      </w:r>
      <w:r w:rsidR="00995B9F">
        <w:rPr>
          <w:rStyle w:val="a4"/>
          <w:rFonts w:hint="cs"/>
          <w:rtl/>
        </w:rPr>
        <w:t>'</w:t>
      </w:r>
      <w:r w:rsidRPr="006F178A">
        <w:rPr>
          <w:rFonts w:hint="cs"/>
          <w:rtl/>
        </w:rPr>
        <w:t xml:space="preserve"> עד </w:t>
      </w:r>
      <w:r w:rsidR="00995B9F">
        <w:rPr>
          <w:rStyle w:val="a4"/>
          <w:rFonts w:hint="cs"/>
          <w:rtl/>
        </w:rPr>
        <w:t>'</w:t>
      </w:r>
      <w:r w:rsidRPr="00734D11">
        <w:rPr>
          <w:rStyle w:val="a4"/>
          <w:rFonts w:hint="cs"/>
          <w:rtl/>
        </w:rPr>
        <w:t>וירא משה</w:t>
      </w:r>
      <w:r w:rsidR="00995B9F">
        <w:rPr>
          <w:rStyle w:val="a4"/>
          <w:rFonts w:hint="cs"/>
          <w:rtl/>
        </w:rPr>
        <w:t>'</w:t>
      </w:r>
      <w:r w:rsidR="00995B9F">
        <w:rPr>
          <w:rFonts w:cs="Guttman Vilna" w:hint="cs"/>
          <w:b/>
          <w:rtl/>
        </w:rPr>
        <w:t xml:space="preserve">, </w:t>
      </w:r>
      <w:r w:rsidR="00995B9F" w:rsidRPr="002E0FDC">
        <w:rPr>
          <w:rStyle w:val="afffb"/>
          <w:rFonts w:hint="eastAsia"/>
          <w:rtl/>
        </w:rPr>
        <w:t>שמא</w:t>
      </w:r>
      <w:r w:rsidR="00995B9F" w:rsidRPr="002E0FDC">
        <w:rPr>
          <w:rStyle w:val="afffb"/>
          <w:rtl/>
        </w:rPr>
        <w:t xml:space="preserve"> </w:t>
      </w:r>
      <w:r w:rsidR="00995B9F" w:rsidRPr="002E0FDC">
        <w:rPr>
          <w:rStyle w:val="afffb"/>
          <w:rFonts w:hint="eastAsia"/>
          <w:rtl/>
        </w:rPr>
        <w:t>יטעו</w:t>
      </w:r>
      <w:r w:rsidR="00995B9F" w:rsidRPr="002E0FDC">
        <w:rPr>
          <w:rStyle w:val="afffb"/>
          <w:rtl/>
        </w:rPr>
        <w:t xml:space="preserve"> </w:t>
      </w:r>
      <w:r w:rsidR="00995B9F" w:rsidRPr="002E0FDC">
        <w:rPr>
          <w:rStyle w:val="afffb"/>
          <w:rFonts w:hint="eastAsia"/>
          <w:rtl/>
        </w:rPr>
        <w:t>ע</w:t>
      </w:r>
      <w:r w:rsidR="00995B9F" w:rsidRPr="002E0FDC">
        <w:rPr>
          <w:rStyle w:val="afffb"/>
          <w:rtl/>
        </w:rPr>
        <w:t>"ה</w:t>
      </w:r>
    </w:p>
    <w:p w14:paraId="36608B8A" w14:textId="478FA2AB" w:rsidR="00067A23" w:rsidRPr="000C0C8B" w:rsidRDefault="00995B9F" w:rsidP="00067A23">
      <w:pPr>
        <w:rPr>
          <w:rFonts w:cs="Guttman Vilna"/>
          <w:b/>
          <w:spacing w:val="-2"/>
          <w:rtl/>
        </w:rPr>
      </w:pPr>
      <w:r w:rsidRPr="00411327">
        <w:rPr>
          <w:rStyle w:val="afff"/>
          <w:rFonts w:hint="cs"/>
          <w:b/>
          <w:spacing w:val="-2"/>
          <w:rtl/>
        </w:rPr>
        <w:t>כ</w:t>
      </w:r>
      <w:r w:rsidR="00067A23" w:rsidRPr="00411327">
        <w:rPr>
          <w:rStyle w:val="afff"/>
          <w:rFonts w:hint="cs"/>
          <w:b/>
          <w:spacing w:val="-2"/>
          <w:rtl/>
        </w:rPr>
        <w:t>רשב</w:t>
      </w:r>
      <w:r w:rsidR="00067A23" w:rsidRPr="00411327">
        <w:rPr>
          <w:rStyle w:val="afff"/>
          <w:b/>
          <w:spacing w:val="-2"/>
          <w:rtl/>
        </w:rPr>
        <w:t>"</w:t>
      </w:r>
      <w:r w:rsidR="00067A23" w:rsidRPr="00411327">
        <w:rPr>
          <w:rStyle w:val="afff"/>
          <w:rFonts w:hint="cs"/>
          <w:b/>
          <w:spacing w:val="-2"/>
          <w:rtl/>
        </w:rPr>
        <w:t>א</w:t>
      </w:r>
      <w:r w:rsidR="00067A23" w:rsidRPr="00411327">
        <w:rPr>
          <w:rStyle w:val="afff"/>
          <w:b/>
          <w:spacing w:val="-2"/>
          <w:rtl/>
        </w:rPr>
        <w:t>:</w:t>
      </w:r>
      <w:r w:rsidRPr="000C0C8B">
        <w:rPr>
          <w:rFonts w:hint="cs"/>
          <w:spacing w:val="-2"/>
          <w:rtl/>
        </w:rPr>
        <w:t xml:space="preserve"> </w:t>
      </w:r>
      <w:r w:rsidR="00067A23" w:rsidRPr="000C0C8B">
        <w:rPr>
          <w:spacing w:val="-2"/>
          <w:rtl/>
        </w:rPr>
        <w:t xml:space="preserve">פקרו </w:t>
      </w:r>
      <w:r w:rsidRPr="000C0C8B">
        <w:rPr>
          <w:rFonts w:hint="cs"/>
          <w:spacing w:val="-2"/>
          <w:rtl/>
        </w:rPr>
        <w:t>המינים-</w:t>
      </w:r>
      <w:r w:rsidR="00067A23" w:rsidRPr="006727E3">
        <w:rPr>
          <w:rStyle w:val="a4"/>
          <w:rtl/>
        </w:rPr>
        <w:t xml:space="preserve"> </w:t>
      </w:r>
      <w:r w:rsidR="00067A23" w:rsidRPr="006727E3">
        <w:rPr>
          <w:rStyle w:val="a4"/>
          <w:rFonts w:hint="cs"/>
          <w:rtl/>
        </w:rPr>
        <w:t>'</w:t>
      </w:r>
      <w:r w:rsidR="00067A23" w:rsidRPr="006727E3">
        <w:rPr>
          <w:rStyle w:val="a4"/>
          <w:rtl/>
        </w:rPr>
        <w:t>ואשל</w:t>
      </w:r>
      <w:r w:rsidRPr="006727E3">
        <w:rPr>
          <w:rStyle w:val="a4"/>
          <w:rFonts w:hint="cs"/>
          <w:rtl/>
        </w:rPr>
        <w:t>י</w:t>
      </w:r>
      <w:r w:rsidR="00067A23" w:rsidRPr="006727E3">
        <w:rPr>
          <w:rStyle w:val="a4"/>
          <w:rtl/>
        </w:rPr>
        <w:t>כהו באש ויצא העגל הזה</w:t>
      </w:r>
      <w:r w:rsidR="00067A23" w:rsidRPr="006727E3">
        <w:rPr>
          <w:rStyle w:val="a4"/>
          <w:rFonts w:hint="cs"/>
          <w:rtl/>
        </w:rPr>
        <w:t>'</w:t>
      </w:r>
      <w:r w:rsidRPr="000C0C8B">
        <w:rPr>
          <w:rFonts w:cs="Guttman Vilna" w:hint="cs"/>
          <w:b/>
          <w:spacing w:val="-2"/>
          <w:rtl/>
        </w:rPr>
        <w:t xml:space="preserve"> </w:t>
      </w:r>
      <w:r w:rsidRPr="000C0C8B">
        <w:rPr>
          <w:rStyle w:val="afffb"/>
          <w:rFonts w:hint="eastAsia"/>
          <w:spacing w:val="-2"/>
          <w:rtl/>
        </w:rPr>
        <w:t>וחשבו</w:t>
      </w:r>
      <w:r w:rsidRPr="000C0C8B">
        <w:rPr>
          <w:rStyle w:val="afffb"/>
          <w:spacing w:val="-2"/>
          <w:rtl/>
        </w:rPr>
        <w:t xml:space="preserve"> </w:t>
      </w:r>
      <w:r w:rsidRPr="000C0C8B">
        <w:rPr>
          <w:rStyle w:val="afffb"/>
          <w:rFonts w:hint="eastAsia"/>
          <w:bCs/>
          <w:spacing w:val="-2"/>
          <w:rtl/>
        </w:rPr>
        <w:t>מעצמו</w:t>
      </w:r>
      <w:r w:rsidRPr="000C0C8B">
        <w:rPr>
          <w:rStyle w:val="afffb"/>
          <w:spacing w:val="-2"/>
          <w:rtl/>
        </w:rPr>
        <w:t>.</w:t>
      </w:r>
    </w:p>
    <w:p w14:paraId="30D5FB96" w14:textId="059C534C" w:rsidR="00067A23" w:rsidRPr="006F178A" w:rsidRDefault="00067A23" w:rsidP="00067A23">
      <w:pPr>
        <w:pStyle w:val="ae"/>
        <w:rPr>
          <w:rtl/>
        </w:rPr>
      </w:pPr>
      <w:r w:rsidRPr="006F178A">
        <w:rPr>
          <w:rStyle w:val="afe"/>
          <w:sz w:val="20"/>
          <w:rtl/>
        </w:rPr>
        <w:t>ברכת כהנים</w:t>
      </w:r>
      <w:r w:rsidR="00995B9F">
        <w:rPr>
          <w:rStyle w:val="afe"/>
          <w:rFonts w:hint="cs"/>
          <w:sz w:val="20"/>
          <w:rtl/>
        </w:rPr>
        <w:t xml:space="preserve"> -</w:t>
      </w:r>
      <w:r w:rsidRPr="006F178A">
        <w:rPr>
          <w:rFonts w:ascii="Fb Fontext" w:hAnsi="Fb Fontext"/>
          <w:sz w:val="20"/>
          <w:rtl/>
        </w:rPr>
        <w:t xml:space="preserve"> </w:t>
      </w:r>
      <w:r w:rsidR="00995B9F">
        <w:rPr>
          <w:rFonts w:ascii="Fb Fontext" w:hAnsi="Fb Fontext" w:hint="cs"/>
          <w:sz w:val="20"/>
          <w:rtl/>
        </w:rPr>
        <w:t>שכתוב</w:t>
      </w:r>
      <w:r w:rsidR="00995B9F" w:rsidRPr="006F178A">
        <w:rPr>
          <w:rFonts w:ascii="Fb Fontext" w:hAnsi="Fb Fontext"/>
          <w:sz w:val="20"/>
          <w:rtl/>
        </w:rPr>
        <w:t xml:space="preserve"> </w:t>
      </w:r>
      <w:r w:rsidR="00995B9F">
        <w:rPr>
          <w:rStyle w:val="a4"/>
          <w:rFonts w:hint="cs"/>
          <w:rtl/>
        </w:rPr>
        <w:t xml:space="preserve"> 'ישא ה' פניו'</w:t>
      </w:r>
      <w:r w:rsidR="007C64D0">
        <w:rPr>
          <w:rFonts w:hint="cs"/>
          <w:rtl/>
        </w:rPr>
        <w:t xml:space="preserve">, </w:t>
      </w:r>
      <w:r w:rsidR="007C64D0" w:rsidRPr="002E0FDC">
        <w:rPr>
          <w:rStyle w:val="afffb"/>
          <w:rFonts w:hint="eastAsia"/>
          <w:rtl/>
        </w:rPr>
        <w:t>ויאמרו</w:t>
      </w:r>
      <w:r w:rsidR="007C64D0" w:rsidRPr="002E0FDC">
        <w:rPr>
          <w:rStyle w:val="afffb"/>
          <w:rtl/>
        </w:rPr>
        <w:t xml:space="preserve"> </w:t>
      </w:r>
      <w:r w:rsidR="007C64D0" w:rsidRPr="002E0FDC">
        <w:rPr>
          <w:rStyle w:val="afffb"/>
          <w:rFonts w:hint="eastAsia"/>
          <w:rtl/>
        </w:rPr>
        <w:t>נושא</w:t>
      </w:r>
      <w:r w:rsidR="007C64D0" w:rsidRPr="002E0FDC">
        <w:rPr>
          <w:rStyle w:val="afffb"/>
          <w:rtl/>
        </w:rPr>
        <w:t xml:space="preserve"> </w:t>
      </w:r>
      <w:r w:rsidR="007C64D0" w:rsidRPr="002E0FDC">
        <w:rPr>
          <w:rStyle w:val="afffb"/>
          <w:rFonts w:hint="eastAsia"/>
          <w:rtl/>
        </w:rPr>
        <w:t>פנים</w:t>
      </w:r>
      <w:r w:rsidR="00C375EF">
        <w:rPr>
          <w:rStyle w:val="afffb"/>
          <w:rFonts w:hint="cs"/>
          <w:rtl/>
        </w:rPr>
        <w:t>, ול"י שראויים</w:t>
      </w:r>
    </w:p>
    <w:p w14:paraId="47FDFBFF" w14:textId="1BA78DDF" w:rsidR="00067A23" w:rsidRPr="002E0FDC" w:rsidRDefault="00067A23" w:rsidP="00067A23">
      <w:pPr>
        <w:rPr>
          <w:rtl/>
        </w:rPr>
      </w:pPr>
      <w:r w:rsidRPr="006F178A">
        <w:rPr>
          <w:rStyle w:val="afe"/>
          <w:rtl/>
        </w:rPr>
        <w:t>מעשה דוד ואמנון</w:t>
      </w:r>
      <w:r w:rsidRPr="006F178A">
        <w:rPr>
          <w:rtl/>
        </w:rPr>
        <w:t xml:space="preserve"> </w:t>
      </w:r>
      <w:r w:rsidR="007C64D0">
        <w:rPr>
          <w:rFonts w:hint="cs"/>
          <w:rtl/>
        </w:rPr>
        <w:t xml:space="preserve">- </w:t>
      </w:r>
      <w:r w:rsidRPr="006F178A">
        <w:rPr>
          <w:rFonts w:hint="cs"/>
          <w:rtl/>
        </w:rPr>
        <w:t>ב</w:t>
      </w:r>
      <w:r w:rsidRPr="002E0FDC">
        <w:rPr>
          <w:rStyle w:val="a4"/>
          <w:rFonts w:hint="eastAsia"/>
          <w:rtl/>
        </w:rPr>
        <w:t>אמנון</w:t>
      </w:r>
      <w:r w:rsidRPr="002E0FDC">
        <w:rPr>
          <w:rStyle w:val="a4"/>
          <w:rtl/>
        </w:rPr>
        <w:t xml:space="preserve"> </w:t>
      </w:r>
      <w:r w:rsidRPr="002E0FDC">
        <w:rPr>
          <w:rStyle w:val="a4"/>
          <w:rFonts w:hint="eastAsia"/>
          <w:b/>
          <w:bCs/>
          <w:rtl/>
        </w:rPr>
        <w:t>בן</w:t>
      </w:r>
      <w:r w:rsidRPr="002E0FDC">
        <w:rPr>
          <w:rStyle w:val="a4"/>
          <w:b/>
          <w:bCs/>
          <w:rtl/>
        </w:rPr>
        <w:t xml:space="preserve"> </w:t>
      </w:r>
      <w:r w:rsidRPr="002E0FDC">
        <w:rPr>
          <w:rStyle w:val="a4"/>
          <w:rFonts w:hint="eastAsia"/>
          <w:b/>
          <w:bCs/>
          <w:rtl/>
        </w:rPr>
        <w:t>דוד</w:t>
      </w:r>
      <w:r w:rsidR="007C64D0">
        <w:rPr>
          <w:rFonts w:cs="Guttman Vilna" w:hint="cs"/>
          <w:b/>
          <w:rtl/>
        </w:rPr>
        <w:t xml:space="preserve">, </w:t>
      </w:r>
      <w:r w:rsidR="007C64D0" w:rsidRPr="00F05A14">
        <w:rPr>
          <w:rFonts w:cs="PFT_Frank" w:hint="eastAsia"/>
          <w:b/>
          <w:bCs/>
          <w:szCs w:val="14"/>
          <w:rtl/>
        </w:rPr>
        <w:t>והך</w:t>
      </w:r>
      <w:r w:rsidR="007C64D0" w:rsidRPr="002E0FDC">
        <w:rPr>
          <w:rtl/>
        </w:rPr>
        <w:t xml:space="preserve"> </w:t>
      </w:r>
      <w:r w:rsidR="007C64D0" w:rsidRPr="002E0FDC">
        <w:rPr>
          <w:rFonts w:hint="eastAsia"/>
          <w:rtl/>
        </w:rPr>
        <w:t>דמתרגם</w:t>
      </w:r>
      <w:r w:rsidR="007C64D0" w:rsidRPr="002E0FDC">
        <w:rPr>
          <w:rtl/>
        </w:rPr>
        <w:t xml:space="preserve"> </w:t>
      </w:r>
      <w:r w:rsidR="007C64D0" w:rsidRPr="007C64D0">
        <w:rPr>
          <w:rFonts w:hint="cs"/>
          <w:rtl/>
        </w:rPr>
        <w:t>ב</w:t>
      </w:r>
      <w:r w:rsidR="007C64D0" w:rsidRPr="002E0FDC">
        <w:rPr>
          <w:rStyle w:val="a4"/>
          <w:b/>
          <w:bCs/>
          <w:rtl/>
        </w:rPr>
        <w:t>אמנון</w:t>
      </w:r>
      <w:r w:rsidR="007C64D0" w:rsidRPr="007C64D0">
        <w:rPr>
          <w:rtl/>
        </w:rPr>
        <w:t xml:space="preserve"> סת</w:t>
      </w:r>
      <w:r w:rsidR="007C64D0">
        <w:rPr>
          <w:rFonts w:hint="cs"/>
          <w:rtl/>
        </w:rPr>
        <w:t>ם.</w:t>
      </w:r>
    </w:p>
    <w:p w14:paraId="3AAEF7DD" w14:textId="77777777" w:rsidR="00CC27E8" w:rsidRDefault="00CC27E8">
      <w:pPr>
        <w:bidi w:val="0"/>
        <w:spacing w:after="160" w:line="259" w:lineRule="auto"/>
        <w:jc w:val="left"/>
        <w:rPr>
          <w:rFonts w:ascii="BA Esthetic Regular" w:hAnsi="BA Esthetic Regular" w:cs="BAW TM • Vilna hollow"/>
          <w:spacing w:val="4"/>
          <w:szCs w:val="15"/>
          <w:rtl/>
        </w:rPr>
      </w:pPr>
      <w:r>
        <w:rPr>
          <w:rtl/>
        </w:rPr>
        <w:br w:type="page"/>
      </w:r>
    </w:p>
    <w:p w14:paraId="3A258BD2" w14:textId="216BABEA" w:rsidR="00067A23" w:rsidRPr="006F178A" w:rsidRDefault="00067A23" w:rsidP="00577020">
      <w:pPr>
        <w:pStyle w:val="afff4"/>
        <w:rPr>
          <w:rtl/>
        </w:rPr>
      </w:pPr>
      <w:r w:rsidRPr="006F178A">
        <w:rPr>
          <w:rtl/>
        </w:rPr>
        <w:lastRenderedPageBreak/>
        <w:t>המקראות הכתובין לגנאי קורין לשבח</w:t>
      </w:r>
      <w:r w:rsidR="007C64D0">
        <w:rPr>
          <w:rFonts w:hint="cs"/>
          <w:rtl/>
        </w:rPr>
        <w:t>:</w:t>
      </w:r>
    </w:p>
    <w:p w14:paraId="6240E78D" w14:textId="77777777" w:rsidR="00C75845" w:rsidRDefault="00067A23" w:rsidP="00AF4F24">
      <w:pPr>
        <w:rPr>
          <w:rtl/>
        </w:rPr>
      </w:pPr>
      <w:r w:rsidRPr="002E0FDC">
        <w:rPr>
          <w:rStyle w:val="a4"/>
          <w:b/>
          <w:rtl/>
        </w:rPr>
        <w:t>ישגלנה</w:t>
      </w:r>
      <w:r w:rsidRPr="006F178A">
        <w:rPr>
          <w:rtl/>
        </w:rPr>
        <w:t xml:space="preserve"> - ישכבנה, </w:t>
      </w:r>
      <w:r w:rsidRPr="006F178A">
        <w:rPr>
          <w:rFonts w:hint="cs"/>
          <w:rtl/>
        </w:rPr>
        <w:t xml:space="preserve"> </w:t>
      </w:r>
      <w:r w:rsidRPr="002E0FDC">
        <w:rPr>
          <w:rStyle w:val="a4"/>
          <w:b/>
          <w:rtl/>
        </w:rPr>
        <w:t>בעפולים</w:t>
      </w:r>
      <w:r w:rsidRPr="006F178A">
        <w:rPr>
          <w:rtl/>
        </w:rPr>
        <w:t xml:space="preserve"> - בטחורים, </w:t>
      </w:r>
      <w:r w:rsidRPr="006F178A">
        <w:rPr>
          <w:rFonts w:hint="cs"/>
          <w:rtl/>
        </w:rPr>
        <w:t xml:space="preserve"> </w:t>
      </w:r>
      <w:r w:rsidRPr="002E0FDC">
        <w:rPr>
          <w:rStyle w:val="a4"/>
          <w:b/>
          <w:rtl/>
        </w:rPr>
        <w:t>חריונים</w:t>
      </w:r>
      <w:r w:rsidRPr="006F178A">
        <w:rPr>
          <w:rtl/>
        </w:rPr>
        <w:t xml:space="preserve"> - דביונים.</w:t>
      </w:r>
      <w:r w:rsidR="00AF4F24">
        <w:rPr>
          <w:rtl/>
        </w:rPr>
        <w:br/>
      </w:r>
      <w:r w:rsidRPr="002E0FDC">
        <w:rPr>
          <w:rStyle w:val="a4"/>
          <w:b/>
          <w:rtl/>
        </w:rPr>
        <w:t>חוריהם</w:t>
      </w:r>
      <w:r w:rsidR="007C64D0">
        <w:rPr>
          <w:rStyle w:val="a4"/>
          <w:rFonts w:hint="cs"/>
          <w:rtl/>
        </w:rPr>
        <w:t>..</w:t>
      </w:r>
      <w:r w:rsidRPr="002E0FDC">
        <w:rPr>
          <w:rStyle w:val="a4"/>
          <w:rtl/>
        </w:rPr>
        <w:t xml:space="preserve"> מימי </w:t>
      </w:r>
      <w:r w:rsidRPr="002E0FDC">
        <w:rPr>
          <w:rStyle w:val="a4"/>
          <w:b/>
          <w:rtl/>
        </w:rPr>
        <w:t>שיניהם</w:t>
      </w:r>
      <w:r w:rsidRPr="006F178A">
        <w:rPr>
          <w:rtl/>
        </w:rPr>
        <w:t xml:space="preserve"> </w:t>
      </w:r>
      <w:r w:rsidR="007C64D0">
        <w:rPr>
          <w:rFonts w:hint="cs"/>
          <w:rtl/>
        </w:rPr>
        <w:t>-</w:t>
      </w:r>
      <w:r w:rsidRPr="006F178A">
        <w:rPr>
          <w:rtl/>
        </w:rPr>
        <w:t xml:space="preserve"> צואתם</w:t>
      </w:r>
      <w:r w:rsidR="007C64D0">
        <w:rPr>
          <w:rFonts w:hint="cs"/>
          <w:rtl/>
        </w:rPr>
        <w:t>..</w:t>
      </w:r>
      <w:r w:rsidRPr="006F178A">
        <w:rPr>
          <w:rtl/>
        </w:rPr>
        <w:t xml:space="preserve"> רגליהם, </w:t>
      </w:r>
      <w:r w:rsidRPr="002E0FDC">
        <w:rPr>
          <w:rStyle w:val="a4"/>
          <w:b/>
          <w:rtl/>
        </w:rPr>
        <w:t>למחראות</w:t>
      </w:r>
      <w:r w:rsidRPr="006F178A">
        <w:rPr>
          <w:rtl/>
        </w:rPr>
        <w:t xml:space="preserve"> - למוצאות.</w:t>
      </w:r>
    </w:p>
    <w:p w14:paraId="107C15B7" w14:textId="013D28A0" w:rsidR="0094084F" w:rsidRDefault="00AF4F24" w:rsidP="00C75845">
      <w:pPr>
        <w:pStyle w:val="36"/>
        <w:framePr w:wrap="notBeside"/>
        <w:rPr>
          <w:rtl/>
        </w:rPr>
      </w:pPr>
      <w:r w:rsidRPr="00C75845">
        <w:rPr>
          <w:rFonts w:ascii="Times New Roman" w:hAnsi="Times New Roman" w:cs="Times New Roman" w:hint="cs"/>
          <w:rtl/>
        </w:rPr>
        <w:t>◦</w:t>
      </w:r>
      <w:r w:rsidRPr="00C75845">
        <w:rPr>
          <w:rtl/>
        </w:rPr>
        <w:t xml:space="preserve"> </w:t>
      </w:r>
      <w:r w:rsidR="00067A23" w:rsidRPr="00C75845">
        <w:rPr>
          <w:rFonts w:hint="cs"/>
          <w:rtl/>
        </w:rPr>
        <w:t>ריב</w:t>
      </w:r>
      <w:r w:rsidR="00067A23" w:rsidRPr="00C75845">
        <w:rPr>
          <w:rtl/>
        </w:rPr>
        <w:t>"</w:t>
      </w:r>
      <w:r w:rsidR="00067A23" w:rsidRPr="00C75845">
        <w:rPr>
          <w:rFonts w:hint="cs"/>
          <w:rtl/>
        </w:rPr>
        <w:t>ק</w:t>
      </w:r>
      <w:r w:rsidR="0094084F">
        <w:rPr>
          <w:rtl/>
        </w:rPr>
        <w:t>:</w:t>
      </w:r>
    </w:p>
    <w:p w14:paraId="5A3C1DF4" w14:textId="794CC059" w:rsidR="00067A23" w:rsidRPr="006F178A" w:rsidRDefault="00067A23" w:rsidP="00AF4F24">
      <w:pPr>
        <w:rPr>
          <w:rFonts w:cs="Guttman Vilna"/>
          <w:b/>
          <w:bCs/>
          <w:rtl/>
        </w:rPr>
      </w:pPr>
      <w:r w:rsidRPr="002E0FDC">
        <w:rPr>
          <w:rStyle w:val="a4"/>
          <w:b/>
          <w:rtl/>
        </w:rPr>
        <w:t>למחראות</w:t>
      </w:r>
      <w:r w:rsidR="001A037A">
        <w:rPr>
          <w:rFonts w:hint="cs"/>
          <w:rtl/>
        </w:rPr>
        <w:t>,</w:t>
      </w:r>
      <w:r w:rsidRPr="006F178A">
        <w:rPr>
          <w:rtl/>
        </w:rPr>
        <w:t xml:space="preserve"> שהוא גנאי לעבודה זרה.</w:t>
      </w:r>
    </w:p>
    <w:p w14:paraId="276A927D" w14:textId="6138408A" w:rsidR="0094084F" w:rsidRDefault="00AF4F24" w:rsidP="00A66C00">
      <w:pPr>
        <w:pStyle w:val="36"/>
        <w:framePr w:wrap="notBeside"/>
        <w:rPr>
          <w:rtl/>
        </w:rPr>
      </w:pPr>
      <w:r w:rsidRPr="00A66C00">
        <w:rPr>
          <w:rFonts w:ascii="Times New Roman" w:hAnsi="Times New Roman" w:cs="Times New Roman" w:hint="cs"/>
          <w:rtl/>
        </w:rPr>
        <w:t>◦</w:t>
      </w:r>
      <w:r w:rsidRPr="00A66C00">
        <w:rPr>
          <w:rtl/>
        </w:rPr>
        <w:t xml:space="preserve"> </w:t>
      </w:r>
      <w:r w:rsidR="00067A23" w:rsidRPr="00A66C00">
        <w:rPr>
          <w:rtl/>
        </w:rPr>
        <w:t>ר"</w:t>
      </w:r>
      <w:r w:rsidR="00067A23" w:rsidRPr="00A66C00">
        <w:rPr>
          <w:rFonts w:hint="cs"/>
          <w:rtl/>
        </w:rPr>
        <w:t>נ</w:t>
      </w:r>
      <w:r w:rsidR="0094084F">
        <w:rPr>
          <w:rtl/>
        </w:rPr>
        <w:t>:</w:t>
      </w:r>
    </w:p>
    <w:p w14:paraId="31CBEBF1" w14:textId="74D8420B" w:rsidR="00067A23" w:rsidRPr="006F178A" w:rsidRDefault="00067A23" w:rsidP="00067A23">
      <w:pPr>
        <w:rPr>
          <w:rtl/>
        </w:rPr>
      </w:pPr>
      <w:r w:rsidRPr="006F178A">
        <w:rPr>
          <w:rFonts w:ascii="Fb Fontext" w:hAnsi="Fb Fontext"/>
          <w:rtl/>
        </w:rPr>
        <w:t>כל ליצנות</w:t>
      </w:r>
      <w:r>
        <w:rPr>
          <w:rFonts w:ascii="Fb Fontext" w:hAnsi="Fb Fontext" w:hint="cs"/>
          <w:rtl/>
        </w:rPr>
        <w:t xml:space="preserve"> אסורה</w:t>
      </w:r>
      <w:r w:rsidR="00C375EF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חוץ מדע''ז שמותרת</w:t>
      </w:r>
      <w:r w:rsidRPr="006F178A">
        <w:rPr>
          <w:rFonts w:ascii="Fb Fontext" w:hAnsi="Fb Fontext"/>
          <w:rtl/>
        </w:rPr>
        <w:t xml:space="preserve"> </w:t>
      </w:r>
      <w:r w:rsidRPr="002E0FDC">
        <w:rPr>
          <w:rStyle w:val="afffb"/>
          <w:rFonts w:hint="eastAsia"/>
          <w:rtl/>
        </w:rPr>
        <w:t>ב</w:t>
      </w:r>
      <w:r w:rsidRPr="002E0FDC">
        <w:rPr>
          <w:rStyle w:val="afffb"/>
          <w:rtl/>
        </w:rPr>
        <w:t xml:space="preserve">' </w:t>
      </w:r>
      <w:r w:rsidRPr="002E0FDC">
        <w:rPr>
          <w:rStyle w:val="afffb"/>
          <w:rFonts w:hint="eastAsia"/>
          <w:rtl/>
        </w:rPr>
        <w:t>קראי</w:t>
      </w:r>
      <w:r w:rsidRPr="002E0FDC">
        <w:rPr>
          <w:rStyle w:val="afffb"/>
          <w:rtl/>
        </w:rPr>
        <w:t>.</w:t>
      </w:r>
    </w:p>
    <w:p w14:paraId="5FBBA8CF" w14:textId="0E348D41" w:rsidR="0094084F" w:rsidRDefault="00AF4F24" w:rsidP="00A66C00">
      <w:pPr>
        <w:pStyle w:val="36"/>
        <w:framePr w:wrap="notBeside"/>
        <w:rPr>
          <w:rtl/>
        </w:rPr>
      </w:pPr>
      <w:r w:rsidRPr="00A66C00">
        <w:rPr>
          <w:rFonts w:ascii="Times New Roman" w:hAnsi="Times New Roman" w:cs="Times New Roman" w:hint="cs"/>
          <w:rtl/>
        </w:rPr>
        <w:t>◦</w:t>
      </w:r>
      <w:r w:rsidRPr="00A66C00">
        <w:rPr>
          <w:rtl/>
        </w:rPr>
        <w:t xml:space="preserve"> </w:t>
      </w:r>
      <w:r w:rsidR="00067A23" w:rsidRPr="00A66C00">
        <w:rPr>
          <w:rtl/>
        </w:rPr>
        <w:t>ר"</w:t>
      </w:r>
      <w:r w:rsidR="00067A23" w:rsidRPr="00A66C00">
        <w:rPr>
          <w:rFonts w:hint="eastAsia"/>
          <w:rtl/>
        </w:rPr>
        <w:t>א</w:t>
      </w:r>
      <w:r w:rsidR="0094084F">
        <w:rPr>
          <w:rtl/>
        </w:rPr>
        <w:t>:</w:t>
      </w:r>
    </w:p>
    <w:p w14:paraId="77273844" w14:textId="7AE5DF7D" w:rsidR="00067A23" w:rsidRPr="00392931" w:rsidRDefault="00067A23" w:rsidP="00067A23">
      <w:pPr>
        <w:rPr>
          <w:rtl/>
        </w:rPr>
      </w:pPr>
      <w:r>
        <w:rPr>
          <w:rFonts w:ascii="Fb Fontext" w:hAnsi="Fb Fontext" w:hint="cs"/>
          <w:rtl/>
        </w:rPr>
        <w:t>מותר</w:t>
      </w:r>
      <w:r w:rsidRPr="00392931">
        <w:rPr>
          <w:rFonts w:ascii="Fb Fontext" w:hAnsi="Fb Fontext"/>
          <w:rtl/>
        </w:rPr>
        <w:t xml:space="preserve"> ל</w:t>
      </w:r>
      <w:r>
        <w:rPr>
          <w:rFonts w:ascii="Fb Fontext" w:hAnsi="Fb Fontext" w:hint="cs"/>
          <w:rtl/>
        </w:rPr>
        <w:t>ומר</w:t>
      </w:r>
      <w:r w:rsidRPr="00392931">
        <w:rPr>
          <w:rFonts w:ascii="Fb Fontext" w:hAnsi="Fb Fontext"/>
          <w:rtl/>
        </w:rPr>
        <w:t xml:space="preserve"> ל</w:t>
      </w:r>
      <w:r w:rsidRPr="00392931">
        <w:rPr>
          <w:rFonts w:ascii="Fb Fontext" w:hAnsi="Fb Fontext" w:hint="eastAsia"/>
          <w:rtl/>
        </w:rPr>
        <w:t>עכו</w:t>
      </w:r>
      <w:r w:rsidRPr="00392931">
        <w:rPr>
          <w:rFonts w:ascii="Fb Fontext" w:hAnsi="Fb Fontext"/>
          <w:rtl/>
        </w:rPr>
        <w:t>"</w:t>
      </w:r>
      <w:r w:rsidRPr="00392931">
        <w:rPr>
          <w:rFonts w:ascii="Fb Fontext" w:hAnsi="Fb Fontext" w:hint="eastAsia"/>
          <w:rtl/>
        </w:rPr>
        <w:t>ם</w:t>
      </w:r>
      <w:r w:rsidRPr="00392931">
        <w:rPr>
          <w:rFonts w:ascii="Fb Fontext" w:hAnsi="Fb Fontext"/>
          <w:rtl/>
        </w:rPr>
        <w:t xml:space="preserve"> ש</w:t>
      </w:r>
      <w:r>
        <w:rPr>
          <w:rFonts w:ascii="Fb Fontext" w:hAnsi="Fb Fontext" w:hint="cs"/>
          <w:rtl/>
        </w:rPr>
        <w:t xml:space="preserve">יקח </w:t>
      </w:r>
      <w:r w:rsidRPr="00392931">
        <w:rPr>
          <w:rFonts w:ascii="Fb Fontext" w:hAnsi="Fb Fontext"/>
          <w:rtl/>
        </w:rPr>
        <w:t>ע"</w:t>
      </w:r>
      <w:r w:rsidRPr="00392931">
        <w:rPr>
          <w:rFonts w:ascii="Fb Fontext" w:hAnsi="Fb Fontext" w:hint="eastAsia"/>
          <w:rtl/>
        </w:rPr>
        <w:t>ז</w:t>
      </w:r>
      <w:r w:rsidRPr="00392931">
        <w:rPr>
          <w:rFonts w:ascii="Fb Fontext" w:hAnsi="Fb Fontext"/>
          <w:rtl/>
        </w:rPr>
        <w:t xml:space="preserve"> ו</w:t>
      </w:r>
      <w:r>
        <w:rPr>
          <w:rFonts w:ascii="Fb Fontext" w:hAnsi="Fb Fontext" w:hint="cs"/>
          <w:rtl/>
        </w:rPr>
        <w:t>יניחה ב</w:t>
      </w:r>
      <w:r w:rsidRPr="008151E0">
        <w:rPr>
          <w:rStyle w:val="afffb"/>
          <w:rFonts w:hint="cs"/>
          <w:rtl/>
        </w:rPr>
        <w:t>שת</w:t>
      </w:r>
      <w:r w:rsidRPr="00392931">
        <w:rPr>
          <w:rFonts w:ascii="Fb Fontext" w:hAnsi="Fb Fontext"/>
          <w:rtl/>
        </w:rPr>
        <w:t xml:space="preserve"> שלו.</w:t>
      </w:r>
    </w:p>
    <w:p w14:paraId="2397477F" w14:textId="6BD7D75B" w:rsidR="0094084F" w:rsidRDefault="00AF4F24" w:rsidP="001121A4">
      <w:pPr>
        <w:pStyle w:val="36"/>
        <w:framePr w:wrap="notBeside"/>
        <w:rPr>
          <w:rtl/>
        </w:rPr>
      </w:pPr>
      <w:r w:rsidRPr="001121A4">
        <w:rPr>
          <w:rFonts w:ascii="Times New Roman" w:hAnsi="Times New Roman" w:cs="Times New Roman" w:hint="cs"/>
          <w:rtl/>
        </w:rPr>
        <w:t>◦</w:t>
      </w:r>
      <w:r w:rsidRPr="001121A4">
        <w:rPr>
          <w:rtl/>
        </w:rPr>
        <w:t xml:space="preserve"> </w:t>
      </w:r>
      <w:r w:rsidR="00067A23" w:rsidRPr="001121A4">
        <w:rPr>
          <w:rFonts w:hint="cs"/>
          <w:rtl/>
        </w:rPr>
        <w:t>ר</w:t>
      </w:r>
      <w:r w:rsidR="00067A23" w:rsidRPr="001121A4">
        <w:rPr>
          <w:rtl/>
        </w:rPr>
        <w:t>"</w:t>
      </w:r>
      <w:r w:rsidR="00067A23" w:rsidRPr="001121A4">
        <w:rPr>
          <w:rFonts w:hint="cs"/>
          <w:rtl/>
        </w:rPr>
        <w:t>א</w:t>
      </w:r>
      <w:r w:rsidR="0094084F">
        <w:rPr>
          <w:rtl/>
        </w:rPr>
        <w:t>:</w:t>
      </w:r>
    </w:p>
    <w:p w14:paraId="36A67FFD" w14:textId="196A71AA" w:rsidR="00067A23" w:rsidRPr="002E0FDC" w:rsidRDefault="00067A23" w:rsidP="00067A23">
      <w:pPr>
        <w:rPr>
          <w:rStyle w:val="afffb"/>
          <w:rtl/>
        </w:rPr>
      </w:pPr>
      <w:r>
        <w:rPr>
          <w:rFonts w:hint="cs"/>
          <w:rtl/>
        </w:rPr>
        <w:t>מי</w:t>
      </w:r>
      <w:r w:rsidRPr="006F178A">
        <w:rPr>
          <w:rtl/>
        </w:rPr>
        <w:t xml:space="preserve"> </w:t>
      </w:r>
      <w:r>
        <w:rPr>
          <w:rFonts w:hint="cs"/>
          <w:rtl/>
        </w:rPr>
        <w:t>שעליו שמועות רעות</w:t>
      </w:r>
      <w:r w:rsidR="00601E31">
        <w:rPr>
          <w:rFonts w:hint="cs"/>
          <w:rtl/>
        </w:rPr>
        <w:t xml:space="preserve"> </w:t>
      </w:r>
      <w:r w:rsidR="00601E31" w:rsidRPr="002E0FDC">
        <w:rPr>
          <w:rStyle w:val="afffb"/>
          <w:rFonts w:hint="eastAsia"/>
          <w:rtl/>
        </w:rPr>
        <w:t>ת</w:t>
      </w:r>
      <w:r w:rsidR="00601E31">
        <w:rPr>
          <w:rStyle w:val="afffb"/>
          <w:rFonts w:hint="cs"/>
          <w:rtl/>
        </w:rPr>
        <w:t>דיר</w:t>
      </w:r>
      <w:r>
        <w:rPr>
          <w:rFonts w:hint="cs"/>
          <w:rtl/>
        </w:rPr>
        <w:t xml:space="preserve"> מותר לבזותו </w:t>
      </w:r>
      <w:r w:rsidRPr="002E0FDC">
        <w:rPr>
          <w:rStyle w:val="afffb"/>
          <w:rFonts w:hint="eastAsia"/>
          <w:rtl/>
        </w:rPr>
        <w:t>בנוא</w:t>
      </w:r>
      <w:r w:rsidR="001A037A">
        <w:rPr>
          <w:rStyle w:val="afffb"/>
          <w:rFonts w:hint="cs"/>
          <w:rtl/>
        </w:rPr>
        <w:t>ף</w:t>
      </w:r>
      <w:r w:rsidRPr="002E0FDC">
        <w:rPr>
          <w:rStyle w:val="afffb"/>
          <w:rtl/>
        </w:rPr>
        <w:t xml:space="preserve"> ו</w:t>
      </w:r>
      <w:r w:rsidRPr="002E0FDC">
        <w:rPr>
          <w:rStyle w:val="afffb"/>
          <w:rFonts w:hint="eastAsia"/>
          <w:rtl/>
        </w:rPr>
        <w:t>באמו</w:t>
      </w:r>
      <w:r w:rsidRPr="002E0FDC">
        <w:rPr>
          <w:rStyle w:val="afffb"/>
          <w:rtl/>
        </w:rPr>
        <w:t>.</w:t>
      </w:r>
    </w:p>
    <w:p w14:paraId="29A40F3F" w14:textId="06ED7F1D" w:rsidR="007B5C5C" w:rsidRPr="00E51476" w:rsidRDefault="001A037A" w:rsidP="00E51476">
      <w:pPr>
        <w:rPr>
          <w:rtl/>
        </w:rPr>
      </w:pPr>
      <w:r>
        <w:rPr>
          <w:rFonts w:hint="cs"/>
          <w:rtl/>
        </w:rPr>
        <w:t>ו</w:t>
      </w:r>
      <w:r w:rsidR="00067A23">
        <w:rPr>
          <w:rFonts w:hint="cs"/>
          <w:rtl/>
        </w:rPr>
        <w:t>שמועות טובות מותר לשבחו</w:t>
      </w:r>
      <w:r w:rsidR="00067A23" w:rsidRPr="006F178A">
        <w:rPr>
          <w:rtl/>
        </w:rPr>
        <w:t xml:space="preserve">, </w:t>
      </w:r>
      <w:r>
        <w:rPr>
          <w:rFonts w:hint="cs"/>
          <w:rtl/>
        </w:rPr>
        <w:t>ו</w:t>
      </w:r>
      <w:r w:rsidR="00067A23" w:rsidRPr="006F178A">
        <w:rPr>
          <w:rtl/>
        </w:rPr>
        <w:t>ינוחו ברכות על ראשו.</w:t>
      </w:r>
    </w:p>
    <w:p w14:paraId="06A1578A" w14:textId="185F4D12" w:rsidR="002F067C" w:rsidRPr="003B4ECC" w:rsidRDefault="002F067C" w:rsidP="00F06DEB">
      <w:pPr>
        <w:jc w:val="center"/>
        <w:rPr>
          <w:rStyle w:val="afe"/>
          <w:b/>
          <w:bCs w:val="0"/>
          <w:rtl/>
        </w:rPr>
        <w:sectPr w:rsidR="002F067C" w:rsidRPr="003B4ECC" w:rsidSect="00DC29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5103" w:h="7371" w:code="11"/>
          <w:pgMar w:top="567" w:right="1134" w:bottom="284" w:left="567" w:header="284" w:footer="284" w:gutter="0"/>
          <w:cols w:space="340"/>
          <w:bidi/>
          <w:rtlGutter/>
          <w:docGrid w:linePitch="360"/>
        </w:sectPr>
      </w:pPr>
      <w:r w:rsidRPr="007B5C5C">
        <w:rPr>
          <w:rStyle w:val="af4"/>
          <w:rFonts w:hint="cs"/>
          <w:rtl/>
        </w:rPr>
        <w:t xml:space="preserve">הדרן עלך </w:t>
      </w:r>
      <w:r w:rsidR="007B5C5C" w:rsidRPr="007B5C5C">
        <w:rPr>
          <w:rStyle w:val="af4"/>
          <w:rFonts w:hint="cs"/>
          <w:rtl/>
        </w:rPr>
        <w:t xml:space="preserve">פרק שלישי </w:t>
      </w:r>
    </w:p>
    <w:p w14:paraId="303EF56E" w14:textId="77777777" w:rsidR="00C11782" w:rsidRDefault="00C11782" w:rsidP="005D1C84">
      <w:pPr>
        <w:pStyle w:val="af8"/>
        <w:framePr w:h="132" w:hRule="exact" w:wrap="around" w:hAnchor="page" w:x="3931" w:y="7246"/>
        <w:rPr>
          <w:del w:id="41026" w:author="Claude" w:date="2026-10-07T09:24:57Z"/>
          <w:rtl/>
        </w:rPr>
      </w:pPr>
      <w:del w:id="41025" w:author="Claude" w:date="2026-10-07T09:24:57Z">
        <w:r>
          <w:rPr>
            <w:rFonts w:hint="cs"/>
            <w:rtl/>
          </w:rPr>
          <w:lastRenderedPageBreak/>
          <w:delText xml:space="preserve">פרק רביעי</w:delText>
        </w:r>
      </w:del>
    </w:p>
    <w:p w14:paraId="5AD60981" w14:textId="77777777" w:rsidR="002F067C" w:rsidRDefault="002F067C" w:rsidP="002F067C">
      <w:pPr>
        <w:pStyle w:val="af9"/>
        <w:framePr w:wrap="around"/>
        <w:rPr>
          <w:del w:id="41028" w:author="Claude" w:date="2026-10-07T09:24:57Z"/>
          <w:rtl/>
        </w:rPr>
      </w:pPr>
      <w:del w:id="41027" w:author="Claude" w:date="2026-10-07T09:24:57Z">
        <w:r>
          <w:rPr>
            <w:rFonts w:hint="cs"/>
            <w:rtl/>
          </w:rPr>
          <w:delText xml:space="preserve">בני העיר</w:delText>
        </w:r>
      </w:del>
    </w:p>
    <w:p w14:paraId="4499C030" w14:textId="77777777" w:rsidR="002F067C" w:rsidRDefault="002F067C" w:rsidP="002F067C">
      <w:pPr>
        <w:pStyle w:val="afa"/>
        <w:framePr w:wrap="around"/>
        <w:rPr>
          <w:rtl/>
        </w:rPr>
      </w:pPr>
      <w:r>
        <w:rPr>
          <w:rFonts w:hint="cs"/>
          <w:rtl/>
        </w:rPr>
        <w:t xml:space="preserve">כא.- כה: </w:t>
      </w:r>
    </w:p>
    <w:p>
      <w:pPr>
        <w:pStyle w:val="PetichatPerek"/>
        <w:rPr>
          <w:ins w:id="41024" w:author="Claude" w:date="2026-10-07T09:24:57Z"/>
        </w:rPr>
      </w:pPr>
      <w:ins w:id="41023" w:author="Claude" w:date="2026-10-07T09:24:57Z">
        <w:r>
          <w:rPr>
            <w:rFonts w:hint="cs"/>
            <w:rtl/>
          </w:rPr>
          <w:t xml:space="preserve">פרק רביעי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בני העיר</w:t>
        </w:r>
      </w:ins>
    </w:p>
    <w:p>
      <w:pPr>
        <w:pStyle w:val="MishnaBatzad"/>
        <w:rPr>
          <w:ins w:id="20016" w:author="קלוד" w:date="2026-10-06T10:43:38Z"/>
        </w:rPr>
      </w:pPr>
      <w:ins w:id="20015" w:author="קלוד" w:date="2026-10-06T10:43:38Z">
        <w:r>
          <w:t xml:space="preserve">משנה א</w:t>
        </w:r>
      </w:ins>
    </w:p>
    <w:p w14:paraId="4ED131A9" w14:textId="6E0EB099" w:rsidR="00067A23" w:rsidRDefault="00067A23" w:rsidP="00F06DEB">
      <w:pPr>
        <w:pStyle w:val="afb"/>
        <w:rPr>
          <w:rtl/>
        </w:rPr>
      </w:pPr>
      <w:r w:rsidRPr="008151E0">
        <w:rPr>
          <w:rtl/>
        </w:rPr>
        <w:t>בני העיר שמכרו רחובה של עיר</w:t>
      </w:r>
      <w:r w:rsidR="0041465D">
        <w:rPr>
          <w:rFonts w:hint="cs"/>
          <w:rtl/>
        </w:rPr>
        <w:t xml:space="preserve"> -</w:t>
      </w:r>
      <w:r w:rsidRPr="008151E0">
        <w:rPr>
          <w:rtl/>
        </w:rPr>
        <w:t xml:space="preserve"> לוקחי</w:t>
      </w:r>
      <w:r w:rsidR="00A32B85">
        <w:rPr>
          <w:rFonts w:hint="cs"/>
          <w:rtl/>
        </w:rPr>
        <w:t>ם</w:t>
      </w:r>
      <w:r w:rsidRPr="008151E0">
        <w:rPr>
          <w:rtl/>
        </w:rPr>
        <w:t xml:space="preserve"> בדמיו בי</w:t>
      </w:r>
      <w:r w:rsidR="0041465D">
        <w:rPr>
          <w:rFonts w:hint="cs"/>
          <w:rtl/>
        </w:rPr>
        <w:t>הכ"</w:t>
      </w:r>
      <w:r w:rsidRPr="008151E0">
        <w:rPr>
          <w:rtl/>
        </w:rPr>
        <w:t>נ,</w:t>
      </w:r>
    </w:p>
    <w:p w14:paraId="4A6B0180" w14:textId="756B90BA" w:rsidR="00067A23" w:rsidRDefault="00067A23" w:rsidP="006D2297">
      <w:pPr>
        <w:pStyle w:val="afb"/>
        <w:rPr>
          <w:rtl/>
        </w:rPr>
      </w:pPr>
      <w:r w:rsidRPr="008151E0">
        <w:rPr>
          <w:rtl/>
        </w:rPr>
        <w:t>בית הכנסת</w:t>
      </w:r>
      <w:r w:rsidR="0041465D">
        <w:rPr>
          <w:rFonts w:hint="cs"/>
          <w:rtl/>
        </w:rPr>
        <w:t xml:space="preserve"> -</w:t>
      </w:r>
      <w:r w:rsidRPr="008151E0">
        <w:rPr>
          <w:rtl/>
        </w:rPr>
        <w:t xml:space="preserve"> לוקחי</w:t>
      </w:r>
      <w:r w:rsidR="0041465D">
        <w:rPr>
          <w:rFonts w:hint="cs"/>
          <w:rtl/>
        </w:rPr>
        <w:t>ם</w:t>
      </w:r>
      <w:r w:rsidRPr="008151E0">
        <w:rPr>
          <w:rtl/>
        </w:rPr>
        <w:t xml:space="preserve"> תיבה</w:t>
      </w:r>
      <w:r w:rsidR="00A32B85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6D2297">
        <w:rPr>
          <w:rtl/>
        </w:rPr>
        <w:tab/>
      </w:r>
      <w:r w:rsidRPr="008151E0">
        <w:rPr>
          <w:rtl/>
        </w:rPr>
        <w:t>תיבה</w:t>
      </w:r>
      <w:r w:rsidR="0041465D">
        <w:rPr>
          <w:rFonts w:hint="cs"/>
          <w:rtl/>
        </w:rPr>
        <w:t xml:space="preserve"> -</w:t>
      </w:r>
      <w:r w:rsidRPr="008151E0">
        <w:rPr>
          <w:rtl/>
        </w:rPr>
        <w:t xml:space="preserve"> לוקחי</w:t>
      </w:r>
      <w:r w:rsidR="0041465D">
        <w:rPr>
          <w:rFonts w:hint="cs"/>
          <w:rtl/>
        </w:rPr>
        <w:t>ם</w:t>
      </w:r>
      <w:r w:rsidRPr="008151E0">
        <w:rPr>
          <w:rtl/>
        </w:rPr>
        <w:t xml:space="preserve"> מטפחות,</w:t>
      </w:r>
    </w:p>
    <w:p w14:paraId="062574EE" w14:textId="6B7CC082" w:rsidR="00067A23" w:rsidRPr="008151E0" w:rsidRDefault="00067A23" w:rsidP="006D2297">
      <w:pPr>
        <w:pStyle w:val="afb"/>
        <w:rPr>
          <w:rtl/>
        </w:rPr>
      </w:pPr>
      <w:r w:rsidRPr="008151E0">
        <w:rPr>
          <w:rtl/>
        </w:rPr>
        <w:t xml:space="preserve">מטפחות </w:t>
      </w:r>
      <w:r w:rsidR="0041465D">
        <w:rPr>
          <w:rFonts w:hint="cs"/>
          <w:rtl/>
        </w:rPr>
        <w:t xml:space="preserve"> - לוקחים</w:t>
      </w:r>
      <w:r w:rsidRPr="008151E0">
        <w:rPr>
          <w:rtl/>
        </w:rPr>
        <w:t xml:space="preserve"> ספרים, </w:t>
      </w:r>
      <w:r w:rsidR="006D2297">
        <w:rPr>
          <w:rtl/>
        </w:rPr>
        <w:tab/>
      </w:r>
      <w:r w:rsidR="006D2297">
        <w:rPr>
          <w:rtl/>
        </w:rPr>
        <w:tab/>
      </w:r>
      <w:r w:rsidRPr="008151E0">
        <w:rPr>
          <w:rtl/>
        </w:rPr>
        <w:t>ספרים - לוקחי</w:t>
      </w:r>
      <w:r w:rsidR="0041465D">
        <w:rPr>
          <w:rFonts w:hint="cs"/>
          <w:rtl/>
        </w:rPr>
        <w:t>ם</w:t>
      </w:r>
      <w:r w:rsidRPr="008151E0">
        <w:rPr>
          <w:rtl/>
        </w:rPr>
        <w:t xml:space="preserve"> תורה.</w:t>
      </w:r>
    </w:p>
    <w:p w14:paraId="12406D6B" w14:textId="7BDB8DD1" w:rsidR="00670D50" w:rsidRDefault="00067A23" w:rsidP="006D2297">
      <w:pPr>
        <w:pStyle w:val="afb"/>
        <w:jc w:val="left"/>
        <w:rPr>
          <w:rtl/>
        </w:rPr>
      </w:pPr>
      <w:r w:rsidRPr="008151E0">
        <w:rPr>
          <w:rtl/>
        </w:rPr>
        <w:t>אבל תורה</w:t>
      </w:r>
      <w:r w:rsidR="0041465D">
        <w:rPr>
          <w:rFonts w:hint="cs"/>
          <w:rtl/>
        </w:rPr>
        <w:t xml:space="preserve"> </w:t>
      </w:r>
      <w:r w:rsidRPr="008151E0">
        <w:rPr>
          <w:rtl/>
        </w:rPr>
        <w:t xml:space="preserve">- לא יקחו ספרים, </w:t>
      </w:r>
      <w:r w:rsidR="006D2297">
        <w:rPr>
          <w:rtl/>
        </w:rPr>
        <w:tab/>
      </w:r>
      <w:r w:rsidRPr="008151E0">
        <w:rPr>
          <w:rtl/>
        </w:rPr>
        <w:t>ספרים</w:t>
      </w:r>
      <w:r w:rsidR="0041465D">
        <w:rPr>
          <w:rFonts w:hint="cs"/>
          <w:rtl/>
        </w:rPr>
        <w:t xml:space="preserve"> </w:t>
      </w:r>
      <w:r w:rsidRPr="008151E0">
        <w:rPr>
          <w:rtl/>
        </w:rPr>
        <w:t>- לא</w:t>
      </w:r>
      <w:r w:rsidR="0041465D">
        <w:rPr>
          <w:rFonts w:hint="cs"/>
          <w:rtl/>
        </w:rPr>
        <w:t xml:space="preserve"> </w:t>
      </w:r>
      <w:r w:rsidRPr="008151E0">
        <w:rPr>
          <w:rtl/>
        </w:rPr>
        <w:t>יקחו</w:t>
      </w:r>
      <w:r w:rsidR="0041465D">
        <w:rPr>
          <w:rFonts w:hint="cs"/>
          <w:rtl/>
        </w:rPr>
        <w:t xml:space="preserve"> </w:t>
      </w:r>
      <w:r w:rsidRPr="008151E0">
        <w:rPr>
          <w:rtl/>
        </w:rPr>
        <w:t xml:space="preserve">מטפחות, מטפחות - לא יקחו תיבה, </w:t>
      </w:r>
      <w:r w:rsidR="006D2297">
        <w:rPr>
          <w:rtl/>
        </w:rPr>
        <w:tab/>
      </w:r>
      <w:r w:rsidR="006D2297">
        <w:rPr>
          <w:rtl/>
        </w:rPr>
        <w:tab/>
      </w:r>
      <w:r w:rsidRPr="008151E0">
        <w:rPr>
          <w:rtl/>
        </w:rPr>
        <w:t xml:space="preserve">תיבה - לא יקחו </w:t>
      </w:r>
      <w:r w:rsidR="0041465D">
        <w:rPr>
          <w:rFonts w:hint="cs"/>
          <w:rtl/>
        </w:rPr>
        <w:t>ביהכ"נ</w:t>
      </w:r>
      <w:r w:rsidRPr="008151E0">
        <w:rPr>
          <w:rtl/>
        </w:rPr>
        <w:t>,</w:t>
      </w:r>
    </w:p>
    <w:p w14:paraId="66037160" w14:textId="037C3CF3" w:rsidR="00067A23" w:rsidRPr="006F178A" w:rsidRDefault="00067A23" w:rsidP="006D2297">
      <w:pPr>
        <w:pStyle w:val="afb"/>
        <w:rPr>
          <w:rtl/>
        </w:rPr>
      </w:pPr>
      <w:r w:rsidRPr="008151E0">
        <w:rPr>
          <w:rtl/>
        </w:rPr>
        <w:t>בית הכנסת - לא יקחו את הרחוב, וכן במותריהן.</w:t>
      </w:r>
    </w:p>
    <w:p w14:paraId="2D216271" w14:textId="258D9825" w:rsidR="00067A23" w:rsidRPr="008151E0" w:rsidRDefault="00067A23" w:rsidP="00067A23">
      <w:pPr>
        <w:pStyle w:val="aff1"/>
        <w:rPr>
          <w:rtl/>
        </w:rPr>
      </w:pPr>
      <w:ins w:id="9846" w:author="מספור קטעי משנה" w:date="2026-10-06T06:45:35Z">
        <w:r>
          <w:rPr>
            <w:rStyle w:val="MisparKeta"/>
          </w:rPr>
          <w:t xml:space="preserve">א. </w:t>
        </w:r>
      </w:ins>
      <w:r w:rsidRPr="008151E0">
        <w:rPr>
          <w:rtl/>
        </w:rPr>
        <w:t>רחובה של עיר.</w:t>
      </w:r>
    </w:p>
    <w:p w14:paraId="2A310561" w14:textId="2D09F194" w:rsidR="0094084F" w:rsidRDefault="0041465D" w:rsidP="00FF754C">
      <w:pPr>
        <w:pStyle w:val="36"/>
        <w:framePr w:wrap="notBeside"/>
        <w:rPr>
          <w:rtl/>
        </w:rPr>
      </w:pPr>
      <w:r w:rsidRPr="00FF754C">
        <w:rPr>
          <w:rFonts w:hint="cs"/>
          <w:rtl/>
        </w:rPr>
        <w:t xml:space="preserve">המשנה </w:t>
      </w:r>
      <w:r w:rsidR="00067A23" w:rsidRPr="00FF754C">
        <w:rPr>
          <w:rFonts w:hint="cs"/>
          <w:rtl/>
        </w:rPr>
        <w:t>רמב</w:t>
      </w:r>
      <w:r w:rsidR="00067A23" w:rsidRPr="00FF754C">
        <w:rPr>
          <w:rtl/>
        </w:rPr>
        <w:t>"</w:t>
      </w:r>
      <w:r w:rsidR="00067A23" w:rsidRPr="00FF754C">
        <w:rPr>
          <w:rFonts w:hint="eastAsia"/>
          <w:rtl/>
        </w:rPr>
        <w:t>י</w:t>
      </w:r>
      <w:r w:rsidR="0094084F">
        <w:rPr>
          <w:rFonts w:hint="cs"/>
          <w:rtl/>
        </w:rPr>
        <w:t>:</w:t>
      </w:r>
    </w:p>
    <w:p w14:paraId="74CA5879" w14:textId="243F446E" w:rsidR="00067A23" w:rsidRPr="00A22F74" w:rsidRDefault="00067A23" w:rsidP="00067A23">
      <w:pPr>
        <w:rPr>
          <w:rtl/>
        </w:rPr>
      </w:pPr>
      <w:r>
        <w:rPr>
          <w:rFonts w:hint="cs"/>
          <w:rtl/>
        </w:rPr>
        <w:t>הרחוב קדוש</w:t>
      </w:r>
      <w:r w:rsidR="0041465D">
        <w:rPr>
          <w:rFonts w:hint="cs"/>
          <w:rtl/>
        </w:rPr>
        <w:t>,</w:t>
      </w:r>
      <w:r>
        <w:rPr>
          <w:rFonts w:hint="cs"/>
          <w:rtl/>
        </w:rPr>
        <w:t xml:space="preserve"> ש</w:t>
      </w:r>
      <w:r w:rsidRPr="00A22F74">
        <w:rPr>
          <w:rFonts w:hint="eastAsia"/>
          <w:rtl/>
        </w:rPr>
        <w:t>מתפללים</w:t>
      </w:r>
      <w:r w:rsidRPr="00A22F74">
        <w:rPr>
          <w:rtl/>
        </w:rPr>
        <w:t xml:space="preserve"> </w:t>
      </w:r>
      <w:r w:rsidRPr="00A22F74">
        <w:rPr>
          <w:rFonts w:hint="eastAsia"/>
          <w:rtl/>
        </w:rPr>
        <w:t>בו</w:t>
      </w:r>
      <w:r w:rsidRPr="00A22F74">
        <w:rPr>
          <w:rtl/>
        </w:rPr>
        <w:t xml:space="preserve"> </w:t>
      </w:r>
      <w:r w:rsidRPr="00A22F74">
        <w:rPr>
          <w:rFonts w:hint="eastAsia"/>
          <w:rtl/>
        </w:rPr>
        <w:t>בתעניות</w:t>
      </w:r>
      <w:r w:rsidRPr="00A22F74">
        <w:rPr>
          <w:rtl/>
        </w:rPr>
        <w:t>.</w:t>
      </w:r>
    </w:p>
    <w:p w14:paraId="1E5D274B" w14:textId="29D9F00E" w:rsidR="0094084F" w:rsidRDefault="0041465D" w:rsidP="00FF754C">
      <w:pPr>
        <w:pStyle w:val="36"/>
        <w:framePr w:wrap="notBeside"/>
        <w:rPr>
          <w:rtl/>
        </w:rPr>
      </w:pPr>
      <w:r w:rsidRPr="00FF754C">
        <w:rPr>
          <w:rFonts w:hint="cs"/>
          <w:rtl/>
        </w:rPr>
        <w:t xml:space="preserve">אבל </w:t>
      </w:r>
      <w:r w:rsidR="00067A23" w:rsidRPr="00FF754C">
        <w:rPr>
          <w:rtl/>
        </w:rPr>
        <w:t>חכ"</w:t>
      </w:r>
      <w:r w:rsidR="00067A23" w:rsidRPr="00FF754C">
        <w:rPr>
          <w:rFonts w:hint="cs"/>
          <w:rtl/>
        </w:rPr>
        <w:t>א</w:t>
      </w:r>
      <w:r w:rsidR="0094084F">
        <w:rPr>
          <w:rtl/>
        </w:rPr>
        <w:t>:</w:t>
      </w:r>
    </w:p>
    <w:p w14:paraId="11B1087B" w14:textId="662B18A4" w:rsidR="00067A23" w:rsidRPr="006F178A" w:rsidRDefault="00067A23" w:rsidP="002E0FDC">
      <w:pPr>
        <w:rPr>
          <w:rtl/>
        </w:rPr>
      </w:pPr>
      <w:r w:rsidRPr="006F178A">
        <w:rPr>
          <w:rtl/>
        </w:rPr>
        <w:t>אין בו קדושה</w:t>
      </w:r>
      <w:r w:rsidR="0041465D">
        <w:rPr>
          <w:rFonts w:hint="cs"/>
          <w:rtl/>
        </w:rPr>
        <w:t>,</w:t>
      </w:r>
      <w:r w:rsidRPr="006F178A">
        <w:rPr>
          <w:rFonts w:hint="cs"/>
          <w:rtl/>
        </w:rPr>
        <w:t xml:space="preserve"> דאקראי בעלמא.</w:t>
      </w:r>
    </w:p>
    <w:p w14:paraId="066C15A0" w14:textId="2664BEF6" w:rsidR="00A32B85" w:rsidRPr="005F2BA6" w:rsidRDefault="00031E04" w:rsidP="0041465D">
      <w:pPr>
        <w:pStyle w:val="aff1"/>
        <w:rPr>
          <w:rtl/>
        </w:rPr>
      </w:pPr>
      <w:ins w:id="9813" w:author="מספור קטעי משנה" w:date="2026-10-06T10:04:46Z">
        <w:r>
          <w:rPr>
            <w:rStyle w:val="MisparKeta"/>
          </w:rPr>
          <w:t xml:space="preserve">א. </w:t>
        </w:r>
      </w:ins>
      <w:r>
        <w:rPr>
          <w:rFonts w:hint="cs"/>
          <w:rtl/>
        </w:rPr>
        <w:t xml:space="preserve">מכרו </w:t>
      </w:r>
      <w:r w:rsidR="00067A23" w:rsidRPr="005F2BA6">
        <w:rPr>
          <w:rtl/>
        </w:rPr>
        <w:t>בית הכנסת</w:t>
      </w:r>
      <w:r>
        <w:rPr>
          <w:rFonts w:hint="cs"/>
          <w:rtl/>
        </w:rPr>
        <w:t xml:space="preserve"> וכו'.</w:t>
      </w:r>
    </w:p>
    <w:p w14:paraId="7508B004" w14:textId="77BB4814" w:rsidR="0094084F" w:rsidRDefault="00067A23" w:rsidP="00FF754C">
      <w:pPr>
        <w:pStyle w:val="36"/>
        <w:framePr w:wrap="notBeside"/>
        <w:rPr>
          <w:rtl/>
        </w:rPr>
      </w:pPr>
      <w:r w:rsidRPr="00FF754C">
        <w:rPr>
          <w:rFonts w:hint="cs"/>
          <w:rtl/>
        </w:rPr>
        <w:t>ריו</w:t>
      </w:r>
      <w:r w:rsidR="00031E04" w:rsidRPr="00FF754C">
        <w:rPr>
          <w:rFonts w:hint="cs"/>
          <w:rtl/>
        </w:rPr>
        <w:t>"</w:t>
      </w:r>
      <w:r w:rsidRPr="00FF754C">
        <w:rPr>
          <w:rFonts w:hint="cs"/>
          <w:rtl/>
        </w:rPr>
        <w:t>נ</w:t>
      </w:r>
      <w:r w:rsidR="0094084F">
        <w:rPr>
          <w:rFonts w:hint="cs"/>
          <w:rtl/>
        </w:rPr>
        <w:t>:</w:t>
      </w:r>
    </w:p>
    <w:p w14:paraId="22E29DBE" w14:textId="60DF63E8" w:rsidR="00067A23" w:rsidRPr="00A94C31" w:rsidRDefault="00FF754C" w:rsidP="00067A23">
      <w:pPr>
        <w:rPr>
          <w:rFonts w:cs="PFT_Frank"/>
          <w:b/>
          <w:bCs/>
          <w:spacing w:val="-6"/>
          <w:szCs w:val="14"/>
          <w:rtl/>
        </w:rPr>
      </w:pPr>
      <w:r w:rsidRPr="00FF754C">
        <w:rPr>
          <w:rFonts w:hint="cs"/>
          <w:rtl/>
        </w:rPr>
        <w:t>ד</w:t>
      </w:r>
      <w:r w:rsidR="00067A23" w:rsidRPr="00FF754C">
        <w:rPr>
          <w:rFonts w:hint="cs"/>
          <w:rtl/>
        </w:rPr>
        <w:t>ווקא</w:t>
      </w:r>
      <w:r w:rsidR="00067A23" w:rsidRPr="00A94C31">
        <w:rPr>
          <w:rFonts w:ascii="Fb Fontext" w:hAnsi="Fb Fontext" w:hint="cs"/>
          <w:spacing w:val="-6"/>
          <w:rtl/>
        </w:rPr>
        <w:t xml:space="preserve"> </w:t>
      </w:r>
      <w:r w:rsidR="00067A23" w:rsidRPr="003B4ECC">
        <w:rPr>
          <w:rFonts w:cs="PFT_Frank" w:hint="eastAsia"/>
          <w:b/>
          <w:bCs/>
          <w:szCs w:val="14"/>
          <w:rtl/>
        </w:rPr>
        <w:t>בכפרים</w:t>
      </w:r>
      <w:r w:rsidR="00031E04" w:rsidRPr="003B4ECC">
        <w:rPr>
          <w:rFonts w:cs="PFT_Frank" w:hint="cs"/>
          <w:b/>
          <w:bCs/>
          <w:szCs w:val="14"/>
          <w:rtl/>
        </w:rPr>
        <w:t>,</w:t>
      </w:r>
      <w:r w:rsidR="00067A23" w:rsidRPr="00A94C31">
        <w:rPr>
          <w:rFonts w:hint="cs"/>
          <w:spacing w:val="-6"/>
          <w:rtl/>
        </w:rPr>
        <w:t xml:space="preserve"> </w:t>
      </w:r>
      <w:r w:rsidR="00067A23" w:rsidRPr="00A94C31">
        <w:rPr>
          <w:spacing w:val="-6"/>
          <w:rtl/>
        </w:rPr>
        <w:t>אבל</w:t>
      </w:r>
      <w:r w:rsidR="00067A23" w:rsidRPr="00A94C31">
        <w:rPr>
          <w:rFonts w:hint="cs"/>
          <w:spacing w:val="-6"/>
          <w:rtl/>
        </w:rPr>
        <w:t xml:space="preserve"> </w:t>
      </w:r>
      <w:r w:rsidR="00067A23" w:rsidRPr="003B4ECC">
        <w:rPr>
          <w:rFonts w:cs="PFT_Frank" w:hint="eastAsia"/>
          <w:b/>
          <w:bCs/>
          <w:szCs w:val="14"/>
          <w:rtl/>
        </w:rPr>
        <w:t>בכרכי</w:t>
      </w:r>
      <w:r w:rsidR="00031E04" w:rsidRPr="003B4ECC">
        <w:rPr>
          <w:rFonts w:cs="PFT_Frank" w:hint="eastAsia"/>
          <w:b/>
          <w:bCs/>
          <w:szCs w:val="14"/>
          <w:rtl/>
        </w:rPr>
        <w:t>ם</w:t>
      </w:r>
      <w:r w:rsidR="00031E04" w:rsidRPr="00A94C31">
        <w:rPr>
          <w:rFonts w:hint="cs"/>
          <w:spacing w:val="-6"/>
          <w:rtl/>
        </w:rPr>
        <w:t xml:space="preserve"> </w:t>
      </w:r>
      <w:r w:rsidR="00067A23" w:rsidRPr="00FF754C">
        <w:rPr>
          <w:rFonts w:hint="cs"/>
          <w:rtl/>
        </w:rPr>
        <w:t>אינם יכולים למוכרו</w:t>
      </w:r>
      <w:r w:rsidR="00031E04" w:rsidRPr="00A94C31">
        <w:rPr>
          <w:rFonts w:hint="cs"/>
          <w:spacing w:val="-6"/>
          <w:rtl/>
        </w:rPr>
        <w:t xml:space="preserve"> </w:t>
      </w:r>
      <w:r w:rsidR="00031E04" w:rsidRPr="00A94C31">
        <w:rPr>
          <w:rStyle w:val="afffb"/>
          <w:rFonts w:hint="cs"/>
          <w:spacing w:val="-6"/>
          <w:rtl/>
        </w:rPr>
        <w:t>שהכל בעליהם</w:t>
      </w:r>
    </w:p>
    <w:p w14:paraId="7589F55D" w14:textId="4F0A2C2F" w:rsidR="0094084F" w:rsidRDefault="00031E04" w:rsidP="00FF754C">
      <w:pPr>
        <w:pStyle w:val="36"/>
        <w:framePr w:wrap="notBeside"/>
        <w:rPr>
          <w:rtl/>
        </w:rPr>
      </w:pPr>
      <w:r w:rsidRPr="00FF754C">
        <w:rPr>
          <w:rFonts w:hint="cs"/>
          <w:rtl/>
        </w:rPr>
        <w:t xml:space="preserve">א. </w:t>
      </w:r>
      <w:r w:rsidR="00067A23" w:rsidRPr="00FF754C">
        <w:rPr>
          <w:rtl/>
        </w:rPr>
        <w:t>ר</w:t>
      </w:r>
      <w:r w:rsidR="00C11782" w:rsidRPr="00FF754C">
        <w:rPr>
          <w:rFonts w:hint="cs"/>
          <w:rtl/>
        </w:rPr>
        <w:t>"א</w:t>
      </w:r>
      <w:r w:rsidR="0094084F">
        <w:rPr>
          <w:rtl/>
        </w:rPr>
        <w:t>:</w:t>
      </w:r>
    </w:p>
    <w:p w14:paraId="7F8235D6" w14:textId="506CB5DE" w:rsidR="00FF754C" w:rsidRDefault="00031E04" w:rsidP="007B5C5C">
      <w:pPr>
        <w:rPr>
          <w:rtl/>
        </w:rPr>
      </w:pPr>
      <w:r w:rsidRPr="00F05A14">
        <w:rPr>
          <w:rFonts w:cs="PFT_Frank" w:hint="eastAsia"/>
          <w:b/>
          <w:bCs/>
          <w:szCs w:val="14"/>
          <w:rtl/>
        </w:rPr>
        <w:t>מתא</w:t>
      </w:r>
      <w:r w:rsidR="00067A23" w:rsidRPr="00F05A14">
        <w:rPr>
          <w:rFonts w:cs="PFT_Frank"/>
          <w:b/>
          <w:bCs/>
          <w:szCs w:val="14"/>
          <w:rtl/>
        </w:rPr>
        <w:t xml:space="preserve"> מחסיא </w:t>
      </w:r>
      <w:r w:rsidR="00067A23" w:rsidRPr="00733C91">
        <w:rPr>
          <w:rStyle w:val="afffb"/>
          <w:rFonts w:hint="eastAsia"/>
          <w:rtl/>
        </w:rPr>
        <w:t>שבאים</w:t>
      </w:r>
      <w:r w:rsidR="00067A23" w:rsidRPr="00733C91">
        <w:rPr>
          <w:rStyle w:val="afffb"/>
          <w:rtl/>
        </w:rPr>
        <w:t xml:space="preserve"> </w:t>
      </w:r>
      <w:r w:rsidR="00067A23" w:rsidRPr="00733C91">
        <w:rPr>
          <w:rStyle w:val="afffb"/>
          <w:rFonts w:hint="eastAsia"/>
          <w:rtl/>
        </w:rPr>
        <w:t>רבים</w:t>
      </w:r>
      <w:r>
        <w:rPr>
          <w:rStyle w:val="afffb"/>
          <w:rFonts w:hint="cs"/>
          <w:rtl/>
        </w:rPr>
        <w:t>-</w:t>
      </w:r>
      <w:r w:rsidR="00067A23">
        <w:rPr>
          <w:rFonts w:hint="cs"/>
          <w:rtl/>
        </w:rPr>
        <w:t xml:space="preserve"> על דעתי, ואם ארצה אמכור.</w:t>
      </w:r>
    </w:p>
    <w:p w14:paraId="60F18A46" w14:textId="77777777" w:rsidR="0094084F" w:rsidRDefault="00A36119" w:rsidP="00FF754C">
      <w:pPr>
        <w:pStyle w:val="36"/>
        <w:framePr w:wrap="notBeside"/>
        <w:rPr>
          <w:rtl/>
        </w:rPr>
      </w:pPr>
      <w:r w:rsidRPr="00FF754C">
        <w:rPr>
          <w:rFonts w:hint="cs"/>
          <w:rtl/>
        </w:rPr>
        <w:t xml:space="preserve">ב. </w:t>
      </w:r>
      <w:r w:rsidR="00067A23" w:rsidRPr="00FF754C">
        <w:rPr>
          <w:rFonts w:hint="cs"/>
          <w:rtl/>
        </w:rPr>
        <w:t>והך דר</w:t>
      </w:r>
      <w:r w:rsidR="00067A23" w:rsidRPr="00FF754C">
        <w:rPr>
          <w:rtl/>
        </w:rPr>
        <w:t>"</w:t>
      </w:r>
      <w:r w:rsidR="00067A23" w:rsidRPr="00FF754C">
        <w:rPr>
          <w:rFonts w:hint="cs"/>
          <w:rtl/>
        </w:rPr>
        <w:t>א</w:t>
      </w:r>
      <w:r w:rsidR="0094084F">
        <w:rPr>
          <w:rFonts w:hint="cs"/>
          <w:rtl/>
        </w:rPr>
        <w:t>:</w:t>
      </w:r>
    </w:p>
    <w:p w14:paraId="6C16EE4A" w14:textId="2B907BFE" w:rsidR="00067A23" w:rsidRPr="006F178A" w:rsidRDefault="00067A23" w:rsidP="00932C29">
      <w:pPr>
        <w:spacing w:after="60"/>
        <w:rPr>
          <w:rtl/>
        </w:rPr>
      </w:pPr>
      <w:r w:rsidRPr="007B57D8">
        <w:rPr>
          <w:rFonts w:hint="cs"/>
          <w:rtl/>
        </w:rPr>
        <w:t>קנה ביהכנ</w:t>
      </w:r>
      <w:r w:rsidRPr="007B57D8">
        <w:rPr>
          <w:rtl/>
        </w:rPr>
        <w:t>"</w:t>
      </w:r>
      <w:r w:rsidRPr="007B57D8">
        <w:rPr>
          <w:rFonts w:hint="cs"/>
          <w:rtl/>
        </w:rPr>
        <w:t>ס בירושלים</w:t>
      </w:r>
      <w:r w:rsidR="00A36119">
        <w:rPr>
          <w:rFonts w:hint="cs"/>
          <w:rtl/>
        </w:rPr>
        <w:t xml:space="preserve"> </w:t>
      </w:r>
      <w:r w:rsidR="00A36119" w:rsidRPr="00733C91">
        <w:rPr>
          <w:rStyle w:val="afffb"/>
          <w:rFonts w:hint="eastAsia"/>
          <w:rtl/>
        </w:rPr>
        <w:t>דכרך</w:t>
      </w:r>
      <w:r w:rsidR="00A36119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0F6FEB">
        <w:rPr>
          <w:rFonts w:hint="cs"/>
          <w:rtl/>
        </w:rPr>
        <w:t xml:space="preserve">היה </w:t>
      </w:r>
      <w:r w:rsidRPr="006F178A">
        <w:rPr>
          <w:rFonts w:hint="cs"/>
          <w:rtl/>
        </w:rPr>
        <w:t>קטן</w:t>
      </w:r>
      <w:r w:rsidR="000F6FEB">
        <w:rPr>
          <w:rFonts w:hint="cs"/>
          <w:rtl/>
        </w:rPr>
        <w:t>,</w:t>
      </w:r>
      <w:r w:rsidR="00EC79C0" w:rsidRPr="006F178A">
        <w:rPr>
          <w:rFonts w:hint="cs"/>
          <w:rtl/>
        </w:rPr>
        <w:t xml:space="preserve"> </w:t>
      </w:r>
      <w:r w:rsidRPr="006F178A">
        <w:rPr>
          <w:rFonts w:hint="cs"/>
          <w:rtl/>
        </w:rPr>
        <w:t>והם</w:t>
      </w:r>
      <w:r w:rsidR="00A36119">
        <w:rPr>
          <w:rFonts w:hint="cs"/>
          <w:rtl/>
        </w:rPr>
        <w:t xml:space="preserve"> </w:t>
      </w:r>
      <w:r>
        <w:rPr>
          <w:rFonts w:hint="cs"/>
          <w:rtl/>
        </w:rPr>
        <w:t>בעליו</w:t>
      </w:r>
      <w:r w:rsidR="00A36119">
        <w:rPr>
          <w:rFonts w:hint="cs"/>
          <w:rtl/>
        </w:rPr>
        <w:t>.</w:t>
      </w:r>
    </w:p>
    <w:p w14:paraId="43E66750" w14:textId="4B249DE5" w:rsidR="0094084F" w:rsidRDefault="00A36119" w:rsidP="000F6FEB">
      <w:pPr>
        <w:pStyle w:val="36"/>
        <w:framePr w:wrap="notBeside"/>
        <w:rPr>
          <w:rtl/>
        </w:rPr>
      </w:pPr>
      <w:r w:rsidRPr="000F6FEB">
        <w:rPr>
          <w:rFonts w:hint="eastAsia"/>
          <w:rtl/>
        </w:rPr>
        <w:t>ויקשה</w:t>
      </w:r>
      <w:r w:rsidR="0094084F">
        <w:rPr>
          <w:rtl/>
        </w:rPr>
        <w:t>:</w:t>
      </w:r>
    </w:p>
    <w:p w14:paraId="2E619DB9" w14:textId="77777777" w:rsidR="00932C29" w:rsidRDefault="00067A23" w:rsidP="00932C29">
      <w:pPr>
        <w:rPr>
          <w:rtl/>
        </w:rPr>
      </w:pPr>
      <w:r w:rsidRPr="00F34764">
        <w:rPr>
          <w:rStyle w:val="a4"/>
          <w:rFonts w:hint="cs"/>
          <w:rtl/>
        </w:rPr>
        <w:t>ד</w:t>
      </w:r>
      <w:r w:rsidR="00A36119">
        <w:rPr>
          <w:rStyle w:val="a4"/>
          <w:rFonts w:hint="cs"/>
          <w:rtl/>
        </w:rPr>
        <w:t>'</w:t>
      </w:r>
      <w:r w:rsidRPr="00F34764">
        <w:rPr>
          <w:rStyle w:val="a4"/>
          <w:rtl/>
        </w:rPr>
        <w:t>אח</w:t>
      </w:r>
      <w:r w:rsidR="00DB40B3">
        <w:rPr>
          <w:rStyle w:val="a4"/>
          <w:rFonts w:hint="cs"/>
          <w:rtl/>
        </w:rPr>
        <w:t>ו</w:t>
      </w:r>
      <w:r w:rsidRPr="00F34764">
        <w:rPr>
          <w:rStyle w:val="a4"/>
          <w:rtl/>
        </w:rPr>
        <w:t>זתכם</w:t>
      </w:r>
      <w:r w:rsidRPr="00F34764">
        <w:rPr>
          <w:rStyle w:val="a4"/>
          <w:rFonts w:hint="cs"/>
          <w:rtl/>
        </w:rPr>
        <w:t>'</w:t>
      </w:r>
      <w:r w:rsidRPr="00F34764">
        <w:rPr>
          <w:rStyle w:val="a4"/>
          <w:rtl/>
        </w:rPr>
        <w:t xml:space="preserve"> </w:t>
      </w:r>
      <w:r w:rsidRPr="006F178A">
        <w:rPr>
          <w:rtl/>
        </w:rPr>
        <w:t xml:space="preserve">מטמא בנגעים </w:t>
      </w:r>
      <w:r w:rsidRPr="00F05A14">
        <w:rPr>
          <w:rFonts w:cs="PFT_Frank"/>
          <w:b/>
          <w:bCs/>
          <w:szCs w:val="14"/>
          <w:rtl/>
        </w:rPr>
        <w:t>ו</w:t>
      </w:r>
      <w:r w:rsidRPr="00F05A14">
        <w:rPr>
          <w:rFonts w:cs="PFT_Frank" w:hint="eastAsia"/>
          <w:b/>
          <w:bCs/>
          <w:szCs w:val="14"/>
          <w:rtl/>
        </w:rPr>
        <w:t>לא</w:t>
      </w:r>
      <w:r w:rsidRPr="00F05A14">
        <w:rPr>
          <w:rFonts w:cs="PFT_Frank"/>
          <w:b/>
          <w:bCs/>
          <w:szCs w:val="14"/>
          <w:rtl/>
        </w:rPr>
        <w:t xml:space="preserve"> ירושלים</w:t>
      </w:r>
      <w:r w:rsidR="00A36119">
        <w:rPr>
          <w:rFonts w:hint="cs"/>
          <w:rtl/>
        </w:rPr>
        <w:t>,</w:t>
      </w:r>
      <w:r w:rsidR="00A36119"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rFonts w:hint="cs"/>
          <w:b/>
          <w:rtl/>
        </w:rPr>
        <w:t>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י</w:t>
      </w:r>
      <w:r w:rsidRPr="00411327">
        <w:rPr>
          <w:rStyle w:val="afff"/>
          <w:b/>
          <w:rtl/>
        </w:rPr>
        <w:t xml:space="preserve">: </w:t>
      </w:r>
      <w:r w:rsidR="00A36119" w:rsidRPr="00F05A14">
        <w:rPr>
          <w:rFonts w:cs="PFT_Frank" w:hint="eastAsia"/>
          <w:b/>
          <w:bCs/>
          <w:szCs w:val="14"/>
          <w:rtl/>
        </w:rPr>
        <w:t>רק</w:t>
      </w:r>
      <w:r w:rsidR="00A36119" w:rsidRPr="00F05A14">
        <w:rPr>
          <w:rFonts w:cs="PFT_Frank"/>
          <w:b/>
          <w:bCs/>
          <w:szCs w:val="14"/>
          <w:rtl/>
        </w:rPr>
        <w:t xml:space="preserve"> </w:t>
      </w:r>
      <w:r w:rsidR="00932C29">
        <w:rPr>
          <w:rFonts w:cs="PFT_Frank" w:hint="cs"/>
          <w:b/>
          <w:bCs/>
          <w:szCs w:val="14"/>
          <w:rtl/>
        </w:rPr>
        <w:t xml:space="preserve">ביהמ''ק </w:t>
      </w:r>
      <w:r w:rsidR="00DB40B3">
        <w:rPr>
          <w:rFonts w:hint="cs"/>
          <w:rtl/>
        </w:rPr>
        <w:t>לא</w:t>
      </w:r>
      <w:r w:rsidR="00A36119">
        <w:rPr>
          <w:rFonts w:hint="cs"/>
          <w:rtl/>
        </w:rPr>
        <w:t xml:space="preserve">, </w:t>
      </w:r>
    </w:p>
    <w:p w14:paraId="5FF204C7" w14:textId="335DBE7D" w:rsidR="00067A23" w:rsidRPr="006F178A" w:rsidRDefault="00A36119" w:rsidP="00932C29">
      <w:pPr>
        <w:ind w:left="510" w:firstLine="170"/>
        <w:rPr>
          <w:rtl/>
        </w:rPr>
      </w:pPr>
      <w:r>
        <w:rPr>
          <w:rFonts w:hint="cs"/>
          <w:rtl/>
        </w:rPr>
        <w:t xml:space="preserve">אבל ביהכנ"ס כן </w:t>
      </w:r>
      <w:r w:rsidRPr="00733C91">
        <w:rPr>
          <w:rStyle w:val="afffb"/>
          <w:rFonts w:hint="eastAsia"/>
          <w:rtl/>
        </w:rPr>
        <w:t>דהוה</w:t>
      </w:r>
      <w:r w:rsidRPr="00733C91">
        <w:rPr>
          <w:rStyle w:val="afffb"/>
          <w:rtl/>
        </w:rPr>
        <w:t xml:space="preserve"> </w:t>
      </w:r>
      <w:r w:rsidR="00DB40B3" w:rsidRPr="00733C91">
        <w:rPr>
          <w:rStyle w:val="afffb"/>
          <w:rFonts w:hint="eastAsia"/>
          <w:rtl/>
        </w:rPr>
        <w:t>אחוזתכם</w:t>
      </w:r>
      <w:r w:rsidR="00DB40B3">
        <w:rPr>
          <w:rFonts w:hint="cs"/>
          <w:rtl/>
        </w:rPr>
        <w:t xml:space="preserve"> אע"פ דכרך היא,</w:t>
      </w:r>
    </w:p>
    <w:p w14:paraId="28B41BE6" w14:textId="264F07AD" w:rsidR="0094084F" w:rsidRDefault="00DB40B3" w:rsidP="000F6FEB">
      <w:pPr>
        <w:pStyle w:val="36"/>
        <w:framePr w:wrap="notBeside"/>
        <w:rPr>
          <w:rtl/>
        </w:rPr>
      </w:pPr>
      <w:r w:rsidRPr="000F6FEB">
        <w:rPr>
          <w:rFonts w:hint="eastAsia"/>
          <w:rtl/>
        </w:rPr>
        <w:t>ומתרצים</w:t>
      </w:r>
      <w:r w:rsidR="0094084F">
        <w:rPr>
          <w:rFonts w:hint="cs"/>
          <w:rtl/>
        </w:rPr>
        <w:t>:</w:t>
      </w:r>
    </w:p>
    <w:p w14:paraId="62AE2FF1" w14:textId="6FA85AE6" w:rsidR="00067A23" w:rsidRPr="00A22F74" w:rsidRDefault="00DB40B3" w:rsidP="00733C91">
      <w:pPr>
        <w:rPr>
          <w:rtl/>
        </w:rPr>
      </w:pPr>
      <w:r>
        <w:rPr>
          <w:rFonts w:hint="cs"/>
          <w:rtl/>
        </w:rPr>
        <w:t xml:space="preserve">תני </w:t>
      </w:r>
      <w:r w:rsidRPr="00F05A14">
        <w:rPr>
          <w:rFonts w:cs="PFT_Frank" w:hint="eastAsia"/>
          <w:b/>
          <w:bCs/>
          <w:szCs w:val="14"/>
          <w:rtl/>
        </w:rPr>
        <w:t>מקום</w:t>
      </w:r>
      <w:r w:rsidRPr="00F05A14">
        <w:rPr>
          <w:rFonts w:cs="PFT_Frank"/>
          <w:b/>
          <w:bCs/>
          <w:szCs w:val="14"/>
          <w:rtl/>
        </w:rPr>
        <w:t xml:space="preserve"> </w:t>
      </w:r>
      <w:r w:rsidRPr="00F05A14">
        <w:rPr>
          <w:rFonts w:cs="PFT_Frank" w:hint="eastAsia"/>
          <w:b/>
          <w:bCs/>
          <w:szCs w:val="14"/>
          <w:rtl/>
        </w:rPr>
        <w:t>מקודש</w:t>
      </w:r>
      <w:r>
        <w:rPr>
          <w:rFonts w:hint="cs"/>
          <w:rtl/>
        </w:rPr>
        <w:t xml:space="preserve"> </w:t>
      </w:r>
      <w:r w:rsidRPr="00733C91">
        <w:rPr>
          <w:rStyle w:val="afffb"/>
          <w:rFonts w:hint="eastAsia"/>
          <w:rtl/>
        </w:rPr>
        <w:t>שגם</w:t>
      </w:r>
      <w:r w:rsidRPr="00733C91">
        <w:rPr>
          <w:rStyle w:val="afffb"/>
          <w:rtl/>
        </w:rPr>
        <w:t xml:space="preserve"> </w:t>
      </w:r>
      <w:r w:rsidRPr="00733C91">
        <w:rPr>
          <w:rStyle w:val="afffb"/>
          <w:rFonts w:hint="eastAsia"/>
          <w:rtl/>
        </w:rPr>
        <w:t>ביהכנ</w:t>
      </w:r>
      <w:r w:rsidRPr="00733C91">
        <w:rPr>
          <w:rStyle w:val="afffb"/>
          <w:rtl/>
        </w:rPr>
        <w:t>"ס לא נטמא</w:t>
      </w:r>
      <w:r>
        <w:rPr>
          <w:rStyle w:val="afffb"/>
          <w:rFonts w:hint="cs"/>
          <w:rtl/>
        </w:rPr>
        <w:t>.</w:t>
      </w:r>
    </w:p>
    <w:p w14:paraId="5DD47138" w14:textId="5A74B12D" w:rsidR="0094084F" w:rsidRDefault="00067A23" w:rsidP="000F6FEB">
      <w:pPr>
        <w:pStyle w:val="36"/>
        <w:framePr w:wrap="notBeside"/>
        <w:rPr>
          <w:rtl/>
        </w:rPr>
      </w:pPr>
      <w:r w:rsidRPr="000F6FEB">
        <w:rPr>
          <w:rFonts w:hint="eastAsia"/>
          <w:rtl/>
        </w:rPr>
        <w:t>ונחלקו</w:t>
      </w:r>
      <w:r w:rsidR="0094084F">
        <w:rPr>
          <w:rFonts w:hint="cs"/>
          <w:rtl/>
        </w:rPr>
        <w:t>:</w:t>
      </w:r>
    </w:p>
    <w:p w14:paraId="4F720EBC" w14:textId="5F9E7AA8" w:rsidR="00067A23" w:rsidRPr="006F178A" w:rsidRDefault="00DB40B3" w:rsidP="00067A23">
      <w:pPr>
        <w:rPr>
          <w:rtl/>
        </w:rPr>
      </w:pPr>
      <w:r w:rsidRPr="00411327">
        <w:rPr>
          <w:rStyle w:val="afff"/>
          <w:rFonts w:hint="cs"/>
          <w:b/>
          <w:rtl/>
        </w:rPr>
        <w:t>דלר"י:</w:t>
      </w:r>
      <w:r>
        <w:rPr>
          <w:rFonts w:hint="cs"/>
          <w:rtl/>
        </w:rPr>
        <w:t xml:space="preserve"> </w:t>
      </w:r>
      <w:r w:rsidR="00067A23" w:rsidRPr="006F178A">
        <w:rPr>
          <w:rFonts w:hint="cs"/>
          <w:rtl/>
        </w:rPr>
        <w:t xml:space="preserve">ירושלים נתחלקה לשבטים </w:t>
      </w:r>
      <w:r w:rsidRPr="00411327">
        <w:rPr>
          <w:rStyle w:val="afff"/>
          <w:rFonts w:hint="eastAsia"/>
          <w:b/>
          <w:rtl/>
        </w:rPr>
        <w:t>ולרבנן</w:t>
      </w:r>
      <w:r>
        <w:rPr>
          <w:rFonts w:hint="cs"/>
          <w:rtl/>
        </w:rPr>
        <w:t>:</w:t>
      </w:r>
      <w:r w:rsidRPr="006F178A">
        <w:rPr>
          <w:rFonts w:hint="cs"/>
          <w:rtl/>
        </w:rPr>
        <w:t xml:space="preserve"> </w:t>
      </w:r>
      <w:r w:rsidR="00067A23" w:rsidRPr="006F178A">
        <w:rPr>
          <w:rFonts w:hint="cs"/>
          <w:rtl/>
        </w:rPr>
        <w:t>לא.</w:t>
      </w:r>
    </w:p>
    <w:p w14:paraId="45717376" w14:textId="3158A5B3" w:rsidR="001E3C94" w:rsidRDefault="00DB40B3" w:rsidP="001E3C94">
      <w:pPr>
        <w:pStyle w:val="afffa"/>
        <w:rPr>
          <w:rtl/>
        </w:rPr>
      </w:pPr>
      <w:r>
        <w:rPr>
          <w:rFonts w:hint="cs"/>
          <w:rtl/>
        </w:rPr>
        <w:t>וכהני תנאי:</w:t>
      </w:r>
      <w:r w:rsidR="001E3C94">
        <w:rPr>
          <w:rFonts w:hint="cs"/>
          <w:rtl/>
        </w:rPr>
        <w:t xml:space="preserve"> </w:t>
      </w:r>
      <w:r w:rsidR="00A81376">
        <w:rPr>
          <w:rFonts w:hint="cs"/>
          <w:b/>
          <w:bCs/>
          <w:rtl/>
        </w:rPr>
        <w:t>ד</w:t>
      </w:r>
      <w:r w:rsidR="00A81376" w:rsidRPr="00733C91">
        <w:rPr>
          <w:rFonts w:hint="eastAsia"/>
          <w:b/>
          <w:bCs/>
          <w:rtl/>
        </w:rPr>
        <w:t>ה</w:t>
      </w:r>
      <w:r w:rsidR="00A81376">
        <w:rPr>
          <w:rFonts w:hint="cs"/>
          <w:b/>
          <w:bCs/>
          <w:rtl/>
        </w:rPr>
        <w:t>ך</w:t>
      </w:r>
      <w:r w:rsidR="00A81376" w:rsidRPr="00A81376">
        <w:rPr>
          <w:rFonts w:hint="cs"/>
          <w:rtl/>
        </w:rPr>
        <w:t xml:space="preserve"> </w:t>
      </w:r>
      <w:r w:rsidR="001E3C94" w:rsidRPr="00A81376">
        <w:rPr>
          <w:rFonts w:hint="cs"/>
          <w:rtl/>
        </w:rPr>
        <w:t>ש</w:t>
      </w:r>
      <w:r w:rsidR="00067A23" w:rsidRPr="00A81376">
        <w:rPr>
          <w:rtl/>
        </w:rPr>
        <w:t>בחלק יהודה - הר הבית, לשכות ועזרות</w:t>
      </w:r>
      <w:r w:rsidR="001E3C94" w:rsidRPr="00A81376">
        <w:rPr>
          <w:rFonts w:hint="cs"/>
          <w:rtl/>
        </w:rPr>
        <w:t>,</w:t>
      </w:r>
    </w:p>
    <w:p w14:paraId="04B42C3C" w14:textId="716E9F01" w:rsidR="00067A23" w:rsidRPr="006F178A" w:rsidRDefault="00067A23" w:rsidP="00733C91">
      <w:pPr>
        <w:pStyle w:val="afffa"/>
        <w:rPr>
          <w:rtl/>
        </w:rPr>
      </w:pPr>
      <w:r w:rsidRPr="006F178A">
        <w:rPr>
          <w:rtl/>
        </w:rPr>
        <w:t>ובחלק</w:t>
      </w:r>
      <w:r w:rsidR="001E3C94">
        <w:rPr>
          <w:rFonts w:hint="cs"/>
          <w:rtl/>
        </w:rPr>
        <w:t xml:space="preserve"> </w:t>
      </w:r>
      <w:r w:rsidRPr="006F178A">
        <w:rPr>
          <w:rtl/>
        </w:rPr>
        <w:t>בנימין - אולם והיכל ובית קדשי הקדשים</w:t>
      </w:r>
      <w:r w:rsidR="001E3C94">
        <w:rPr>
          <w:rFonts w:hint="cs"/>
          <w:rtl/>
        </w:rPr>
        <w:t>, ו</w:t>
      </w:r>
      <w:r>
        <w:rPr>
          <w:rtl/>
        </w:rPr>
        <w:t xml:space="preserve">מזבח </w:t>
      </w:r>
      <w:r w:rsidR="00A81376">
        <w:rPr>
          <w:rFonts w:hint="cs"/>
          <w:rtl/>
        </w:rPr>
        <w:t>ברצועת</w:t>
      </w:r>
      <w:r w:rsidR="001E3C94">
        <w:rPr>
          <w:rFonts w:hint="cs"/>
          <w:rtl/>
        </w:rPr>
        <w:t xml:space="preserve"> יהודה</w:t>
      </w:r>
      <w:r>
        <w:rPr>
          <w:rtl/>
        </w:rPr>
        <w:t>, ו</w:t>
      </w:r>
      <w:r w:rsidRPr="006F178A">
        <w:rPr>
          <w:rtl/>
        </w:rPr>
        <w:t>בנימין מצטער לבולעה</w:t>
      </w:r>
      <w:r w:rsidRPr="00A81376">
        <w:rPr>
          <w:rtl/>
        </w:rPr>
        <w:t>,</w:t>
      </w:r>
      <w:r w:rsidRPr="00733C91">
        <w:rPr>
          <w:rtl/>
        </w:rPr>
        <w:t xml:space="preserve"> </w:t>
      </w:r>
      <w:r w:rsidR="00A81376" w:rsidRPr="00733C91">
        <w:rPr>
          <w:rFonts w:hint="eastAsia"/>
          <w:rtl/>
        </w:rPr>
        <w:t>לפיכך</w:t>
      </w:r>
      <w:r w:rsidR="00A81376" w:rsidRPr="00733C91">
        <w:rPr>
          <w:rtl/>
        </w:rPr>
        <w:t xml:space="preserve"> </w:t>
      </w:r>
      <w:r w:rsidRPr="00A81376">
        <w:rPr>
          <w:rtl/>
        </w:rPr>
        <w:t>זכה</w:t>
      </w:r>
      <w:r>
        <w:rPr>
          <w:rtl/>
        </w:rPr>
        <w:t xml:space="preserve"> ונעשה אושפיז</w:t>
      </w:r>
      <w:r>
        <w:rPr>
          <w:rFonts w:hint="cs"/>
          <w:rtl/>
        </w:rPr>
        <w:t>י</w:t>
      </w:r>
      <w:r w:rsidRPr="006F178A">
        <w:rPr>
          <w:rtl/>
        </w:rPr>
        <w:t>ן לשכינה</w:t>
      </w:r>
      <w:r w:rsidR="001E3C94">
        <w:rPr>
          <w:rFonts w:hint="cs"/>
          <w:rtl/>
        </w:rPr>
        <w:t xml:space="preserve"> </w:t>
      </w:r>
      <w:r w:rsidR="001E3C94">
        <w:rPr>
          <w:rtl/>
        </w:rPr>
        <w:t>–</w:t>
      </w:r>
      <w:r w:rsidR="001E3C94">
        <w:rPr>
          <w:rFonts w:hint="cs"/>
          <w:rtl/>
        </w:rPr>
        <w:t xml:space="preserve"> נתחלקה.</w:t>
      </w:r>
    </w:p>
    <w:p w14:paraId="080400C2" w14:textId="77777777" w:rsidR="0094084F" w:rsidRDefault="00A81376" w:rsidP="00CA4E04">
      <w:pPr>
        <w:pStyle w:val="36"/>
        <w:framePr w:wrap="notBeside"/>
        <w:rPr>
          <w:rtl/>
        </w:rPr>
      </w:pPr>
      <w:r w:rsidRPr="00CA4E04">
        <w:rPr>
          <w:rFonts w:hint="eastAsia"/>
          <w:rtl/>
        </w:rPr>
        <w:t>והך</w:t>
      </w:r>
      <w:r w:rsidR="0094084F">
        <w:rPr>
          <w:rtl/>
        </w:rPr>
        <w:t>:</w:t>
      </w:r>
    </w:p>
    <w:p w14:paraId="5EA40DCA" w14:textId="747001DA" w:rsidR="00067A23" w:rsidRPr="006F178A" w:rsidRDefault="00A81376" w:rsidP="00CC6356">
      <w:pPr>
        <w:pStyle w:val="afffa"/>
        <w:rPr>
          <w:rtl/>
        </w:rPr>
      </w:pPr>
      <w:r>
        <w:rPr>
          <w:rFonts w:hint="cs"/>
          <w:rtl/>
        </w:rPr>
        <w:t>ד</w:t>
      </w:r>
      <w:r w:rsidR="00067A23" w:rsidRPr="006F178A">
        <w:rPr>
          <w:rtl/>
        </w:rPr>
        <w:t>אין משכירים בתים בירושלים, שאינן שלה</w:t>
      </w:r>
      <w:r w:rsidR="001E3C94">
        <w:rPr>
          <w:rFonts w:hint="cs"/>
          <w:rtl/>
        </w:rPr>
        <w:t>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לא נתחלקה.</w:t>
      </w:r>
    </w:p>
    <w:p w14:paraId="56B1F272" w14:textId="00738BF6" w:rsidR="00067A23" w:rsidRDefault="00067A23" w:rsidP="00135477">
      <w:pPr>
        <w:pStyle w:val="afffa"/>
        <w:rPr>
          <w:rtl/>
        </w:rPr>
      </w:pPr>
      <w:r w:rsidRPr="006F178A">
        <w:rPr>
          <w:rtl/>
        </w:rPr>
        <w:t xml:space="preserve">לפיכך </w:t>
      </w:r>
      <w:r>
        <w:rPr>
          <w:rFonts w:hint="cs"/>
          <w:rtl/>
        </w:rPr>
        <w:t xml:space="preserve">המארחים לוקחים בכח את </w:t>
      </w:r>
      <w:r w:rsidRPr="006F178A">
        <w:rPr>
          <w:rtl/>
        </w:rPr>
        <w:t xml:space="preserve">עורות </w:t>
      </w:r>
      <w:r>
        <w:rPr>
          <w:rFonts w:hint="cs"/>
          <w:rtl/>
        </w:rPr>
        <w:t>ה</w:t>
      </w:r>
      <w:r w:rsidRPr="006F178A">
        <w:rPr>
          <w:rtl/>
        </w:rPr>
        <w:t>קדשים</w:t>
      </w:r>
      <w:r>
        <w:rPr>
          <w:rFonts w:hint="cs"/>
          <w:rtl/>
        </w:rPr>
        <w:t>,</w:t>
      </w:r>
    </w:p>
    <w:p w14:paraId="79F6B49C" w14:textId="0F2F659B" w:rsidR="0094084F" w:rsidRDefault="00932C29" w:rsidP="002A0B84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067A23" w:rsidRPr="002A0B84">
        <w:rPr>
          <w:rtl/>
        </w:rPr>
        <w:t>אביי</w:t>
      </w:r>
      <w:r w:rsidR="0094084F">
        <w:rPr>
          <w:rtl/>
        </w:rPr>
        <w:t>:</w:t>
      </w:r>
    </w:p>
    <w:p w14:paraId="03AEE71E" w14:textId="76C18ACC" w:rsidR="00067A23" w:rsidRDefault="00067A23" w:rsidP="00E500AB">
      <w:pPr>
        <w:pStyle w:val="afffa"/>
        <w:ind w:left="0" w:firstLine="0"/>
        <w:rPr>
          <w:rtl/>
        </w:rPr>
      </w:pPr>
      <w:r w:rsidRPr="006F178A">
        <w:rPr>
          <w:rtl/>
        </w:rPr>
        <w:t xml:space="preserve">ש"מ </w:t>
      </w:r>
      <w:r>
        <w:rPr>
          <w:rFonts w:hint="cs"/>
          <w:rtl/>
        </w:rPr>
        <w:t xml:space="preserve">דרך ארץ להניח </w:t>
      </w:r>
      <w:r w:rsidRPr="006F178A">
        <w:rPr>
          <w:rFonts w:hint="cs"/>
          <w:rtl/>
        </w:rPr>
        <w:t>קנקן ועורות בשכר לינתו</w:t>
      </w:r>
      <w:r w:rsidRPr="006F178A">
        <w:rPr>
          <w:rtl/>
        </w:rPr>
        <w:t>.</w:t>
      </w:r>
    </w:p>
    <w:p w14:paraId="1B75B3AA" w14:textId="645698CC" w:rsidR="00E500AB" w:rsidRPr="006F178A" w:rsidRDefault="00E500AB" w:rsidP="00E500AB">
      <w:pPr>
        <w:pStyle w:val="af3"/>
        <w:spacing w:before="0" w:after="0"/>
        <w:rPr>
          <w:rtl/>
        </w:rPr>
      </w:pPr>
      <w:r>
        <w:rPr>
          <w:rFonts w:hint="cs"/>
          <w:rtl/>
        </w:rPr>
        <w:t>***</w:t>
      </w:r>
    </w:p>
    <w:p w14:paraId="5DE3A3AE" w14:textId="77777777" w:rsidR="00067A23" w:rsidRPr="006F178A" w:rsidRDefault="00067A23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כו:</w:t>
      </w:r>
    </w:p>
    <w:p w14:paraId="335FCB95" w14:textId="3802A486" w:rsidR="0094084F" w:rsidRDefault="00067A23" w:rsidP="002A0B84">
      <w:pPr>
        <w:pStyle w:val="36"/>
        <w:framePr w:wrap="notBeside"/>
        <w:rPr>
          <w:rtl/>
        </w:rPr>
      </w:pPr>
      <w:r w:rsidRPr="002A0B84">
        <w:rPr>
          <w:rtl/>
        </w:rPr>
        <w:t>רבא</w:t>
      </w:r>
      <w:r w:rsidR="0094084F">
        <w:rPr>
          <w:rtl/>
        </w:rPr>
        <w:t>:</w:t>
      </w:r>
    </w:p>
    <w:p w14:paraId="010B3763" w14:textId="4E47CBBC" w:rsidR="00067A23" w:rsidRPr="006F178A" w:rsidRDefault="00067A23" w:rsidP="00067A23">
      <w:pPr>
        <w:rPr>
          <w:rtl/>
        </w:rPr>
      </w:pPr>
      <w:r>
        <w:rPr>
          <w:rFonts w:ascii="Fb Fontext" w:hAnsi="Fb Fontext" w:hint="cs"/>
          <w:rtl/>
        </w:rPr>
        <w:t xml:space="preserve">דווקא </w:t>
      </w:r>
      <w:r w:rsidRPr="006F178A">
        <w:rPr>
          <w:rFonts w:ascii="Fb Fontext" w:hAnsi="Fb Fontext"/>
          <w:rtl/>
        </w:rPr>
        <w:t>שלא מכרו שבעה טובי העיר במעמד אנשי העיר</w:t>
      </w:r>
      <w:r w:rsidR="00A81376">
        <w:rPr>
          <w:rFonts w:ascii="Fb Fontext" w:hAnsi="Fb Fontext" w:hint="cs"/>
          <w:rtl/>
        </w:rPr>
        <w:t>,</w:t>
      </w:r>
    </w:p>
    <w:p w14:paraId="0D4D5E76" w14:textId="7C422C96" w:rsidR="002A0B84" w:rsidRPr="002A0B84" w:rsidRDefault="00067A23" w:rsidP="002A0B84">
      <w:pPr>
        <w:rPr>
          <w:rStyle w:val="afff"/>
          <w:rFonts w:cs="FrankRuehl"/>
          <w:spacing w:val="0"/>
          <w:szCs w:val="18"/>
          <w:rtl/>
        </w:rPr>
      </w:pPr>
      <w:r w:rsidRPr="003B4ECC">
        <w:rPr>
          <w:rFonts w:cs="PFT_Frank"/>
          <w:b/>
          <w:bCs/>
          <w:szCs w:val="14"/>
          <w:rtl/>
        </w:rPr>
        <w:t>אבל</w:t>
      </w:r>
      <w:r w:rsidRPr="006F178A">
        <w:rPr>
          <w:rtl/>
        </w:rPr>
        <w:t xml:space="preserve"> </w:t>
      </w:r>
      <w:r w:rsidR="00A81376">
        <w:rPr>
          <w:rFonts w:hint="cs"/>
          <w:rtl/>
        </w:rPr>
        <w:t>אם כן</w:t>
      </w:r>
      <w:r w:rsidRPr="006F178A">
        <w:rPr>
          <w:rtl/>
        </w:rPr>
        <w:t xml:space="preserve"> - אפילו </w:t>
      </w:r>
      <w:r w:rsidRPr="006F178A">
        <w:rPr>
          <w:rFonts w:hint="cs"/>
          <w:rtl/>
        </w:rPr>
        <w:t xml:space="preserve">לשתות </w:t>
      </w:r>
      <w:r w:rsidR="00A81376" w:rsidRPr="00F05A14">
        <w:rPr>
          <w:rFonts w:cs="PFT_Frank" w:hint="eastAsia"/>
          <w:b/>
          <w:bCs/>
          <w:szCs w:val="14"/>
          <w:rtl/>
        </w:rPr>
        <w:t>בכסף</w:t>
      </w:r>
      <w:r w:rsidR="00A81376" w:rsidRPr="006F178A">
        <w:rPr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שכר </w:t>
      </w:r>
      <w:r w:rsidR="001269BD">
        <w:rPr>
          <w:rStyle w:val="afff7"/>
          <w:rFonts w:hint="cs"/>
          <w:rtl/>
        </w:rPr>
        <w:t>ולשטוח</w:t>
      </w:r>
      <w:r w:rsidR="001269BD" w:rsidRPr="005132F9">
        <w:rPr>
          <w:rStyle w:val="afff7"/>
          <w:rFonts w:hint="cs"/>
          <w:rtl/>
        </w:rPr>
        <w:t xml:space="preserve"> </w:t>
      </w:r>
      <w:r w:rsidR="00A81376" w:rsidRPr="00CC6356">
        <w:rPr>
          <w:rStyle w:val="afff7"/>
          <w:rFonts w:hint="eastAsia"/>
          <w:b/>
          <w:bCs/>
          <w:rtl/>
        </w:rPr>
        <w:t>שם</w:t>
      </w:r>
      <w:r w:rsidR="00A81376">
        <w:rPr>
          <w:rStyle w:val="afff7"/>
          <w:rFonts w:hint="cs"/>
          <w:rtl/>
        </w:rPr>
        <w:t xml:space="preserve"> </w:t>
      </w:r>
      <w:r w:rsidRPr="005132F9">
        <w:rPr>
          <w:rStyle w:val="afff7"/>
          <w:rFonts w:hint="cs"/>
          <w:rtl/>
        </w:rPr>
        <w:t xml:space="preserve">פירות </w:t>
      </w:r>
      <w:r w:rsidRPr="006F178A">
        <w:rPr>
          <w:rFonts w:hint="cs"/>
          <w:rtl/>
        </w:rPr>
        <w:t>מ</w:t>
      </w:r>
      <w:r w:rsidR="00A81376">
        <w:rPr>
          <w:rFonts w:hint="cs"/>
          <w:rtl/>
        </w:rPr>
        <w:t>ותר</w:t>
      </w:r>
      <w:r w:rsidRPr="006F178A">
        <w:rPr>
          <w:rFonts w:hint="cs"/>
          <w:rtl/>
        </w:rPr>
        <w:t>.</w:t>
      </w:r>
    </w:p>
    <w:p w14:paraId="51C08EE0" w14:textId="231913E9" w:rsidR="0094084F" w:rsidRDefault="00067A23" w:rsidP="002A0B84">
      <w:pPr>
        <w:pStyle w:val="36"/>
        <w:framePr w:wrap="notBeside"/>
        <w:rPr>
          <w:rtl/>
        </w:rPr>
      </w:pPr>
      <w:r w:rsidRPr="002A0B84">
        <w:rPr>
          <w:rFonts w:hint="cs"/>
          <w:rtl/>
        </w:rPr>
        <w:t>ר"א</w:t>
      </w:r>
      <w:r w:rsidR="001269BD" w:rsidRPr="002A0B84">
        <w:rPr>
          <w:rFonts w:hint="cs"/>
          <w:rtl/>
        </w:rPr>
        <w:t xml:space="preserve"> </w:t>
      </w:r>
      <w:r w:rsidRPr="002A0B84">
        <w:rPr>
          <w:rFonts w:hint="cs"/>
          <w:rtl/>
        </w:rPr>
        <w:t>ל</w:t>
      </w:r>
      <w:r w:rsidRPr="002A0B84">
        <w:rPr>
          <w:rtl/>
        </w:rPr>
        <w:t>רבינא</w:t>
      </w:r>
      <w:r w:rsidR="0094084F">
        <w:rPr>
          <w:rFonts w:hint="cs"/>
          <w:rtl/>
        </w:rPr>
        <w:t>:</w:t>
      </w:r>
    </w:p>
    <w:p w14:paraId="2ADB2BE0" w14:textId="648B5ECB" w:rsidR="00067A23" w:rsidRPr="001269BD" w:rsidRDefault="00D3434D" w:rsidP="002A0B84">
      <w:pPr>
        <w:spacing w:after="60"/>
        <w:rPr>
          <w:rtl/>
        </w:rPr>
      </w:pPr>
      <w:r>
        <w:rPr>
          <w:rFonts w:cs="PFT_Frank" w:hint="cs"/>
          <w:b/>
          <w:bCs/>
          <w:szCs w:val="14"/>
          <w:rtl/>
        </w:rPr>
        <w:t xml:space="preserve">התיר </w:t>
      </w:r>
      <w:r w:rsidR="00067A23" w:rsidRPr="00F05A14">
        <w:rPr>
          <w:rFonts w:cs="PFT_Frank" w:hint="eastAsia"/>
          <w:b/>
          <w:bCs/>
          <w:szCs w:val="14"/>
          <w:rtl/>
        </w:rPr>
        <w:t>לזרוע</w:t>
      </w:r>
      <w:r w:rsidR="00067A23" w:rsidRPr="001269BD">
        <w:rPr>
          <w:rFonts w:hint="cs"/>
          <w:rtl/>
        </w:rPr>
        <w:t xml:space="preserve"> </w:t>
      </w:r>
      <w:r w:rsidR="00067A23" w:rsidRPr="00CC6356">
        <w:rPr>
          <w:rFonts w:hint="eastAsia"/>
          <w:rtl/>
        </w:rPr>
        <w:t>בחורבת</w:t>
      </w:r>
      <w:r w:rsidR="00067A23" w:rsidRPr="00CC6356">
        <w:rPr>
          <w:rtl/>
        </w:rPr>
        <w:t xml:space="preserve"> ב</w:t>
      </w:r>
      <w:r w:rsidR="00067A23" w:rsidRPr="00CC6356">
        <w:rPr>
          <w:rFonts w:hint="eastAsia"/>
          <w:rtl/>
        </w:rPr>
        <w:t>יהכנ</w:t>
      </w:r>
      <w:r w:rsidR="00067A23" w:rsidRPr="00CC6356">
        <w:rPr>
          <w:rtl/>
        </w:rPr>
        <w:t>''ס</w:t>
      </w:r>
      <w:r w:rsidR="001269BD">
        <w:rPr>
          <w:rFonts w:hint="cs"/>
          <w:rtl/>
        </w:rPr>
        <w:t>,</w:t>
      </w:r>
      <w:r w:rsidR="00067A23" w:rsidRPr="00CC6356">
        <w:rPr>
          <w:rtl/>
        </w:rPr>
        <w:t xml:space="preserve"> אם </w:t>
      </w:r>
      <w:r w:rsidR="001269BD">
        <w:rPr>
          <w:rFonts w:hint="cs"/>
          <w:rtl/>
        </w:rPr>
        <w:t>י</w:t>
      </w:r>
      <w:r w:rsidR="00067A23" w:rsidRPr="00CC6356">
        <w:rPr>
          <w:rFonts w:hint="eastAsia"/>
          <w:rtl/>
        </w:rPr>
        <w:t>קנה</w:t>
      </w:r>
      <w:r w:rsidR="00067A23" w:rsidRPr="00CC6356">
        <w:rPr>
          <w:rtl/>
        </w:rPr>
        <w:t xml:space="preserve"> </w:t>
      </w:r>
      <w:r w:rsidR="001269BD">
        <w:rPr>
          <w:rFonts w:hint="cs"/>
          <w:rtl/>
        </w:rPr>
        <w:t>מהם כנ"ל.</w:t>
      </w:r>
    </w:p>
    <w:p w14:paraId="4961BCF5" w14:textId="50EF69BA" w:rsidR="0094084F" w:rsidRDefault="00D355BE" w:rsidP="002A0B84">
      <w:pPr>
        <w:pStyle w:val="36"/>
        <w:framePr w:wrap="notBeside"/>
        <w:rPr>
          <w:rtl/>
        </w:rPr>
      </w:pPr>
      <w:r w:rsidRPr="002A0B84">
        <w:rPr>
          <w:rFonts w:ascii="Times New Roman" w:hAnsi="Times New Roman" w:cs="Times New Roman" w:hint="cs"/>
          <w:rtl/>
        </w:rPr>
        <w:lastRenderedPageBreak/>
        <w:t>◦</w:t>
      </w:r>
      <w:r w:rsidRPr="002A0B84">
        <w:rPr>
          <w:rFonts w:hint="cs"/>
          <w:rtl/>
        </w:rPr>
        <w:t xml:space="preserve"> </w:t>
      </w:r>
      <w:r w:rsidR="00067A23" w:rsidRPr="002A0B84">
        <w:rPr>
          <w:rFonts w:hint="cs"/>
          <w:rtl/>
        </w:rPr>
        <w:t>ר"פ ורה</w:t>
      </w:r>
      <w:r w:rsidR="001269BD" w:rsidRPr="002A0B84">
        <w:rPr>
          <w:rFonts w:hint="cs"/>
          <w:rtl/>
        </w:rPr>
        <w:t>בר"י</w:t>
      </w:r>
      <w:r w:rsidR="0094084F">
        <w:rPr>
          <w:rFonts w:hint="cs"/>
          <w:rtl/>
        </w:rPr>
        <w:t>:</w:t>
      </w:r>
    </w:p>
    <w:p w14:paraId="0079CE42" w14:textId="09061509" w:rsidR="00D3434D" w:rsidRDefault="00D3434D" w:rsidP="00D3434D">
      <w:pPr>
        <w:rPr>
          <w:rtl/>
        </w:rPr>
      </w:pPr>
      <w:r>
        <w:rPr>
          <w:rFonts w:hint="cs"/>
          <w:rtl/>
        </w:rPr>
        <w:t xml:space="preserve">אסרו </w:t>
      </w:r>
      <w:r w:rsidR="00067A23" w:rsidRPr="00CC6356">
        <w:rPr>
          <w:rFonts w:hint="eastAsia"/>
          <w:rtl/>
        </w:rPr>
        <w:t>ל</w:t>
      </w:r>
      <w:r w:rsidR="001269BD" w:rsidRPr="00CC6356">
        <w:rPr>
          <w:rFonts w:hint="eastAsia"/>
          <w:rtl/>
        </w:rPr>
        <w:t>סתור</w:t>
      </w:r>
      <w:r w:rsidR="00067A23" w:rsidRPr="00CC6356">
        <w:rPr>
          <w:rtl/>
        </w:rPr>
        <w:t xml:space="preserve"> </w:t>
      </w:r>
      <w:r w:rsidR="00067A23" w:rsidRPr="00CC6356">
        <w:rPr>
          <w:rFonts w:hint="eastAsia"/>
          <w:rtl/>
        </w:rPr>
        <w:t>ביהכנ</w:t>
      </w:r>
      <w:r w:rsidR="00067A23" w:rsidRPr="00CC6356">
        <w:rPr>
          <w:rtl/>
        </w:rPr>
        <w:t>"</w:t>
      </w:r>
      <w:r w:rsidR="00067A23" w:rsidRPr="00CC6356">
        <w:rPr>
          <w:rFonts w:hint="eastAsia"/>
          <w:rtl/>
        </w:rPr>
        <w:t>ס</w:t>
      </w:r>
      <w:r w:rsidR="00067A23" w:rsidRPr="00CC6356">
        <w:rPr>
          <w:rtl/>
        </w:rPr>
        <w:t xml:space="preserve"> </w:t>
      </w:r>
      <w:r w:rsidR="001269BD">
        <w:rPr>
          <w:rFonts w:hint="cs"/>
          <w:rtl/>
        </w:rPr>
        <w:t>כדי לבנות</w:t>
      </w:r>
      <w:r w:rsidR="00067A23" w:rsidRPr="00CC6356">
        <w:rPr>
          <w:rtl/>
        </w:rPr>
        <w:t xml:space="preserve"> </w:t>
      </w:r>
      <w:r w:rsidR="001269BD">
        <w:rPr>
          <w:rFonts w:hint="cs"/>
          <w:rtl/>
        </w:rPr>
        <w:t>מה</w:t>
      </w:r>
      <w:r w:rsidR="00067A23" w:rsidRPr="00CC6356">
        <w:rPr>
          <w:rFonts w:hint="eastAsia"/>
          <w:rtl/>
        </w:rPr>
        <w:t>לבנים</w:t>
      </w:r>
      <w:r w:rsidR="00067A23" w:rsidRPr="00CC6356">
        <w:rPr>
          <w:rtl/>
        </w:rPr>
        <w:t xml:space="preserve"> </w:t>
      </w:r>
      <w:r w:rsidR="00067A23" w:rsidRPr="00CC6356">
        <w:rPr>
          <w:rFonts w:hint="eastAsia"/>
          <w:rtl/>
        </w:rPr>
        <w:t>ביהכנ</w:t>
      </w:r>
      <w:r w:rsidR="00067A23" w:rsidRPr="00CC6356">
        <w:rPr>
          <w:rtl/>
        </w:rPr>
        <w:t>"</w:t>
      </w:r>
      <w:r w:rsidR="00067A23" w:rsidRPr="00CC6356">
        <w:rPr>
          <w:rFonts w:hint="eastAsia"/>
          <w:rtl/>
        </w:rPr>
        <w:t>ס</w:t>
      </w:r>
      <w:r w:rsidR="00067A23" w:rsidRPr="00CC6356">
        <w:rPr>
          <w:rtl/>
        </w:rPr>
        <w:t xml:space="preserve"> </w:t>
      </w:r>
      <w:r w:rsidR="001269BD">
        <w:rPr>
          <w:rFonts w:hint="cs"/>
          <w:rtl/>
        </w:rPr>
        <w:t xml:space="preserve">חדש, </w:t>
      </w:r>
    </w:p>
    <w:p w14:paraId="352EF7AC" w14:textId="220A32A5" w:rsidR="00067A23" w:rsidRPr="0093207C" w:rsidRDefault="00D3434D" w:rsidP="00D3434D">
      <w:pPr>
        <w:spacing w:after="60"/>
        <w:rPr>
          <w:rtl/>
        </w:rPr>
      </w:pPr>
      <w:r>
        <w:rPr>
          <w:rFonts w:hint="cs"/>
          <w:rtl/>
        </w:rPr>
        <w:t>ש</w:t>
      </w:r>
      <w:r w:rsidR="001269BD">
        <w:rPr>
          <w:rFonts w:hint="cs"/>
          <w:rtl/>
        </w:rPr>
        <w:t>חוששים ל</w:t>
      </w:r>
      <w:r w:rsidR="00067A23" w:rsidRPr="001269BD">
        <w:rPr>
          <w:rFonts w:hint="cs"/>
          <w:rtl/>
        </w:rPr>
        <w:t>פשיעה</w:t>
      </w:r>
      <w:r w:rsidR="001269BD">
        <w:rPr>
          <w:rFonts w:hint="cs"/>
          <w:rtl/>
        </w:rPr>
        <w:t xml:space="preserve"> </w:t>
      </w:r>
      <w:r w:rsidR="00067A23" w:rsidRPr="00411327">
        <w:rPr>
          <w:rStyle w:val="afff"/>
          <w:rFonts w:hint="eastAsia"/>
          <w:b/>
          <w:rtl/>
        </w:rPr>
        <w:t>כר</w:t>
      </w:r>
      <w:r w:rsidR="00067A23" w:rsidRPr="00411327">
        <w:rPr>
          <w:rStyle w:val="afff"/>
          <w:b/>
          <w:rtl/>
        </w:rPr>
        <w:t>"ח</w:t>
      </w:r>
      <w:r w:rsidR="00E500AB">
        <w:rPr>
          <w:rStyle w:val="afff"/>
          <w:rFonts w:hint="cs"/>
          <w:b/>
          <w:rtl/>
        </w:rPr>
        <w:t>:</w:t>
      </w:r>
      <w:r w:rsidR="0093207C" w:rsidRPr="00411327">
        <w:rPr>
          <w:rStyle w:val="afff"/>
          <w:rFonts w:hint="cs"/>
          <w:b/>
          <w:rtl/>
        </w:rPr>
        <w:t xml:space="preserve"> </w:t>
      </w:r>
      <w:r w:rsidR="0093207C" w:rsidRPr="00CC6356">
        <w:rPr>
          <w:rFonts w:hint="eastAsia"/>
          <w:rtl/>
        </w:rPr>
        <w:t>אפי</w:t>
      </w:r>
      <w:r w:rsidR="0093207C" w:rsidRPr="00CC6356">
        <w:rPr>
          <w:rtl/>
        </w:rPr>
        <w:t xml:space="preserve">' </w:t>
      </w:r>
      <w:r w:rsidR="0093207C" w:rsidRPr="00CC6356">
        <w:rPr>
          <w:rFonts w:hint="eastAsia"/>
          <w:rtl/>
        </w:rPr>
        <w:t>בכה</w:t>
      </w:r>
      <w:r w:rsidR="0093207C" w:rsidRPr="00CC6356">
        <w:rPr>
          <w:rtl/>
        </w:rPr>
        <w:t>"ג</w:t>
      </w:r>
      <w:r w:rsidR="0093207C">
        <w:rPr>
          <w:rFonts w:hint="cs"/>
          <w:rtl/>
        </w:rPr>
        <w:t>.</w:t>
      </w:r>
    </w:p>
    <w:p w14:paraId="16E5C88A" w14:textId="29B0BEBD" w:rsidR="0094084F" w:rsidRDefault="00D355BE" w:rsidP="002A0B84">
      <w:pPr>
        <w:pStyle w:val="36"/>
        <w:framePr w:wrap="notBeside"/>
        <w:rPr>
          <w:rtl/>
        </w:rPr>
      </w:pPr>
      <w:r w:rsidRPr="002A0B84">
        <w:rPr>
          <w:rFonts w:ascii="Times New Roman" w:hAnsi="Times New Roman" w:cs="Times New Roman" w:hint="cs"/>
          <w:rtl/>
        </w:rPr>
        <w:t>◦</w:t>
      </w:r>
      <w:r w:rsidRPr="002A0B84">
        <w:rPr>
          <w:rFonts w:hint="cs"/>
          <w:rtl/>
        </w:rPr>
        <w:t xml:space="preserve"> </w:t>
      </w:r>
      <w:r w:rsidR="00067A23" w:rsidRPr="002A0B84">
        <w:rPr>
          <w:rtl/>
        </w:rPr>
        <w:t>רבא</w:t>
      </w:r>
      <w:r w:rsidR="0094084F">
        <w:rPr>
          <w:rtl/>
        </w:rPr>
        <w:t>:</w:t>
      </w:r>
    </w:p>
    <w:p w14:paraId="0E2E131E" w14:textId="5AC3717E" w:rsidR="0093207C" w:rsidRDefault="00067A23" w:rsidP="0093207C">
      <w:pPr>
        <w:rPr>
          <w:rtl/>
        </w:rPr>
      </w:pPr>
      <w:r>
        <w:rPr>
          <w:rStyle w:val="afe"/>
          <w:rFonts w:hint="cs"/>
          <w:rtl/>
        </w:rPr>
        <w:t>להחלי</w:t>
      </w:r>
      <w:r w:rsidR="0093207C">
        <w:rPr>
          <w:rStyle w:val="afe"/>
          <w:rFonts w:hint="cs"/>
          <w:rtl/>
        </w:rPr>
        <w:t>ף ביהכ"נ</w:t>
      </w:r>
      <w:r>
        <w:rPr>
          <w:rStyle w:val="afe"/>
          <w:rFonts w:hint="cs"/>
          <w:rtl/>
        </w:rPr>
        <w:t xml:space="preserve"> ולמכ</w:t>
      </w:r>
      <w:r w:rsidR="0093207C">
        <w:rPr>
          <w:rStyle w:val="afe"/>
          <w:rFonts w:hint="cs"/>
          <w:rtl/>
        </w:rPr>
        <w:t>ו</w:t>
      </w:r>
      <w:r>
        <w:rPr>
          <w:rStyle w:val="afe"/>
          <w:rFonts w:hint="cs"/>
          <w:rtl/>
        </w:rPr>
        <w:t xml:space="preserve">ר </w:t>
      </w:r>
      <w:r>
        <w:rPr>
          <w:rFonts w:ascii="Fb Fontext" w:hAnsi="Fb Fontext" w:hint="cs"/>
          <w:rtl/>
        </w:rPr>
        <w:t>מותר</w:t>
      </w:r>
      <w:r w:rsidRPr="006F178A">
        <w:rPr>
          <w:rFonts w:ascii="Fb Fontext" w:hAnsi="Fb Fontext"/>
          <w:rtl/>
        </w:rPr>
        <w:t xml:space="preserve">, </w:t>
      </w:r>
      <w:r w:rsidRPr="00F05A14">
        <w:rPr>
          <w:rFonts w:ascii="Fb Fontext" w:hAnsi="Fb Fontext" w:cs="PFT_Frank" w:hint="eastAsia"/>
          <w:b/>
          <w:bCs/>
          <w:szCs w:val="14"/>
          <w:rtl/>
        </w:rPr>
        <w:t>להשכיר</w:t>
      </w:r>
      <w:r w:rsidRPr="00F05A14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93207C" w:rsidRPr="00F05A14">
        <w:rPr>
          <w:rFonts w:ascii="Fb Fontext" w:hAnsi="Fb Fontext" w:cs="PFT_Frank" w:hint="eastAsia"/>
          <w:b/>
          <w:bCs/>
          <w:szCs w:val="14"/>
          <w:rtl/>
        </w:rPr>
        <w:t>ו</w:t>
      </w:r>
      <w:r w:rsidRPr="00F05A14">
        <w:rPr>
          <w:rFonts w:ascii="Fb Fontext" w:hAnsi="Fb Fontext" w:cs="PFT_Frank" w:hint="eastAsia"/>
          <w:b/>
          <w:bCs/>
          <w:szCs w:val="14"/>
          <w:rtl/>
        </w:rPr>
        <w:t>למשכ</w:t>
      </w:r>
      <w:r w:rsidR="0093207C" w:rsidRPr="00F05A14">
        <w:rPr>
          <w:rFonts w:ascii="Fb Fontext" w:hAnsi="Fb Fontext" w:cs="PFT_Frank" w:hint="eastAsia"/>
          <w:b/>
          <w:bCs/>
          <w:szCs w:val="14"/>
          <w:rtl/>
        </w:rPr>
        <w:t>ן</w:t>
      </w:r>
      <w:r w:rsidRPr="006F178A">
        <w:rPr>
          <w:rFonts w:ascii="Fb Fontext" w:hAnsi="Fb Fontext"/>
          <w:rtl/>
        </w:rPr>
        <w:t xml:space="preserve"> אסור</w:t>
      </w:r>
      <w:r w:rsidR="0093207C">
        <w:rPr>
          <w:rFonts w:ascii="Fb Fontext" w:hAnsi="Fb Fontext" w:hint="cs"/>
          <w:rtl/>
        </w:rPr>
        <w:t>,</w:t>
      </w:r>
    </w:p>
    <w:p w14:paraId="7F93DA74" w14:textId="7C9E9E83" w:rsidR="0093207C" w:rsidRPr="00E130D4" w:rsidRDefault="0093207C" w:rsidP="001C4369">
      <w:pPr>
        <w:spacing w:after="60"/>
        <w:rPr>
          <w:rStyle w:val="afffb"/>
          <w:rtl/>
        </w:rPr>
      </w:pPr>
      <w:r w:rsidRPr="00E130D4">
        <w:rPr>
          <w:rFonts w:cs="PFT_Frank" w:hint="eastAsia"/>
          <w:b/>
          <w:bCs/>
          <w:szCs w:val="14"/>
          <w:rtl/>
        </w:rPr>
        <w:t>וכן</w:t>
      </w:r>
      <w:r w:rsidRPr="00E130D4">
        <w:rPr>
          <w:rFonts w:hint="cs"/>
          <w:rtl/>
        </w:rPr>
        <w:t xml:space="preserve"> </w:t>
      </w:r>
      <w:r w:rsidR="00067A23" w:rsidRPr="00E130D4">
        <w:rPr>
          <w:rFonts w:hint="cs"/>
          <w:rtl/>
        </w:rPr>
        <w:t>לבנים</w:t>
      </w:r>
      <w:r w:rsidRPr="00E130D4">
        <w:rPr>
          <w:rFonts w:hint="cs"/>
          <w:rtl/>
        </w:rPr>
        <w:t xml:space="preserve"> </w:t>
      </w:r>
      <w:r w:rsidRPr="00E130D4">
        <w:rPr>
          <w:rFonts w:cs="PFT_Frank" w:hint="eastAsia"/>
          <w:b/>
          <w:bCs/>
          <w:szCs w:val="14"/>
          <w:rtl/>
        </w:rPr>
        <w:t>ישנים</w:t>
      </w:r>
      <w:r w:rsidR="00067A23" w:rsidRPr="00E130D4">
        <w:rPr>
          <w:rFonts w:hint="cs"/>
          <w:rtl/>
        </w:rPr>
        <w:t xml:space="preserve"> דביהכנ''ס </w:t>
      </w:r>
      <w:r w:rsidRPr="00E130D4">
        <w:rPr>
          <w:rFonts w:hint="cs"/>
          <w:rtl/>
        </w:rPr>
        <w:t xml:space="preserve">שרק </w:t>
      </w:r>
      <w:r w:rsidR="00067A23" w:rsidRPr="00E130D4">
        <w:rPr>
          <w:rFonts w:cs="PFT_Frank" w:hint="eastAsia"/>
          <w:b/>
          <w:bCs/>
          <w:szCs w:val="14"/>
          <w:rtl/>
        </w:rPr>
        <w:t>להלוותם</w:t>
      </w:r>
      <w:r w:rsidR="00067A23" w:rsidRPr="00E130D4">
        <w:rPr>
          <w:rFonts w:hint="cs"/>
          <w:rtl/>
        </w:rPr>
        <w:t xml:space="preserve"> </w:t>
      </w:r>
      <w:r w:rsidRPr="00E130D4">
        <w:rPr>
          <w:rFonts w:hint="cs"/>
          <w:rtl/>
        </w:rPr>
        <w:t xml:space="preserve">לא </w:t>
      </w:r>
      <w:r w:rsidRPr="00E130D4">
        <w:rPr>
          <w:rStyle w:val="afffb"/>
          <w:rFonts w:hint="eastAsia"/>
          <w:rtl/>
        </w:rPr>
        <w:t>ד</w:t>
      </w:r>
      <w:r w:rsidRPr="00E130D4">
        <w:rPr>
          <w:rStyle w:val="afffb"/>
          <w:rtl/>
        </w:rPr>
        <w:t>בקדושת</w:t>
      </w:r>
      <w:r w:rsidRPr="00E130D4">
        <w:rPr>
          <w:rStyle w:val="afffb"/>
          <w:rFonts w:hint="eastAsia"/>
          <w:rtl/>
        </w:rPr>
        <w:t>ו</w:t>
      </w:r>
      <w:r w:rsidRPr="00E130D4">
        <w:rPr>
          <w:rStyle w:val="afffb"/>
          <w:rtl/>
        </w:rPr>
        <w:t xml:space="preserve"> </w:t>
      </w:r>
      <w:r w:rsidRPr="00E130D4">
        <w:rPr>
          <w:rStyle w:val="afffb"/>
          <w:rFonts w:hint="eastAsia"/>
          <w:rtl/>
        </w:rPr>
        <w:t>עומד</w:t>
      </w:r>
      <w:r w:rsidRPr="00E130D4">
        <w:rPr>
          <w:rStyle w:val="afffb"/>
          <w:rtl/>
        </w:rPr>
        <w:t>.</w:t>
      </w:r>
    </w:p>
    <w:p w14:paraId="59236A81" w14:textId="0CA8ACB5" w:rsidR="0094084F" w:rsidRDefault="001C4369" w:rsidP="001C4369">
      <w:pPr>
        <w:pStyle w:val="36"/>
        <w:framePr w:wrap="notBeside"/>
        <w:rPr>
          <w:rtl/>
        </w:rPr>
      </w:pPr>
      <w:r w:rsidRPr="001C4369">
        <w:rPr>
          <w:rtl/>
        </w:rPr>
        <w:t xml:space="preserve">ר"א </w:t>
      </w:r>
      <w:r w:rsidRPr="001C4369">
        <w:rPr>
          <w:rFonts w:hint="eastAsia"/>
          <w:rtl/>
        </w:rPr>
        <w:t>ורבינא</w:t>
      </w:r>
      <w:r w:rsidR="0094084F">
        <w:rPr>
          <w:rFonts w:hint="cs"/>
          <w:rtl/>
        </w:rPr>
        <w:t>:</w:t>
      </w:r>
    </w:p>
    <w:p w14:paraId="66B75C02" w14:textId="7F7F7E76" w:rsidR="001C4369" w:rsidRDefault="000202A0" w:rsidP="001C4369">
      <w:pPr>
        <w:rPr>
          <w:rStyle w:val="afff"/>
          <w:b/>
          <w:rtl/>
        </w:rPr>
      </w:pPr>
      <w:r w:rsidRPr="006F178A">
        <w:rPr>
          <w:rStyle w:val="afe"/>
          <w:rtl/>
        </w:rPr>
        <w:t>מתנה</w:t>
      </w:r>
      <w:r w:rsidRPr="006F178A">
        <w:rPr>
          <w:rFonts w:ascii="Fb Fontext" w:hAnsi="Fb Fontext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לחד:</w:t>
      </w:r>
      <w:r w:rsidRPr="00135477">
        <w:rPr>
          <w:rtl/>
        </w:rPr>
        <w:t xml:space="preserve"> אסור, </w:t>
      </w:r>
      <w:r w:rsidR="00647FE3">
        <w:rPr>
          <w:rFonts w:hint="cs"/>
          <w:rtl/>
        </w:rPr>
        <w:t>ש</w:t>
      </w:r>
      <w:r w:rsidRPr="00135477">
        <w:rPr>
          <w:rFonts w:hint="eastAsia"/>
          <w:rtl/>
        </w:rPr>
        <w:t>במה</w:t>
      </w:r>
      <w:r w:rsidRPr="00135477">
        <w:rPr>
          <w:rtl/>
        </w:rPr>
        <w:t xml:space="preserve"> </w:t>
      </w:r>
      <w:r w:rsidRPr="00135477">
        <w:rPr>
          <w:rFonts w:hint="eastAsia"/>
          <w:rtl/>
        </w:rPr>
        <w:t>יפקע</w:t>
      </w:r>
      <w:r w:rsidRPr="00135477">
        <w:rPr>
          <w:rtl/>
        </w:rPr>
        <w:t xml:space="preserve">, </w:t>
      </w:r>
    </w:p>
    <w:p w14:paraId="5283B07D" w14:textId="55E253D8" w:rsidR="000202A0" w:rsidRPr="006F178A" w:rsidRDefault="000202A0" w:rsidP="001C4369">
      <w:pPr>
        <w:ind w:left="170" w:firstLine="170"/>
        <w:rPr>
          <w:rFonts w:cs="Guttman Vilna"/>
          <w:b/>
          <w:bCs/>
          <w:rtl/>
        </w:rPr>
      </w:pPr>
      <w:r w:rsidRPr="00411327">
        <w:rPr>
          <w:rStyle w:val="afff"/>
          <w:rFonts w:hint="cs"/>
          <w:b/>
          <w:rtl/>
        </w:rPr>
        <w:t>ולחד</w:t>
      </w:r>
      <w:r>
        <w:rPr>
          <w:rFonts w:hint="cs"/>
          <w:rtl/>
        </w:rPr>
        <w:t>:</w:t>
      </w:r>
      <w:r w:rsidRPr="00135477">
        <w:rPr>
          <w:rtl/>
        </w:rPr>
        <w:t xml:space="preserve"> מותר</w:t>
      </w:r>
      <w:r w:rsidR="00647FE3">
        <w:rPr>
          <w:rFonts w:hint="cs"/>
          <w:rtl/>
        </w:rPr>
        <w:t>,</w:t>
      </w:r>
      <w:r w:rsidRPr="00135477">
        <w:rPr>
          <w:rtl/>
        </w:rPr>
        <w:t xml:space="preserve"> </w:t>
      </w:r>
      <w:r w:rsidR="00647FE3">
        <w:rPr>
          <w:rFonts w:hint="cs"/>
          <w:rtl/>
        </w:rPr>
        <w:t>ש</w:t>
      </w:r>
      <w:r>
        <w:rPr>
          <w:rFonts w:hint="cs"/>
          <w:rtl/>
        </w:rPr>
        <w:t xml:space="preserve">נותן רק כי </w:t>
      </w:r>
      <w:r w:rsidR="00647FE3">
        <w:rPr>
          <w:rFonts w:hint="cs"/>
          <w:rtl/>
        </w:rPr>
        <w:t>היה</w:t>
      </w:r>
      <w:r>
        <w:rPr>
          <w:rFonts w:hint="cs"/>
          <w:rtl/>
        </w:rPr>
        <w:t xml:space="preserve"> לו הנאה</w:t>
      </w:r>
      <w:r w:rsidRPr="006F178A">
        <w:rPr>
          <w:rtl/>
        </w:rPr>
        <w:t xml:space="preserve">, </w:t>
      </w:r>
      <w:r>
        <w:rPr>
          <w:rFonts w:hint="cs"/>
          <w:rtl/>
        </w:rPr>
        <w:t>והוי כמכר</w:t>
      </w:r>
      <w:r w:rsidRPr="006F178A">
        <w:rPr>
          <w:rtl/>
        </w:rPr>
        <w:t>.</w:t>
      </w:r>
    </w:p>
    <w:p w14:paraId="2F20DC74" w14:textId="5A68EF18" w:rsidR="00067A23" w:rsidRPr="006F178A" w:rsidRDefault="000202A0" w:rsidP="00135477">
      <w:pPr>
        <w:pStyle w:val="afffa"/>
        <w:rPr>
          <w:rFonts w:cs="Guttman Vilna"/>
          <w:b/>
          <w:bCs/>
          <w:rtl/>
        </w:rPr>
      </w:pPr>
      <w:r>
        <w:rPr>
          <w:rFonts w:hint="cs"/>
          <w:rtl/>
        </w:rPr>
        <w:t>לבנים</w:t>
      </w:r>
      <w:r w:rsidR="00067A23" w:rsidRPr="006F178A">
        <w:rPr>
          <w:rFonts w:hint="cs"/>
          <w:rtl/>
        </w:rPr>
        <w:t xml:space="preserve"> </w:t>
      </w:r>
      <w:r w:rsidR="00067A23" w:rsidRPr="00135477">
        <w:rPr>
          <w:rFonts w:hint="eastAsia"/>
          <w:b/>
          <w:bCs/>
          <w:rtl/>
        </w:rPr>
        <w:t>חדשים</w:t>
      </w:r>
      <w:r w:rsidR="00067A23" w:rsidRPr="006F178A">
        <w:rPr>
          <w:rFonts w:hint="cs"/>
          <w:rtl/>
        </w:rPr>
        <w:t xml:space="preserve"> מותר</w:t>
      </w:r>
      <w:r>
        <w:rPr>
          <w:rFonts w:hint="cs"/>
          <w:rtl/>
        </w:rPr>
        <w:t>, ד</w:t>
      </w:r>
      <w:r w:rsidR="00067A23" w:rsidRPr="006F178A">
        <w:rPr>
          <w:rFonts w:hint="cs"/>
          <w:rtl/>
        </w:rPr>
        <w:t>הזמנה</w:t>
      </w:r>
      <w:r>
        <w:rPr>
          <w:rFonts w:hint="cs"/>
          <w:rtl/>
        </w:rPr>
        <w:t xml:space="preserve"> </w:t>
      </w:r>
      <w:r w:rsidR="00647FE3">
        <w:rPr>
          <w:rFonts w:hint="cs"/>
          <w:rtl/>
        </w:rPr>
        <w:t xml:space="preserve">כזו </w:t>
      </w:r>
      <w:r>
        <w:rPr>
          <w:rFonts w:hint="cs"/>
          <w:rtl/>
        </w:rPr>
        <w:t>לאו</w:t>
      </w:r>
      <w:r w:rsidR="00067A23" w:rsidRPr="006F178A">
        <w:rPr>
          <w:rFonts w:hint="cs"/>
          <w:rtl/>
        </w:rPr>
        <w:t xml:space="preserve"> מילתא </w:t>
      </w:r>
      <w:r>
        <w:rPr>
          <w:rFonts w:hint="cs"/>
          <w:rtl/>
        </w:rPr>
        <w:t xml:space="preserve">לכו"ע, </w:t>
      </w:r>
      <w:r w:rsidRPr="00135477">
        <w:rPr>
          <w:rStyle w:val="afffb"/>
          <w:rFonts w:hint="eastAsia"/>
          <w:rtl/>
        </w:rPr>
        <w:t>דלא</w:t>
      </w:r>
      <w:r w:rsidRPr="00135477">
        <w:rPr>
          <w:rStyle w:val="afffb"/>
          <w:rtl/>
        </w:rPr>
        <w:t xml:space="preserve"> </w:t>
      </w:r>
      <w:r w:rsidRPr="00135477">
        <w:rPr>
          <w:rStyle w:val="afffb"/>
          <w:rFonts w:hint="eastAsia"/>
          <w:rtl/>
        </w:rPr>
        <w:t>ראוי</w:t>
      </w:r>
      <w:r w:rsidRPr="00135477">
        <w:rPr>
          <w:rStyle w:val="afffb"/>
          <w:rtl/>
        </w:rPr>
        <w:t xml:space="preserve"> </w:t>
      </w:r>
      <w:r w:rsidRPr="00135477">
        <w:rPr>
          <w:rStyle w:val="afffb"/>
          <w:rFonts w:hint="eastAsia"/>
          <w:rtl/>
        </w:rPr>
        <w:t>כך</w:t>
      </w:r>
      <w:r>
        <w:rPr>
          <w:rFonts w:hint="cs"/>
          <w:rtl/>
        </w:rPr>
        <w:t>, וכטווה למת.</w:t>
      </w:r>
    </w:p>
    <w:p w14:paraId="7814C949" w14:textId="0F2B03F5" w:rsidR="00067A23" w:rsidRPr="006F178A" w:rsidRDefault="003809EA" w:rsidP="00067A23">
      <w:pPr>
        <w:pStyle w:val="af3"/>
        <w:rPr>
          <w:rtl/>
        </w:rPr>
      </w:pPr>
      <w:r>
        <w:rPr>
          <w:rFonts w:ascii="MS Mincho" w:hAnsi="MS Mincho" w:hint="cs"/>
          <w:rtl/>
        </w:rPr>
        <w:t>****</w:t>
      </w:r>
    </w:p>
    <w:p w14:paraId="507AE2C4" w14:textId="4BC88A39" w:rsidR="00067A23" w:rsidRPr="006F178A" w:rsidRDefault="00067A23" w:rsidP="00067A23">
      <w:pPr>
        <w:rPr>
          <w:rtl/>
        </w:rPr>
      </w:pPr>
      <w:r w:rsidRPr="00D65D31">
        <w:rPr>
          <w:rFonts w:cs="PFT_Frank"/>
          <w:b/>
          <w:bCs/>
          <w:sz w:val="14"/>
          <w:szCs w:val="14"/>
          <w:rtl/>
        </w:rPr>
        <w:t>תשמישי מצוה</w:t>
      </w:r>
      <w:r w:rsidRPr="006F178A">
        <w:rPr>
          <w:rtl/>
        </w:rPr>
        <w:t xml:space="preserve"> </w:t>
      </w:r>
      <w:r w:rsidRPr="00F05A14">
        <w:rPr>
          <w:rFonts w:cs="PFT_Frank" w:hint="cs"/>
          <w:b/>
          <w:bCs/>
          <w:szCs w:val="14"/>
          <w:rtl/>
        </w:rPr>
        <w:t>נזרקין</w:t>
      </w:r>
      <w:r>
        <w:rPr>
          <w:rFonts w:hint="cs"/>
          <w:rtl/>
        </w:rPr>
        <w:t xml:space="preserve">: </w:t>
      </w:r>
      <w:r w:rsidRPr="006F178A">
        <w:rPr>
          <w:rtl/>
        </w:rPr>
        <w:t>סוכה, לולב, שופר, ציצית.</w:t>
      </w:r>
    </w:p>
    <w:p w14:paraId="155A4CC0" w14:textId="7F6DABB0" w:rsidR="00067A23" w:rsidRPr="00701689" w:rsidRDefault="00067A23" w:rsidP="00135477">
      <w:pPr>
        <w:rPr>
          <w:rtl/>
        </w:rPr>
      </w:pPr>
      <w:r w:rsidRPr="00D65D31">
        <w:rPr>
          <w:rFonts w:cs="PFT_Frank"/>
          <w:b/>
          <w:bCs/>
          <w:sz w:val="14"/>
          <w:szCs w:val="14"/>
          <w:rtl/>
        </w:rPr>
        <w:t>תשמישי קדושה</w:t>
      </w:r>
      <w:r w:rsidRPr="00D65D31">
        <w:rPr>
          <w:rFonts w:cs="PFT_Frank" w:hint="cs"/>
          <w:b/>
          <w:bCs/>
          <w:sz w:val="14"/>
          <w:szCs w:val="14"/>
          <w:rtl/>
        </w:rPr>
        <w:t xml:space="preserve"> נגנזין:</w:t>
      </w:r>
      <w:r w:rsidRPr="00D65D31">
        <w:rPr>
          <w:rFonts w:cs="PFT_Frank"/>
          <w:b/>
          <w:bCs/>
          <w:sz w:val="14"/>
          <w:szCs w:val="14"/>
          <w:rtl/>
        </w:rPr>
        <w:t xml:space="preserve"> </w:t>
      </w:r>
      <w:r>
        <w:rPr>
          <w:rFonts w:hint="cs"/>
          <w:rtl/>
        </w:rPr>
        <w:t>שקי</w:t>
      </w:r>
      <w:r w:rsidRPr="00701689">
        <w:rPr>
          <w:rtl/>
        </w:rPr>
        <w:t xml:space="preserve"> </w:t>
      </w:r>
      <w:r w:rsidR="00F64E59">
        <w:rPr>
          <w:rFonts w:hint="cs"/>
          <w:rtl/>
        </w:rPr>
        <w:t xml:space="preserve">סת"ם, </w:t>
      </w:r>
      <w:r w:rsidRPr="00701689">
        <w:rPr>
          <w:rtl/>
        </w:rPr>
        <w:t>ורצועות</w:t>
      </w:r>
      <w:r w:rsidR="00F64E59">
        <w:rPr>
          <w:rFonts w:hint="cs"/>
          <w:rtl/>
        </w:rPr>
        <w:t xml:space="preserve"> תפילי</w:t>
      </w:r>
      <w:r w:rsidRPr="00701689">
        <w:rPr>
          <w:rtl/>
        </w:rPr>
        <w:t>ן.</w:t>
      </w:r>
    </w:p>
    <w:p w14:paraId="443F2988" w14:textId="46C3A042" w:rsidR="00067A23" w:rsidRPr="000C0C8B" w:rsidRDefault="00067A23" w:rsidP="00067A23">
      <w:pPr>
        <w:rPr>
          <w:spacing w:val="-2"/>
          <w:rtl/>
        </w:rPr>
      </w:pPr>
      <w:r w:rsidRPr="000C0C8B">
        <w:rPr>
          <w:rFonts w:cs="PFT_Frank" w:hint="cs"/>
          <w:b/>
          <w:bCs/>
          <w:spacing w:val="-2"/>
          <w:sz w:val="14"/>
          <w:szCs w:val="14"/>
          <w:rtl/>
        </w:rPr>
        <w:t>בימה</w:t>
      </w:r>
      <w:r w:rsidRPr="000C0C8B">
        <w:rPr>
          <w:rFonts w:hint="cs"/>
          <w:spacing w:val="-2"/>
          <w:rtl/>
        </w:rPr>
        <w:t xml:space="preserve"> תשמיש </w:t>
      </w:r>
      <w:r w:rsidR="00F64E59" w:rsidRPr="000C0C8B">
        <w:rPr>
          <w:rFonts w:hint="cs"/>
          <w:spacing w:val="-2"/>
          <w:rtl/>
        </w:rPr>
        <w:t xml:space="preserve">קדושה </w:t>
      </w:r>
      <w:r w:rsidR="00F64E59" w:rsidRPr="000C0C8B">
        <w:rPr>
          <w:rStyle w:val="afffb"/>
          <w:rFonts w:hint="cs"/>
          <w:spacing w:val="-2"/>
          <w:rtl/>
        </w:rPr>
        <w:t>ולא תשמיש תשמיש,</w:t>
      </w:r>
      <w:r w:rsidRPr="000C0C8B">
        <w:rPr>
          <w:rFonts w:hint="cs"/>
          <w:spacing w:val="-2"/>
          <w:rtl/>
        </w:rPr>
        <w:t xml:space="preserve"> </w:t>
      </w:r>
      <w:r w:rsidRPr="000C0C8B">
        <w:rPr>
          <w:rStyle w:val="afffb"/>
          <w:rFonts w:hint="cs"/>
          <w:spacing w:val="-2"/>
          <w:rtl/>
        </w:rPr>
        <w:t>ש</w:t>
      </w:r>
      <w:r w:rsidR="00F64E59" w:rsidRPr="000C0C8B">
        <w:rPr>
          <w:rStyle w:val="afffb"/>
          <w:rFonts w:hint="cs"/>
          <w:spacing w:val="-2"/>
          <w:rtl/>
        </w:rPr>
        <w:t>פעמים</w:t>
      </w:r>
      <w:r w:rsidR="00F64E59" w:rsidRPr="000C0C8B">
        <w:rPr>
          <w:rFonts w:hint="cs"/>
          <w:spacing w:val="-2"/>
          <w:rtl/>
        </w:rPr>
        <w:t xml:space="preserve"> </w:t>
      </w:r>
      <w:r w:rsidRPr="000C0C8B">
        <w:rPr>
          <w:rFonts w:hint="cs"/>
          <w:spacing w:val="-2"/>
          <w:rtl/>
        </w:rPr>
        <w:t>מניחין עליה ס</w:t>
      </w:r>
      <w:r w:rsidRPr="000C0C8B">
        <w:rPr>
          <w:spacing w:val="-2"/>
          <w:rtl/>
        </w:rPr>
        <w:t>"</w:t>
      </w:r>
      <w:r w:rsidRPr="000C0C8B">
        <w:rPr>
          <w:rFonts w:hint="cs"/>
          <w:spacing w:val="-2"/>
          <w:rtl/>
        </w:rPr>
        <w:t>ת</w:t>
      </w:r>
      <w:r w:rsidR="00F64E59" w:rsidRPr="000C0C8B">
        <w:rPr>
          <w:rFonts w:hint="cs"/>
          <w:spacing w:val="-2"/>
          <w:rtl/>
        </w:rPr>
        <w:t>.</w:t>
      </w:r>
    </w:p>
    <w:p w14:paraId="462920B2" w14:textId="642809FE" w:rsidR="00067A23" w:rsidRPr="006F178A" w:rsidRDefault="00067A23" w:rsidP="00067A23">
      <w:pPr>
        <w:rPr>
          <w:rtl/>
        </w:rPr>
      </w:pPr>
      <w:r w:rsidRPr="00D65D31">
        <w:rPr>
          <w:rFonts w:cs="PFT_Frank" w:hint="cs"/>
          <w:b/>
          <w:bCs/>
          <w:sz w:val="14"/>
          <w:szCs w:val="14"/>
          <w:rtl/>
        </w:rPr>
        <w:t>יריעות הארון</w:t>
      </w:r>
      <w:r w:rsidRPr="006F178A">
        <w:rPr>
          <w:rFonts w:hint="cs"/>
          <w:rtl/>
        </w:rPr>
        <w:t xml:space="preserve"> </w:t>
      </w:r>
      <w:r w:rsidR="00C61493">
        <w:rPr>
          <w:rFonts w:hint="cs"/>
          <w:rtl/>
        </w:rPr>
        <w:t xml:space="preserve"> </w:t>
      </w:r>
      <w:r w:rsidR="00F64E59" w:rsidRPr="006F178A">
        <w:rPr>
          <w:rFonts w:hint="cs"/>
          <w:rtl/>
        </w:rPr>
        <w:t>תשמיש</w:t>
      </w:r>
      <w:r w:rsidR="00845997">
        <w:rPr>
          <w:rFonts w:hint="cs"/>
          <w:rtl/>
        </w:rPr>
        <w:t xml:space="preserve"> קדושה</w:t>
      </w:r>
      <w:r w:rsidR="00F64E59">
        <w:rPr>
          <w:rStyle w:val="afffb"/>
          <w:rFonts w:hint="cs"/>
          <w:rtl/>
        </w:rPr>
        <w:t>,</w:t>
      </w:r>
      <w:r w:rsidR="00F64E59" w:rsidRPr="006F178A">
        <w:rPr>
          <w:rFonts w:hint="cs"/>
          <w:rtl/>
        </w:rPr>
        <w:t xml:space="preserve"> </w:t>
      </w:r>
      <w:r w:rsidR="00F64E59" w:rsidRPr="00064BAE">
        <w:rPr>
          <w:rStyle w:val="afffb"/>
          <w:rFonts w:hint="cs"/>
          <w:rtl/>
        </w:rPr>
        <w:t>שפעמים</w:t>
      </w:r>
      <w:r w:rsidR="00F64E59">
        <w:rPr>
          <w:rFonts w:hint="cs"/>
          <w:rtl/>
        </w:rPr>
        <w:t xml:space="preserve"> </w:t>
      </w:r>
      <w:r w:rsidRPr="006F178A">
        <w:rPr>
          <w:rFonts w:hint="cs"/>
          <w:rtl/>
        </w:rPr>
        <w:t>כופלים אותו תחת ס</w:t>
      </w:r>
      <w:r w:rsidRPr="006F178A">
        <w:rPr>
          <w:rtl/>
        </w:rPr>
        <w:t>"</w:t>
      </w:r>
      <w:r w:rsidRPr="006F178A">
        <w:rPr>
          <w:rFonts w:hint="cs"/>
          <w:rtl/>
        </w:rPr>
        <w:t>ת.</w:t>
      </w:r>
    </w:p>
    <w:p w14:paraId="32D821C9" w14:textId="5DDC1E18" w:rsidR="00067A23" w:rsidRPr="006F178A" w:rsidRDefault="00067A23" w:rsidP="00067A23">
      <w:pPr>
        <w:rPr>
          <w:rtl/>
        </w:rPr>
      </w:pPr>
      <w:r w:rsidRPr="00D65D31">
        <w:rPr>
          <w:rFonts w:cs="PFT_Frank" w:hint="cs"/>
          <w:b/>
          <w:bCs/>
          <w:sz w:val="14"/>
          <w:szCs w:val="14"/>
          <w:rtl/>
        </w:rPr>
        <w:t>ארון שנתקלקל</w:t>
      </w:r>
      <w:r w:rsidRPr="006F178A">
        <w:rPr>
          <w:rFonts w:hint="cs"/>
          <w:rtl/>
        </w:rPr>
        <w:t xml:space="preserve"> מותר לע</w:t>
      </w:r>
      <w:r>
        <w:rPr>
          <w:rFonts w:hint="cs"/>
          <w:rtl/>
        </w:rPr>
        <w:t xml:space="preserve">שותו </w:t>
      </w:r>
      <w:r w:rsidRPr="006F178A">
        <w:rPr>
          <w:rFonts w:hint="cs"/>
          <w:rtl/>
        </w:rPr>
        <w:t>קטן יותר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ולא בימה</w:t>
      </w:r>
      <w:r w:rsidR="00845997">
        <w:rPr>
          <w:rFonts w:hint="cs"/>
          <w:rtl/>
        </w:rPr>
        <w:t xml:space="preserve"> </w:t>
      </w:r>
      <w:r w:rsidR="00845997" w:rsidRPr="00135477">
        <w:rPr>
          <w:rStyle w:val="afffb"/>
          <w:rFonts w:hint="cs"/>
          <w:rtl/>
        </w:rPr>
        <w:t>שמוריד</w:t>
      </w:r>
    </w:p>
    <w:p w14:paraId="2894DCAF" w14:textId="30C9C3F8" w:rsidR="00067A23" w:rsidRPr="006F178A" w:rsidRDefault="00067A23" w:rsidP="00067A23">
      <w:pPr>
        <w:rPr>
          <w:rtl/>
        </w:rPr>
      </w:pPr>
      <w:r w:rsidRPr="00D65D31">
        <w:rPr>
          <w:rFonts w:cs="PFT_Frank" w:hint="cs"/>
          <w:b/>
          <w:bCs/>
          <w:sz w:val="14"/>
          <w:szCs w:val="14"/>
          <w:rtl/>
        </w:rPr>
        <w:t>יריעות ארון</w:t>
      </w:r>
      <w:r w:rsidRPr="006F178A">
        <w:rPr>
          <w:rFonts w:hint="cs"/>
          <w:rtl/>
        </w:rPr>
        <w:t xml:space="preserve"> שבלו מותר לעשותם לס</w:t>
      </w:r>
      <w:r w:rsidR="00845997">
        <w:rPr>
          <w:rFonts w:hint="cs"/>
          <w:rtl/>
        </w:rPr>
        <w:t>"ת,</w:t>
      </w:r>
      <w:r w:rsidRPr="006F178A">
        <w:rPr>
          <w:rFonts w:hint="cs"/>
          <w:rtl/>
        </w:rPr>
        <w:t xml:space="preserve"> ולא לחומשי</w:t>
      </w:r>
      <w:r w:rsidR="00845997">
        <w:rPr>
          <w:rFonts w:hint="cs"/>
          <w:rtl/>
        </w:rPr>
        <w:t xml:space="preserve">ם </w:t>
      </w:r>
      <w:r w:rsidR="00845997" w:rsidRPr="00135477">
        <w:rPr>
          <w:rStyle w:val="afffb"/>
          <w:rFonts w:hint="cs"/>
          <w:rtl/>
        </w:rPr>
        <w:t>כנ"ל</w:t>
      </w:r>
    </w:p>
    <w:p w14:paraId="2154A4D8" w14:textId="711E8DC3" w:rsidR="00067A23" w:rsidRPr="006F178A" w:rsidRDefault="00067A23" w:rsidP="00067A23">
      <w:pPr>
        <w:rPr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>מטפחות ספרים</w:t>
      </w:r>
      <w:r w:rsidRPr="006F178A">
        <w:rPr>
          <w:rFonts w:ascii="Fb Fontext" w:hAnsi="Fb Fontext"/>
          <w:rtl/>
        </w:rPr>
        <w:t xml:space="preserve"> שבלו</w:t>
      </w:r>
      <w:r w:rsidR="00E91472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עושין אותן תכריכין למת מצוה</w:t>
      </w:r>
      <w:r w:rsidR="00E91472">
        <w:rPr>
          <w:rFonts w:ascii="Fb Fontext" w:hAnsi="Fb Fontext" w:hint="cs"/>
          <w:rtl/>
        </w:rPr>
        <w:t>.</w:t>
      </w:r>
    </w:p>
    <w:p w14:paraId="3367BB01" w14:textId="0BC0CC66" w:rsidR="00067A23" w:rsidRDefault="00067A23" w:rsidP="00E91472">
      <w:pPr>
        <w:rPr>
          <w:sz w:val="20"/>
          <w:rtl/>
        </w:rPr>
      </w:pPr>
      <w:r w:rsidRPr="00F05A14">
        <w:rPr>
          <w:rFonts w:cs="PFT_Frank"/>
          <w:b/>
          <w:bCs/>
          <w:szCs w:val="14"/>
          <w:rtl/>
        </w:rPr>
        <w:t>ס</w:t>
      </w:r>
      <w:r w:rsidR="00E91472" w:rsidRPr="00F05A14">
        <w:rPr>
          <w:rFonts w:cs="PFT_Frank" w:hint="cs"/>
          <w:b/>
          <w:bCs/>
          <w:szCs w:val="14"/>
          <w:rtl/>
        </w:rPr>
        <w:t>"ת</w:t>
      </w:r>
      <w:r w:rsidR="00E91472">
        <w:rPr>
          <w:rFonts w:hint="cs"/>
          <w:rtl/>
        </w:rPr>
        <w:t xml:space="preserve"> </w:t>
      </w:r>
      <w:r w:rsidRPr="006F178A">
        <w:rPr>
          <w:rtl/>
        </w:rPr>
        <w:t>שבלה גונזין אצל ת</w:t>
      </w:r>
      <w:r>
        <w:rPr>
          <w:rFonts w:hint="cs"/>
          <w:rtl/>
        </w:rPr>
        <w:t>"ח</w:t>
      </w:r>
      <w:r w:rsidRPr="006F178A">
        <w:rPr>
          <w:rtl/>
        </w:rPr>
        <w:t>, אפילו שונה הלכות</w:t>
      </w:r>
      <w:r w:rsidR="00E91472">
        <w:rPr>
          <w:rFonts w:hint="cs"/>
          <w:rtl/>
        </w:rPr>
        <w:t>, ו</w:t>
      </w:r>
      <w:r w:rsidRPr="006F178A">
        <w:rPr>
          <w:sz w:val="20"/>
          <w:rtl/>
        </w:rPr>
        <w:t>בכלי חרס</w:t>
      </w:r>
      <w:r>
        <w:rPr>
          <w:rFonts w:hint="cs"/>
          <w:rtl/>
        </w:rPr>
        <w:t>.</w:t>
      </w:r>
    </w:p>
    <w:p w14:paraId="65A321D8" w14:textId="2B6771D5" w:rsidR="0094084F" w:rsidRDefault="00D355BE" w:rsidP="002E2811">
      <w:pPr>
        <w:pStyle w:val="36"/>
        <w:framePr w:wrap="notBeside"/>
        <w:rPr>
          <w:rtl/>
        </w:rPr>
      </w:pPr>
      <w:r w:rsidRPr="002E2811">
        <w:rPr>
          <w:rFonts w:ascii="Times New Roman" w:hAnsi="Times New Roman" w:cs="Times New Roman" w:hint="cs"/>
          <w:rtl/>
        </w:rPr>
        <w:t>◦</w:t>
      </w:r>
      <w:r w:rsidRPr="002E2811">
        <w:rPr>
          <w:rFonts w:hint="cs"/>
          <w:rtl/>
        </w:rPr>
        <w:t xml:space="preserve"> </w:t>
      </w:r>
      <w:r w:rsidR="00DE3B64" w:rsidRPr="002E2811">
        <w:rPr>
          <w:rFonts w:hint="cs"/>
          <w:rtl/>
        </w:rPr>
        <w:t>רבא</w:t>
      </w:r>
      <w:r w:rsidR="0094084F">
        <w:rPr>
          <w:rFonts w:hint="cs"/>
          <w:rtl/>
        </w:rPr>
        <w:t>:</w:t>
      </w:r>
    </w:p>
    <w:p w14:paraId="56C18DF3" w14:textId="28AF3C25" w:rsidR="00DE3B64" w:rsidRDefault="00DE3B64" w:rsidP="00DE3B64">
      <w:pPr>
        <w:pStyle w:val="afffa"/>
        <w:rPr>
          <w:rtl/>
        </w:rPr>
      </w:pPr>
      <w:r w:rsidRPr="00FD108B">
        <w:rPr>
          <w:rFonts w:hint="cs"/>
          <w:b/>
          <w:bCs/>
          <w:rtl/>
        </w:rPr>
        <w:t>ביהכנ</w:t>
      </w:r>
      <w:r w:rsidRPr="00FD108B">
        <w:rPr>
          <w:b/>
          <w:bCs/>
          <w:rtl/>
        </w:rPr>
        <w:t>"</w:t>
      </w:r>
      <w:r w:rsidRPr="00FD108B">
        <w:rPr>
          <w:rFonts w:hint="cs"/>
          <w:b/>
          <w:bCs/>
          <w:rtl/>
        </w:rPr>
        <w:t xml:space="preserve">ס </w:t>
      </w:r>
      <w:r>
        <w:rPr>
          <w:rFonts w:hint="cs"/>
          <w:rtl/>
        </w:rPr>
        <w:t>ש</w:t>
      </w:r>
      <w:r w:rsidRPr="006F178A">
        <w:rPr>
          <w:rFonts w:hint="cs"/>
          <w:rtl/>
        </w:rPr>
        <w:t>פתוח לחדר המת</w:t>
      </w:r>
      <w:r>
        <w:rPr>
          <w:rFonts w:hint="cs"/>
          <w:rtl/>
        </w:rPr>
        <w:t>, א"א לחצוץ בארון הקודש, אע"פ שכלי עץ העשוי</w:t>
      </w:r>
      <w:r w:rsidR="002E2811">
        <w:rPr>
          <w:rFonts w:hint="cs"/>
          <w:rtl/>
        </w:rPr>
        <w:t xml:space="preserve"> </w:t>
      </w:r>
      <w:r>
        <w:rPr>
          <w:rFonts w:hint="cs"/>
          <w:rtl/>
        </w:rPr>
        <w:t>לנחת חוצץ, כיון ש</w:t>
      </w:r>
      <w:r w:rsidR="00F33583">
        <w:rPr>
          <w:rFonts w:hint="cs"/>
          <w:rtl/>
        </w:rPr>
        <w:t xml:space="preserve">היה </w:t>
      </w:r>
      <w:r>
        <w:rPr>
          <w:rFonts w:hint="cs"/>
          <w:rtl/>
        </w:rPr>
        <w:t>מיטלטל מלא וריקן עם הס"ת בתוכו.</w:t>
      </w:r>
    </w:p>
    <w:p w14:paraId="37836AEE" w14:textId="374CCE8E" w:rsidR="00DE3B64" w:rsidRPr="006F178A" w:rsidRDefault="003809EA" w:rsidP="00135477">
      <w:pPr>
        <w:pStyle w:val="af3"/>
        <w:rPr>
          <w:rtl/>
        </w:rPr>
      </w:pPr>
      <w:r>
        <w:rPr>
          <w:rFonts w:ascii="MS Mincho" w:hAnsi="MS Mincho" w:hint="cs"/>
          <w:rtl/>
        </w:rPr>
        <w:t>****</w:t>
      </w:r>
    </w:p>
    <w:p w14:paraId="7AF63476" w14:textId="616F3DB0" w:rsidR="0094084F" w:rsidRDefault="00067A23" w:rsidP="000766C5">
      <w:pPr>
        <w:pStyle w:val="36"/>
        <w:framePr w:wrap="notBeside"/>
        <w:rPr>
          <w:rtl/>
        </w:rPr>
      </w:pPr>
      <w:r w:rsidRPr="000766C5">
        <w:rPr>
          <w:rFonts w:hint="cs"/>
          <w:rtl/>
        </w:rPr>
        <w:t>רב פפי מרבא</w:t>
      </w:r>
      <w:r w:rsidR="0094084F">
        <w:rPr>
          <w:rtl/>
        </w:rPr>
        <w:t>:</w:t>
      </w:r>
    </w:p>
    <w:p w14:paraId="2D7DE709" w14:textId="27CCE83D" w:rsidR="00067A23" w:rsidRPr="006F178A" w:rsidRDefault="00067A23" w:rsidP="000766C5">
      <w:pPr>
        <w:rPr>
          <w:rtl/>
        </w:rPr>
      </w:pPr>
      <w:r w:rsidRPr="006F178A">
        <w:rPr>
          <w:rFonts w:ascii="Fb Fontext" w:hAnsi="Fb Fontext"/>
          <w:rtl/>
        </w:rPr>
        <w:t>מב</w:t>
      </w:r>
      <w:r w:rsidRPr="006F178A">
        <w:rPr>
          <w:rFonts w:ascii="Fb Fontext" w:hAnsi="Fb Fontext" w:hint="cs"/>
          <w:rtl/>
        </w:rPr>
        <w:t>יהכ</w:t>
      </w:r>
      <w:r w:rsidR="00DE3B64">
        <w:rPr>
          <w:rFonts w:ascii="Fb Fontext" w:hAnsi="Fb Fontext" w:hint="cs"/>
          <w:rtl/>
        </w:rPr>
        <w:t>נ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>ס לביהמ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 xml:space="preserve">ד </w:t>
      </w:r>
      <w:r w:rsidR="00DE3B64">
        <w:rPr>
          <w:rFonts w:ascii="Fb Fontext" w:hAnsi="Fb Fontext" w:hint="cs"/>
          <w:rtl/>
        </w:rPr>
        <w:t>מותר, ולהיפך אסור.</w:t>
      </w:r>
    </w:p>
    <w:p w14:paraId="4A88985A" w14:textId="6E90BA57" w:rsidR="0094084F" w:rsidRDefault="00067A23" w:rsidP="000766C5">
      <w:pPr>
        <w:pStyle w:val="36"/>
        <w:framePr w:wrap="notBeside"/>
        <w:rPr>
          <w:rtl/>
        </w:rPr>
      </w:pPr>
      <w:r w:rsidRPr="000766C5">
        <w:rPr>
          <w:rFonts w:hint="cs"/>
          <w:rtl/>
        </w:rPr>
        <w:t>רב פפא מרבא</w:t>
      </w:r>
      <w:r w:rsidR="0094084F">
        <w:rPr>
          <w:rFonts w:hint="cs"/>
          <w:rtl/>
        </w:rPr>
        <w:t>:</w:t>
      </w:r>
    </w:p>
    <w:p w14:paraId="52151DA9" w14:textId="51EB4A27" w:rsidR="00067A23" w:rsidRPr="006F178A" w:rsidRDefault="00DE3B64" w:rsidP="00067A23">
      <w:pPr>
        <w:rPr>
          <w:rtl/>
        </w:rPr>
      </w:pPr>
      <w:r>
        <w:rPr>
          <w:rFonts w:hint="cs"/>
          <w:rtl/>
        </w:rPr>
        <w:t>מביהמ"ד לביהכנ"ס מותר, ולהיפך אסור.</w:t>
      </w:r>
    </w:p>
    <w:p w14:paraId="1F159D9B" w14:textId="3FCE673D" w:rsidR="0094084F" w:rsidRDefault="00067A23" w:rsidP="000766C5">
      <w:pPr>
        <w:pStyle w:val="36"/>
        <w:framePr w:wrap="notBeside"/>
        <w:rPr>
          <w:rtl/>
        </w:rPr>
      </w:pPr>
      <w:r w:rsidRPr="000766C5">
        <w:rPr>
          <w:rFonts w:hint="cs"/>
          <w:rtl/>
        </w:rPr>
        <w:t>ר</w:t>
      </w:r>
      <w:r w:rsidRPr="000766C5">
        <w:rPr>
          <w:rtl/>
        </w:rPr>
        <w:t>"</w:t>
      </w:r>
      <w:r w:rsidRPr="000766C5">
        <w:rPr>
          <w:rFonts w:hint="cs"/>
          <w:rtl/>
        </w:rPr>
        <w:t>א</w:t>
      </w:r>
      <w:r w:rsidR="0094084F">
        <w:rPr>
          <w:rFonts w:hint="cs"/>
          <w:rtl/>
        </w:rPr>
        <w:t>:</w:t>
      </w:r>
    </w:p>
    <w:p w14:paraId="08FCE8C5" w14:textId="5369DB79" w:rsidR="007B5C5C" w:rsidRDefault="00067A23" w:rsidP="00135477">
      <w:pPr>
        <w:pStyle w:val="afffa"/>
        <w:rPr>
          <w:rStyle w:val="a4"/>
          <w:rtl/>
        </w:rPr>
      </w:pPr>
      <w:r w:rsidRPr="00135477">
        <w:rPr>
          <w:rFonts w:hint="cs"/>
          <w:b/>
          <w:bCs/>
          <w:rtl/>
        </w:rPr>
        <w:t>מסתבר</w:t>
      </w:r>
      <w:r w:rsidRPr="00411327">
        <w:rPr>
          <w:rStyle w:val="afff"/>
          <w:rFonts w:hint="cs"/>
          <w:b/>
          <w:rtl/>
        </w:rPr>
        <w:t xml:space="preserve"> כרב פפי:</w:t>
      </w:r>
      <w:r w:rsidRPr="006F178A">
        <w:rPr>
          <w:rFonts w:hint="cs"/>
          <w:rtl/>
        </w:rPr>
        <w:t xml:space="preserve"> </w:t>
      </w:r>
      <w:r w:rsidRPr="00135477">
        <w:rPr>
          <w:rStyle w:val="afff"/>
          <w:rFonts w:hint="cs"/>
          <w:b/>
          <w:rtl/>
        </w:rPr>
        <w:t>דריב</w:t>
      </w:r>
      <w:r w:rsidRPr="00135477">
        <w:rPr>
          <w:rStyle w:val="afff"/>
          <w:b/>
          <w:rtl/>
        </w:rPr>
        <w:t>"</w:t>
      </w:r>
      <w:r w:rsidRPr="00135477">
        <w:rPr>
          <w:rStyle w:val="afff"/>
          <w:rFonts w:hint="cs"/>
          <w:b/>
          <w:rtl/>
        </w:rPr>
        <w:t>ל</w:t>
      </w:r>
      <w:r w:rsidRPr="00411327">
        <w:rPr>
          <w:rStyle w:val="afff"/>
          <w:rFonts w:hint="cs"/>
          <w:b/>
          <w:rtl/>
        </w:rPr>
        <w:t xml:space="preserve"> </w:t>
      </w:r>
      <w:r w:rsidR="00B868B6">
        <w:rPr>
          <w:rFonts w:hint="cs"/>
          <w:rtl/>
        </w:rPr>
        <w:t xml:space="preserve">אמר כן, ופירש: </w:t>
      </w: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וישרף את בית ה</w:t>
      </w:r>
      <w:r>
        <w:rPr>
          <w:rStyle w:val="a4"/>
          <w:rtl/>
        </w:rPr>
        <w:t>'</w:t>
      </w:r>
      <w:r w:rsidRPr="006F178A">
        <w:rPr>
          <w:rtl/>
        </w:rPr>
        <w:t xml:space="preserve"> ביהמ"ק</w:t>
      </w:r>
      <w:r w:rsidR="00B868B6">
        <w:rPr>
          <w:rStyle w:val="a4"/>
          <w:rFonts w:hint="cs"/>
          <w:rtl/>
        </w:rPr>
        <w:t xml:space="preserve"> </w:t>
      </w:r>
    </w:p>
    <w:p w14:paraId="6A6C17FF" w14:textId="49A6399C" w:rsidR="00067A23" w:rsidRPr="006F178A" w:rsidRDefault="00067A23" w:rsidP="00707CFA">
      <w:pPr>
        <w:pStyle w:val="afffa"/>
        <w:spacing w:after="60"/>
        <w:ind w:left="0" w:firstLine="0"/>
        <w:rPr>
          <w:rFonts w:cs="Guttman Vilna"/>
          <w:b/>
          <w:bCs/>
          <w:rtl/>
        </w:rPr>
      </w:pPr>
      <w:r w:rsidRPr="00A824E4">
        <w:rPr>
          <w:rStyle w:val="a4"/>
          <w:rtl/>
        </w:rPr>
        <w:t>ואת כל בית גדול</w:t>
      </w:r>
      <w:r w:rsidR="00B868B6">
        <w:rPr>
          <w:rFonts w:hint="cs"/>
          <w:rtl/>
        </w:rPr>
        <w:t xml:space="preserve">' </w:t>
      </w:r>
      <w:r w:rsidRPr="00701689">
        <w:rPr>
          <w:spacing w:val="-2"/>
          <w:rtl/>
        </w:rPr>
        <w:t xml:space="preserve">מקום שמגדלין בו </w:t>
      </w:r>
      <w:r w:rsidRPr="00135477">
        <w:rPr>
          <w:b/>
          <w:bCs/>
          <w:rtl/>
        </w:rPr>
        <w:t>תורה</w:t>
      </w:r>
      <w:r w:rsidRPr="00701689">
        <w:rPr>
          <w:spacing w:val="-2"/>
          <w:rtl/>
        </w:rPr>
        <w:t>,</w:t>
      </w:r>
      <w:r w:rsidR="00B868B6" w:rsidRPr="00411327">
        <w:rPr>
          <w:rStyle w:val="afff"/>
          <w:rFonts w:hint="cs"/>
          <w:b/>
          <w:rtl/>
        </w:rPr>
        <w:t xml:space="preserve"> ול</w:t>
      </w:r>
      <w:r w:rsidRPr="00411327">
        <w:rPr>
          <w:rStyle w:val="afff"/>
          <w:rFonts w:hint="cs"/>
          <w:b/>
          <w:rtl/>
        </w:rPr>
        <w:t>רי"ו</w:t>
      </w:r>
      <w:r w:rsidR="00B868B6" w:rsidRPr="00411327">
        <w:rPr>
          <w:rStyle w:val="afff"/>
          <w:rFonts w:hint="cs"/>
          <w:b/>
          <w:rtl/>
        </w:rPr>
        <w:t>:</w:t>
      </w:r>
      <w:r w:rsidRPr="00411327">
        <w:rPr>
          <w:rStyle w:val="afff"/>
          <w:rFonts w:hint="cs"/>
          <w:b/>
          <w:rtl/>
        </w:rPr>
        <w:t xml:space="preserve"> </w:t>
      </w:r>
      <w:r w:rsidR="00B868B6" w:rsidRPr="00135477">
        <w:rPr>
          <w:rFonts w:hint="cs"/>
          <w:b/>
          <w:bCs/>
          <w:rtl/>
        </w:rPr>
        <w:t>תפילה</w:t>
      </w:r>
      <w:r w:rsidR="00B868B6">
        <w:rPr>
          <w:rFonts w:hint="cs"/>
          <w:b/>
          <w:bCs/>
          <w:rtl/>
        </w:rPr>
        <w:t>.</w:t>
      </w:r>
    </w:p>
    <w:p w14:paraId="4FE185ED" w14:textId="77777777" w:rsidR="00067A23" w:rsidRPr="00FD108B" w:rsidRDefault="00067A23" w:rsidP="00707CFA">
      <w:pPr>
        <w:pStyle w:val="aff1"/>
        <w:spacing w:before="0"/>
        <w:rPr>
          <w:rtl/>
        </w:rPr>
      </w:pPr>
      <w:ins w:id="9814" w:author="מספור קטעי משנה" w:date="2026-10-06T10:04:46Z">
        <w:r>
          <w:rPr>
            <w:rStyle w:val="MisparKeta"/>
          </w:rPr>
          <w:t xml:space="preserve">א. </w:t>
        </w:r>
      </w:ins>
      <w:r w:rsidRPr="00FD108B">
        <w:rPr>
          <w:rtl/>
        </w:rPr>
        <w:t>אבל מכרו תורה לא יקחו ספרים וכו'.</w:t>
      </w:r>
    </w:p>
    <w:p w14:paraId="7CD8AED5" w14:textId="0D8D39F7" w:rsidR="00E870E0" w:rsidRPr="00E42854" w:rsidRDefault="00067A23" w:rsidP="00707CFA">
      <w:pPr>
        <w:pStyle w:val="afff4"/>
        <w:spacing w:before="0"/>
        <w:jc w:val="both"/>
        <w:rPr>
          <w:rStyle w:val="afff"/>
          <w:rFonts w:cs="PFT_Frank"/>
          <w:b/>
          <w:bCs/>
          <w:spacing w:val="-4"/>
          <w:rtl/>
        </w:rPr>
      </w:pPr>
      <w:r w:rsidRPr="00411327">
        <w:rPr>
          <w:rStyle w:val="afff"/>
          <w:b/>
          <w:rtl/>
        </w:rPr>
        <w:t xml:space="preserve">איבעיא: </w:t>
      </w:r>
      <w:r w:rsidRPr="00F87DC2">
        <w:rPr>
          <w:rtl/>
        </w:rPr>
        <w:t>למכור ס"</w:t>
      </w:r>
      <w:r w:rsidRPr="00F87DC2">
        <w:rPr>
          <w:rFonts w:hint="eastAsia"/>
          <w:rtl/>
        </w:rPr>
        <w:t>ת</w:t>
      </w:r>
      <w:r w:rsidRPr="00F87DC2">
        <w:rPr>
          <w:rtl/>
        </w:rPr>
        <w:t xml:space="preserve"> ישן ליקח בו ח</w:t>
      </w:r>
      <w:r>
        <w:rPr>
          <w:rtl/>
        </w:rPr>
        <w:t xml:space="preserve">דש? </w:t>
      </w:r>
      <w:r w:rsidR="00F33583">
        <w:rPr>
          <w:rStyle w:val="afffb"/>
          <w:rFonts w:hint="cs"/>
          <w:rtl/>
        </w:rPr>
        <w:t>שאין לו</w:t>
      </w:r>
      <w:r w:rsidRPr="00135477">
        <w:rPr>
          <w:rStyle w:val="afffb"/>
          <w:rtl/>
        </w:rPr>
        <w:t xml:space="preserve"> </w:t>
      </w:r>
      <w:r w:rsidRPr="00135477">
        <w:rPr>
          <w:rStyle w:val="afffb"/>
          <w:rFonts w:hint="eastAsia"/>
          <w:rtl/>
        </w:rPr>
        <w:t>עלויי</w:t>
      </w:r>
      <w:r w:rsidRPr="00135477">
        <w:rPr>
          <w:rStyle w:val="afffb"/>
          <w:rtl/>
        </w:rPr>
        <w:t xml:space="preserve"> </w:t>
      </w:r>
      <w:r w:rsidRPr="00135477">
        <w:rPr>
          <w:rStyle w:val="afffb"/>
          <w:rFonts w:hint="eastAsia"/>
          <w:rtl/>
        </w:rPr>
        <w:t>אחר</w:t>
      </w:r>
      <w:r w:rsidR="00F33583">
        <w:rPr>
          <w:rStyle w:val="afffb"/>
          <w:rFonts w:hint="cs"/>
          <w:rtl/>
        </w:rPr>
        <w:t>ינא</w:t>
      </w:r>
      <w:r w:rsidR="0008188E">
        <w:rPr>
          <w:rStyle w:val="afff"/>
          <w:rFonts w:cs="PFT_Frank" w:hint="cs"/>
          <w:b/>
          <w:bCs/>
          <w:spacing w:val="-4"/>
          <w:rtl/>
        </w:rPr>
        <w:t xml:space="preserve"> </w:t>
      </w:r>
      <w:r w:rsidR="0008188E" w:rsidRPr="0008188E">
        <w:rPr>
          <w:rStyle w:val="afffb"/>
          <w:rFonts w:hint="cs"/>
          <w:rtl/>
        </w:rPr>
        <w:t>[ה]</w:t>
      </w:r>
    </w:p>
    <w:p w14:paraId="0AF5DCDE" w14:textId="77777777" w:rsidR="0094084F" w:rsidRDefault="00067A23" w:rsidP="00E870E0">
      <w:pPr>
        <w:pStyle w:val="36"/>
        <w:framePr w:wrap="notBeside"/>
        <w:rPr>
          <w:rtl/>
        </w:rPr>
      </w:pPr>
      <w:r w:rsidRPr="00E870E0">
        <w:rPr>
          <w:rFonts w:hint="cs"/>
          <w:rtl/>
        </w:rPr>
        <w:t>א. אין להוכיח</w:t>
      </w:r>
      <w:r w:rsidR="0094084F">
        <w:rPr>
          <w:rFonts w:hint="cs"/>
          <w:rtl/>
        </w:rPr>
        <w:t>:</w:t>
      </w:r>
    </w:p>
    <w:p w14:paraId="1B490512" w14:textId="77FEF47A" w:rsidR="00067A23" w:rsidRPr="0008188E" w:rsidRDefault="0049274B" w:rsidP="00AF4F24">
      <w:pPr>
        <w:rPr>
          <w:rFonts w:cs="PFT_Frank"/>
          <w:b/>
          <w:bCs/>
          <w:spacing w:val="-4"/>
          <w:szCs w:val="14"/>
          <w:rtl/>
        </w:rPr>
      </w:pPr>
      <w:r w:rsidRPr="0008188E">
        <w:rPr>
          <w:rFonts w:hint="cs"/>
          <w:spacing w:val="-4"/>
          <w:rtl/>
        </w:rPr>
        <w:t>ד</w:t>
      </w:r>
      <w:r w:rsidR="00067A23" w:rsidRPr="0008188E">
        <w:rPr>
          <w:spacing w:val="-4"/>
          <w:rtl/>
        </w:rPr>
        <w:t>מכרו תורה לא יקחו ספרים</w:t>
      </w:r>
      <w:r w:rsidRPr="0008188E">
        <w:rPr>
          <w:rFonts w:hint="cs"/>
          <w:spacing w:val="-4"/>
          <w:rtl/>
        </w:rPr>
        <w:t>,</w:t>
      </w:r>
      <w:r w:rsidR="00067A23" w:rsidRPr="0008188E">
        <w:rPr>
          <w:rFonts w:hint="cs"/>
          <w:spacing w:val="-4"/>
          <w:rtl/>
        </w:rPr>
        <w:t xml:space="preserve"> </w:t>
      </w:r>
      <w:r w:rsidR="00067A23" w:rsidRPr="0008188E">
        <w:rPr>
          <w:rStyle w:val="afffb"/>
          <w:rFonts w:hint="cs"/>
          <w:rtl/>
        </w:rPr>
        <w:t xml:space="preserve">הא תורה </w:t>
      </w:r>
      <w:r w:rsidRPr="0008188E">
        <w:rPr>
          <w:rStyle w:val="afffb"/>
          <w:rFonts w:hint="cs"/>
          <w:rtl/>
        </w:rPr>
        <w:t>מותר</w:t>
      </w:r>
      <w:r w:rsidR="0008188E" w:rsidRPr="0008188E">
        <w:rPr>
          <w:rFonts w:hint="cs"/>
          <w:spacing w:val="-4"/>
          <w:rtl/>
        </w:rPr>
        <w:t xml:space="preserve"> - </w:t>
      </w:r>
      <w:r w:rsidR="00067A23" w:rsidRPr="0008188E">
        <w:rPr>
          <w:rFonts w:hint="cs"/>
          <w:spacing w:val="-4"/>
          <w:rtl/>
        </w:rPr>
        <w:t>דאפשר ה</w:t>
      </w:r>
      <w:r w:rsidR="00067A23" w:rsidRPr="0008188E">
        <w:rPr>
          <w:spacing w:val="-4"/>
          <w:rtl/>
        </w:rPr>
        <w:t>"</w:t>
      </w:r>
      <w:r w:rsidR="00067A23" w:rsidRPr="0008188E">
        <w:rPr>
          <w:rFonts w:hint="cs"/>
          <w:spacing w:val="-4"/>
          <w:rtl/>
        </w:rPr>
        <w:t xml:space="preserve">מ </w:t>
      </w:r>
      <w:r w:rsidR="00067A23" w:rsidRPr="0008188E">
        <w:rPr>
          <w:rFonts w:cs="PFT_Frank" w:hint="cs"/>
          <w:b/>
          <w:bCs/>
          <w:spacing w:val="-4"/>
          <w:szCs w:val="14"/>
          <w:rtl/>
        </w:rPr>
        <w:t>בדיעבד</w:t>
      </w:r>
    </w:p>
    <w:p w14:paraId="064D1E63" w14:textId="77777777" w:rsidR="0094084F" w:rsidRDefault="00067A23" w:rsidP="00E42854">
      <w:pPr>
        <w:pStyle w:val="36"/>
        <w:framePr w:wrap="notBeside"/>
        <w:rPr>
          <w:rtl/>
        </w:rPr>
      </w:pPr>
      <w:r w:rsidRPr="00E42854">
        <w:rPr>
          <w:rFonts w:hint="eastAsia"/>
          <w:rtl/>
        </w:rPr>
        <w:t>ב</w:t>
      </w:r>
      <w:r w:rsidRPr="00E42854">
        <w:rPr>
          <w:rtl/>
        </w:rPr>
        <w:t xml:space="preserve">. </w:t>
      </w:r>
      <w:r w:rsidR="002A36AA" w:rsidRPr="00E42854">
        <w:rPr>
          <w:rFonts w:hint="cs"/>
          <w:rtl/>
        </w:rPr>
        <w:t>ו</w:t>
      </w:r>
      <w:r w:rsidRPr="00E42854">
        <w:rPr>
          <w:rFonts w:hint="eastAsia"/>
          <w:rtl/>
        </w:rPr>
        <w:t>אין</w:t>
      </w:r>
      <w:r w:rsidRPr="00E42854">
        <w:rPr>
          <w:rtl/>
        </w:rPr>
        <w:t xml:space="preserve"> </w:t>
      </w:r>
      <w:r w:rsidRPr="00E42854">
        <w:rPr>
          <w:rFonts w:hint="eastAsia"/>
          <w:rtl/>
        </w:rPr>
        <w:t>להוכיח</w:t>
      </w:r>
      <w:r w:rsidR="0094084F">
        <w:rPr>
          <w:rFonts w:hint="eastAsia"/>
          <w:rtl/>
        </w:rPr>
        <w:t>:</w:t>
      </w:r>
    </w:p>
    <w:p w14:paraId="35C97089" w14:textId="1374E3A0" w:rsidR="0049274B" w:rsidRPr="00411327" w:rsidRDefault="00067A23" w:rsidP="0049274B">
      <w:pPr>
        <w:rPr>
          <w:rStyle w:val="afff"/>
          <w:b/>
          <w:rtl/>
        </w:rPr>
      </w:pPr>
      <w:r w:rsidRPr="00F87DC2">
        <w:rPr>
          <w:rFonts w:hint="eastAsia"/>
          <w:rtl/>
        </w:rPr>
        <w:t>ד</w:t>
      </w:r>
      <w:r w:rsidRPr="00F87DC2">
        <w:rPr>
          <w:rtl/>
        </w:rPr>
        <w:t xml:space="preserve">גוללין </w:t>
      </w:r>
      <w:r w:rsidR="0049274B">
        <w:rPr>
          <w:rFonts w:hint="cs"/>
          <w:rtl/>
        </w:rPr>
        <w:t>ס"ת</w:t>
      </w:r>
      <w:r w:rsidRPr="00F87DC2">
        <w:rPr>
          <w:rtl/>
        </w:rPr>
        <w:t xml:space="preserve"> במטפחות חומשי</w:t>
      </w:r>
      <w:r w:rsidR="0049274B">
        <w:rPr>
          <w:rFonts w:hint="cs"/>
          <w:rtl/>
        </w:rPr>
        <w:t>ם</w:t>
      </w:r>
      <w:r w:rsidR="002A36AA">
        <w:rPr>
          <w:rFonts w:hint="cs"/>
          <w:rtl/>
        </w:rPr>
        <w:t>,</w:t>
      </w:r>
      <w:r w:rsidRPr="006F178A">
        <w:rPr>
          <w:rFonts w:hint="cs"/>
          <w:rtl/>
        </w:rPr>
        <w:t xml:space="preserve"> הא </w:t>
      </w:r>
      <w:r w:rsidR="00AF4F24">
        <w:rPr>
          <w:rFonts w:hint="cs"/>
          <w:rtl/>
        </w:rPr>
        <w:t>ב</w:t>
      </w:r>
      <w:r w:rsidRPr="006F178A">
        <w:rPr>
          <w:rFonts w:hint="cs"/>
          <w:rtl/>
        </w:rPr>
        <w:t>ס</w:t>
      </w:r>
      <w:r w:rsidRPr="006F178A">
        <w:rPr>
          <w:rtl/>
        </w:rPr>
        <w:t>"</w:t>
      </w:r>
      <w:r w:rsidRPr="006F178A">
        <w:rPr>
          <w:rFonts w:hint="cs"/>
          <w:rtl/>
        </w:rPr>
        <w:t>ת לא</w:t>
      </w:r>
    </w:p>
    <w:p w14:paraId="792352CB" w14:textId="77777777" w:rsidR="0094084F" w:rsidRDefault="0049274B" w:rsidP="00E42854">
      <w:pPr>
        <w:pStyle w:val="36"/>
        <w:framePr w:wrap="notBeside"/>
        <w:rPr>
          <w:rtl/>
        </w:rPr>
      </w:pPr>
      <w:r w:rsidRPr="00E42854">
        <w:rPr>
          <w:rFonts w:hint="cs"/>
          <w:rtl/>
        </w:rPr>
        <w:lastRenderedPageBreak/>
        <w:t xml:space="preserve">- </w:t>
      </w:r>
      <w:r w:rsidR="00067A23" w:rsidRPr="00E42854">
        <w:rPr>
          <w:rFonts w:hint="eastAsia"/>
          <w:rtl/>
        </w:rPr>
        <w:t>ד</w:t>
      </w:r>
      <w:r w:rsidRPr="00E42854">
        <w:rPr>
          <w:rFonts w:hint="cs"/>
          <w:rtl/>
        </w:rPr>
        <w:t>מ</w:t>
      </w:r>
      <w:r w:rsidR="00067A23" w:rsidRPr="00E42854">
        <w:rPr>
          <w:rtl/>
        </w:rPr>
        <w:t>סיפא</w:t>
      </w:r>
      <w:r w:rsidR="0094084F">
        <w:rPr>
          <w:rtl/>
        </w:rPr>
        <w:t>:</w:t>
      </w:r>
    </w:p>
    <w:p w14:paraId="37E84EED" w14:textId="0B7741C8" w:rsidR="00067A23" w:rsidRPr="00F53094" w:rsidRDefault="0049274B" w:rsidP="0049274B">
      <w:pPr>
        <w:rPr>
          <w:rStyle w:val="afe"/>
          <w:b/>
          <w:spacing w:val="-2"/>
          <w:rtl/>
        </w:rPr>
      </w:pPr>
      <w:r w:rsidRPr="00E42854">
        <w:rPr>
          <w:rFonts w:hint="cs"/>
          <w:rtl/>
        </w:rPr>
        <w:t>ד</w:t>
      </w:r>
      <w:r w:rsidR="00067A23" w:rsidRPr="00E42854">
        <w:rPr>
          <w:rtl/>
        </w:rPr>
        <w:t>לא חומשי</w:t>
      </w:r>
      <w:r w:rsidRPr="00E42854">
        <w:rPr>
          <w:rFonts w:hint="cs"/>
          <w:rtl/>
        </w:rPr>
        <w:t>ם</w:t>
      </w:r>
      <w:r w:rsidR="00067A23" w:rsidRPr="00E42854">
        <w:rPr>
          <w:rtl/>
        </w:rPr>
        <w:t xml:space="preserve"> </w:t>
      </w:r>
      <w:r w:rsidRPr="00E42854">
        <w:rPr>
          <w:rFonts w:hint="cs"/>
          <w:rtl/>
        </w:rPr>
        <w:t>ב</w:t>
      </w:r>
      <w:r w:rsidR="002A36AA" w:rsidRPr="00E42854">
        <w:rPr>
          <w:rFonts w:hint="cs"/>
          <w:rtl/>
        </w:rPr>
        <w:t xml:space="preserve">מטפחות </w:t>
      </w:r>
      <w:r w:rsidRPr="00E42854">
        <w:rPr>
          <w:rFonts w:hint="cs"/>
          <w:rtl/>
        </w:rPr>
        <w:t>ס"ת</w:t>
      </w:r>
      <w:r w:rsidR="002A36AA" w:rsidRPr="00E42854">
        <w:rPr>
          <w:rFonts w:hint="cs"/>
          <w:rtl/>
        </w:rPr>
        <w:t>,</w:t>
      </w:r>
      <w:r w:rsidR="00067A23" w:rsidRPr="00E42854">
        <w:rPr>
          <w:rtl/>
        </w:rPr>
        <w:t xml:space="preserve"> הא </w:t>
      </w:r>
      <w:r w:rsidR="002A36AA" w:rsidRPr="00E42854">
        <w:rPr>
          <w:rFonts w:hint="cs"/>
          <w:rtl/>
        </w:rPr>
        <w:t xml:space="preserve"> תורה </w:t>
      </w:r>
      <w:r w:rsidRPr="00E42854">
        <w:rPr>
          <w:rFonts w:hint="cs"/>
          <w:rtl/>
        </w:rPr>
        <w:t>מותר.</w:t>
      </w:r>
    </w:p>
    <w:p w14:paraId="6322A1F2" w14:textId="77777777" w:rsidR="0094084F" w:rsidRDefault="00067A23" w:rsidP="00E42854">
      <w:pPr>
        <w:pStyle w:val="36"/>
        <w:framePr w:wrap="notBeside"/>
        <w:rPr>
          <w:rtl/>
        </w:rPr>
      </w:pPr>
      <w:r w:rsidRPr="00E42854">
        <w:rPr>
          <w:rFonts w:hint="eastAsia"/>
          <w:rtl/>
        </w:rPr>
        <w:t>ג</w:t>
      </w:r>
      <w:r w:rsidRPr="00E42854">
        <w:rPr>
          <w:rtl/>
        </w:rPr>
        <w:t>.</w:t>
      </w:r>
      <w:r w:rsidR="002A36AA" w:rsidRPr="00E42854">
        <w:rPr>
          <w:rFonts w:hint="cs"/>
          <w:rtl/>
        </w:rPr>
        <w:t xml:space="preserve"> ואין להוכיח</w:t>
      </w:r>
      <w:r w:rsidR="0094084F">
        <w:rPr>
          <w:rFonts w:hint="cs"/>
          <w:rtl/>
        </w:rPr>
        <w:t>:</w:t>
      </w:r>
    </w:p>
    <w:p w14:paraId="7A6D91DE" w14:textId="4D7D834B" w:rsidR="00AF4F24" w:rsidRDefault="00067A23" w:rsidP="00C11782">
      <w:pPr>
        <w:rPr>
          <w:rStyle w:val="afffb"/>
          <w:rtl/>
        </w:rPr>
      </w:pPr>
      <w:r w:rsidRPr="00053D18">
        <w:rPr>
          <w:rFonts w:hint="eastAsia"/>
          <w:rtl/>
        </w:rPr>
        <w:t>ד</w:t>
      </w:r>
      <w:r w:rsidRPr="00053D18">
        <w:rPr>
          <w:rtl/>
        </w:rPr>
        <w:t>מניחין ס"</w:t>
      </w:r>
      <w:r w:rsidRPr="00053D18">
        <w:rPr>
          <w:rFonts w:hint="eastAsia"/>
          <w:rtl/>
        </w:rPr>
        <w:t>ת</w:t>
      </w:r>
      <w:r w:rsidRPr="00053D18">
        <w:rPr>
          <w:rtl/>
        </w:rPr>
        <w:t xml:space="preserve"> </w:t>
      </w:r>
      <w:r w:rsidRPr="00053D18">
        <w:rPr>
          <w:rFonts w:hint="eastAsia"/>
          <w:rtl/>
        </w:rPr>
        <w:t>ע</w:t>
      </w:r>
      <w:r w:rsidR="002A36AA" w:rsidRPr="00053D18">
        <w:rPr>
          <w:rFonts w:hint="cs"/>
          <w:rtl/>
        </w:rPr>
        <w:t>ל</w:t>
      </w:r>
      <w:r w:rsidRPr="00053D18">
        <w:rPr>
          <w:rtl/>
        </w:rPr>
        <w:t xml:space="preserve"> </w:t>
      </w:r>
      <w:r w:rsidR="002A36AA" w:rsidRPr="00053D18">
        <w:rPr>
          <w:rFonts w:hint="cs"/>
          <w:rtl/>
        </w:rPr>
        <w:t>ס"ת</w:t>
      </w:r>
      <w:r w:rsidRPr="00F87DC2">
        <w:rPr>
          <w:spacing w:val="-2"/>
          <w:rtl/>
        </w:rPr>
        <w:t xml:space="preserve"> </w:t>
      </w:r>
      <w:r w:rsidR="002A36AA">
        <w:rPr>
          <w:rStyle w:val="afffb"/>
          <w:rFonts w:hint="cs"/>
          <w:rtl/>
        </w:rPr>
        <w:t>ו</w:t>
      </w:r>
      <w:r w:rsidR="00C11782">
        <w:rPr>
          <w:rStyle w:val="afffb"/>
          <w:rFonts w:hint="cs"/>
          <w:rtl/>
        </w:rPr>
        <w:t>ס"ת</w:t>
      </w:r>
      <w:r w:rsidR="002A36AA">
        <w:rPr>
          <w:rStyle w:val="afffb"/>
          <w:rFonts w:hint="cs"/>
          <w:rtl/>
        </w:rPr>
        <w:t xml:space="preserve"> </w:t>
      </w:r>
      <w:r w:rsidR="002A36AA" w:rsidRPr="00135477">
        <w:rPr>
          <w:rStyle w:val="afffb"/>
          <w:rFonts w:hint="cs"/>
          <w:rtl/>
        </w:rPr>
        <w:t xml:space="preserve">על </w:t>
      </w:r>
      <w:r w:rsidRPr="00135477">
        <w:rPr>
          <w:rStyle w:val="afffb"/>
          <w:rtl/>
        </w:rPr>
        <w:t>חומשי</w:t>
      </w:r>
      <w:r w:rsidR="002A36AA" w:rsidRPr="00135477">
        <w:rPr>
          <w:rStyle w:val="afffb"/>
          <w:rFonts w:hint="cs"/>
          <w:rtl/>
        </w:rPr>
        <w:t>ם</w:t>
      </w:r>
      <w:r w:rsidRPr="00135477">
        <w:rPr>
          <w:rStyle w:val="afffb"/>
          <w:rtl/>
        </w:rPr>
        <w:t xml:space="preserve"> וחומשי</w:t>
      </w:r>
      <w:r w:rsidR="002A36AA">
        <w:rPr>
          <w:rStyle w:val="afffb"/>
          <w:rFonts w:hint="cs"/>
          <w:rtl/>
        </w:rPr>
        <w:t>ם</w:t>
      </w:r>
      <w:r w:rsidRPr="00135477">
        <w:rPr>
          <w:rStyle w:val="afffb"/>
          <w:rtl/>
        </w:rPr>
        <w:t xml:space="preserve"> </w:t>
      </w:r>
      <w:r w:rsidRPr="00135477">
        <w:rPr>
          <w:rStyle w:val="afffb"/>
          <w:rFonts w:hint="eastAsia"/>
          <w:rtl/>
        </w:rPr>
        <w:t>ע</w:t>
      </w:r>
      <w:r w:rsidR="002A36AA">
        <w:rPr>
          <w:rStyle w:val="afffb"/>
          <w:rFonts w:hint="cs"/>
          <w:rtl/>
        </w:rPr>
        <w:t>ל נ"ך</w:t>
      </w:r>
      <w:r w:rsidR="00DE567E">
        <w:rPr>
          <w:rStyle w:val="afffb"/>
          <w:rFonts w:hint="cs"/>
          <w:rtl/>
        </w:rPr>
        <w:t>,</w:t>
      </w:r>
      <w:r w:rsidRPr="00135477">
        <w:rPr>
          <w:rStyle w:val="afffb"/>
          <w:rtl/>
        </w:rPr>
        <w:t xml:space="preserve"> </w:t>
      </w:r>
      <w:r w:rsidR="00AF4F24">
        <w:rPr>
          <w:rStyle w:val="afffb"/>
          <w:rFonts w:hint="cs"/>
          <w:rtl/>
        </w:rPr>
        <w:t xml:space="preserve">  </w:t>
      </w:r>
    </w:p>
    <w:p w14:paraId="2FA6FEE2" w14:textId="77777777" w:rsidR="0094084F" w:rsidRDefault="00AF4F24" w:rsidP="00E42854">
      <w:pPr>
        <w:pStyle w:val="36"/>
        <w:framePr w:wrap="notBeside"/>
        <w:rPr>
          <w:rtl/>
        </w:rPr>
      </w:pPr>
      <w:r w:rsidRPr="00E42854">
        <w:rPr>
          <w:rFonts w:hint="cs"/>
          <w:rtl/>
        </w:rPr>
        <w:t xml:space="preserve">    </w:t>
      </w:r>
      <w:r w:rsidR="002A36AA" w:rsidRPr="00E42854">
        <w:rPr>
          <w:rFonts w:hint="cs"/>
          <w:rtl/>
        </w:rPr>
        <w:t>ו</w:t>
      </w:r>
      <w:r w:rsidR="00067A23" w:rsidRPr="00E42854">
        <w:rPr>
          <w:rtl/>
        </w:rPr>
        <w:t>לא</w:t>
      </w:r>
      <w:r w:rsidR="00067A23" w:rsidRPr="00E42854">
        <w:rPr>
          <w:rFonts w:hint="cs"/>
          <w:rtl/>
        </w:rPr>
        <w:t xml:space="preserve"> להיפך</w:t>
      </w:r>
      <w:r w:rsidR="0094084F">
        <w:rPr>
          <w:rFonts w:hint="cs"/>
          <w:rtl/>
        </w:rPr>
        <w:t>:</w:t>
      </w:r>
    </w:p>
    <w:p w14:paraId="19012AC9" w14:textId="4BB3112E" w:rsidR="00067A23" w:rsidRPr="00F53094" w:rsidRDefault="00067A23" w:rsidP="00C11782">
      <w:pPr>
        <w:rPr>
          <w:rStyle w:val="afffb"/>
          <w:b/>
          <w:bCs/>
          <w:rtl/>
        </w:rPr>
      </w:pPr>
      <w:r w:rsidRPr="00E42854">
        <w:rPr>
          <w:rFonts w:hint="cs"/>
          <w:rtl/>
        </w:rPr>
        <w:t>דשאני הנחה ש</w:t>
      </w:r>
      <w:r w:rsidR="006F1239" w:rsidRPr="00E42854">
        <w:rPr>
          <w:rFonts w:hint="cs"/>
          <w:rtl/>
        </w:rPr>
        <w:t>א"א</w:t>
      </w:r>
      <w:r w:rsidRPr="00E42854">
        <w:rPr>
          <w:rFonts w:hint="cs"/>
          <w:rtl/>
        </w:rPr>
        <w:t xml:space="preserve"> אפש</w:t>
      </w:r>
      <w:r w:rsidR="006F1239" w:rsidRPr="00E42854">
        <w:rPr>
          <w:rFonts w:hint="cs"/>
          <w:rtl/>
        </w:rPr>
        <w:t>ר,</w:t>
      </w:r>
      <w:r w:rsidR="006F1239">
        <w:rPr>
          <w:rFonts w:hint="cs"/>
          <w:rtl/>
        </w:rPr>
        <w:t xml:space="preserve"> </w:t>
      </w:r>
      <w:r w:rsidR="00637DFC">
        <w:rPr>
          <w:rStyle w:val="afffb"/>
          <w:rFonts w:hint="cs"/>
          <w:rtl/>
        </w:rPr>
        <w:t>מ</w:t>
      </w:r>
      <w:r w:rsidRPr="00135477">
        <w:rPr>
          <w:rStyle w:val="afffb"/>
          <w:rFonts w:hint="cs"/>
          <w:rtl/>
        </w:rPr>
        <w:t>דשרי לכרוך דף על חבירו</w:t>
      </w:r>
      <w:r w:rsidR="006F1239">
        <w:rPr>
          <w:rStyle w:val="afffb"/>
          <w:rFonts w:hint="cs"/>
          <w:rtl/>
        </w:rPr>
        <w:t>.</w:t>
      </w:r>
    </w:p>
    <w:p w14:paraId="4E996503" w14:textId="77777777" w:rsidR="0094084F" w:rsidRDefault="00067A23" w:rsidP="00053D18">
      <w:pPr>
        <w:pStyle w:val="36"/>
        <w:framePr w:wrap="notBeside"/>
        <w:rPr>
          <w:rtl/>
        </w:rPr>
      </w:pPr>
      <w:r w:rsidRPr="00053D18">
        <w:rPr>
          <w:rFonts w:hint="eastAsia"/>
          <w:rtl/>
        </w:rPr>
        <w:t>ד</w:t>
      </w:r>
      <w:r w:rsidRPr="00053D18">
        <w:rPr>
          <w:rtl/>
        </w:rPr>
        <w:t>. ואין להוכיח</w:t>
      </w:r>
      <w:r w:rsidR="0094084F">
        <w:rPr>
          <w:rFonts w:hint="eastAsia"/>
          <w:rtl/>
        </w:rPr>
        <w:t>:</w:t>
      </w:r>
    </w:p>
    <w:p w14:paraId="199887E5" w14:textId="4095D1AB" w:rsidR="006F1239" w:rsidRPr="00053D18" w:rsidRDefault="006A44D2" w:rsidP="00067A23">
      <w:pPr>
        <w:rPr>
          <w:rtl/>
        </w:rPr>
      </w:pPr>
      <w:r w:rsidRPr="006A44D2">
        <w:rPr>
          <w:rStyle w:val="afff"/>
          <w:rFonts w:hint="cs"/>
          <w:rtl/>
        </w:rPr>
        <w:t>מרשב''ג:</w:t>
      </w:r>
      <w:r>
        <w:rPr>
          <w:rFonts w:hint="cs"/>
        </w:rPr>
        <w:t xml:space="preserve"> </w:t>
      </w:r>
      <w:r w:rsidR="00067A23" w:rsidRPr="00053D18">
        <w:rPr>
          <w:rFonts w:hint="eastAsia"/>
          <w:rtl/>
        </w:rPr>
        <w:t>ד</w:t>
      </w:r>
      <w:r w:rsidR="00067A23" w:rsidRPr="00053D18">
        <w:rPr>
          <w:rtl/>
        </w:rPr>
        <w:t>לא ימכור ס"</w:t>
      </w:r>
      <w:r w:rsidR="00067A23" w:rsidRPr="00053D18">
        <w:rPr>
          <w:rFonts w:hint="eastAsia"/>
          <w:rtl/>
        </w:rPr>
        <w:t>ת</w:t>
      </w:r>
      <w:r w:rsidR="00067A23" w:rsidRPr="00053D18">
        <w:rPr>
          <w:rtl/>
        </w:rPr>
        <w:t xml:space="preserve"> ישן ליקח חדש</w:t>
      </w:r>
    </w:p>
    <w:p w14:paraId="416B57D0" w14:textId="0E2D0A63" w:rsidR="0094084F" w:rsidRDefault="0094084F" w:rsidP="00053D18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5CD33311" w14:textId="469E4935" w:rsidR="00067A23" w:rsidRPr="00F53094" w:rsidRDefault="00067A23" w:rsidP="00067A23">
      <w:pPr>
        <w:rPr>
          <w:rStyle w:val="afffb"/>
          <w:b/>
          <w:bCs/>
          <w:rtl/>
        </w:rPr>
      </w:pPr>
      <w:r w:rsidRPr="00F87DC2">
        <w:rPr>
          <w:rtl/>
        </w:rPr>
        <w:t>דמשום פשיע</w:t>
      </w:r>
      <w:r>
        <w:rPr>
          <w:rFonts w:hint="cs"/>
          <w:rtl/>
        </w:rPr>
        <w:t xml:space="preserve">ה, </w:t>
      </w:r>
      <w:r w:rsidR="006F1239" w:rsidRPr="00135477">
        <w:rPr>
          <w:rStyle w:val="afffb"/>
          <w:rFonts w:hint="cs"/>
          <w:rtl/>
        </w:rPr>
        <w:t>והאיבעיא</w:t>
      </w:r>
      <w:r w:rsidRPr="00135477">
        <w:rPr>
          <w:rStyle w:val="afffb"/>
          <w:rFonts w:hint="cs"/>
          <w:rtl/>
        </w:rPr>
        <w:t xml:space="preserve"> </w:t>
      </w:r>
      <w:r w:rsidR="006F1239">
        <w:rPr>
          <w:rStyle w:val="afffb"/>
          <w:rFonts w:hint="cs"/>
          <w:rtl/>
        </w:rPr>
        <w:t>כשכתוב</w:t>
      </w:r>
      <w:r w:rsidR="006F1239" w:rsidRPr="00135477">
        <w:rPr>
          <w:rStyle w:val="afffb"/>
          <w:rFonts w:hint="cs"/>
          <w:rtl/>
        </w:rPr>
        <w:t xml:space="preserve"> </w:t>
      </w:r>
      <w:r w:rsidR="006F1239">
        <w:rPr>
          <w:rStyle w:val="afffb"/>
          <w:rFonts w:hint="cs"/>
          <w:rtl/>
        </w:rPr>
        <w:t>ו</w:t>
      </w:r>
      <w:r w:rsidRPr="00135477">
        <w:rPr>
          <w:rStyle w:val="afffb"/>
          <w:rFonts w:hint="cs"/>
          <w:rtl/>
        </w:rPr>
        <w:t>רק</w:t>
      </w:r>
      <w:r w:rsidR="006F1239">
        <w:rPr>
          <w:rStyle w:val="afffb"/>
          <w:rFonts w:hint="cs"/>
          <w:rtl/>
        </w:rPr>
        <w:t xml:space="preserve"> מחוסר</w:t>
      </w:r>
      <w:r w:rsidRPr="00135477">
        <w:rPr>
          <w:rStyle w:val="afffb"/>
          <w:rFonts w:hint="cs"/>
          <w:rtl/>
        </w:rPr>
        <w:t xml:space="preserve"> דמים.</w:t>
      </w:r>
    </w:p>
    <w:p w14:paraId="2FE1014D" w14:textId="77777777" w:rsidR="0094084F" w:rsidRDefault="00067A23" w:rsidP="0008188E">
      <w:pPr>
        <w:pStyle w:val="36"/>
        <w:framePr w:wrap="notBeside"/>
        <w:rPr>
          <w:rtl/>
        </w:rPr>
      </w:pPr>
      <w:r w:rsidRPr="0008188E">
        <w:rPr>
          <w:rFonts w:hint="cs"/>
          <w:rtl/>
        </w:rPr>
        <w:t>ה. ואין להוכיח</w:t>
      </w:r>
      <w:r w:rsidR="0094084F">
        <w:rPr>
          <w:rtl/>
        </w:rPr>
        <w:t>:</w:t>
      </w:r>
    </w:p>
    <w:p w14:paraId="13FC229D" w14:textId="6B54D0F4" w:rsidR="00AF4F24" w:rsidRDefault="006A44D2" w:rsidP="00524D1F">
      <w:pPr>
        <w:rPr>
          <w:rtl/>
        </w:rPr>
      </w:pPr>
      <w:r w:rsidRPr="006A44D2">
        <w:rPr>
          <w:rStyle w:val="afff"/>
          <w:rFonts w:hint="cs"/>
          <w:rtl/>
        </w:rPr>
        <w:t>מר''מ</w:t>
      </w:r>
      <w:r>
        <w:rPr>
          <w:rStyle w:val="afff"/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067A23" w:rsidRPr="006B64E4">
        <w:rPr>
          <w:rFonts w:hint="cs"/>
          <w:rtl/>
        </w:rPr>
        <w:t>ד</w:t>
      </w:r>
      <w:r w:rsidR="00067A23" w:rsidRPr="006B64E4">
        <w:rPr>
          <w:rtl/>
        </w:rPr>
        <w:t>אין מוכרין ס"</w:t>
      </w:r>
      <w:r w:rsidR="00067A23" w:rsidRPr="006B64E4">
        <w:rPr>
          <w:rFonts w:hint="cs"/>
          <w:rtl/>
        </w:rPr>
        <w:t>ת</w:t>
      </w:r>
      <w:r w:rsidR="00067A23" w:rsidRPr="006B64E4">
        <w:rPr>
          <w:rtl/>
        </w:rPr>
        <w:t xml:space="preserve"> אלא</w:t>
      </w:r>
      <w:r w:rsidR="00067A23" w:rsidRPr="00AF4F24">
        <w:rPr>
          <w:spacing w:val="-4"/>
          <w:rtl/>
        </w:rPr>
        <w:t xml:space="preserve"> </w:t>
      </w:r>
      <w:r w:rsidR="00067A23" w:rsidRPr="003B4ECC">
        <w:rPr>
          <w:rFonts w:cs="PFT_Frank"/>
          <w:b/>
          <w:bCs/>
          <w:szCs w:val="14"/>
          <w:rtl/>
        </w:rPr>
        <w:t xml:space="preserve">ללמוד תורה </w:t>
      </w:r>
      <w:r w:rsidR="00067A23" w:rsidRPr="006B64E4">
        <w:rPr>
          <w:rtl/>
        </w:rPr>
        <w:t>ולישא אשה</w:t>
      </w:r>
      <w:r w:rsidR="00524D1F" w:rsidRPr="00AF4F24">
        <w:rPr>
          <w:rFonts w:hint="cs"/>
          <w:spacing w:val="-4"/>
          <w:rtl/>
        </w:rPr>
        <w:t xml:space="preserve"> </w:t>
      </w:r>
    </w:p>
    <w:p w14:paraId="326D791A" w14:textId="6397CFAF" w:rsidR="0094084F" w:rsidRDefault="0094084F" w:rsidP="006B64E4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13AB2AFB" w14:textId="49508E3C" w:rsidR="00067A23" w:rsidRPr="006F178A" w:rsidRDefault="00067A23" w:rsidP="00667A33">
      <w:pPr>
        <w:spacing w:after="60"/>
        <w:rPr>
          <w:rtl/>
        </w:rPr>
      </w:pPr>
      <w:r>
        <w:rPr>
          <w:rFonts w:hint="cs"/>
          <w:rtl/>
        </w:rPr>
        <w:t>ד</w:t>
      </w:r>
      <w:r w:rsidR="00637DFC">
        <w:rPr>
          <w:rFonts w:hint="cs"/>
          <w:rtl/>
        </w:rPr>
        <w:t xml:space="preserve">שאני </w:t>
      </w:r>
      <w:r w:rsidRPr="00F05A14">
        <w:rPr>
          <w:rFonts w:cs="PFT_Frank"/>
          <w:b/>
          <w:bCs/>
          <w:szCs w:val="14"/>
          <w:rtl/>
        </w:rPr>
        <w:t>תלמוד</w:t>
      </w:r>
      <w:r w:rsidRPr="006F178A">
        <w:rPr>
          <w:rtl/>
        </w:rPr>
        <w:t xml:space="preserve"> </w:t>
      </w:r>
      <w:r w:rsidR="00637DFC">
        <w:rPr>
          <w:rFonts w:hint="cs"/>
          <w:rtl/>
        </w:rPr>
        <w:t>ש</w:t>
      </w:r>
      <w:r w:rsidRPr="006F178A">
        <w:rPr>
          <w:rtl/>
        </w:rPr>
        <w:t>מביא למעשה</w:t>
      </w:r>
      <w:r w:rsidR="00524D1F">
        <w:rPr>
          <w:rFonts w:hint="cs"/>
          <w:rtl/>
        </w:rPr>
        <w:t>,</w:t>
      </w:r>
      <w:r>
        <w:rPr>
          <w:rFonts w:ascii="Fb Fontext" w:hAnsi="Fb Fontext" w:hint="cs"/>
          <w:sz w:val="20"/>
          <w:rtl/>
        </w:rPr>
        <w:t xml:space="preserve"> </w:t>
      </w:r>
      <w:r w:rsidR="00524D1F" w:rsidRPr="00F05A14">
        <w:rPr>
          <w:rFonts w:ascii="Fb Fontext" w:hAnsi="Fb Fontext" w:cs="PFT_Frank" w:hint="cs"/>
          <w:b/>
          <w:bCs/>
          <w:sz w:val="20"/>
          <w:szCs w:val="14"/>
          <w:rtl/>
        </w:rPr>
        <w:t>ו</w:t>
      </w:r>
      <w:r w:rsidRPr="00F05A14">
        <w:rPr>
          <w:rFonts w:ascii="Fb Fontext" w:hAnsi="Fb Fontext" w:cs="PFT_Frank"/>
          <w:b/>
          <w:bCs/>
          <w:sz w:val="20"/>
          <w:szCs w:val="14"/>
          <w:rtl/>
        </w:rPr>
        <w:t>אשה</w:t>
      </w:r>
      <w:r w:rsidRPr="006F178A">
        <w:rPr>
          <w:rFonts w:ascii="Fb Fontext" w:hAnsi="Fb Fontext"/>
          <w:sz w:val="20"/>
          <w:rtl/>
        </w:rPr>
        <w:t xml:space="preserve"> </w:t>
      </w:r>
      <w:r w:rsidR="00524D1F">
        <w:rPr>
          <w:rStyle w:val="a4"/>
          <w:rFonts w:hint="cs"/>
          <w:rtl/>
        </w:rPr>
        <w:t>'</w:t>
      </w:r>
      <w:r w:rsidRPr="00135477">
        <w:rPr>
          <w:rStyle w:val="a4"/>
          <w:rtl/>
        </w:rPr>
        <w:t>לא תהו בראה</w:t>
      </w:r>
      <w:r w:rsidR="00524D1F">
        <w:rPr>
          <w:rStyle w:val="a4"/>
          <w:rFonts w:hint="cs"/>
          <w:rtl/>
        </w:rPr>
        <w:t>'</w:t>
      </w:r>
      <w:r w:rsidR="00524D1F">
        <w:rPr>
          <w:rFonts w:ascii="Fb Fontext" w:hAnsi="Fb Fontext" w:hint="cs"/>
          <w:sz w:val="20"/>
          <w:rtl/>
        </w:rPr>
        <w:t>.</w:t>
      </w:r>
    </w:p>
    <w:p w14:paraId="0B4C4B7B" w14:textId="0B3F4682" w:rsidR="0094084F" w:rsidRDefault="00067A23" w:rsidP="006B64E4">
      <w:pPr>
        <w:pStyle w:val="36"/>
        <w:framePr w:wrap="notBeside"/>
        <w:rPr>
          <w:rtl/>
        </w:rPr>
      </w:pPr>
      <w:r w:rsidRPr="006B64E4">
        <w:rPr>
          <w:rFonts w:hint="cs"/>
          <w:rtl/>
        </w:rPr>
        <w:t>ת</w:t>
      </w:r>
      <w:r w:rsidRPr="006B64E4">
        <w:rPr>
          <w:rtl/>
        </w:rPr>
        <w:t>"</w:t>
      </w:r>
      <w:r w:rsidRPr="006B64E4">
        <w:rPr>
          <w:rFonts w:hint="cs"/>
          <w:rtl/>
        </w:rPr>
        <w:t>ר</w:t>
      </w:r>
      <w:r w:rsidR="0094084F">
        <w:rPr>
          <w:rtl/>
        </w:rPr>
        <w:t>:</w:t>
      </w:r>
    </w:p>
    <w:p w14:paraId="289CACD0" w14:textId="085DA33F" w:rsidR="00067A23" w:rsidRPr="006F178A" w:rsidRDefault="00067A23" w:rsidP="00067A23">
      <w:pPr>
        <w:rPr>
          <w:rtl/>
        </w:rPr>
      </w:pPr>
      <w:r w:rsidRPr="006F178A">
        <w:rPr>
          <w:rFonts w:ascii="Fb Fontext" w:hAnsi="Fb Fontext"/>
          <w:rtl/>
        </w:rPr>
        <w:t>לא ימכור ס</w:t>
      </w:r>
      <w:r w:rsidR="00524D1F">
        <w:rPr>
          <w:rFonts w:ascii="Fb Fontext" w:hAnsi="Fb Fontext" w:hint="cs"/>
          <w:rtl/>
        </w:rPr>
        <w:t xml:space="preserve">"ת </w:t>
      </w:r>
      <w:r w:rsidRPr="006F178A">
        <w:rPr>
          <w:rFonts w:ascii="Fb Fontext" w:hAnsi="Fb Fontext"/>
          <w:rtl/>
        </w:rPr>
        <w:t>א</w:t>
      </w:r>
      <w:r>
        <w:rPr>
          <w:rFonts w:ascii="Fb Fontext" w:hAnsi="Fb Fontext" w:hint="cs"/>
          <w:rtl/>
        </w:rPr>
        <w:t>פי</w:t>
      </w:r>
      <w:r w:rsidR="00524D1F">
        <w:rPr>
          <w:rFonts w:ascii="Fb Fontext" w:hAnsi="Fb Fontext" w:hint="cs"/>
          <w:rtl/>
        </w:rPr>
        <w:t>'</w:t>
      </w:r>
      <w:r>
        <w:rPr>
          <w:rFonts w:ascii="Fb Fontext" w:hAnsi="Fb Fontext" w:hint="cs"/>
          <w:rtl/>
        </w:rPr>
        <w:t xml:space="preserve"> </w:t>
      </w:r>
      <w:r w:rsidR="00524D1F">
        <w:rPr>
          <w:rFonts w:ascii="Fb Fontext" w:hAnsi="Fb Fontext" w:hint="cs"/>
          <w:rtl/>
        </w:rPr>
        <w:t xml:space="preserve">יש </w:t>
      </w:r>
      <w:r w:rsidR="00637DFC">
        <w:rPr>
          <w:rFonts w:ascii="Fb Fontext" w:hAnsi="Fb Fontext" w:hint="cs"/>
          <w:rtl/>
        </w:rPr>
        <w:t xml:space="preserve">לו </w:t>
      </w:r>
      <w:r w:rsidR="00524D1F">
        <w:rPr>
          <w:rFonts w:ascii="Fb Fontext" w:hAnsi="Fb Fontext" w:hint="cs"/>
          <w:rtl/>
        </w:rPr>
        <w:t>אחר</w:t>
      </w:r>
      <w:r w:rsidRPr="006F178A">
        <w:rPr>
          <w:rFonts w:ascii="Fb Fontext" w:hAnsi="Fb Fontext"/>
          <w:rtl/>
        </w:rPr>
        <w:t xml:space="preserve">, </w:t>
      </w:r>
      <w:r w:rsidR="00524D1F" w:rsidRPr="00F05A14">
        <w:rPr>
          <w:rFonts w:cs="PFT_Frank" w:hint="cs"/>
          <w:b/>
          <w:bCs/>
          <w:szCs w:val="14"/>
          <w:rtl/>
        </w:rPr>
        <w:t>ו</w:t>
      </w:r>
      <w:r w:rsidRPr="00F05A14">
        <w:rPr>
          <w:rFonts w:cs="PFT_Frank"/>
          <w:b/>
          <w:bCs/>
          <w:szCs w:val="14"/>
          <w:rtl/>
        </w:rPr>
        <w:t>אינו</w:t>
      </w:r>
      <w:r w:rsidRPr="006F178A">
        <w:rPr>
          <w:rtl/>
        </w:rPr>
        <w:t xml:space="preserve"> רואה סימן ברכה</w:t>
      </w:r>
      <w:r w:rsidR="00524D1F">
        <w:rPr>
          <w:rFonts w:hint="cs"/>
          <w:rtl/>
        </w:rPr>
        <w:t>.</w:t>
      </w:r>
    </w:p>
    <w:p w14:paraId="1D9E61EF" w14:textId="77777777" w:rsidR="00067A23" w:rsidRPr="00F23772" w:rsidRDefault="00067A23" w:rsidP="00067A23">
      <w:pPr>
        <w:pStyle w:val="aff1"/>
        <w:rPr>
          <w:rtl/>
        </w:rPr>
      </w:pPr>
      <w:ins w:id="9815" w:author="מספור קטעי משנה" w:date="2026-10-06T10:04:46Z">
        <w:r>
          <w:rPr>
            <w:rStyle w:val="MisparKeta"/>
          </w:rPr>
          <w:t xml:space="preserve">א. </w:t>
        </w:r>
      </w:ins>
      <w:r w:rsidRPr="00F23772">
        <w:rPr>
          <w:rtl/>
        </w:rPr>
        <w:t>וכן במותריהן.</w:t>
      </w:r>
    </w:p>
    <w:p w14:paraId="675AF665" w14:textId="054451D2" w:rsidR="0094084F" w:rsidRDefault="00067A23" w:rsidP="00F87C63">
      <w:pPr>
        <w:pStyle w:val="36"/>
        <w:framePr w:wrap="notBeside"/>
        <w:rPr>
          <w:rtl/>
        </w:rPr>
      </w:pPr>
      <w:r w:rsidRPr="00F87C63">
        <w:rPr>
          <w:rtl/>
        </w:rPr>
        <w:t>רבא</w:t>
      </w:r>
      <w:r w:rsidR="0094084F">
        <w:rPr>
          <w:rtl/>
        </w:rPr>
        <w:t>:</w:t>
      </w:r>
    </w:p>
    <w:p w14:paraId="601FD468" w14:textId="2480416F" w:rsidR="00067A23" w:rsidRPr="006F178A" w:rsidRDefault="00637DFC" w:rsidP="00067A23">
      <w:pPr>
        <w:rPr>
          <w:rtl/>
        </w:rPr>
      </w:pPr>
      <w:r>
        <w:rPr>
          <w:rFonts w:ascii="Fb Fontext" w:hAnsi="Fb Fontext" w:hint="cs"/>
          <w:rtl/>
        </w:rPr>
        <w:t>דוקא</w:t>
      </w:r>
      <w:r w:rsidR="00067A23" w:rsidRPr="006F178A">
        <w:rPr>
          <w:rFonts w:ascii="Fb Fontext" w:hAnsi="Fb Fontext"/>
          <w:rtl/>
        </w:rPr>
        <w:t xml:space="preserve"> </w:t>
      </w:r>
      <w:r w:rsidR="00067A23" w:rsidRPr="00F05A14">
        <w:rPr>
          <w:rFonts w:ascii="Fb Fontext" w:hAnsi="Fb Fontext" w:cs="PFT_Frank"/>
          <w:b/>
          <w:bCs/>
          <w:szCs w:val="14"/>
          <w:rtl/>
        </w:rPr>
        <w:t>מכרו</w:t>
      </w:r>
      <w:r w:rsidR="00067A23" w:rsidRPr="006F178A">
        <w:rPr>
          <w:rFonts w:ascii="Fb Fontext" w:hAnsi="Fb Fontext"/>
          <w:rtl/>
        </w:rPr>
        <w:t xml:space="preserve"> והותירו, אבל </w:t>
      </w:r>
      <w:r w:rsidR="00067A23" w:rsidRPr="00F05A14">
        <w:rPr>
          <w:rFonts w:ascii="Fb Fontext" w:hAnsi="Fb Fontext" w:cs="PFT_Frank"/>
          <w:b/>
          <w:bCs/>
          <w:szCs w:val="14"/>
          <w:rtl/>
        </w:rPr>
        <w:t>גבו</w:t>
      </w:r>
      <w:r w:rsidR="00067A23" w:rsidRPr="006F178A">
        <w:rPr>
          <w:rFonts w:ascii="Fb Fontext" w:hAnsi="Fb Fontext"/>
          <w:rtl/>
        </w:rPr>
        <w:t xml:space="preserve"> והותירו מותר</w:t>
      </w:r>
      <w:r>
        <w:rPr>
          <w:rFonts w:hint="cs"/>
          <w:rtl/>
        </w:rPr>
        <w:t xml:space="preserve"> </w:t>
      </w:r>
      <w:r>
        <w:rPr>
          <w:rStyle w:val="afffb"/>
          <w:rFonts w:hint="cs"/>
          <w:rtl/>
        </w:rPr>
        <w:t>ש</w:t>
      </w:r>
      <w:r w:rsidRPr="00135477">
        <w:rPr>
          <w:rStyle w:val="afffb"/>
          <w:rFonts w:hint="cs"/>
          <w:rtl/>
        </w:rPr>
        <w:t>לא קדש</w:t>
      </w:r>
    </w:p>
    <w:p w14:paraId="1293513C" w14:textId="77777777" w:rsidR="00AF4F24" w:rsidRDefault="00637DFC" w:rsidP="00067A23">
      <w:pPr>
        <w:rPr>
          <w:rtl/>
        </w:rPr>
      </w:pPr>
      <w:r w:rsidRPr="00F05A14">
        <w:rPr>
          <w:rFonts w:cs="PFT_Frank" w:hint="cs"/>
          <w:b/>
          <w:bCs/>
          <w:szCs w:val="14"/>
          <w:rtl/>
        </w:rPr>
        <w:t>ואפי'</w:t>
      </w:r>
      <w:r>
        <w:rPr>
          <w:rFonts w:hint="cs"/>
          <w:rtl/>
        </w:rPr>
        <w:t xml:space="preserve"> </w:t>
      </w:r>
      <w:r w:rsidR="00067A23" w:rsidRPr="006F178A">
        <w:rPr>
          <w:rFonts w:hint="cs"/>
          <w:rtl/>
        </w:rPr>
        <w:t>מכרו</w:t>
      </w:r>
      <w:r w:rsidR="00FD45FD">
        <w:rPr>
          <w:rFonts w:hint="cs"/>
          <w:rtl/>
        </w:rPr>
        <w:t>,</w:t>
      </w:r>
      <w:r w:rsidR="00067A23" w:rsidRPr="006F178A">
        <w:rPr>
          <w:rFonts w:hint="cs"/>
          <w:rtl/>
        </w:rPr>
        <w:t xml:space="preserve"> דוקא </w:t>
      </w:r>
      <w:r w:rsidR="00FD45FD">
        <w:rPr>
          <w:rFonts w:hint="cs"/>
          <w:rtl/>
        </w:rPr>
        <w:t>ב</w:t>
      </w:r>
      <w:r w:rsidR="00067A23" w:rsidRPr="006F178A">
        <w:rPr>
          <w:rFonts w:hint="cs"/>
          <w:rtl/>
        </w:rPr>
        <w:t xml:space="preserve">לא התנו ז' טובי העיר במעמד אנשי העיר </w:t>
      </w:r>
    </w:p>
    <w:p w14:paraId="402477AB" w14:textId="4AE01BB2" w:rsidR="00067A23" w:rsidRPr="006F178A" w:rsidRDefault="00067A23" w:rsidP="0018186E">
      <w:pPr>
        <w:rPr>
          <w:rtl/>
        </w:rPr>
      </w:pPr>
      <w:r w:rsidRPr="006F178A">
        <w:rPr>
          <w:rFonts w:hint="cs"/>
          <w:rtl/>
        </w:rPr>
        <w:t xml:space="preserve">אבל </w:t>
      </w:r>
      <w:r w:rsidR="00FD45FD">
        <w:rPr>
          <w:rFonts w:hint="cs"/>
          <w:rtl/>
        </w:rPr>
        <w:t>א"כ</w:t>
      </w:r>
      <w:r w:rsidR="00FD45FD" w:rsidRPr="006F178A">
        <w:rPr>
          <w:rFonts w:hint="cs"/>
          <w:rtl/>
        </w:rPr>
        <w:t xml:space="preserve"> </w:t>
      </w:r>
      <w:r w:rsidRPr="006F178A">
        <w:rPr>
          <w:rFonts w:hint="cs"/>
          <w:rtl/>
        </w:rPr>
        <w:t>אפי' לדוכסוסיא</w:t>
      </w:r>
      <w:r w:rsidR="00FD45FD">
        <w:rPr>
          <w:rFonts w:hint="cs"/>
          <w:rtl/>
        </w:rPr>
        <w:t xml:space="preserve"> </w:t>
      </w:r>
      <w:r w:rsidR="00FD45FD" w:rsidRPr="00135477">
        <w:rPr>
          <w:rStyle w:val="afffb"/>
          <w:rFonts w:hint="cs"/>
          <w:rtl/>
        </w:rPr>
        <w:t>פרש העיר</w:t>
      </w:r>
      <w:r w:rsidR="00FD45FD" w:rsidRPr="006F178A">
        <w:rPr>
          <w:rFonts w:hint="cs"/>
          <w:rtl/>
        </w:rPr>
        <w:t xml:space="preserve"> </w:t>
      </w:r>
      <w:r w:rsidRPr="006F178A">
        <w:rPr>
          <w:rFonts w:hint="cs"/>
          <w:rtl/>
        </w:rPr>
        <w:t>מותר</w:t>
      </w:r>
      <w:r w:rsidR="00FD45FD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035DA0A9" w14:textId="759F72AF" w:rsidR="00067A23" w:rsidRPr="0018186E" w:rsidRDefault="000273E4" w:rsidP="000273E4">
      <w:pPr>
        <w:pStyle w:val="af3"/>
        <w:rPr>
          <w:rtl/>
        </w:rPr>
      </w:pPr>
      <w:r>
        <w:rPr>
          <w:rFonts w:hint="cs"/>
          <w:rtl/>
        </w:rPr>
        <w:t>****</w:t>
      </w:r>
    </w:p>
    <w:p w14:paraId="4F8D64C6" w14:textId="0A532584" w:rsidR="0094084F" w:rsidRDefault="00AF4F24" w:rsidP="0018186E">
      <w:pPr>
        <w:pStyle w:val="36"/>
        <w:framePr w:wrap="notBeside"/>
        <w:rPr>
          <w:rtl/>
        </w:rPr>
      </w:pPr>
      <w:r w:rsidRPr="0018186E">
        <w:rPr>
          <w:rFonts w:ascii="Times New Roman" w:hAnsi="Times New Roman" w:cs="Times New Roman" w:hint="cs"/>
          <w:rtl/>
        </w:rPr>
        <w:t>◦</w:t>
      </w:r>
      <w:r w:rsidRPr="0018186E">
        <w:rPr>
          <w:rtl/>
        </w:rPr>
        <w:t xml:space="preserve"> </w:t>
      </w:r>
      <w:r w:rsidR="00067A23" w:rsidRPr="0018186E">
        <w:rPr>
          <w:rFonts w:hint="cs"/>
          <w:rtl/>
        </w:rPr>
        <w:t>מר</w:t>
      </w:r>
      <w:r w:rsidR="00067A23" w:rsidRPr="0018186E">
        <w:rPr>
          <w:rtl/>
        </w:rPr>
        <w:t>"</w:t>
      </w:r>
      <w:r w:rsidR="00067A23" w:rsidRPr="0018186E">
        <w:rPr>
          <w:rFonts w:hint="cs"/>
          <w:rtl/>
        </w:rPr>
        <w:t>מ</w:t>
      </w:r>
      <w:r w:rsidR="0094084F">
        <w:rPr>
          <w:rtl/>
        </w:rPr>
        <w:t>:</w:t>
      </w:r>
    </w:p>
    <w:p w14:paraId="1A375D53" w14:textId="41EA2B56" w:rsidR="00AF4F24" w:rsidRDefault="00067A23" w:rsidP="00067A23">
      <w:pPr>
        <w:rPr>
          <w:rFonts w:ascii="Fb Fontext" w:hAnsi="Fb Fontext"/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>בני עיר</w:t>
      </w:r>
      <w:r w:rsidRPr="006F178A">
        <w:rPr>
          <w:rFonts w:ascii="Fb Fontext" w:hAnsi="Fb Fontext"/>
          <w:rtl/>
        </w:rPr>
        <w:t xml:space="preserve"> שה</w:t>
      </w:r>
      <w:r w:rsidR="00AF4F24">
        <w:rPr>
          <w:rFonts w:ascii="Fb Fontext" w:hAnsi="Fb Fontext"/>
          <w:rtl/>
        </w:rPr>
        <w:t>לכו לעיר אחרת ופסקו עליהן צדקה</w:t>
      </w:r>
      <w:r w:rsidRPr="006F178A">
        <w:rPr>
          <w:rFonts w:ascii="Fb Fontext" w:hAnsi="Fb Fontext"/>
          <w:rtl/>
        </w:rPr>
        <w:t xml:space="preserve"> נותני</w:t>
      </w:r>
      <w:r w:rsidR="00FD45FD">
        <w:rPr>
          <w:rFonts w:ascii="Fb Fontext" w:hAnsi="Fb Fontext" w:hint="cs"/>
          <w:rtl/>
        </w:rPr>
        <w:t>ם</w:t>
      </w:r>
      <w:r w:rsidRPr="006F178A">
        <w:rPr>
          <w:rFonts w:ascii="Fb Fontext" w:hAnsi="Fb Fontext"/>
          <w:rtl/>
        </w:rPr>
        <w:t xml:space="preserve">, </w:t>
      </w:r>
    </w:p>
    <w:p w14:paraId="39E91A6F" w14:textId="44F23065" w:rsidR="00067A23" w:rsidRPr="006F178A" w:rsidRDefault="00067A23" w:rsidP="0018186E">
      <w:pPr>
        <w:rPr>
          <w:rtl/>
        </w:rPr>
      </w:pPr>
      <w:r w:rsidRPr="006F178A">
        <w:rPr>
          <w:rFonts w:ascii="Fb Fontext" w:hAnsi="Fb Fontext"/>
          <w:rtl/>
        </w:rPr>
        <w:t>וכש</w:t>
      </w:r>
      <w:r w:rsidR="00FD45FD">
        <w:rPr>
          <w:rFonts w:ascii="Fb Fontext" w:hAnsi="Fb Fontext" w:hint="cs"/>
          <w:rtl/>
        </w:rPr>
        <w:t>חוזרים</w:t>
      </w:r>
      <w:r w:rsidRPr="006F178A">
        <w:rPr>
          <w:rFonts w:ascii="Fb Fontext" w:hAnsi="Fb Fontext"/>
          <w:rtl/>
        </w:rPr>
        <w:t xml:space="preserve"> מפרנסי</w:t>
      </w:r>
      <w:r w:rsidR="00FD45FD">
        <w:rPr>
          <w:rFonts w:ascii="Fb Fontext" w:hAnsi="Fb Fontext" w:hint="cs"/>
          <w:rtl/>
        </w:rPr>
        <w:t>ם</w:t>
      </w:r>
      <w:r w:rsidRPr="006F178A">
        <w:rPr>
          <w:rFonts w:ascii="Fb Fontext" w:hAnsi="Fb Fontext"/>
          <w:rtl/>
        </w:rPr>
        <w:t xml:space="preserve"> </w:t>
      </w:r>
      <w:r w:rsidR="00FD45FD">
        <w:rPr>
          <w:rFonts w:ascii="Fb Fontext" w:hAnsi="Fb Fontext" w:hint="cs"/>
          <w:rtl/>
        </w:rPr>
        <w:t xml:space="preserve">בה </w:t>
      </w:r>
      <w:r w:rsidRPr="006F178A">
        <w:rPr>
          <w:rFonts w:ascii="Fb Fontext" w:hAnsi="Fb Fontext"/>
          <w:rtl/>
        </w:rPr>
        <w:t>עניי עיר</w:t>
      </w:r>
      <w:r w:rsidR="00FD45FD">
        <w:rPr>
          <w:rFonts w:ascii="Fb Fontext" w:hAnsi="Fb Fontext" w:hint="cs"/>
          <w:rtl/>
        </w:rPr>
        <w:t>ם</w:t>
      </w:r>
      <w:r w:rsidR="00AD11BD">
        <w:rPr>
          <w:rFonts w:ascii="Fb Fontext" w:hAnsi="Fb Fontext" w:hint="cs"/>
          <w:rtl/>
        </w:rPr>
        <w:t>,</w:t>
      </w:r>
    </w:p>
    <w:p w14:paraId="3EA7E027" w14:textId="5F4454A5" w:rsidR="00067A23" w:rsidRPr="006F178A" w:rsidRDefault="00FD45FD" w:rsidP="001D03D7">
      <w:pPr>
        <w:spacing w:after="60"/>
        <w:rPr>
          <w:rtl/>
        </w:rPr>
      </w:pPr>
      <w:r>
        <w:rPr>
          <w:rFonts w:hint="cs"/>
          <w:rtl/>
        </w:rPr>
        <w:t xml:space="preserve">אבל </w:t>
      </w:r>
      <w:r w:rsidRPr="00F05A14">
        <w:rPr>
          <w:rFonts w:cs="PFT_Frank" w:hint="cs"/>
          <w:b/>
          <w:bCs/>
          <w:szCs w:val="14"/>
          <w:rtl/>
        </w:rPr>
        <w:t>ב</w:t>
      </w:r>
      <w:r w:rsidR="00067A23" w:rsidRPr="00F05A14">
        <w:rPr>
          <w:rFonts w:cs="PFT_Frank"/>
          <w:b/>
          <w:bCs/>
          <w:szCs w:val="14"/>
          <w:rtl/>
        </w:rPr>
        <w:t>יחיד</w:t>
      </w:r>
      <w:r w:rsidR="00067A23" w:rsidRPr="006F178A">
        <w:rPr>
          <w:rtl/>
        </w:rPr>
        <w:t xml:space="preserve"> - תנתן לעניי אותה עיר.</w:t>
      </w:r>
    </w:p>
    <w:p w14:paraId="78CD6583" w14:textId="77777777" w:rsidR="0094084F" w:rsidRDefault="00AF4F24" w:rsidP="001D03D7">
      <w:pPr>
        <w:pStyle w:val="36"/>
        <w:framePr w:wrap="notBeside"/>
        <w:rPr>
          <w:rtl/>
        </w:rPr>
      </w:pPr>
      <w:r w:rsidRPr="001D03D7">
        <w:rPr>
          <w:rFonts w:ascii="Times New Roman" w:hAnsi="Times New Roman" w:cs="Times New Roman" w:hint="cs"/>
          <w:rtl/>
        </w:rPr>
        <w:t>◦</w:t>
      </w:r>
      <w:r w:rsidRPr="001D03D7">
        <w:rPr>
          <w:rtl/>
        </w:rPr>
        <w:t xml:space="preserve"> </w:t>
      </w:r>
      <w:r w:rsidR="00067A23" w:rsidRPr="001D03D7">
        <w:rPr>
          <w:rtl/>
        </w:rPr>
        <w:t>רב הונא</w:t>
      </w:r>
      <w:r w:rsidR="0094084F">
        <w:rPr>
          <w:rtl/>
        </w:rPr>
        <w:t>:</w:t>
      </w:r>
    </w:p>
    <w:p w14:paraId="494F0B1D" w14:textId="33C3C79B" w:rsidR="00067A23" w:rsidRPr="000B1E8D" w:rsidRDefault="00067A23" w:rsidP="00067A23">
      <w:pPr>
        <w:rPr>
          <w:spacing w:val="-2"/>
          <w:rtl/>
        </w:rPr>
      </w:pPr>
      <w:r w:rsidRPr="000B1E8D">
        <w:rPr>
          <w:spacing w:val="-2"/>
          <w:rtl/>
        </w:rPr>
        <w:t xml:space="preserve">גזר תענית, </w:t>
      </w:r>
      <w:r w:rsidR="00FD45FD" w:rsidRPr="000B1E8D">
        <w:rPr>
          <w:rStyle w:val="afff"/>
          <w:rFonts w:hint="cs"/>
          <w:b/>
          <w:spacing w:val="-2"/>
          <w:rtl/>
        </w:rPr>
        <w:t xml:space="preserve">נכנסו </w:t>
      </w:r>
      <w:r w:rsidRPr="000B1E8D">
        <w:rPr>
          <w:rStyle w:val="afff"/>
          <w:rFonts w:hint="cs"/>
          <w:b/>
          <w:spacing w:val="-2"/>
          <w:rtl/>
        </w:rPr>
        <w:t>אליו רחב''ח ובני עירו</w:t>
      </w:r>
      <w:r w:rsidR="00FD45FD" w:rsidRPr="000B1E8D">
        <w:rPr>
          <w:rFonts w:hint="cs"/>
          <w:spacing w:val="-2"/>
          <w:rtl/>
        </w:rPr>
        <w:t xml:space="preserve"> ו</w:t>
      </w:r>
      <w:r w:rsidRPr="000B1E8D">
        <w:rPr>
          <w:rFonts w:hint="cs"/>
          <w:spacing w:val="-2"/>
          <w:rtl/>
        </w:rPr>
        <w:t>חייב</w:t>
      </w:r>
      <w:r w:rsidR="00FD45FD" w:rsidRPr="000B1E8D">
        <w:rPr>
          <w:rFonts w:hint="cs"/>
          <w:spacing w:val="-2"/>
          <w:rtl/>
        </w:rPr>
        <w:t>ם</w:t>
      </w:r>
      <w:r w:rsidRPr="000B1E8D">
        <w:rPr>
          <w:rFonts w:hint="cs"/>
          <w:spacing w:val="-2"/>
          <w:rtl/>
        </w:rPr>
        <w:t xml:space="preserve"> </w:t>
      </w:r>
      <w:r w:rsidR="00FD45FD" w:rsidRPr="000B1E8D">
        <w:rPr>
          <w:rFonts w:hint="cs"/>
          <w:spacing w:val="-2"/>
          <w:rtl/>
        </w:rPr>
        <w:t>ב</w:t>
      </w:r>
      <w:r w:rsidRPr="000B1E8D">
        <w:rPr>
          <w:spacing w:val="-2"/>
          <w:rtl/>
        </w:rPr>
        <w:t>צדקה</w:t>
      </w:r>
      <w:r w:rsidR="00FD45FD" w:rsidRPr="000B1E8D">
        <w:rPr>
          <w:rFonts w:hint="cs"/>
          <w:spacing w:val="-2"/>
          <w:rtl/>
        </w:rPr>
        <w:t>,</w:t>
      </w:r>
      <w:r w:rsidR="000B1E8D" w:rsidRPr="000B1E8D">
        <w:rPr>
          <w:rFonts w:hint="cs"/>
          <w:spacing w:val="-2"/>
          <w:rtl/>
        </w:rPr>
        <w:t xml:space="preserve"> וכשרצו לחזור-</w:t>
      </w:r>
    </w:p>
    <w:p w14:paraId="0AB812DA" w14:textId="61E47CB3" w:rsidR="0094084F" w:rsidRDefault="00067A23" w:rsidP="000B1E8D">
      <w:pPr>
        <w:pStyle w:val="36"/>
        <w:framePr w:wrap="notBeside"/>
        <w:rPr>
          <w:rtl/>
        </w:rPr>
      </w:pPr>
      <w:r w:rsidRPr="000B1E8D">
        <w:rPr>
          <w:rFonts w:hint="cs"/>
          <w:rtl/>
        </w:rPr>
        <w:t>א</w:t>
      </w:r>
      <w:r w:rsidRPr="000B1E8D">
        <w:rPr>
          <w:rtl/>
        </w:rPr>
        <w:t>"</w:t>
      </w:r>
      <w:r w:rsidRPr="000B1E8D">
        <w:rPr>
          <w:rFonts w:hint="cs"/>
          <w:rtl/>
        </w:rPr>
        <w:t>ל ר</w:t>
      </w:r>
      <w:r w:rsidRPr="000B1E8D">
        <w:rPr>
          <w:rtl/>
        </w:rPr>
        <w:t>"</w:t>
      </w:r>
      <w:r w:rsidRPr="000B1E8D">
        <w:rPr>
          <w:rFonts w:hint="cs"/>
          <w:rtl/>
        </w:rPr>
        <w:t>ה</w:t>
      </w:r>
      <w:r w:rsidR="0094084F">
        <w:rPr>
          <w:rFonts w:hint="cs"/>
          <w:rtl/>
        </w:rPr>
        <w:t>:</w:t>
      </w:r>
    </w:p>
    <w:p w14:paraId="786A344B" w14:textId="71314885" w:rsidR="00067A23" w:rsidRDefault="00AD11BD" w:rsidP="00067A23">
      <w:pPr>
        <w:rPr>
          <w:rtl/>
        </w:rPr>
      </w:pPr>
      <w:r>
        <w:rPr>
          <w:rFonts w:hint="cs"/>
          <w:rtl/>
        </w:rPr>
        <w:t>שכשיש</w:t>
      </w:r>
      <w:r w:rsidR="00067A23" w:rsidRPr="006F178A">
        <w:rPr>
          <w:rFonts w:hint="cs"/>
          <w:rtl/>
        </w:rPr>
        <w:t xml:space="preserve"> ת</w:t>
      </w:r>
      <w:r w:rsidR="00067A23" w:rsidRPr="006F178A">
        <w:rPr>
          <w:rtl/>
        </w:rPr>
        <w:t>"</w:t>
      </w:r>
      <w:r w:rsidR="00067A23" w:rsidRPr="006F178A">
        <w:rPr>
          <w:rFonts w:hint="cs"/>
          <w:rtl/>
        </w:rPr>
        <w:t xml:space="preserve">ח </w:t>
      </w:r>
      <w:r w:rsidR="00067A23" w:rsidRPr="00135477">
        <w:rPr>
          <w:rStyle w:val="afffb"/>
          <w:rFonts w:hint="cs"/>
          <w:rtl/>
        </w:rPr>
        <w:t>המתעסק בצרכי ציבור</w:t>
      </w:r>
      <w:r w:rsidR="00067A23" w:rsidRPr="006F178A">
        <w:rPr>
          <w:rFonts w:hint="cs"/>
          <w:rtl/>
        </w:rPr>
        <w:t xml:space="preserve"> תינתן ל</w:t>
      </w:r>
      <w:r w:rsidR="00067A23">
        <w:rPr>
          <w:rFonts w:hint="cs"/>
          <w:rtl/>
        </w:rPr>
        <w:t>ו.</w:t>
      </w:r>
    </w:p>
    <w:p w14:paraId="5E36F811" w14:textId="0C4547F7" w:rsidR="00080D39" w:rsidRDefault="00080D39" w:rsidP="00594926">
      <w:pPr>
        <w:pStyle w:val="af3"/>
        <w:spacing w:before="0" w:after="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77" w:author="קלוד" w:date="2026-10-06T10:09:25Z"/>
        </w:rPr>
      </w:pPr>
      <w:ins w:id="20076" w:author="קלוד" w:date="2026-10-06T10:09:25Z">
        <w:r>
          <w:t xml:space="preserve">משנה א</w:t>
        </w:r>
      </w:ins>
    </w:p>
    <w:p w14:paraId="1D651C81" w14:textId="1C4B752A" w:rsidR="00067A23" w:rsidRPr="006F178A" w:rsidRDefault="00067A23" w:rsidP="00922490">
      <w:pPr>
        <w:pStyle w:val="afff8"/>
        <w:spacing w:before="0"/>
        <w:rPr>
          <w:rtl/>
        </w:rPr>
      </w:pPr>
      <w:r>
        <w:rPr>
          <w:rStyle w:val="TanaimMishna"/>
          <w:rFonts w:hint="cs"/>
          <w:rtl/>
          <w:rPrChange w:id="42031" w:author="Claude" w:date="2026-10-07T09:48:45Z">
            <w:rPr>
              <w:rFonts w:hint="cs"/>
              <w:rtl/>
            </w:rPr>
          </w:rPrChange>
        </w:rPr>
        <w:t xml:space="preserve">ר"מ</w:t>
      </w:r>
      <w:r>
        <w:rPr>
          <w:rStyle w:val="TanaimMishna"/>
          <w:rFonts w:hint="cs"/>
          <w:rtl/>
          <w:rPrChange w:id="42032" w:author="Claude" w:date="2026-10-07T09:48:45Z">
            <w:rPr>
              <w:rFonts w:hint="cs"/>
              <w:rtl/>
            </w:rPr>
          </w:rPrChange>
        </w:rPr>
        <w:t xml:space="preserve">:</w:t>
      </w:r>
      <w:r>
        <w:rPr>
          <w:rFonts w:hint="cs"/>
          <w:rtl/>
        </w:rPr>
        <w:t xml:space="preserve"> </w:t>
      </w:r>
      <w:r w:rsidRPr="006F178A">
        <w:rPr>
          <w:rtl/>
        </w:rPr>
        <w:t>אין מוכרי</w:t>
      </w:r>
      <w:r w:rsidR="003049DF">
        <w:rPr>
          <w:rFonts w:hint="cs"/>
          <w:rtl/>
        </w:rPr>
        <w:t>ם</w:t>
      </w:r>
      <w:r w:rsidRPr="006F178A">
        <w:rPr>
          <w:rtl/>
        </w:rPr>
        <w:t xml:space="preserve"> של רבים ליחיד</w:t>
      </w:r>
      <w:r w:rsidR="00AD11BD">
        <w:rPr>
          <w:rFonts w:hint="cs"/>
          <w:rtl/>
        </w:rPr>
        <w:t>,</w:t>
      </w:r>
      <w:r w:rsidRPr="006F178A">
        <w:rPr>
          <w:rtl/>
        </w:rPr>
        <w:t xml:space="preserve"> שמורידין אותו מקדושתו</w:t>
      </w:r>
      <w:r w:rsidR="00AD11BD">
        <w:rPr>
          <w:rFonts w:hint="cs"/>
          <w:rtl/>
        </w:rPr>
        <w:t>.</w:t>
      </w:r>
    </w:p>
    <w:p w14:paraId="4B03530F" w14:textId="77777777" w:rsidR="00067A23" w:rsidRPr="006F178A" w:rsidRDefault="00067A23" w:rsidP="000273E4">
      <w:pPr>
        <w:pStyle w:val="afb"/>
        <w:spacing w:after="60"/>
        <w:rPr>
          <w:rtl/>
        </w:rPr>
      </w:pPr>
      <w:r w:rsidRPr="006F178A">
        <w:rPr>
          <w:rtl/>
        </w:rPr>
        <w:t>אמרו לו: אם כן אף לא מעיר גדולה לעיר קטנה.</w:t>
      </w:r>
    </w:p>
    <w:p w14:paraId="3E9D9BAE" w14:textId="6D7B1E06" w:rsidR="0094084F" w:rsidRDefault="00AD11BD" w:rsidP="000273E4">
      <w:pPr>
        <w:pStyle w:val="36"/>
        <w:framePr w:wrap="notBeside"/>
        <w:rPr>
          <w:rtl/>
        </w:rPr>
      </w:pPr>
      <w:r w:rsidRPr="000273E4">
        <w:rPr>
          <w:rFonts w:hint="cs"/>
          <w:rtl/>
        </w:rPr>
        <w:t>ו</w:t>
      </w:r>
      <w:r w:rsidR="00067A23" w:rsidRPr="000273E4">
        <w:rPr>
          <w:rFonts w:hint="cs"/>
          <w:rtl/>
        </w:rPr>
        <w:t>ר</w:t>
      </w:r>
      <w:r w:rsidR="00067A23" w:rsidRPr="000273E4">
        <w:rPr>
          <w:rtl/>
        </w:rPr>
        <w:t>"</w:t>
      </w:r>
      <w:r w:rsidR="00067A23" w:rsidRPr="000273E4">
        <w:rPr>
          <w:rFonts w:hint="cs"/>
          <w:rtl/>
        </w:rPr>
        <w:t>מ</w:t>
      </w:r>
      <w:r w:rsidR="0094084F">
        <w:rPr>
          <w:rFonts w:hint="cs"/>
          <w:rtl/>
        </w:rPr>
        <w:t>:</w:t>
      </w:r>
    </w:p>
    <w:p w14:paraId="59964A41" w14:textId="63EE0E0B" w:rsidR="00067A23" w:rsidRPr="006F178A" w:rsidRDefault="00067A23" w:rsidP="00AD11BD">
      <w:pPr>
        <w:rPr>
          <w:rtl/>
        </w:rPr>
      </w:pPr>
      <w:r w:rsidRPr="006F178A">
        <w:rPr>
          <w:rFonts w:ascii="Fb Fontext" w:hAnsi="Fb Fontext"/>
          <w:rtl/>
        </w:rPr>
        <w:t xml:space="preserve">מעיר גדולה לקטנה </w:t>
      </w:r>
      <w:r>
        <w:rPr>
          <w:rFonts w:ascii="Fb Fontext" w:hAnsi="Fb Fontext" w:hint="cs"/>
          <w:rtl/>
        </w:rPr>
        <w:t xml:space="preserve"> </w:t>
      </w:r>
      <w:r w:rsidR="00AD11BD">
        <w:rPr>
          <w:rFonts w:ascii="Fb Fontext" w:hAnsi="Fb Fontext" w:hint="cs"/>
          <w:rtl/>
        </w:rPr>
        <w:t>יש</w:t>
      </w:r>
      <w:r>
        <w:rPr>
          <w:rFonts w:ascii="Fb Fontext" w:hAnsi="Fb Fontext" w:hint="cs"/>
          <w:rtl/>
        </w:rPr>
        <w:t xml:space="preserve"> קדושה </w:t>
      </w:r>
      <w:r w:rsidR="003049DF" w:rsidRPr="00135477">
        <w:rPr>
          <w:rStyle w:val="afffb"/>
          <w:rFonts w:hint="cs"/>
          <w:rtl/>
        </w:rPr>
        <w:t>אבל בפחות מי' לא</w:t>
      </w:r>
      <w:r w:rsidR="003049DF">
        <w:rPr>
          <w:rStyle w:val="afffb"/>
          <w:rFonts w:hint="cs"/>
          <w:rtl/>
        </w:rPr>
        <w:t>.</w:t>
      </w:r>
    </w:p>
    <w:p w14:paraId="72FCB239" w14:textId="38F7C18F" w:rsidR="0094084F" w:rsidRDefault="00067A23" w:rsidP="000273E4">
      <w:pPr>
        <w:pStyle w:val="36"/>
        <w:framePr w:wrap="notBeside"/>
        <w:rPr>
          <w:rtl/>
        </w:rPr>
      </w:pPr>
      <w:r w:rsidRPr="000273E4">
        <w:rPr>
          <w:rFonts w:hint="cs"/>
          <w:rtl/>
        </w:rPr>
        <w:t>ורבנן</w:t>
      </w:r>
      <w:r w:rsidR="0094084F">
        <w:rPr>
          <w:rFonts w:hint="cs"/>
          <w:rtl/>
        </w:rPr>
        <w:t>:</w:t>
      </w:r>
    </w:p>
    <w:p w14:paraId="75AB775A" w14:textId="587A9D98" w:rsidR="00067A23" w:rsidRDefault="003049DF" w:rsidP="00067A23">
      <w:pPr>
        <w:rPr>
          <w:rStyle w:val="a4"/>
          <w:rtl/>
        </w:rPr>
      </w:pPr>
      <w:r>
        <w:rPr>
          <w:rFonts w:hint="cs"/>
          <w:rtl/>
        </w:rPr>
        <w:t xml:space="preserve">א"כ גם </w:t>
      </w:r>
      <w:r w:rsidR="00067A23">
        <w:rPr>
          <w:rFonts w:hint="cs"/>
          <w:rtl/>
        </w:rPr>
        <w:t>מרבים ל</w:t>
      </w:r>
      <w:r w:rsidR="00B26D48">
        <w:rPr>
          <w:rFonts w:hint="cs"/>
          <w:rtl/>
        </w:rPr>
        <w:t>פחות מרבים,</w:t>
      </w:r>
      <w:r w:rsidR="00067A23">
        <w:rPr>
          <w:rFonts w:hint="cs"/>
          <w:rtl/>
        </w:rPr>
        <w:t xml:space="preserve"> </w:t>
      </w:r>
      <w:r>
        <w:rPr>
          <w:rFonts w:hint="cs"/>
          <w:rtl/>
        </w:rPr>
        <w:t>נ</w:t>
      </w:r>
      <w:r w:rsidR="00067A23">
        <w:rPr>
          <w:rFonts w:hint="cs"/>
          <w:rtl/>
        </w:rPr>
        <w:t xml:space="preserve">חוש </w:t>
      </w:r>
      <w:r w:rsidR="00A62D3C">
        <w:rPr>
          <w:rFonts w:hint="cs"/>
          <w:rtl/>
        </w:rPr>
        <w:t>ד</w:t>
      </w:r>
      <w:r w:rsidR="00067A23" w:rsidRPr="00A824E4">
        <w:rPr>
          <w:rStyle w:val="a4"/>
          <w:rFonts w:hint="cs"/>
          <w:rtl/>
        </w:rPr>
        <w:t>'</w:t>
      </w:r>
      <w:r w:rsidR="00067A23" w:rsidRPr="00A824E4">
        <w:rPr>
          <w:rStyle w:val="a4"/>
          <w:rtl/>
        </w:rPr>
        <w:t>ברב עם הדרת מלך</w:t>
      </w:r>
      <w:r w:rsidR="00067A23" w:rsidRPr="00A824E4">
        <w:rPr>
          <w:rStyle w:val="a4"/>
          <w:rFonts w:hint="cs"/>
          <w:rtl/>
        </w:rPr>
        <w:t>'</w:t>
      </w:r>
      <w:r w:rsidR="00067A23" w:rsidRPr="00A824E4">
        <w:rPr>
          <w:rStyle w:val="a4"/>
          <w:rtl/>
        </w:rPr>
        <w:t>.</w:t>
      </w:r>
    </w:p>
    <w:p w14:paraId="7F3E8138" w14:textId="19140F56" w:rsidR="00D823B3" w:rsidRDefault="00922490" w:rsidP="00922490">
      <w:pPr>
        <w:jc w:val="center"/>
        <w:rPr>
          <w:rtl/>
        </w:rPr>
      </w:pPr>
      <w:r>
        <w:rPr>
          <w:rStyle w:val="a4"/>
          <w:rFonts w:hint="cs"/>
          <w:rtl/>
        </w:rPr>
        <w:t>****</w:t>
      </w:r>
    </w:p>
    <w:p w14:paraId="319D201F" w14:textId="77777777" w:rsidR="00D823B3" w:rsidRDefault="00D823B3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>
      <w:pPr>
        <w:pStyle w:val="MishnaBatzad"/>
        <w:rPr>
          <w:ins w:id="20018" w:author="קלוד" w:date="2026-10-06T10:43:38Z"/>
        </w:rPr>
      </w:pPr>
      <w:ins w:id="20017" w:author="קלוד" w:date="2026-10-06T10:43:38Z">
        <w:r>
          <w:t xml:space="preserve">משנה ב</w:t>
        </w:r>
      </w:ins>
    </w:p>
    <w:p w14:paraId="4E0EAC6F" w14:textId="2657F5C0" w:rsidR="00067A23" w:rsidRPr="00032F57" w:rsidRDefault="00067A23" w:rsidP="00067A23">
      <w:pPr>
        <w:pStyle w:val="afff8"/>
        <w:rPr>
          <w:rtl/>
        </w:rPr>
      </w:pPr>
      <w:r>
        <w:rPr>
          <w:rFonts w:hint="cs"/>
          <w:rtl/>
        </w:rPr>
        <w:t xml:space="preserve">ל</w:t>
      </w:r>
      <w:r>
        <w:rPr>
          <w:rStyle w:val="TanaimMishna"/>
          <w:rFonts w:hint="cs"/>
          <w:rtl/>
          <w:rPrChange w:id="42033" w:author="Claude" w:date="2026-10-07T09:48:45Z">
            <w:rPr>
              <w:rFonts w:hint="cs"/>
              <w:rtl/>
            </w:rPr>
          </w:rPrChange>
        </w:rPr>
        <w:t xml:space="preserve">ר"מ</w:t>
      </w:r>
      <w:r>
        <w:rPr>
          <w:rStyle w:val="TanaimMishna"/>
          <w:rFonts w:hint="cs"/>
          <w:rtl/>
          <w:rPrChange w:id="42034" w:author="Claude" w:date="2026-10-07T09:48:45Z">
            <w:rPr>
              <w:rFonts w:hint="cs"/>
              <w:rtl/>
            </w:rPr>
          </w:rPrChange>
        </w:rPr>
        <w:t xml:space="preserve">:</w:t>
      </w:r>
      <w:r>
        <w:rPr>
          <w:rFonts w:hint="cs"/>
          <w:rtl/>
        </w:rPr>
        <w:t xml:space="preserve"> </w:t>
      </w:r>
      <w:r w:rsidRPr="00032F57">
        <w:rPr>
          <w:rtl/>
        </w:rPr>
        <w:t>מוכרי</w:t>
      </w:r>
      <w:r w:rsidR="003049DF">
        <w:rPr>
          <w:rFonts w:hint="cs"/>
          <w:rtl/>
        </w:rPr>
        <w:t>ם</w:t>
      </w:r>
      <w:r w:rsidRPr="00032F57">
        <w:rPr>
          <w:rtl/>
        </w:rPr>
        <w:t xml:space="preserve"> בית הכנסת </w:t>
      </w:r>
      <w:r w:rsidR="003049DF">
        <w:rPr>
          <w:rFonts w:hint="cs"/>
          <w:rtl/>
        </w:rPr>
        <w:t>רק</w:t>
      </w:r>
      <w:r w:rsidR="003049DF" w:rsidRPr="00032F57">
        <w:rPr>
          <w:rtl/>
        </w:rPr>
        <w:t xml:space="preserve"> </w:t>
      </w:r>
      <w:r w:rsidRPr="00032F57">
        <w:rPr>
          <w:rtl/>
        </w:rPr>
        <w:t>על תנאי שאם ירצו יחזירוהו</w:t>
      </w:r>
      <w:r w:rsidR="003049DF">
        <w:rPr>
          <w:rFonts w:hint="cs"/>
          <w:rtl/>
        </w:rPr>
        <w:t>.</w:t>
      </w:r>
    </w:p>
    <w:p w14:paraId="23F9F82A" w14:textId="4BA3F0BE" w:rsidR="00067A23" w:rsidRPr="006F178A" w:rsidRDefault="00067A23" w:rsidP="00067A23">
      <w:pPr>
        <w:pStyle w:val="afb"/>
        <w:rPr>
          <w:rtl/>
        </w:rPr>
      </w:pPr>
      <w:r w:rsidRPr="00B860B3">
        <w:rPr>
          <w:rStyle w:val="TanaimMishna"/>
          <w:rtl/>
          <w:rPrChange w:id="20029" w:author="קלוד" w:date="2026-10-06T10:09:25Z">
            <w:rPr>
              <w:rStyle w:val="afff"/>
              <w:rtl/>
            </w:rPr>
          </w:rPrChange>
        </w:rPr>
        <w:t>וחכ"</w:t>
      </w:r>
      <w:r w:rsidRPr="00B860B3">
        <w:rPr>
          <w:rStyle w:val="TanaimMishna"/>
          <w:rFonts w:hint="cs"/>
          <w:rtl/>
          <w:rPrChange w:id="20030" w:author="קלוד" w:date="2026-10-06T10:09:25Z">
            <w:rPr>
              <w:rStyle w:val="afff"/>
              <w:rFonts w:hint="cs"/>
              <w:rtl/>
            </w:rPr>
          </w:rPrChange>
        </w:rPr>
        <w:t>א:</w:t>
      </w:r>
      <w:r w:rsidRPr="006F178A">
        <w:rPr>
          <w:rtl/>
        </w:rPr>
        <w:t xml:space="preserve"> מוכרי</w:t>
      </w:r>
      <w:r w:rsidR="003049DF">
        <w:rPr>
          <w:rFonts w:hint="cs"/>
          <w:rtl/>
        </w:rPr>
        <w:t>ם</w:t>
      </w:r>
      <w:r w:rsidRPr="006F178A">
        <w:rPr>
          <w:rtl/>
        </w:rPr>
        <w:t xml:space="preserve"> אותו ממכר עולם, חוץ מ</w:t>
      </w:r>
      <w:r w:rsidR="003049DF">
        <w:rPr>
          <w:rFonts w:hint="cs"/>
          <w:rtl/>
        </w:rPr>
        <w:t>ל</w:t>
      </w:r>
      <w:r w:rsidRPr="006F178A">
        <w:rPr>
          <w:rtl/>
        </w:rPr>
        <w:t>ארבעה דברים: למרחץ, בורסקי, טבילה ובית המים</w:t>
      </w:r>
      <w:r w:rsidR="003049DF">
        <w:rPr>
          <w:rFonts w:hint="cs"/>
          <w:rtl/>
        </w:rPr>
        <w:t xml:space="preserve"> </w:t>
      </w:r>
      <w:r w:rsidR="003049DF" w:rsidRPr="00135477">
        <w:rPr>
          <w:rStyle w:val="HesberMishna"/>
          <w:rFonts w:hint="cs"/>
          <w:rtl/>
          <w:rPrChange w:id="20031" w:author="קלוד" w:date="2026-10-06T10:09:25Z">
            <w:rPr>
              <w:rStyle w:val="afffb"/>
              <w:rFonts w:hint="cs"/>
              <w:rtl/>
            </w:rPr>
          </w:rPrChange>
        </w:rPr>
        <w:t>מי רגלים</w:t>
      </w:r>
    </w:p>
    <w:p w14:paraId="47B234EE" w14:textId="19F8EACB" w:rsidR="00067A23" w:rsidRPr="00F53094" w:rsidRDefault="00067A23" w:rsidP="003E2FE8">
      <w:pPr>
        <w:pStyle w:val="afb"/>
        <w:spacing w:after="60"/>
        <w:rPr>
          <w:b/>
          <w:bCs/>
          <w:rtl/>
        </w:rPr>
      </w:pPr>
      <w:r w:rsidRPr="00B860B3">
        <w:rPr>
          <w:rStyle w:val="TanaimMishna"/>
          <w:rtl/>
          <w:rPrChange w:id="20032" w:author="קלוד" w:date="2026-10-06T10:09:25Z">
            <w:rPr>
              <w:rStyle w:val="afff"/>
              <w:rtl/>
            </w:rPr>
          </w:rPrChange>
        </w:rPr>
        <w:t>ר"י:</w:t>
      </w:r>
      <w:r w:rsidRPr="006F178A">
        <w:rPr>
          <w:rtl/>
        </w:rPr>
        <w:t xml:space="preserve"> מוכרי</w:t>
      </w:r>
      <w:r w:rsidR="003049DF">
        <w:rPr>
          <w:rFonts w:hint="cs"/>
          <w:rtl/>
        </w:rPr>
        <w:t>ם</w:t>
      </w:r>
      <w:r w:rsidRPr="006F178A">
        <w:rPr>
          <w:rtl/>
        </w:rPr>
        <w:t xml:space="preserve"> לשם חצר, והלוקח מה שירצה יעשה.</w:t>
      </w:r>
    </w:p>
    <w:p w14:paraId="1B294B0F" w14:textId="31997AA2" w:rsidR="0094084F" w:rsidRDefault="00067A23" w:rsidP="00BC524B">
      <w:pPr>
        <w:pStyle w:val="36"/>
        <w:framePr w:wrap="notBeside"/>
        <w:rPr>
          <w:rtl/>
        </w:rPr>
      </w:pPr>
      <w:r w:rsidRPr="00BC524B">
        <w:rPr>
          <w:rFonts w:hint="cs"/>
          <w:rtl/>
        </w:rPr>
        <w:t>א. רי</w:t>
      </w:r>
      <w:r w:rsidRPr="00BC524B">
        <w:rPr>
          <w:rtl/>
        </w:rPr>
        <w:t>"</w:t>
      </w:r>
      <w:r w:rsidRPr="00BC524B">
        <w:rPr>
          <w:rFonts w:hint="cs"/>
          <w:rtl/>
        </w:rPr>
        <w:t>ו</w:t>
      </w:r>
      <w:r w:rsidR="0094084F">
        <w:rPr>
          <w:rFonts w:hint="cs"/>
          <w:rtl/>
        </w:rPr>
        <w:t>:</w:t>
      </w:r>
    </w:p>
    <w:p w14:paraId="568DE46B" w14:textId="3FD64BDE" w:rsidR="00067A23" w:rsidRPr="00964093" w:rsidRDefault="00067A23" w:rsidP="00AF4F24">
      <w:pPr>
        <w:rPr>
          <w:rFonts w:cs="Guttman Vilna"/>
          <w:b/>
          <w:bCs/>
          <w:rtl/>
        </w:rPr>
      </w:pPr>
      <w:r w:rsidRPr="00411327">
        <w:rPr>
          <w:rStyle w:val="afff"/>
          <w:rFonts w:hint="cs"/>
          <w:b/>
          <w:rtl/>
        </w:rPr>
        <w:t>לר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 xml:space="preserve">מ </w:t>
      </w:r>
      <w:r w:rsidR="00AF4F24">
        <w:rPr>
          <w:rFonts w:cs="PFT_Frank" w:hint="cs"/>
          <w:b/>
          <w:bCs/>
          <w:szCs w:val="14"/>
          <w:rtl/>
        </w:rPr>
        <w:t>אין בו</w:t>
      </w:r>
      <w:r w:rsidRPr="00F05A14">
        <w:rPr>
          <w:rFonts w:cs="PFT_Frank" w:hint="cs"/>
          <w:b/>
          <w:bCs/>
          <w:szCs w:val="14"/>
          <w:rtl/>
        </w:rPr>
        <w:t xml:space="preserve"> ריבית</w:t>
      </w:r>
      <w:r w:rsidRPr="00411327">
        <w:rPr>
          <w:rStyle w:val="afff"/>
          <w:rFonts w:hint="cs"/>
          <w:b/>
          <w:rtl/>
        </w:rPr>
        <w:t xml:space="preserve"> כר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 xml:space="preserve">י </w:t>
      </w:r>
      <w:r w:rsidR="00CA2776">
        <w:rPr>
          <w:rFonts w:hint="cs"/>
          <w:rtl/>
        </w:rPr>
        <w:t>ש</w:t>
      </w:r>
      <w:r w:rsidRPr="006F178A">
        <w:rPr>
          <w:rFonts w:hint="cs"/>
          <w:rtl/>
        </w:rPr>
        <w:t>צד אחד בריבית מותר</w:t>
      </w:r>
      <w:r w:rsidR="00AF4F24">
        <w:rPr>
          <w:rFonts w:hint="cs"/>
          <w:rtl/>
        </w:rPr>
        <w:t>,</w:t>
      </w:r>
    </w:p>
    <w:p w14:paraId="284C4F85" w14:textId="70F3629D" w:rsidR="00AF4F24" w:rsidRDefault="00AF4F24" w:rsidP="00AF4F24">
      <w:pPr>
        <w:rPr>
          <w:rtl/>
        </w:rPr>
      </w:pPr>
      <w:r>
        <w:rPr>
          <w:rFonts w:hint="cs"/>
          <w:rtl/>
        </w:rPr>
        <w:t>ד</w:t>
      </w:r>
      <w:r w:rsidR="00067A23" w:rsidRPr="006F178A">
        <w:rPr>
          <w:rFonts w:hint="cs"/>
          <w:rtl/>
        </w:rPr>
        <w:t>נושה</w:t>
      </w:r>
      <w:r w:rsidR="00067A23" w:rsidRPr="006F178A">
        <w:rPr>
          <w:rtl/>
        </w:rPr>
        <w:t xml:space="preserve"> בחבירו ועשה לו שדהו מכר</w:t>
      </w:r>
      <w:r w:rsidR="00CA2776">
        <w:rPr>
          <w:rFonts w:hint="cs"/>
          <w:rtl/>
        </w:rPr>
        <w:t xml:space="preserve"> ו</w:t>
      </w:r>
      <w:r w:rsidR="00067A23" w:rsidRPr="006F178A">
        <w:rPr>
          <w:rtl/>
        </w:rPr>
        <w:t xml:space="preserve">מוכר אוכל פירות - מותר, </w:t>
      </w:r>
    </w:p>
    <w:p w14:paraId="2EB06459" w14:textId="08BFC92F" w:rsidR="00067A23" w:rsidRPr="00F53094" w:rsidRDefault="00067A23" w:rsidP="00AF4F24">
      <w:pPr>
        <w:ind w:left="1190"/>
        <w:rPr>
          <w:rStyle w:val="afe"/>
          <w:b/>
        </w:rPr>
      </w:pPr>
      <w:r w:rsidRPr="006F178A">
        <w:rPr>
          <w:rtl/>
        </w:rPr>
        <w:t>לוקח אוכל פירות</w:t>
      </w:r>
      <w:r w:rsidR="00CA2776">
        <w:rPr>
          <w:rFonts w:hint="cs"/>
          <w:rtl/>
        </w:rPr>
        <w:t xml:space="preserve"> </w:t>
      </w:r>
      <w:r w:rsidR="00CA2776">
        <w:rPr>
          <w:rtl/>
        </w:rPr>
        <w:t>–</w:t>
      </w:r>
      <w:r w:rsidRPr="006F178A">
        <w:rPr>
          <w:rtl/>
        </w:rPr>
        <w:t xml:space="preserve"> אסור</w:t>
      </w:r>
      <w:r w:rsidR="00D36D0D">
        <w:rPr>
          <w:rFonts w:hint="cs"/>
          <w:rtl/>
        </w:rPr>
        <w:t>,</w:t>
      </w:r>
      <w:r w:rsidR="00CA2776">
        <w:rPr>
          <w:rFonts w:cs="Guttman Vilna" w:hint="cs"/>
          <w:b/>
          <w:bCs/>
          <w:rtl/>
        </w:rPr>
        <w:t xml:space="preserve"> </w:t>
      </w:r>
      <w:r w:rsidRPr="00411327">
        <w:rPr>
          <w:rStyle w:val="afff"/>
          <w:b/>
          <w:rtl/>
        </w:rPr>
        <w:t xml:space="preserve">ר"י: </w:t>
      </w:r>
      <w:r w:rsidRPr="006F178A">
        <w:rPr>
          <w:rtl/>
        </w:rPr>
        <w:t>מותר.</w:t>
      </w:r>
    </w:p>
    <w:p w14:paraId="3947F820" w14:textId="3D33CD4C" w:rsidR="0094084F" w:rsidRDefault="00067A23" w:rsidP="00D36D0D">
      <w:pPr>
        <w:pStyle w:val="36"/>
        <w:framePr w:wrap="notBeside"/>
        <w:rPr>
          <w:rtl/>
        </w:rPr>
      </w:pPr>
      <w:r w:rsidRPr="00D36D0D">
        <w:rPr>
          <w:rFonts w:hint="cs"/>
          <w:rtl/>
        </w:rPr>
        <w:t>ב.</w:t>
      </w:r>
      <w:r w:rsidR="00CA2776" w:rsidRPr="00D36D0D">
        <w:rPr>
          <w:rFonts w:hint="cs"/>
          <w:rtl/>
        </w:rPr>
        <w:t xml:space="preserve"> </w:t>
      </w:r>
      <w:r w:rsidRPr="00D36D0D">
        <w:rPr>
          <w:rtl/>
        </w:rPr>
        <w:t>רבא</w:t>
      </w:r>
      <w:r w:rsidR="0094084F">
        <w:rPr>
          <w:rFonts w:hint="cs"/>
          <w:rtl/>
        </w:rPr>
        <w:t>:</w:t>
      </w:r>
    </w:p>
    <w:p w14:paraId="40067EDA" w14:textId="6DB7A529" w:rsidR="00067A23" w:rsidRPr="00964093" w:rsidRDefault="00067A23" w:rsidP="00067A23">
      <w:pPr>
        <w:rPr>
          <w:rFonts w:cs="Guttman Vilna"/>
          <w:b/>
          <w:bCs/>
          <w:rtl/>
        </w:rPr>
      </w:pPr>
      <w:r w:rsidRPr="00D65D31">
        <w:rPr>
          <w:rFonts w:cs="PFT_Frank" w:hint="cs"/>
          <w:b/>
          <w:bCs/>
          <w:sz w:val="14"/>
          <w:szCs w:val="14"/>
          <w:rtl/>
        </w:rPr>
        <w:t>לכו</w:t>
      </w:r>
      <w:r w:rsidRPr="00D65D31">
        <w:rPr>
          <w:rFonts w:cs="PFT_Frank"/>
          <w:b/>
          <w:bCs/>
          <w:sz w:val="14"/>
          <w:szCs w:val="14"/>
          <w:rtl/>
        </w:rPr>
        <w:t>"</w:t>
      </w:r>
      <w:r w:rsidRPr="00D65D31">
        <w:rPr>
          <w:rFonts w:cs="PFT_Frank" w:hint="cs"/>
          <w:b/>
          <w:bCs/>
          <w:sz w:val="14"/>
          <w:szCs w:val="14"/>
          <w:rtl/>
        </w:rPr>
        <w:t>ע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צד אחד אסור, </w:t>
      </w:r>
      <w:r w:rsidR="00CA2776" w:rsidRPr="00411327">
        <w:rPr>
          <w:rStyle w:val="afff"/>
          <w:b/>
          <w:rtl/>
        </w:rPr>
        <w:t>ו</w:t>
      </w:r>
      <w:r w:rsidR="00CA2776" w:rsidRPr="00411327">
        <w:rPr>
          <w:rStyle w:val="afff"/>
          <w:rFonts w:hint="cs"/>
          <w:b/>
          <w:rtl/>
        </w:rPr>
        <w:t>נחלקו</w:t>
      </w:r>
      <w:r w:rsidR="00CA2776" w:rsidRPr="006F178A">
        <w:rPr>
          <w:rtl/>
        </w:rPr>
        <w:t xml:space="preserve"> </w:t>
      </w:r>
      <w:r w:rsidR="00CA2776">
        <w:rPr>
          <w:rFonts w:hint="cs"/>
          <w:rtl/>
        </w:rPr>
        <w:t>ב</w:t>
      </w:r>
      <w:r>
        <w:rPr>
          <w:rtl/>
        </w:rPr>
        <w:t>רבית ע</w:t>
      </w:r>
      <w:r>
        <w:rPr>
          <w:rFonts w:hint="cs"/>
          <w:rtl/>
        </w:rPr>
        <w:t>"מ</w:t>
      </w:r>
      <w:r>
        <w:rPr>
          <w:rtl/>
        </w:rPr>
        <w:t xml:space="preserve"> להחזיר</w:t>
      </w:r>
      <w:r w:rsidR="00CA2776">
        <w:rPr>
          <w:rFonts w:hint="cs"/>
          <w:rtl/>
        </w:rPr>
        <w:t>.</w:t>
      </w:r>
      <w:r>
        <w:rPr>
          <w:rtl/>
        </w:rPr>
        <w:t xml:space="preserve"> </w:t>
      </w:r>
    </w:p>
    <w:p w14:paraId="543D46D6" w14:textId="3F617259" w:rsidR="00067A23" w:rsidRPr="00763922" w:rsidRDefault="00A62D3C" w:rsidP="00067A23">
      <w:pPr>
        <w:pStyle w:val="aff1"/>
        <w:ind w:end="0"/>
        <w:rPr>
          <w:rtl/>
        </w:rPr>
      </w:pPr>
      <w:r>
        <w:rPr>
          <w:rtl/>
        </w:rPr>
        <w:t>ר"י</w:t>
      </w:r>
      <w:r w:rsidRPr="006F178A">
        <w:rPr>
          <w:rtl/>
        </w:rPr>
        <w:t>: מוכרי</w:t>
      </w:r>
      <w:r>
        <w:rPr>
          <w:rFonts w:hint="cs"/>
          <w:rtl/>
        </w:rPr>
        <w:t>ם</w:t>
      </w:r>
      <w:r w:rsidRPr="006F178A">
        <w:rPr>
          <w:rtl/>
        </w:rPr>
        <w:t xml:space="preserve"> לשם חצר, והלוקח מה שירצה יעשה</w:t>
      </w:r>
      <w:r w:rsidR="00067A23" w:rsidRPr="00763922">
        <w:rPr>
          <w:rtl/>
        </w:rPr>
        <w:t>.</w:t>
      </w:r>
    </w:p>
    <w:p w14:paraId="34AE34B7" w14:textId="4AD9CD21" w:rsidR="0094084F" w:rsidRDefault="00067A23" w:rsidP="00D36D0D">
      <w:pPr>
        <w:pStyle w:val="36"/>
        <w:framePr w:wrap="notBeside"/>
        <w:rPr>
          <w:rtl/>
        </w:rPr>
      </w:pPr>
      <w:r w:rsidRPr="00D36D0D">
        <w:rPr>
          <w:rFonts w:hint="cs"/>
          <w:rtl/>
        </w:rPr>
        <w:t>שמואל</w:t>
      </w:r>
      <w:r w:rsidR="0094084F">
        <w:rPr>
          <w:rtl/>
        </w:rPr>
        <w:t>:</w:t>
      </w:r>
    </w:p>
    <w:p w14:paraId="4DD3712F" w14:textId="6F7D4ADF" w:rsidR="00067A23" w:rsidRPr="006F178A" w:rsidRDefault="00067A23" w:rsidP="00067A23">
      <w:pPr>
        <w:rPr>
          <w:rtl/>
        </w:rPr>
      </w:pPr>
      <w:r w:rsidRPr="006F178A">
        <w:rPr>
          <w:rtl/>
        </w:rPr>
        <w:t>מותר לאדם להשתין מים ב</w:t>
      </w:r>
      <w:r>
        <w:rPr>
          <w:rFonts w:hint="cs"/>
          <w:rtl/>
        </w:rPr>
        <w:t>ד'</w:t>
      </w:r>
      <w:r w:rsidRPr="006F178A">
        <w:rPr>
          <w:rtl/>
        </w:rPr>
        <w:t xml:space="preserve"> אמות של תפלה</w:t>
      </w:r>
      <w:r w:rsidR="00A62D3C">
        <w:rPr>
          <w:rFonts w:hint="cs"/>
          <w:rtl/>
        </w:rPr>
        <w:t xml:space="preserve"> </w:t>
      </w:r>
      <w:r w:rsidR="00A62D3C" w:rsidRPr="00135477">
        <w:rPr>
          <w:rStyle w:val="afffb"/>
          <w:rFonts w:hint="cs"/>
          <w:rtl/>
        </w:rPr>
        <w:t>אחר כך</w:t>
      </w:r>
    </w:p>
    <w:p w14:paraId="369F5FF1" w14:textId="1B569136" w:rsidR="0094084F" w:rsidRDefault="00067A23" w:rsidP="00317602">
      <w:pPr>
        <w:pStyle w:val="36"/>
        <w:framePr w:wrap="notBeside"/>
        <w:rPr>
          <w:rtl/>
        </w:rPr>
      </w:pPr>
      <w:r w:rsidRPr="00317602">
        <w:rPr>
          <w:rtl/>
        </w:rPr>
        <w:t>רב יוסף</w:t>
      </w:r>
      <w:r w:rsidR="0094084F">
        <w:rPr>
          <w:rFonts w:hint="cs"/>
          <w:rtl/>
        </w:rPr>
        <w:t>:</w:t>
      </w:r>
    </w:p>
    <w:p w14:paraId="69B82F6B" w14:textId="0BC24360" w:rsidR="00067A23" w:rsidRPr="000C0C8B" w:rsidRDefault="00C90F4A" w:rsidP="00CA2776">
      <w:pPr>
        <w:rPr>
          <w:spacing w:val="-2"/>
          <w:rtl/>
        </w:rPr>
      </w:pPr>
      <w:r w:rsidRPr="00411327">
        <w:rPr>
          <w:rStyle w:val="afff"/>
          <w:rFonts w:hint="cs"/>
          <w:b/>
          <w:spacing w:val="-2"/>
          <w:rtl/>
        </w:rPr>
        <w:t>פשיטא</w:t>
      </w:r>
      <w:r w:rsidRPr="000C0C8B">
        <w:rPr>
          <w:rFonts w:ascii="Fb Fontext" w:hAnsi="Fb Fontext" w:hint="cs"/>
          <w:spacing w:val="-2"/>
          <w:rtl/>
        </w:rPr>
        <w:t xml:space="preserve"> </w:t>
      </w:r>
      <w:r w:rsidRPr="00411327">
        <w:rPr>
          <w:rStyle w:val="afff"/>
          <w:rFonts w:hint="cs"/>
          <w:b/>
          <w:spacing w:val="-2"/>
          <w:rtl/>
        </w:rPr>
        <w:t>ד</w:t>
      </w:r>
      <w:r w:rsidR="00067A23" w:rsidRPr="00411327">
        <w:rPr>
          <w:rStyle w:val="afff"/>
          <w:rFonts w:hint="cs"/>
          <w:b/>
          <w:spacing w:val="-2"/>
          <w:rtl/>
        </w:rPr>
        <w:t>ר</w:t>
      </w:r>
      <w:r w:rsidR="00067A23" w:rsidRPr="00411327">
        <w:rPr>
          <w:rStyle w:val="afff"/>
          <w:b/>
          <w:spacing w:val="-2"/>
          <w:rtl/>
        </w:rPr>
        <w:t>"</w:t>
      </w:r>
      <w:r w:rsidR="00067A23" w:rsidRPr="00411327">
        <w:rPr>
          <w:rStyle w:val="afff"/>
          <w:rFonts w:hint="cs"/>
          <w:b/>
          <w:spacing w:val="-2"/>
          <w:rtl/>
        </w:rPr>
        <w:t xml:space="preserve">י </w:t>
      </w:r>
      <w:r w:rsidR="00067A23" w:rsidRPr="000C0C8B">
        <w:rPr>
          <w:rFonts w:ascii="Fb Fontext" w:hAnsi="Fb Fontext"/>
          <w:spacing w:val="-2"/>
          <w:rtl/>
        </w:rPr>
        <w:t>לוקח מה שירצה יעשה</w:t>
      </w:r>
      <w:r w:rsidR="00CA2776" w:rsidRPr="00411327">
        <w:rPr>
          <w:rStyle w:val="afff"/>
          <w:rFonts w:hint="cs"/>
          <w:b/>
          <w:spacing w:val="-2"/>
          <w:rtl/>
        </w:rPr>
        <w:t xml:space="preserve"> </w:t>
      </w:r>
      <w:r w:rsidR="00067A23" w:rsidRPr="00317602">
        <w:rPr>
          <w:rStyle w:val="afff"/>
          <w:rtl/>
        </w:rPr>
        <w:t>ואפי</w:t>
      </w:r>
      <w:r w:rsidR="00067A23" w:rsidRPr="00317602">
        <w:rPr>
          <w:rStyle w:val="afff"/>
          <w:rFonts w:hint="cs"/>
          <w:rtl/>
        </w:rPr>
        <w:t xml:space="preserve">' </w:t>
      </w:r>
      <w:r w:rsidR="00A62D3C" w:rsidRPr="00317602">
        <w:rPr>
          <w:rStyle w:val="afff"/>
          <w:rFonts w:hint="cs"/>
          <w:rtl/>
        </w:rPr>
        <w:t>ל</w:t>
      </w:r>
      <w:r w:rsidR="00067A23" w:rsidRPr="00317602">
        <w:rPr>
          <w:rStyle w:val="afff"/>
          <w:rtl/>
        </w:rPr>
        <w:t>רבנן</w:t>
      </w:r>
      <w:r w:rsidR="00067A23" w:rsidRPr="000C0C8B">
        <w:rPr>
          <w:spacing w:val="-2"/>
          <w:rtl/>
        </w:rPr>
        <w:t xml:space="preserve"> </w:t>
      </w:r>
      <w:r w:rsidR="00CA2776" w:rsidRPr="00317602">
        <w:rPr>
          <w:rFonts w:hint="cs"/>
          <w:rtl/>
        </w:rPr>
        <w:t>לא קבוע.</w:t>
      </w:r>
    </w:p>
    <w:p w14:paraId="03453421" w14:textId="1B84EBB0" w:rsidR="0094084F" w:rsidRDefault="00A62D3C" w:rsidP="00317602">
      <w:pPr>
        <w:pStyle w:val="36"/>
        <w:framePr w:wrap="notBeside"/>
        <w:rPr>
          <w:rtl/>
        </w:rPr>
      </w:pPr>
      <w:r w:rsidRPr="00317602">
        <w:rPr>
          <w:rFonts w:hint="cs"/>
          <w:rtl/>
        </w:rPr>
        <w:t>ר"נ לתנא</w:t>
      </w:r>
      <w:r w:rsidR="0094084F">
        <w:rPr>
          <w:rtl/>
        </w:rPr>
        <w:t>:</w:t>
      </w:r>
    </w:p>
    <w:p w14:paraId="0A280E1A" w14:textId="7F8A9A0F" w:rsidR="00C90F4A" w:rsidRPr="00F87DC2" w:rsidRDefault="00067A23" w:rsidP="00C90F4A">
      <w:pPr>
        <w:rPr>
          <w:rtl/>
        </w:rPr>
      </w:pPr>
      <w:r w:rsidRPr="006F178A">
        <w:rPr>
          <w:rtl/>
        </w:rPr>
        <w:t xml:space="preserve">המתפלל </w:t>
      </w:r>
      <w:r w:rsidR="00C90F4A" w:rsidRPr="00F05A14">
        <w:rPr>
          <w:rFonts w:cs="PFT_Frank" w:hint="cs"/>
          <w:b/>
          <w:bCs/>
          <w:szCs w:val="14"/>
          <w:rtl/>
        </w:rPr>
        <w:t>ישהה</w:t>
      </w:r>
      <w:r w:rsidR="00C90F4A" w:rsidRPr="006F178A">
        <w:rPr>
          <w:rtl/>
        </w:rPr>
        <w:t xml:space="preserve"> </w:t>
      </w:r>
      <w:r>
        <w:rPr>
          <w:rFonts w:hint="cs"/>
          <w:rtl/>
        </w:rPr>
        <w:t>ד</w:t>
      </w:r>
      <w:r w:rsidR="00B014E1">
        <w:rPr>
          <w:rFonts w:hint="cs"/>
          <w:rtl/>
        </w:rPr>
        <w:t>"א</w:t>
      </w:r>
      <w:r w:rsidRPr="006F178A">
        <w:rPr>
          <w:rtl/>
        </w:rPr>
        <w:t xml:space="preserve"> ו</w:t>
      </w:r>
      <w:r w:rsidR="00C90F4A">
        <w:rPr>
          <w:rFonts w:hint="cs"/>
          <w:rtl/>
        </w:rPr>
        <w:t>י</w:t>
      </w:r>
      <w:r w:rsidRPr="006F178A">
        <w:rPr>
          <w:rtl/>
        </w:rPr>
        <w:t>שתין</w:t>
      </w:r>
      <w:r w:rsidR="00C90F4A">
        <w:rPr>
          <w:rFonts w:hint="cs"/>
          <w:rtl/>
        </w:rPr>
        <w:t>, ששפתותיו מרחשות.</w:t>
      </w:r>
    </w:p>
    <w:p w14:paraId="5A001361" w14:textId="58036537" w:rsidR="00067A23" w:rsidRPr="006F178A" w:rsidRDefault="00067A23" w:rsidP="00C90F4A">
      <w:pPr>
        <w:rPr>
          <w:rtl/>
        </w:rPr>
      </w:pPr>
      <w:r w:rsidRPr="006F178A">
        <w:rPr>
          <w:rtl/>
        </w:rPr>
        <w:t xml:space="preserve">והמשתין </w:t>
      </w:r>
      <w:r w:rsidR="00C90F4A" w:rsidRPr="00F05A14">
        <w:rPr>
          <w:rFonts w:cs="PFT_Frank" w:hint="cs"/>
          <w:b/>
          <w:bCs/>
          <w:szCs w:val="14"/>
          <w:rtl/>
        </w:rPr>
        <w:t>ישהה</w:t>
      </w:r>
      <w:r w:rsidR="00C90F4A" w:rsidRPr="006F178A">
        <w:rPr>
          <w:rtl/>
        </w:rPr>
        <w:t xml:space="preserve"> </w:t>
      </w:r>
      <w:r>
        <w:rPr>
          <w:rFonts w:hint="cs"/>
          <w:rtl/>
        </w:rPr>
        <w:t>ד"א</w:t>
      </w:r>
      <w:r w:rsidRPr="006F178A">
        <w:rPr>
          <w:rtl/>
        </w:rPr>
        <w:t xml:space="preserve"> ומתפלל</w:t>
      </w:r>
      <w:r w:rsidR="00C90F4A">
        <w:rPr>
          <w:rFonts w:hint="cs"/>
          <w:rtl/>
        </w:rPr>
        <w:t>, משום נצוצות.</w:t>
      </w:r>
      <w:r w:rsidR="00B014E1">
        <w:rPr>
          <w:rFonts w:hint="cs"/>
          <w:rtl/>
        </w:rPr>
        <w:t xml:space="preserve"> </w:t>
      </w:r>
    </w:p>
    <w:p w14:paraId="51AD0A74" w14:textId="2B609512" w:rsidR="00CA24B6" w:rsidRPr="00F53094" w:rsidRDefault="00C054AF" w:rsidP="00E7367D">
      <w:pPr>
        <w:pStyle w:val="afff4"/>
        <w:rPr>
          <w:rStyle w:val="afff"/>
          <w:b/>
          <w:rtl/>
        </w:rPr>
      </w:pPr>
      <w:r>
        <w:rPr>
          <w:rFonts w:hint="cs"/>
          <w:rtl/>
        </w:rPr>
        <w:t>שאלום</w:t>
      </w:r>
      <w:r w:rsidR="00CA24B6">
        <w:rPr>
          <w:rFonts w:hint="cs"/>
          <w:rtl/>
        </w:rPr>
        <w:t xml:space="preserve"> </w:t>
      </w:r>
      <w:r w:rsidRPr="00135477">
        <w:rPr>
          <w:rStyle w:val="afffb"/>
          <w:rFonts w:hint="cs"/>
          <w:rtl/>
        </w:rPr>
        <w:t>לתנאים ואמוראים</w:t>
      </w:r>
      <w:r>
        <w:rPr>
          <w:rFonts w:hint="cs"/>
          <w:rtl/>
        </w:rPr>
        <w:t xml:space="preserve"> במה </w:t>
      </w:r>
      <w:r w:rsidR="00CA24B6">
        <w:rPr>
          <w:rFonts w:hint="cs"/>
          <w:rtl/>
        </w:rPr>
        <w:t>האריכו ימים</w:t>
      </w:r>
    </w:p>
    <w:p w14:paraId="315A4484" w14:textId="77777777" w:rsidR="0094084F" w:rsidRDefault="00DB6950" w:rsidP="00657260">
      <w:pPr>
        <w:pStyle w:val="36"/>
        <w:framePr w:wrap="notBeside"/>
        <w:rPr>
          <w:rtl/>
        </w:rPr>
      </w:pPr>
      <w:r w:rsidRPr="00657260">
        <w:rPr>
          <w:rFonts w:hint="cs"/>
          <w:rtl/>
        </w:rPr>
        <w:t xml:space="preserve">א. </w:t>
      </w:r>
      <w:r w:rsidR="00C054AF" w:rsidRPr="00657260">
        <w:rPr>
          <w:rFonts w:hint="cs"/>
          <w:rtl/>
        </w:rPr>
        <w:t>ל</w:t>
      </w:r>
      <w:r w:rsidR="00C054AF" w:rsidRPr="00657260">
        <w:rPr>
          <w:rtl/>
        </w:rPr>
        <w:t>רבי זכאי</w:t>
      </w:r>
      <w:r w:rsidR="0094084F">
        <w:rPr>
          <w:rFonts w:hint="cs"/>
          <w:rtl/>
        </w:rPr>
        <w:t>:</w:t>
      </w:r>
    </w:p>
    <w:p w14:paraId="5607BCA0" w14:textId="7B0C7BE4" w:rsidR="00067A23" w:rsidRPr="00135477" w:rsidRDefault="00C054AF" w:rsidP="00E436EB">
      <w:pPr>
        <w:spacing w:after="60"/>
        <w:rPr>
          <w:rStyle w:val="afffb"/>
          <w:rtl/>
        </w:rPr>
      </w:pPr>
      <w:r w:rsidRPr="00411327">
        <w:rPr>
          <w:rStyle w:val="afff"/>
          <w:rFonts w:hint="cs"/>
          <w:b/>
          <w:rtl/>
        </w:rPr>
        <w:t>ו</w:t>
      </w:r>
      <w:r w:rsidR="00067A23" w:rsidRPr="00411327">
        <w:rPr>
          <w:rStyle w:val="afff"/>
          <w:rFonts w:hint="cs"/>
          <w:b/>
          <w:rtl/>
        </w:rPr>
        <w:t>א</w:t>
      </w:r>
      <w:r w:rsidR="00067A23" w:rsidRPr="00411327">
        <w:rPr>
          <w:rStyle w:val="afff"/>
          <w:b/>
          <w:rtl/>
        </w:rPr>
        <w:t>"</w:t>
      </w:r>
      <w:r w:rsidR="00067A23" w:rsidRPr="00411327">
        <w:rPr>
          <w:rStyle w:val="afff"/>
          <w:rFonts w:hint="eastAsia"/>
          <w:b/>
          <w:rtl/>
        </w:rPr>
        <w:t>ל</w:t>
      </w:r>
      <w:r w:rsidR="00067A23" w:rsidRPr="00411327">
        <w:rPr>
          <w:rStyle w:val="afff"/>
          <w:b/>
          <w:rtl/>
        </w:rPr>
        <w:t xml:space="preserve">: </w:t>
      </w:r>
      <w:r w:rsidR="00CA24B6">
        <w:rPr>
          <w:rFonts w:hint="cs"/>
          <w:rtl/>
        </w:rPr>
        <w:t xml:space="preserve">מימי </w:t>
      </w:r>
      <w:r w:rsidR="00067A23" w:rsidRPr="00F05A14">
        <w:rPr>
          <w:rFonts w:cs="PFT_Frank"/>
          <w:b/>
          <w:bCs/>
          <w:szCs w:val="14"/>
          <w:rtl/>
        </w:rPr>
        <w:t>לא</w:t>
      </w:r>
      <w:r w:rsidR="00067A23" w:rsidRPr="00701689">
        <w:rPr>
          <w:rtl/>
        </w:rPr>
        <w:t xml:space="preserve"> השתנתי </w:t>
      </w:r>
      <w:r w:rsidR="00CA24B6">
        <w:rPr>
          <w:rFonts w:hint="cs"/>
          <w:rtl/>
        </w:rPr>
        <w:t>ב</w:t>
      </w:r>
      <w:r w:rsidR="00067A23" w:rsidRPr="00701689">
        <w:rPr>
          <w:rFonts w:hint="eastAsia"/>
          <w:rtl/>
        </w:rPr>
        <w:t>ד</w:t>
      </w:r>
      <w:r w:rsidR="00067A23" w:rsidRPr="00701689">
        <w:rPr>
          <w:rtl/>
        </w:rPr>
        <w:t>"</w:t>
      </w:r>
      <w:r w:rsidR="00067A23" w:rsidRPr="00701689">
        <w:rPr>
          <w:rFonts w:hint="eastAsia"/>
          <w:rtl/>
        </w:rPr>
        <w:t>א</w:t>
      </w:r>
      <w:r w:rsidR="00067A23" w:rsidRPr="00701689">
        <w:rPr>
          <w:rtl/>
        </w:rPr>
        <w:t xml:space="preserve"> של תפלה, </w:t>
      </w:r>
      <w:r w:rsidR="00CA24B6" w:rsidRPr="00F05A14">
        <w:rPr>
          <w:rFonts w:cs="PFT_Frank" w:hint="cs"/>
          <w:b/>
          <w:bCs/>
          <w:szCs w:val="14"/>
          <w:rtl/>
        </w:rPr>
        <w:t>ו</w:t>
      </w:r>
      <w:r w:rsidR="00067A23" w:rsidRPr="00F05A14">
        <w:rPr>
          <w:rFonts w:cs="PFT_Frank"/>
          <w:b/>
          <w:bCs/>
          <w:szCs w:val="14"/>
          <w:rtl/>
        </w:rPr>
        <w:t>לא</w:t>
      </w:r>
      <w:r w:rsidR="00067A23" w:rsidRPr="00701689">
        <w:rPr>
          <w:rtl/>
        </w:rPr>
        <w:t xml:space="preserve"> כניתי שם לחבירי, </w:t>
      </w:r>
      <w:r w:rsidR="00067A23" w:rsidRPr="00F05A14">
        <w:rPr>
          <w:rFonts w:cs="PFT_Frank"/>
          <w:b/>
          <w:bCs/>
          <w:szCs w:val="14"/>
          <w:rtl/>
        </w:rPr>
        <w:t>ולא</w:t>
      </w:r>
      <w:r w:rsidR="00067A23" w:rsidRPr="00701689">
        <w:rPr>
          <w:rtl/>
        </w:rPr>
        <w:t xml:space="preserve"> ביטלתי קידוש היום</w:t>
      </w:r>
      <w:r w:rsidR="00CA24B6">
        <w:rPr>
          <w:rFonts w:hint="cs"/>
          <w:rtl/>
        </w:rPr>
        <w:t>,</w:t>
      </w:r>
      <w:r w:rsidR="00067A23">
        <w:rPr>
          <w:rFonts w:hint="cs"/>
          <w:rtl/>
        </w:rPr>
        <w:t xml:space="preserve"> </w:t>
      </w:r>
      <w:r w:rsidR="00CA24B6" w:rsidRPr="00F05A14">
        <w:rPr>
          <w:rFonts w:cs="PFT_Frank" w:hint="cs"/>
          <w:b/>
          <w:bCs/>
          <w:szCs w:val="14"/>
          <w:rtl/>
        </w:rPr>
        <w:t>ו</w:t>
      </w:r>
      <w:r w:rsidR="00067A23" w:rsidRPr="00F05A14">
        <w:rPr>
          <w:rFonts w:cs="PFT_Frank"/>
          <w:b/>
          <w:bCs/>
          <w:szCs w:val="14"/>
          <w:rtl/>
        </w:rPr>
        <w:t>אמ</w:t>
      </w:r>
      <w:r w:rsidR="00067A23" w:rsidRPr="00F05A14">
        <w:rPr>
          <w:rFonts w:cs="PFT_Frank" w:hint="cs"/>
          <w:b/>
          <w:bCs/>
          <w:szCs w:val="14"/>
          <w:rtl/>
        </w:rPr>
        <w:t>י</w:t>
      </w:r>
      <w:r w:rsidR="00067A23" w:rsidRPr="00C054AF">
        <w:rPr>
          <w:rFonts w:hint="cs"/>
          <w:rtl/>
        </w:rPr>
        <w:t xml:space="preserve"> </w:t>
      </w:r>
      <w:r w:rsidR="00067A23" w:rsidRPr="00C054AF">
        <w:rPr>
          <w:rtl/>
        </w:rPr>
        <w:t>מכרה כ</w:t>
      </w:r>
      <w:r w:rsidR="00B860B3">
        <w:rPr>
          <w:rFonts w:hint="cs"/>
          <w:rtl/>
        </w:rPr>
        <w:t>י</w:t>
      </w:r>
      <w:r w:rsidR="00067A23" w:rsidRPr="00C054AF">
        <w:rPr>
          <w:rtl/>
        </w:rPr>
        <w:t xml:space="preserve">פה שבראשה </w:t>
      </w:r>
      <w:r w:rsidR="00067A23" w:rsidRPr="00C054AF">
        <w:rPr>
          <w:rFonts w:hint="cs"/>
          <w:rtl/>
        </w:rPr>
        <w:t>להביא</w:t>
      </w:r>
      <w:r w:rsidR="00067A23" w:rsidRPr="00C054AF">
        <w:rPr>
          <w:rtl/>
        </w:rPr>
        <w:t xml:space="preserve"> לי קידוש</w:t>
      </w:r>
      <w:r w:rsidRPr="00135477">
        <w:rPr>
          <w:rFonts w:hint="cs"/>
          <w:rtl/>
        </w:rPr>
        <w:t xml:space="preserve">, </w:t>
      </w:r>
      <w:r w:rsidRPr="00C054AF">
        <w:rPr>
          <w:rStyle w:val="afffb"/>
          <w:rFonts w:hint="cs"/>
          <w:rtl/>
        </w:rPr>
        <w:t>וזכתה לג' מאות חביות יין</w:t>
      </w:r>
      <w:r w:rsidR="00B009FD">
        <w:rPr>
          <w:rStyle w:val="afffb"/>
          <w:rFonts w:hint="cs"/>
          <w:rtl/>
        </w:rPr>
        <w:t>,</w:t>
      </w:r>
      <w:r w:rsidRPr="00C054AF">
        <w:rPr>
          <w:rStyle w:val="afffb"/>
          <w:rFonts w:hint="cs"/>
          <w:rtl/>
        </w:rPr>
        <w:t xml:space="preserve"> והוא לג' אלפים.</w:t>
      </w:r>
    </w:p>
    <w:p w14:paraId="786DDF40" w14:textId="31E0EEFE" w:rsidR="00067A23" w:rsidRPr="00F53094" w:rsidRDefault="00067A23" w:rsidP="002E2914">
      <w:pPr>
        <w:pStyle w:val="afffa"/>
        <w:spacing w:after="60"/>
        <w:ind w:left="0" w:firstLine="0"/>
        <w:rPr>
          <w:b/>
          <w:bCs/>
          <w:rtl/>
        </w:rPr>
      </w:pPr>
      <w:r w:rsidRPr="00411327">
        <w:rPr>
          <w:rStyle w:val="afff"/>
          <w:b/>
          <w:rtl/>
        </w:rPr>
        <w:t>ר</w:t>
      </w:r>
      <w:r w:rsidRPr="00411327">
        <w:rPr>
          <w:rStyle w:val="afff"/>
          <w:rFonts w:hint="cs"/>
          <w:b/>
          <w:rtl/>
        </w:rPr>
        <w:t>"ה</w:t>
      </w:r>
      <w:r w:rsidRPr="00411327">
        <w:rPr>
          <w:rStyle w:val="afff"/>
          <w:b/>
          <w:rtl/>
        </w:rPr>
        <w:t xml:space="preserve"> </w:t>
      </w:r>
      <w:r w:rsidR="00287C85">
        <w:rPr>
          <w:rFonts w:hint="cs"/>
          <w:rtl/>
        </w:rPr>
        <w:t>חגר</w:t>
      </w:r>
      <w:r w:rsidR="00287C85" w:rsidRPr="006F178A">
        <w:rPr>
          <w:rFonts w:hint="cs"/>
          <w:rtl/>
        </w:rPr>
        <w:t xml:space="preserve"> </w:t>
      </w:r>
      <w:r w:rsidR="00287C85">
        <w:rPr>
          <w:rFonts w:hint="cs"/>
          <w:rtl/>
        </w:rPr>
        <w:t>ב</w:t>
      </w:r>
      <w:r w:rsidRPr="006F178A">
        <w:rPr>
          <w:rFonts w:hint="cs"/>
          <w:rtl/>
        </w:rPr>
        <w:t>גמי</w:t>
      </w:r>
      <w:r w:rsidR="00287C85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287C85" w:rsidRPr="00411327">
        <w:rPr>
          <w:rStyle w:val="afff"/>
          <w:rFonts w:hint="cs"/>
          <w:b/>
          <w:rtl/>
        </w:rPr>
        <w:t>ואמר</w:t>
      </w:r>
      <w:r w:rsidRPr="00411327">
        <w:rPr>
          <w:rStyle w:val="afff"/>
          <w:rFonts w:hint="cs"/>
          <w:b/>
          <w:rtl/>
        </w:rPr>
        <w:t xml:space="preserve"> </w:t>
      </w:r>
      <w:r w:rsidR="00287C85" w:rsidRPr="00411327">
        <w:rPr>
          <w:rStyle w:val="afff"/>
          <w:rFonts w:hint="cs"/>
          <w:b/>
          <w:rtl/>
        </w:rPr>
        <w:t>ל</w:t>
      </w:r>
      <w:r w:rsidRPr="00411327">
        <w:rPr>
          <w:rStyle w:val="afff"/>
          <w:rFonts w:hint="cs"/>
          <w:b/>
          <w:rtl/>
        </w:rPr>
        <w:t xml:space="preserve">רב </w:t>
      </w:r>
      <w:r w:rsidRPr="006F178A">
        <w:rPr>
          <w:rFonts w:hint="cs"/>
          <w:rtl/>
        </w:rPr>
        <w:t xml:space="preserve">שמשכן </w:t>
      </w:r>
      <w:r w:rsidR="00287C85">
        <w:rPr>
          <w:rFonts w:hint="cs"/>
          <w:rtl/>
        </w:rPr>
        <w:t xml:space="preserve">חגורתו </w:t>
      </w:r>
      <w:r w:rsidRPr="00135477">
        <w:rPr>
          <w:rFonts w:hint="cs"/>
          <w:b/>
          <w:bCs/>
          <w:rtl/>
        </w:rPr>
        <w:t>ליין</w:t>
      </w:r>
      <w:r w:rsidR="00287C85" w:rsidRPr="00135477">
        <w:rPr>
          <w:rFonts w:hint="cs"/>
          <w:b/>
          <w:bCs/>
          <w:rtl/>
        </w:rPr>
        <w:t xml:space="preserve"> קידוש</w:t>
      </w:r>
      <w:r w:rsidR="00287C85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287C85" w:rsidRPr="00411327">
        <w:rPr>
          <w:rStyle w:val="afff"/>
          <w:rFonts w:hint="cs"/>
          <w:b/>
          <w:rtl/>
        </w:rPr>
        <w:t>ובירכו</w:t>
      </w:r>
      <w:r w:rsidRPr="00411327">
        <w:rPr>
          <w:rStyle w:val="afff"/>
          <w:b/>
          <w:rtl/>
        </w:rPr>
        <w:t xml:space="preserve">: </w:t>
      </w:r>
      <w:r w:rsidRPr="006F178A">
        <w:rPr>
          <w:rtl/>
        </w:rPr>
        <w:t>י</w:t>
      </w:r>
      <w:r w:rsidRPr="006F178A">
        <w:rPr>
          <w:rFonts w:hint="cs"/>
          <w:rtl/>
        </w:rPr>
        <w:t xml:space="preserve">הי רצון </w:t>
      </w:r>
      <w:r w:rsidR="00287C85">
        <w:rPr>
          <w:rFonts w:hint="cs"/>
          <w:rtl/>
        </w:rPr>
        <w:t xml:space="preserve">שיסתמוך </w:t>
      </w:r>
      <w:r w:rsidR="00287C85" w:rsidRPr="006F178A">
        <w:rPr>
          <w:rFonts w:hint="cs"/>
          <w:rtl/>
        </w:rPr>
        <w:t xml:space="preserve"> </w:t>
      </w:r>
      <w:r w:rsidR="00287C85">
        <w:rPr>
          <w:rFonts w:hint="cs"/>
          <w:rtl/>
        </w:rPr>
        <w:t>בשיראים,</w:t>
      </w:r>
      <w:r w:rsidR="00287C85"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rFonts w:hint="cs"/>
          <w:b/>
          <w:rtl/>
        </w:rPr>
        <w:t>וכ</w:t>
      </w:r>
      <w:r w:rsidR="00287C85" w:rsidRPr="00411327">
        <w:rPr>
          <w:rStyle w:val="afff"/>
          <w:rFonts w:hint="cs"/>
          <w:b/>
          <w:rtl/>
        </w:rPr>
        <w:t xml:space="preserve">ן היה בחתונת בנו, והקפיד שלא אמר </w:t>
      </w:r>
      <w:r w:rsidR="00287C85" w:rsidRPr="00135477">
        <w:rPr>
          <w:rStyle w:val="afff"/>
          <w:rFonts w:hint="cs"/>
          <w:b/>
          <w:rtl/>
        </w:rPr>
        <w:t>וכן למר</w:t>
      </w:r>
      <w:r w:rsidR="00287C85" w:rsidRPr="00411327">
        <w:rPr>
          <w:rStyle w:val="afff"/>
          <w:rFonts w:hint="cs"/>
          <w:b/>
          <w:rtl/>
        </w:rPr>
        <w:t>.</w:t>
      </w:r>
    </w:p>
    <w:p w14:paraId="45A2F062" w14:textId="77777777" w:rsidR="0094084F" w:rsidRDefault="00DB6950" w:rsidP="00436DD8">
      <w:pPr>
        <w:pStyle w:val="36"/>
        <w:framePr w:wrap="notBeside"/>
        <w:rPr>
          <w:rtl/>
        </w:rPr>
      </w:pPr>
      <w:r w:rsidRPr="00436DD8">
        <w:rPr>
          <w:rFonts w:hint="cs"/>
          <w:rtl/>
        </w:rPr>
        <w:t>ב. ל</w:t>
      </w:r>
      <w:r w:rsidRPr="00436DD8">
        <w:rPr>
          <w:rtl/>
        </w:rPr>
        <w:t>ר</w:t>
      </w:r>
      <w:r w:rsidR="00126099">
        <w:rPr>
          <w:rFonts w:hint="cs"/>
          <w:rtl/>
        </w:rPr>
        <w:t>"א</w:t>
      </w:r>
      <w:r w:rsidRPr="00436DD8">
        <w:rPr>
          <w:rtl/>
        </w:rPr>
        <w:t xml:space="preserve"> בן שמוע</w:t>
      </w:r>
      <w:r w:rsidR="0094084F">
        <w:rPr>
          <w:rFonts w:hint="cs"/>
          <w:rtl/>
        </w:rPr>
        <w:t>:</w:t>
      </w:r>
    </w:p>
    <w:p w14:paraId="591A2C18" w14:textId="0C724907" w:rsidR="00067A23" w:rsidRPr="006F178A" w:rsidRDefault="00067A23" w:rsidP="00E436EB">
      <w:pPr>
        <w:spacing w:after="60"/>
        <w:rPr>
          <w:rtl/>
        </w:rPr>
      </w:pPr>
      <w:r w:rsidRPr="00F05A14">
        <w:rPr>
          <w:rFonts w:cs="PFT_Frank"/>
          <w:b/>
          <w:bCs/>
          <w:szCs w:val="14"/>
          <w:rtl/>
        </w:rPr>
        <w:t>לא</w:t>
      </w:r>
      <w:r w:rsidRPr="006F178A">
        <w:rPr>
          <w:rtl/>
        </w:rPr>
        <w:t xml:space="preserve"> עשיתי קפנדריא לבי</w:t>
      </w:r>
      <w:r w:rsidR="00287C85">
        <w:rPr>
          <w:rFonts w:hint="cs"/>
          <w:rtl/>
        </w:rPr>
        <w:t>הכ"נ</w:t>
      </w:r>
      <w:r w:rsidRPr="006F178A">
        <w:rPr>
          <w:rtl/>
        </w:rPr>
        <w:t xml:space="preserve">, </w:t>
      </w:r>
      <w:r w:rsidRPr="00F05A14">
        <w:rPr>
          <w:rFonts w:cs="PFT_Frank"/>
          <w:b/>
          <w:bCs/>
          <w:szCs w:val="14"/>
          <w:rtl/>
        </w:rPr>
        <w:t>ולא</w:t>
      </w:r>
      <w:r w:rsidRPr="006F178A">
        <w:rPr>
          <w:rtl/>
        </w:rPr>
        <w:t xml:space="preserve"> פסעתי על ראשי עם קדוש, </w:t>
      </w:r>
      <w:r w:rsidRPr="00F05A14">
        <w:rPr>
          <w:rFonts w:cs="PFT_Frank"/>
          <w:b/>
          <w:bCs/>
          <w:szCs w:val="14"/>
          <w:rtl/>
        </w:rPr>
        <w:t>ולא</w:t>
      </w:r>
      <w:r w:rsidRPr="006F178A">
        <w:rPr>
          <w:rtl/>
        </w:rPr>
        <w:t xml:space="preserve"> נשאתי כפי בלא ברכה.</w:t>
      </w:r>
    </w:p>
    <w:p w14:paraId="5C1A7B12" w14:textId="77777777" w:rsidR="00067A23" w:rsidRPr="00F53094" w:rsidRDefault="00067A23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כח.</w:t>
      </w:r>
    </w:p>
    <w:p w14:paraId="233DEFBB" w14:textId="2489BAE1" w:rsidR="0094084F" w:rsidRDefault="00DB6950" w:rsidP="009442CB">
      <w:pPr>
        <w:pStyle w:val="36"/>
        <w:framePr w:wrap="notBeside"/>
        <w:rPr>
          <w:rtl/>
        </w:rPr>
      </w:pPr>
      <w:r w:rsidRPr="009442CB">
        <w:rPr>
          <w:rFonts w:hint="cs"/>
          <w:rtl/>
        </w:rPr>
        <w:t>ג. ל</w:t>
      </w:r>
      <w:r w:rsidRPr="009442CB">
        <w:rPr>
          <w:rtl/>
        </w:rPr>
        <w:t>רבי פרידא</w:t>
      </w:r>
      <w:r w:rsidR="00AE2E75">
        <w:rPr>
          <w:rtl/>
        </w:rPr>
        <w:t>:</w:t>
      </w:r>
    </w:p>
    <w:p w14:paraId="48B09911" w14:textId="7A5C3D7B" w:rsidR="00067A23" w:rsidRPr="009A4CE4" w:rsidRDefault="00067A23" w:rsidP="00E436EB">
      <w:pPr>
        <w:spacing w:after="60"/>
        <w:rPr>
          <w:rFonts w:cs="PFT_Frank"/>
          <w:b/>
          <w:bCs/>
          <w:szCs w:val="14"/>
          <w:rtl/>
        </w:rPr>
      </w:pPr>
      <w:r w:rsidRPr="00F05A14">
        <w:rPr>
          <w:rFonts w:cs="PFT_Frank"/>
          <w:b/>
          <w:bCs/>
          <w:szCs w:val="14"/>
          <w:rtl/>
        </w:rPr>
        <w:t>לא</w:t>
      </w:r>
      <w:r w:rsidRPr="002B1CD8">
        <w:rPr>
          <w:rtl/>
        </w:rPr>
        <w:t xml:space="preserve"> קדמני אדם לבי</w:t>
      </w:r>
      <w:r w:rsidR="00DB6950">
        <w:rPr>
          <w:rFonts w:hint="cs"/>
          <w:rtl/>
        </w:rPr>
        <w:t>המ"ד</w:t>
      </w:r>
      <w:r w:rsidRPr="002B1CD8">
        <w:rPr>
          <w:rFonts w:hint="cs"/>
          <w:rtl/>
        </w:rPr>
        <w:t>,</w:t>
      </w:r>
      <w:r w:rsidR="00DB6950">
        <w:rPr>
          <w:rFonts w:hint="cs"/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ולא</w:t>
      </w:r>
      <w:r w:rsidRPr="002B1CD8">
        <w:rPr>
          <w:rtl/>
        </w:rPr>
        <w:t xml:space="preserve"> ברכתי</w:t>
      </w:r>
      <w:r w:rsidR="00FB2DFF">
        <w:rPr>
          <w:rFonts w:hint="cs"/>
          <w:rtl/>
        </w:rPr>
        <w:t xml:space="preserve"> </w:t>
      </w:r>
      <w:r w:rsidR="00FB2DFF" w:rsidRPr="00135477">
        <w:rPr>
          <w:rStyle w:val="afffb"/>
          <w:rFonts w:hint="cs"/>
          <w:rtl/>
        </w:rPr>
        <w:t>בסעודה</w:t>
      </w:r>
      <w:r w:rsidRPr="002B1CD8">
        <w:rPr>
          <w:rtl/>
        </w:rPr>
        <w:t xml:space="preserve"> לפני כהן</w:t>
      </w:r>
      <w:r>
        <w:rPr>
          <w:rFonts w:hint="cs"/>
          <w:rtl/>
        </w:rPr>
        <w:t xml:space="preserve"> </w:t>
      </w:r>
      <w:r w:rsidR="00DB6950" w:rsidRPr="00135477">
        <w:rPr>
          <w:rStyle w:val="afffb"/>
          <w:rFonts w:hint="cs"/>
          <w:rtl/>
        </w:rPr>
        <w:t xml:space="preserve">בשוין קצת, דע"ה לגמרי חייב ת"ח מיתה </w:t>
      </w:r>
      <w:r w:rsidR="00DB6950" w:rsidRPr="00135477">
        <w:rPr>
          <w:rStyle w:val="a4"/>
          <w:rFonts w:hint="cs"/>
          <w:rtl/>
        </w:rPr>
        <w:t>דמשניאי</w:t>
      </w:r>
      <w:r w:rsidR="00DB6950">
        <w:rPr>
          <w:rStyle w:val="a4"/>
          <w:rFonts w:hint="cs"/>
          <w:rtl/>
        </w:rPr>
        <w:t>,</w:t>
      </w:r>
      <w:r w:rsidRPr="00F87DC2">
        <w:rPr>
          <w:rtl/>
        </w:rPr>
        <w:t xml:space="preserve"> </w:t>
      </w:r>
      <w:r w:rsidRPr="00135477">
        <w:rPr>
          <w:rFonts w:cs="PFT_Frank"/>
          <w:b/>
          <w:bCs/>
          <w:sz w:val="14"/>
          <w:szCs w:val="14"/>
          <w:rtl/>
        </w:rPr>
        <w:t>ולא</w:t>
      </w:r>
      <w:r w:rsidRPr="00411327">
        <w:rPr>
          <w:rFonts w:cs="PFT_Frank"/>
          <w:b/>
          <w:bCs/>
          <w:sz w:val="14"/>
          <w:szCs w:val="14"/>
          <w:rtl/>
        </w:rPr>
        <w:t xml:space="preserve"> אכלתי מבהמה שלא הורמו מתנותיה</w:t>
      </w:r>
      <w:r>
        <w:rPr>
          <w:rFonts w:hint="cs"/>
          <w:rtl/>
        </w:rPr>
        <w:t xml:space="preserve"> </w:t>
      </w:r>
      <w:r w:rsidR="00FB2DFF" w:rsidRPr="00135477">
        <w:rPr>
          <w:rStyle w:val="afffb"/>
          <w:rFonts w:hint="cs"/>
          <w:rtl/>
        </w:rPr>
        <w:t>ד</w:t>
      </w:r>
      <w:r w:rsidRPr="00135477">
        <w:rPr>
          <w:rStyle w:val="afffb"/>
          <w:rFonts w:hint="cs"/>
          <w:rtl/>
        </w:rPr>
        <w:t>כ</w:t>
      </w:r>
      <w:r w:rsidRPr="00135477">
        <w:rPr>
          <w:rStyle w:val="afffb"/>
          <w:rFonts w:hint="eastAsia"/>
          <w:rtl/>
        </w:rPr>
        <w:t>אוכל</w:t>
      </w:r>
      <w:r w:rsidRPr="00135477">
        <w:rPr>
          <w:rStyle w:val="afffb"/>
          <w:rtl/>
        </w:rPr>
        <w:t xml:space="preserve"> </w:t>
      </w:r>
      <w:r w:rsidRPr="00135477">
        <w:rPr>
          <w:rStyle w:val="afffb"/>
          <w:rFonts w:hint="eastAsia"/>
          <w:rtl/>
        </w:rPr>
        <w:t>טבלים</w:t>
      </w:r>
      <w:r w:rsidR="00FB2DFF" w:rsidRPr="00135477">
        <w:rPr>
          <w:rStyle w:val="afffb"/>
          <w:rFonts w:hint="cs"/>
          <w:rtl/>
        </w:rPr>
        <w:t>,</w:t>
      </w:r>
      <w:r w:rsidRPr="00135477">
        <w:rPr>
          <w:rStyle w:val="afffb"/>
          <w:rFonts w:hint="cs"/>
          <w:rtl/>
        </w:rPr>
        <w:t xml:space="preserve"> </w:t>
      </w:r>
      <w:r w:rsidRPr="00135477">
        <w:rPr>
          <w:rStyle w:val="afffb"/>
          <w:rFonts w:hint="cs"/>
          <w:b/>
          <w:bCs/>
          <w:rtl/>
        </w:rPr>
        <w:t>ואין</w:t>
      </w:r>
      <w:r w:rsidRPr="00135477">
        <w:rPr>
          <w:rStyle w:val="afffb"/>
          <w:b/>
          <w:bCs/>
          <w:rtl/>
        </w:rPr>
        <w:t xml:space="preserve"> הלכ</w:t>
      </w:r>
      <w:r w:rsidRPr="00135477">
        <w:rPr>
          <w:rStyle w:val="afffb"/>
          <w:rFonts w:hint="cs"/>
          <w:b/>
          <w:bCs/>
          <w:rtl/>
        </w:rPr>
        <w:t>ה</w:t>
      </w:r>
      <w:r w:rsidRPr="00135477">
        <w:rPr>
          <w:rStyle w:val="afffb"/>
          <w:b/>
          <w:bCs/>
          <w:rtl/>
        </w:rPr>
        <w:t xml:space="preserve"> </w:t>
      </w:r>
      <w:r w:rsidR="00FB2DFF" w:rsidRPr="00135477">
        <w:rPr>
          <w:rStyle w:val="afffb"/>
          <w:rFonts w:hint="cs"/>
          <w:b/>
          <w:bCs/>
          <w:rtl/>
        </w:rPr>
        <w:t>כן</w:t>
      </w:r>
      <w:r w:rsidRPr="006F178A">
        <w:rPr>
          <w:rtl/>
        </w:rPr>
        <w:t>.</w:t>
      </w:r>
    </w:p>
    <w:p w14:paraId="607D66FA" w14:textId="07428AE0" w:rsidR="0094084F" w:rsidRDefault="00FB2DFF" w:rsidP="004C47A8">
      <w:pPr>
        <w:pStyle w:val="36"/>
        <w:framePr w:wrap="notBeside"/>
        <w:rPr>
          <w:rtl/>
        </w:rPr>
      </w:pPr>
      <w:r w:rsidRPr="004C47A8">
        <w:rPr>
          <w:rFonts w:hint="cs"/>
          <w:rtl/>
        </w:rPr>
        <w:t>ד. ל</w:t>
      </w:r>
      <w:r w:rsidRPr="004C47A8">
        <w:rPr>
          <w:rtl/>
        </w:rPr>
        <w:t>רבי נחוניא בן הקנה</w:t>
      </w:r>
      <w:r w:rsidR="00AE2E75">
        <w:rPr>
          <w:rFonts w:hint="cs"/>
          <w:rtl/>
        </w:rPr>
        <w:t>:</w:t>
      </w:r>
    </w:p>
    <w:p w14:paraId="3F729BE5" w14:textId="1E61CC64" w:rsidR="00067A23" w:rsidRPr="009A4CE4" w:rsidRDefault="00067A23" w:rsidP="00E436EB">
      <w:pPr>
        <w:spacing w:after="60"/>
        <w:rPr>
          <w:rFonts w:cs="PFT_Frank"/>
          <w:b/>
          <w:bCs/>
          <w:szCs w:val="14"/>
          <w:rtl/>
        </w:rPr>
      </w:pPr>
      <w:r w:rsidRPr="00FB2DFF">
        <w:rPr>
          <w:rFonts w:cs="PFT_Frank"/>
          <w:b/>
          <w:bCs/>
          <w:sz w:val="14"/>
          <w:szCs w:val="14"/>
          <w:rtl/>
        </w:rPr>
        <w:t>לא</w:t>
      </w:r>
      <w:r w:rsidRPr="00411327">
        <w:rPr>
          <w:rFonts w:cs="PFT_Frank"/>
          <w:b/>
          <w:bCs/>
          <w:sz w:val="14"/>
          <w:szCs w:val="14"/>
          <w:rtl/>
        </w:rPr>
        <w:t xml:space="preserve"> נתכבדתי בקלון חברי</w:t>
      </w:r>
      <w:r w:rsidR="00FB2DFF">
        <w:rPr>
          <w:rFonts w:hint="cs"/>
          <w:rtl/>
        </w:rPr>
        <w:t>,</w:t>
      </w:r>
      <w:r w:rsidRPr="00FB2DFF">
        <w:rPr>
          <w:rtl/>
        </w:rPr>
        <w:t xml:space="preserve"> </w:t>
      </w:r>
      <w:r w:rsidRPr="00FB2DFF">
        <w:rPr>
          <w:rFonts w:cs="PFT_Frank"/>
          <w:b/>
          <w:bCs/>
          <w:sz w:val="14"/>
          <w:szCs w:val="14"/>
          <w:rtl/>
        </w:rPr>
        <w:t>ולא</w:t>
      </w:r>
      <w:r w:rsidRPr="00411327">
        <w:rPr>
          <w:rFonts w:cs="PFT_Frank"/>
          <w:b/>
          <w:bCs/>
          <w:sz w:val="14"/>
          <w:szCs w:val="14"/>
          <w:rtl/>
        </w:rPr>
        <w:t xml:space="preserve"> עלתה על מטתי קללת חברי </w:t>
      </w:r>
      <w:r w:rsidRPr="00135477">
        <w:rPr>
          <w:rStyle w:val="afffb"/>
          <w:rFonts w:hint="cs"/>
          <w:rtl/>
        </w:rPr>
        <w:t>סלח למצעריו</w:t>
      </w:r>
      <w:r w:rsidR="00FB27E8">
        <w:rPr>
          <w:rStyle w:val="afffb"/>
          <w:rFonts w:hint="cs"/>
          <w:rtl/>
        </w:rPr>
        <w:t>,</w:t>
      </w:r>
      <w:r w:rsidR="00FB2DFF" w:rsidRPr="00411327">
        <w:rPr>
          <w:rFonts w:cs="PFT_Frank" w:hint="cs"/>
          <w:b/>
          <w:bCs/>
          <w:sz w:val="14"/>
          <w:szCs w:val="14"/>
          <w:rtl/>
        </w:rPr>
        <w:t xml:space="preserve"> </w:t>
      </w:r>
      <w:r w:rsidRPr="00FB2DFF">
        <w:rPr>
          <w:rFonts w:cs="PFT_Frank"/>
          <w:b/>
          <w:bCs/>
          <w:sz w:val="14"/>
          <w:szCs w:val="14"/>
          <w:rtl/>
        </w:rPr>
        <w:t>וותרן</w:t>
      </w:r>
      <w:r w:rsidRPr="00411327">
        <w:rPr>
          <w:rFonts w:cs="PFT_Frank"/>
          <w:b/>
          <w:bCs/>
          <w:sz w:val="14"/>
          <w:szCs w:val="14"/>
          <w:rtl/>
        </w:rPr>
        <w:t xml:space="preserve"> </w:t>
      </w:r>
      <w:r w:rsidR="00FB27E8">
        <w:rPr>
          <w:rFonts w:cs="PFT_Frank" w:hint="cs"/>
          <w:b/>
          <w:bCs/>
          <w:sz w:val="14"/>
          <w:szCs w:val="14"/>
          <w:rtl/>
        </w:rPr>
        <w:t xml:space="preserve">הייתי </w:t>
      </w:r>
      <w:r w:rsidRPr="00411327">
        <w:rPr>
          <w:rFonts w:cs="PFT_Frank"/>
          <w:b/>
          <w:bCs/>
          <w:sz w:val="14"/>
          <w:szCs w:val="14"/>
          <w:rtl/>
        </w:rPr>
        <w:t>בממוני</w:t>
      </w:r>
      <w:r w:rsidRPr="00FB2DFF">
        <w:rPr>
          <w:rtl/>
        </w:rPr>
        <w:t xml:space="preserve"> </w:t>
      </w:r>
      <w:r w:rsidRPr="00135477">
        <w:rPr>
          <w:rStyle w:val="afffb"/>
          <w:rFonts w:hint="cs"/>
          <w:rtl/>
        </w:rPr>
        <w:t>כ</w:t>
      </w:r>
      <w:r w:rsidRPr="00135477">
        <w:rPr>
          <w:rStyle w:val="afffb"/>
          <w:rtl/>
        </w:rPr>
        <w:t>איוב</w:t>
      </w:r>
      <w:r w:rsidR="00FB2DFF">
        <w:rPr>
          <w:rFonts w:hint="cs"/>
          <w:rtl/>
        </w:rPr>
        <w:t>.</w:t>
      </w:r>
    </w:p>
    <w:p w14:paraId="4E010FFF" w14:textId="788BB829" w:rsidR="0094084F" w:rsidRDefault="00067A23" w:rsidP="004C47A8">
      <w:pPr>
        <w:pStyle w:val="36"/>
        <w:framePr w:wrap="notBeside"/>
        <w:rPr>
          <w:rtl/>
        </w:rPr>
      </w:pPr>
      <w:r w:rsidRPr="004C47A8">
        <w:rPr>
          <w:rFonts w:hint="cs"/>
          <w:rtl/>
        </w:rPr>
        <w:lastRenderedPageBreak/>
        <w:t xml:space="preserve">ה. </w:t>
      </w:r>
      <w:r w:rsidRPr="004C47A8">
        <w:rPr>
          <w:rtl/>
        </w:rPr>
        <w:t>ר"</w:t>
      </w:r>
      <w:r w:rsidRPr="004C47A8">
        <w:rPr>
          <w:rFonts w:hint="cs"/>
          <w:rtl/>
        </w:rPr>
        <w:t>ע</w:t>
      </w:r>
      <w:r w:rsidRPr="004C47A8">
        <w:rPr>
          <w:rtl/>
        </w:rPr>
        <w:t xml:space="preserve"> </w:t>
      </w:r>
      <w:r w:rsidR="00FB2DFF" w:rsidRPr="004C47A8">
        <w:rPr>
          <w:rFonts w:hint="cs"/>
          <w:rtl/>
        </w:rPr>
        <w:t>ל</w:t>
      </w:r>
      <w:r w:rsidRPr="004C47A8">
        <w:rPr>
          <w:rtl/>
        </w:rPr>
        <w:t>ר</w:t>
      </w:r>
      <w:r w:rsidR="00666371">
        <w:rPr>
          <w:rFonts w:hint="cs"/>
          <w:rtl/>
        </w:rPr>
        <w:t xml:space="preserve">"נ </w:t>
      </w:r>
      <w:r w:rsidRPr="004C47A8">
        <w:rPr>
          <w:rtl/>
        </w:rPr>
        <w:t>הגדול</w:t>
      </w:r>
      <w:r w:rsidR="00AE2E75">
        <w:rPr>
          <w:rFonts w:hint="cs"/>
          <w:rtl/>
        </w:rPr>
        <w:t>:</w:t>
      </w:r>
    </w:p>
    <w:p w14:paraId="68494F5D" w14:textId="4A6CE103" w:rsidR="00067A23" w:rsidRPr="00A94C31" w:rsidRDefault="00EE3664" w:rsidP="00666371">
      <w:pPr>
        <w:spacing w:after="60"/>
        <w:rPr>
          <w:rtl/>
        </w:rPr>
      </w:pPr>
      <w:r w:rsidRPr="00A94C31">
        <w:rPr>
          <w:rFonts w:hint="cs"/>
          <w:rtl/>
        </w:rPr>
        <w:t xml:space="preserve">היכוהו שקץ בחייו, </w:t>
      </w:r>
      <w:r w:rsidRPr="00A94C31">
        <w:rPr>
          <w:rStyle w:val="afff"/>
          <w:rFonts w:hint="cs"/>
          <w:rtl/>
        </w:rPr>
        <w:t>וכשראה שת"ח</w:t>
      </w:r>
      <w:r w:rsidR="00067A23" w:rsidRPr="00A94C31">
        <w:rPr>
          <w:rStyle w:val="afff"/>
          <w:rtl/>
        </w:rPr>
        <w:t xml:space="preserve"> א"ל:</w:t>
      </w:r>
      <w:r w:rsidR="00067A23" w:rsidRPr="00A94C31">
        <w:rPr>
          <w:rFonts w:hint="cs"/>
          <w:rtl/>
        </w:rPr>
        <w:t xml:space="preserve"> </w:t>
      </w:r>
      <w:r w:rsidR="00067A23" w:rsidRPr="00A94C31">
        <w:rPr>
          <w:rtl/>
        </w:rPr>
        <w:t xml:space="preserve">לא קבלתי מתנות </w:t>
      </w:r>
      <w:r w:rsidR="00067A23" w:rsidRPr="00A94C31">
        <w:rPr>
          <w:rFonts w:hint="cs"/>
          <w:rtl/>
        </w:rPr>
        <w:t>ד</w:t>
      </w:r>
      <w:r w:rsidR="00067A23" w:rsidRPr="00A94C31">
        <w:rPr>
          <w:rStyle w:val="a4"/>
          <w:rFonts w:hint="cs"/>
          <w:rtl/>
        </w:rPr>
        <w:t>'שונא מתנות יחיה</w:t>
      </w:r>
      <w:r w:rsidR="00067A23" w:rsidRPr="00A94C31">
        <w:rPr>
          <w:rStyle w:val="a4"/>
          <w:rtl/>
        </w:rPr>
        <w:t>'</w:t>
      </w:r>
      <w:r w:rsidRPr="00A94C31">
        <w:rPr>
          <w:rStyle w:val="a4"/>
          <w:rFonts w:hint="cs"/>
          <w:rtl/>
        </w:rPr>
        <w:t xml:space="preserve">, </w:t>
      </w:r>
      <w:r w:rsidR="00067A23" w:rsidRPr="00A94C31">
        <w:rPr>
          <w:rtl/>
        </w:rPr>
        <w:t>ולא עמדתי על מדותי</w:t>
      </w:r>
      <w:r w:rsidRPr="00A94C31">
        <w:rPr>
          <w:rFonts w:hint="cs"/>
          <w:rtl/>
        </w:rPr>
        <w:t xml:space="preserve"> </w:t>
      </w:r>
      <w:r w:rsidRPr="00A94C31">
        <w:rPr>
          <w:rStyle w:val="afffb"/>
          <w:rFonts w:hint="cs"/>
          <w:rtl/>
        </w:rPr>
        <w:t>ד</w:t>
      </w:r>
      <w:r w:rsidR="00067A23" w:rsidRPr="00A94C31">
        <w:rPr>
          <w:rStyle w:val="afffb"/>
          <w:rtl/>
        </w:rPr>
        <w:t>המעביר על מדותיו מעבירין פשעיו</w:t>
      </w:r>
      <w:r w:rsidRPr="00A94C31">
        <w:rPr>
          <w:rStyle w:val="afffb"/>
          <w:rFonts w:hint="cs"/>
          <w:rtl/>
        </w:rPr>
        <w:t>.</w:t>
      </w:r>
      <w:r w:rsidR="00C11782" w:rsidRPr="00A94C31">
        <w:rPr>
          <w:rStyle w:val="afffb"/>
          <w:rFonts w:hint="cs"/>
          <w:rtl/>
        </w:rPr>
        <w:t xml:space="preserve"> </w:t>
      </w:r>
      <w:r w:rsidR="00C11782" w:rsidRPr="00A94C31">
        <w:rPr>
          <w:rFonts w:hint="cs"/>
          <w:rtl/>
        </w:rPr>
        <w:t>וותרן בממוני הייתי.</w:t>
      </w:r>
    </w:p>
    <w:p w14:paraId="57D050E4" w14:textId="77777777" w:rsidR="0094084F" w:rsidRDefault="00FF15C6" w:rsidP="004C47A8">
      <w:pPr>
        <w:pStyle w:val="36"/>
        <w:framePr w:wrap="notBeside"/>
        <w:rPr>
          <w:rtl/>
        </w:rPr>
      </w:pPr>
      <w:r w:rsidRPr="004C47A8">
        <w:rPr>
          <w:rFonts w:hint="cs"/>
          <w:rtl/>
        </w:rPr>
        <w:t xml:space="preserve">ו. </w:t>
      </w:r>
      <w:r w:rsidR="00EE3664" w:rsidRPr="004C47A8">
        <w:rPr>
          <w:rFonts w:hint="cs"/>
          <w:rtl/>
        </w:rPr>
        <w:t>רבי לר"י בן קרחה</w:t>
      </w:r>
      <w:r w:rsidR="0094084F">
        <w:rPr>
          <w:rFonts w:hint="cs"/>
          <w:rtl/>
        </w:rPr>
        <w:t>:</w:t>
      </w:r>
    </w:p>
    <w:p w14:paraId="647CC856" w14:textId="59109EE0" w:rsidR="00067A23" w:rsidRPr="006F178A" w:rsidRDefault="00EE3664" w:rsidP="00135477">
      <w:pPr>
        <w:rPr>
          <w:rFonts w:cs="Guttman Vilna"/>
          <w:b/>
          <w:bCs/>
          <w:rtl/>
        </w:rPr>
      </w:pPr>
      <w:r w:rsidRPr="00411327">
        <w:rPr>
          <w:rStyle w:val="afff"/>
          <w:rFonts w:hint="cs"/>
          <w:b/>
          <w:rtl/>
        </w:rPr>
        <w:t>ושאלו קצת בחיי? ואמר ללמוד אני צריך, ו</w:t>
      </w:r>
      <w:r w:rsidR="00067A23" w:rsidRPr="00411327">
        <w:rPr>
          <w:rStyle w:val="afff"/>
          <w:b/>
          <w:rtl/>
        </w:rPr>
        <w:t>א"ל:</w:t>
      </w:r>
      <w:r w:rsidR="00067A23" w:rsidRPr="00F87DC2">
        <w:rPr>
          <w:rtl/>
        </w:rPr>
        <w:t xml:space="preserve"> </w:t>
      </w:r>
      <w:r w:rsidR="00067A23" w:rsidRPr="00F05A14">
        <w:rPr>
          <w:rFonts w:cs="PFT_Frank"/>
          <w:b/>
          <w:bCs/>
          <w:szCs w:val="14"/>
          <w:rtl/>
        </w:rPr>
        <w:t>לא</w:t>
      </w:r>
      <w:r w:rsidR="00067A23" w:rsidRPr="006F178A">
        <w:rPr>
          <w:rtl/>
        </w:rPr>
        <w:t xml:space="preserve"> נסתכלתי בדמות אדם רשע</w:t>
      </w:r>
      <w:r w:rsidR="00FF15C6">
        <w:rPr>
          <w:rFonts w:hint="cs"/>
          <w:rtl/>
        </w:rPr>
        <w:t xml:space="preserve"> </w:t>
      </w:r>
      <w:r w:rsidR="00FF15C6">
        <w:rPr>
          <w:rStyle w:val="afffb"/>
          <w:rFonts w:hint="cs"/>
          <w:rtl/>
        </w:rPr>
        <w:t>שא</w:t>
      </w:r>
      <w:r w:rsidR="00067A23" w:rsidRPr="00135477">
        <w:rPr>
          <w:rStyle w:val="afffb"/>
          <w:rFonts w:hint="cs"/>
          <w:rtl/>
        </w:rPr>
        <w:t>סו</w:t>
      </w:r>
      <w:r w:rsidR="00FF15C6">
        <w:rPr>
          <w:rStyle w:val="afffb"/>
          <w:rFonts w:hint="cs"/>
          <w:rtl/>
        </w:rPr>
        <w:t xml:space="preserve">ר </w:t>
      </w:r>
      <w:r w:rsidR="00FF15C6" w:rsidRPr="00135477">
        <w:rPr>
          <w:rStyle w:val="afffb"/>
          <w:rFonts w:hint="cs"/>
          <w:b/>
          <w:bCs/>
          <w:rtl/>
        </w:rPr>
        <w:t>כבאלישע</w:t>
      </w:r>
      <w:r w:rsidR="00FF15C6">
        <w:rPr>
          <w:rStyle w:val="afffb"/>
          <w:rFonts w:hint="cs"/>
          <w:rtl/>
        </w:rPr>
        <w:t xml:space="preserve">, ועיניו כהות </w:t>
      </w:r>
      <w:r w:rsidR="00FF15C6" w:rsidRPr="00135477">
        <w:rPr>
          <w:rStyle w:val="afffb"/>
          <w:rFonts w:hint="cs"/>
          <w:b/>
          <w:bCs/>
          <w:rtl/>
        </w:rPr>
        <w:t>כביצחק</w:t>
      </w:r>
      <w:r w:rsidR="00FF15C6">
        <w:rPr>
          <w:rFonts w:hint="cs"/>
          <w:rtl/>
        </w:rPr>
        <w:t xml:space="preserve">, </w:t>
      </w:r>
    </w:p>
    <w:p w14:paraId="05D04902" w14:textId="189993D2" w:rsidR="00067A23" w:rsidRPr="006F178A" w:rsidRDefault="00067A23" w:rsidP="00135477">
      <w:pPr>
        <w:pStyle w:val="afffa"/>
        <w:rPr>
          <w:rtl/>
        </w:rPr>
      </w:pPr>
      <w:r w:rsidRPr="00135477">
        <w:rPr>
          <w:b/>
          <w:bCs/>
          <w:rtl/>
        </w:rPr>
        <w:t>בשעת פטירתו</w:t>
      </w:r>
      <w:r w:rsidRPr="006F178A">
        <w:rPr>
          <w:rtl/>
        </w:rPr>
        <w:t xml:space="preserve"> </w:t>
      </w:r>
      <w:r w:rsidR="00FF15C6" w:rsidRPr="00411327">
        <w:rPr>
          <w:rStyle w:val="afff"/>
          <w:rFonts w:hint="cs"/>
          <w:b/>
          <w:rtl/>
        </w:rPr>
        <w:t>בירך ל</w:t>
      </w:r>
      <w:r w:rsidRPr="00411327">
        <w:rPr>
          <w:rStyle w:val="afff"/>
          <w:rFonts w:hint="cs"/>
          <w:b/>
          <w:rtl/>
        </w:rPr>
        <w:t>רבי</w:t>
      </w:r>
      <w:r w:rsidR="00FF15C6" w:rsidRPr="00411327">
        <w:rPr>
          <w:rStyle w:val="afff"/>
          <w:rFonts w:hint="cs"/>
          <w:b/>
          <w:rtl/>
        </w:rPr>
        <w:t>:</w:t>
      </w:r>
      <w:r w:rsidR="00FF15C6">
        <w:rPr>
          <w:rFonts w:hint="cs"/>
          <w:rtl/>
        </w:rPr>
        <w:t xml:space="preserve"> </w:t>
      </w:r>
      <w:r w:rsidRPr="006F178A">
        <w:rPr>
          <w:rtl/>
        </w:rPr>
        <w:t>יהי רצון שתגיע לחצי ימי</w:t>
      </w:r>
      <w:r w:rsidR="00FF15C6">
        <w:rPr>
          <w:rFonts w:hint="cs"/>
          <w:rtl/>
        </w:rPr>
        <w:t xml:space="preserve"> </w:t>
      </w:r>
      <w:r w:rsidRPr="006F178A">
        <w:rPr>
          <w:rFonts w:hint="cs"/>
          <w:rtl/>
        </w:rPr>
        <w:t>[שגם בניך יוכלו להנהיג]</w:t>
      </w:r>
      <w:r w:rsidR="00FF15C6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2A306E15" w14:textId="65AC32B3" w:rsidR="00067A23" w:rsidRPr="00F53094" w:rsidRDefault="00067A23" w:rsidP="001D177A">
      <w:pPr>
        <w:pStyle w:val="afffa"/>
        <w:spacing w:after="60"/>
        <w:ind w:left="0" w:firstLine="0"/>
        <w:rPr>
          <w:b/>
          <w:bCs/>
          <w:rtl/>
        </w:rPr>
      </w:pPr>
      <w:r w:rsidRPr="00135477">
        <w:rPr>
          <w:rStyle w:val="afff"/>
          <w:b/>
          <w:rtl/>
        </w:rPr>
        <w:t>אב"</w:t>
      </w:r>
      <w:r w:rsidRPr="00135477">
        <w:rPr>
          <w:rStyle w:val="afff"/>
          <w:rFonts w:hint="cs"/>
          <w:b/>
          <w:rtl/>
        </w:rPr>
        <w:t xml:space="preserve">א </w:t>
      </w:r>
      <w:r w:rsidRPr="00135477">
        <w:rPr>
          <w:rStyle w:val="afff"/>
          <w:b/>
          <w:rtl/>
        </w:rPr>
        <w:t>ומ</w:t>
      </w:r>
      <w:r w:rsidRPr="00135477">
        <w:rPr>
          <w:rStyle w:val="afff"/>
          <w:rFonts w:hint="eastAsia"/>
          <w:b/>
          <w:rtl/>
        </w:rPr>
        <w:t>ב</w:t>
      </w:r>
      <w:r w:rsidRPr="00135477">
        <w:rPr>
          <w:rStyle w:val="afff"/>
          <w:b/>
          <w:rtl/>
        </w:rPr>
        <w:t>"</w:t>
      </w:r>
      <w:r w:rsidRPr="00135477">
        <w:rPr>
          <w:rStyle w:val="afff"/>
          <w:rFonts w:hint="eastAsia"/>
          <w:b/>
          <w:rtl/>
        </w:rPr>
        <w:t>א</w:t>
      </w:r>
      <w:r w:rsidRPr="00411327">
        <w:rPr>
          <w:rStyle w:val="afff"/>
          <w:rFonts w:hint="cs"/>
          <w:b/>
          <w:rtl/>
        </w:rPr>
        <w:t>:</w:t>
      </w:r>
      <w:r w:rsidRPr="00411327">
        <w:rPr>
          <w:rStyle w:val="afff"/>
          <w:b/>
          <w:rtl/>
        </w:rPr>
        <w:t xml:space="preserve"> חד</w:t>
      </w:r>
      <w:r w:rsidR="00FF15C6" w:rsidRPr="00411327">
        <w:rPr>
          <w:rStyle w:val="afff"/>
          <w:rFonts w:hint="cs"/>
          <w:b/>
          <w:rtl/>
        </w:rPr>
        <w:t>:</w:t>
      </w:r>
      <w:r w:rsidRPr="00411327">
        <w:rPr>
          <w:rStyle w:val="afff"/>
          <w:b/>
          <w:rtl/>
        </w:rPr>
        <w:t xml:space="preserve"> </w:t>
      </w:r>
      <w:r w:rsidRPr="00701689">
        <w:rPr>
          <w:rtl/>
        </w:rPr>
        <w:t xml:space="preserve">תיתי לי </w:t>
      </w:r>
      <w:r w:rsidRPr="00B009FD">
        <w:rPr>
          <w:rFonts w:hint="cs"/>
          <w:rtl/>
        </w:rPr>
        <w:t>שלא</w:t>
      </w:r>
      <w:r>
        <w:rPr>
          <w:rFonts w:hint="cs"/>
          <w:rtl/>
        </w:rPr>
        <w:t xml:space="preserve"> </w:t>
      </w:r>
      <w:r w:rsidRPr="00135477">
        <w:rPr>
          <w:rFonts w:hint="cs"/>
          <w:b/>
          <w:bCs/>
          <w:rtl/>
        </w:rPr>
        <w:t>הסתכלתי</w:t>
      </w:r>
      <w:r>
        <w:rPr>
          <w:rFonts w:hint="cs"/>
          <w:rtl/>
        </w:rPr>
        <w:t xml:space="preserve"> בגוי, </w:t>
      </w:r>
      <w:r w:rsidRPr="00411327">
        <w:rPr>
          <w:rStyle w:val="afff"/>
          <w:rFonts w:hint="cs"/>
          <w:b/>
          <w:rtl/>
        </w:rPr>
        <w:t>וחד</w:t>
      </w:r>
      <w:r w:rsidR="00FF15C6" w:rsidRPr="00411327">
        <w:rPr>
          <w:rStyle w:val="afff"/>
          <w:rFonts w:hint="cs"/>
          <w:b/>
          <w:rtl/>
        </w:rPr>
        <w:t>:</w:t>
      </w:r>
      <w:r>
        <w:rPr>
          <w:rFonts w:hint="cs"/>
          <w:rtl/>
        </w:rPr>
        <w:t xml:space="preserve"> </w:t>
      </w:r>
      <w:r w:rsidRPr="00B009FD">
        <w:rPr>
          <w:rFonts w:hint="cs"/>
          <w:rtl/>
        </w:rPr>
        <w:t>לא</w:t>
      </w:r>
      <w:r>
        <w:rPr>
          <w:rFonts w:hint="cs"/>
          <w:rtl/>
        </w:rPr>
        <w:t xml:space="preserve"> עשיתי </w:t>
      </w:r>
      <w:r w:rsidR="00FF15C6">
        <w:rPr>
          <w:rFonts w:hint="cs"/>
          <w:rtl/>
        </w:rPr>
        <w:t xml:space="preserve">אתו </w:t>
      </w:r>
      <w:r w:rsidRPr="00135477">
        <w:rPr>
          <w:rFonts w:hint="cs"/>
          <w:b/>
          <w:bCs/>
          <w:rtl/>
        </w:rPr>
        <w:t>שותפות</w:t>
      </w:r>
      <w:r>
        <w:rPr>
          <w:rFonts w:hint="cs"/>
          <w:rtl/>
        </w:rPr>
        <w:t xml:space="preserve"> </w:t>
      </w:r>
    </w:p>
    <w:p w14:paraId="583B4878" w14:textId="2C6F49CE" w:rsidR="0094084F" w:rsidRDefault="00067A23" w:rsidP="001D177A">
      <w:pPr>
        <w:pStyle w:val="36"/>
        <w:framePr w:wrap="notBeside"/>
        <w:rPr>
          <w:rtl/>
        </w:rPr>
      </w:pPr>
      <w:r w:rsidRPr="001D177A">
        <w:rPr>
          <w:rFonts w:hint="cs"/>
          <w:rtl/>
        </w:rPr>
        <w:t xml:space="preserve">ז. </w:t>
      </w:r>
      <w:r w:rsidR="00EF1701" w:rsidRPr="001D177A">
        <w:rPr>
          <w:rFonts w:hint="cs"/>
          <w:rtl/>
        </w:rPr>
        <w:t>ל</w:t>
      </w:r>
      <w:r w:rsidRPr="001D177A">
        <w:rPr>
          <w:rtl/>
        </w:rPr>
        <w:t>ר</w:t>
      </w:r>
      <w:r w:rsidR="00EF1701" w:rsidRPr="001D177A">
        <w:rPr>
          <w:rFonts w:hint="cs"/>
          <w:rtl/>
        </w:rPr>
        <w:t>בי זירא</w:t>
      </w:r>
      <w:r w:rsidR="00AE2E75">
        <w:rPr>
          <w:rFonts w:hint="cs"/>
          <w:rtl/>
        </w:rPr>
        <w:t>:</w:t>
      </w:r>
    </w:p>
    <w:p w14:paraId="74962122" w14:textId="670C26D9" w:rsidR="00AF4F24" w:rsidRPr="00AF4F24" w:rsidRDefault="00EF1701" w:rsidP="001D177A">
      <w:pPr>
        <w:pStyle w:val="ae"/>
        <w:spacing w:before="0"/>
        <w:rPr>
          <w:spacing w:val="-2"/>
          <w:rtl/>
        </w:rPr>
      </w:pPr>
      <w:r w:rsidRPr="00411327">
        <w:rPr>
          <w:rStyle w:val="afff"/>
          <w:rFonts w:hint="cs"/>
          <w:b/>
          <w:spacing w:val="-2"/>
          <w:rtl/>
        </w:rPr>
        <w:t>א"ל</w:t>
      </w:r>
      <w:r w:rsidR="00067A23" w:rsidRPr="00411327">
        <w:rPr>
          <w:rStyle w:val="afff"/>
          <w:b/>
          <w:spacing w:val="-2"/>
          <w:rtl/>
        </w:rPr>
        <w:t>:</w:t>
      </w:r>
      <w:r w:rsidR="00067A23" w:rsidRPr="00AF4F24">
        <w:rPr>
          <w:spacing w:val="-2"/>
          <w:rtl/>
        </w:rPr>
        <w:t xml:space="preserve"> </w:t>
      </w:r>
      <w:r w:rsidR="00067A23" w:rsidRPr="00AF4F24">
        <w:rPr>
          <w:rFonts w:cs="PFT_Frank"/>
          <w:b/>
          <w:bCs/>
          <w:spacing w:val="-2"/>
          <w:szCs w:val="14"/>
          <w:rtl/>
        </w:rPr>
        <w:t>לא</w:t>
      </w:r>
      <w:r w:rsidR="00067A23" w:rsidRPr="00AF4F24">
        <w:rPr>
          <w:spacing w:val="-2"/>
          <w:rtl/>
        </w:rPr>
        <w:t xml:space="preserve"> הקפדתי בביתי, </w:t>
      </w:r>
      <w:r w:rsidR="00067A23" w:rsidRPr="00AF4F24">
        <w:rPr>
          <w:rFonts w:cs="PFT_Frank"/>
          <w:b/>
          <w:bCs/>
          <w:spacing w:val="-2"/>
          <w:szCs w:val="14"/>
          <w:rtl/>
        </w:rPr>
        <w:t>ולא</w:t>
      </w:r>
      <w:r w:rsidR="00067A23" w:rsidRPr="00AF4F24">
        <w:rPr>
          <w:spacing w:val="-2"/>
          <w:rtl/>
        </w:rPr>
        <w:t xml:space="preserve"> צעדתי בפני גדול ממני, </w:t>
      </w:r>
    </w:p>
    <w:p w14:paraId="354BDBD7" w14:textId="3CC62A47" w:rsidR="00AF4F24" w:rsidRPr="00AF4F24" w:rsidRDefault="00067A23" w:rsidP="00AF4F24">
      <w:pPr>
        <w:rPr>
          <w:spacing w:val="-6"/>
          <w:rtl/>
        </w:rPr>
      </w:pPr>
      <w:r w:rsidRPr="00AF4F24">
        <w:rPr>
          <w:rFonts w:cs="PFT_Frank"/>
          <w:b/>
          <w:bCs/>
          <w:spacing w:val="-6"/>
          <w:szCs w:val="14"/>
          <w:rtl/>
        </w:rPr>
        <w:t>לא</w:t>
      </w:r>
      <w:r w:rsidRPr="00AF4F24">
        <w:rPr>
          <w:spacing w:val="-6"/>
          <w:rtl/>
        </w:rPr>
        <w:t xml:space="preserve"> הרהרתי במבואות המטונפות, </w:t>
      </w:r>
      <w:r w:rsidRPr="00AF4F24">
        <w:rPr>
          <w:rFonts w:cs="PFT_Frank"/>
          <w:b/>
          <w:bCs/>
          <w:spacing w:val="-6"/>
          <w:szCs w:val="14"/>
          <w:rtl/>
        </w:rPr>
        <w:t>לא</w:t>
      </w:r>
      <w:r w:rsidRPr="00AF4F24">
        <w:rPr>
          <w:spacing w:val="-6"/>
          <w:rtl/>
        </w:rPr>
        <w:t xml:space="preserve"> הלכתי </w:t>
      </w:r>
      <w:r w:rsidR="00EF1701" w:rsidRPr="00AF4F24">
        <w:rPr>
          <w:rFonts w:hint="cs"/>
          <w:spacing w:val="-6"/>
          <w:rtl/>
        </w:rPr>
        <w:t>ד"א</w:t>
      </w:r>
      <w:r w:rsidR="00AF4F24" w:rsidRPr="00AF4F24">
        <w:rPr>
          <w:spacing w:val="-6"/>
          <w:rtl/>
        </w:rPr>
        <w:t xml:space="preserve"> בלא תורה ותפיל</w:t>
      </w:r>
      <w:r w:rsidR="00AF4F24" w:rsidRPr="00AF4F24">
        <w:rPr>
          <w:rFonts w:hint="cs"/>
          <w:spacing w:val="-6"/>
          <w:rtl/>
        </w:rPr>
        <w:t>ין</w:t>
      </w:r>
      <w:r w:rsidR="00AF4F24">
        <w:rPr>
          <w:rFonts w:hint="cs"/>
          <w:spacing w:val="-6"/>
          <w:rtl/>
        </w:rPr>
        <w:t>,</w:t>
      </w:r>
    </w:p>
    <w:p w14:paraId="55808A56" w14:textId="28EA0844" w:rsidR="00AF4F24" w:rsidRDefault="00067A23" w:rsidP="00AF4F24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ולא</w:t>
      </w:r>
      <w:r w:rsidRPr="006F178A">
        <w:rPr>
          <w:rtl/>
        </w:rPr>
        <w:t xml:space="preserve"> ישנתי בבית המדרש </w:t>
      </w:r>
      <w:r w:rsidR="00EF1701">
        <w:rPr>
          <w:rFonts w:hint="cs"/>
          <w:rtl/>
        </w:rPr>
        <w:t xml:space="preserve">אפי' </w:t>
      </w:r>
      <w:r w:rsidRPr="006F178A">
        <w:rPr>
          <w:rtl/>
        </w:rPr>
        <w:t xml:space="preserve">עראי, </w:t>
      </w:r>
      <w:r w:rsidRPr="00F05A14">
        <w:rPr>
          <w:rFonts w:cs="PFT_Frank"/>
          <w:b/>
          <w:bCs/>
          <w:szCs w:val="14"/>
          <w:rtl/>
        </w:rPr>
        <w:t>ולא</w:t>
      </w:r>
      <w:r w:rsidRPr="006F178A">
        <w:rPr>
          <w:rtl/>
        </w:rPr>
        <w:t xml:space="preserve"> ששתי בתקלת חבירי, </w:t>
      </w:r>
    </w:p>
    <w:p w14:paraId="6891C5C4" w14:textId="77777777" w:rsidR="00A10AA5" w:rsidRDefault="00067A23" w:rsidP="00AF4F24">
      <w:pPr>
        <w:rPr>
          <w:spacing w:val="-2"/>
          <w:rtl/>
        </w:rPr>
      </w:pPr>
      <w:r w:rsidRPr="00AF4F24">
        <w:rPr>
          <w:spacing w:val="-2"/>
          <w:rtl/>
        </w:rPr>
        <w:t>ולא קראתי לחבירי בחכינתו</w:t>
      </w:r>
      <w:r w:rsidR="00C11782" w:rsidRPr="00AF4F24">
        <w:rPr>
          <w:rStyle w:val="afffb"/>
          <w:rFonts w:hint="cs"/>
          <w:spacing w:val="-2"/>
          <w:rtl/>
        </w:rPr>
        <w:t xml:space="preserve"> כינוי גנאי</w:t>
      </w:r>
      <w:r w:rsidR="00AF4F24" w:rsidRPr="00AF4F24">
        <w:rPr>
          <w:rFonts w:hint="cs"/>
          <w:spacing w:val="-2"/>
          <w:rtl/>
        </w:rPr>
        <w:t>,</w:t>
      </w:r>
      <w:r w:rsidRPr="00AF4F24">
        <w:rPr>
          <w:rFonts w:hint="cs"/>
          <w:spacing w:val="-2"/>
          <w:rtl/>
        </w:rPr>
        <w:t xml:space="preserve"> </w:t>
      </w:r>
      <w:r w:rsidR="00AF4F24" w:rsidRPr="00411327">
        <w:rPr>
          <w:rStyle w:val="afff"/>
          <w:rFonts w:hint="cs"/>
          <w:b/>
          <w:spacing w:val="-2"/>
          <w:rtl/>
        </w:rPr>
        <w:t>י"א</w:t>
      </w:r>
      <w:r w:rsidRPr="00411327">
        <w:rPr>
          <w:rStyle w:val="afff"/>
          <w:rFonts w:hint="cs"/>
          <w:b/>
          <w:spacing w:val="-2"/>
          <w:rtl/>
        </w:rPr>
        <w:t xml:space="preserve"> </w:t>
      </w:r>
      <w:r w:rsidRPr="00AF4F24">
        <w:rPr>
          <w:spacing w:val="-2"/>
          <w:rtl/>
        </w:rPr>
        <w:t>בחניכתו</w:t>
      </w:r>
      <w:r w:rsidRPr="00AF4F24">
        <w:rPr>
          <w:rFonts w:hint="cs"/>
          <w:spacing w:val="-2"/>
          <w:rtl/>
        </w:rPr>
        <w:t xml:space="preserve"> </w:t>
      </w:r>
      <w:r w:rsidRPr="00AF4F24">
        <w:rPr>
          <w:rStyle w:val="afffb"/>
          <w:rFonts w:hint="cs"/>
          <w:spacing w:val="-2"/>
          <w:rtl/>
        </w:rPr>
        <w:t>כינוי ממשפחתו</w:t>
      </w:r>
    </w:p>
    <w:p w14:paraId="1EFBDF24" w14:textId="6E240066" w:rsidR="00067A23" w:rsidRPr="00AF4F24" w:rsidRDefault="00A10AA5" w:rsidP="00A10AA5">
      <w:pPr>
        <w:pStyle w:val="af3"/>
        <w:spacing w:before="0" w:after="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20" w:author="קלוד" w:date="2026-10-06T10:43:38Z"/>
        </w:rPr>
      </w:pPr>
      <w:ins w:id="20019" w:author="קלוד" w:date="2026-10-06T10:43:38Z">
        <w:r>
          <w:t xml:space="preserve">משנה ג</w:t>
        </w:r>
      </w:ins>
    </w:p>
    <w:p w14:paraId="66BCD4DC" w14:textId="2D392355" w:rsidR="00314551" w:rsidRDefault="00067A23" w:rsidP="00314551">
      <w:pPr>
        <w:pStyle w:val="afff8"/>
        <w:spacing w:before="0"/>
        <w:jc w:val="center"/>
        <w:rPr>
          <w:rtl/>
        </w:rPr>
      </w:pPr>
      <w:r w:rsidRPr="00314551">
        <w:rPr>
          <w:rStyle w:val="TanaimMishna"/>
          <w:rtl/>
          <w:rPrChange w:id="20033" w:author="קלוד" w:date="2026-10-06T10:09:25Z">
            <w:rPr>
              <w:rStyle w:val="afff"/>
              <w:rtl/>
            </w:rPr>
          </w:rPrChange>
        </w:rPr>
        <w:t>ועוד א</w:t>
      </w:r>
      <w:r w:rsidRPr="00314551">
        <w:rPr>
          <w:rStyle w:val="TanaimMishna"/>
          <w:rFonts w:hint="cs"/>
          <w:rtl/>
          <w:rPrChange w:id="20034" w:author="קלוד" w:date="2026-10-06T10:09:25Z">
            <w:rPr>
              <w:rStyle w:val="afff"/>
              <w:rFonts w:hint="cs"/>
              <w:rtl/>
            </w:rPr>
          </w:rPrChange>
        </w:rPr>
        <w:t>ר"י</w:t>
      </w:r>
      <w:r w:rsidRPr="00314551">
        <w:rPr>
          <w:rStyle w:val="TanaimMishna"/>
          <w:rtl/>
          <w:rPrChange w:id="20035" w:author="קלוד" w:date="2026-10-06T10:09:25Z">
            <w:rPr>
              <w:rStyle w:val="afff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314551">
        <w:rPr>
          <w:b/>
          <w:bCs/>
          <w:rtl/>
        </w:rPr>
        <w:t>בית הכנסת שחרב</w:t>
      </w:r>
    </w:p>
    <w:p w14:paraId="1C23248E" w14:textId="20F6F6E0" w:rsidR="00314551" w:rsidRDefault="00067A23" w:rsidP="00A10AA5">
      <w:pPr>
        <w:pStyle w:val="afff8"/>
        <w:spacing w:before="0"/>
        <w:rPr>
          <w:rtl/>
        </w:rPr>
      </w:pPr>
      <w:r w:rsidRPr="006F178A">
        <w:rPr>
          <w:rtl/>
        </w:rPr>
        <w:t xml:space="preserve">אין מספידין, </w:t>
      </w:r>
      <w:r w:rsidR="00314551">
        <w:rPr>
          <w:rFonts w:hint="cs"/>
          <w:rtl/>
        </w:rPr>
        <w:t xml:space="preserve">ואין </w:t>
      </w:r>
      <w:r w:rsidRPr="006F178A">
        <w:rPr>
          <w:rtl/>
        </w:rPr>
        <w:t xml:space="preserve">מפשילין חבלים, </w:t>
      </w:r>
      <w:r w:rsidR="00314551">
        <w:rPr>
          <w:rFonts w:hint="cs"/>
          <w:rtl/>
        </w:rPr>
        <w:t xml:space="preserve">ולא </w:t>
      </w:r>
      <w:r w:rsidRPr="006F178A">
        <w:rPr>
          <w:rtl/>
        </w:rPr>
        <w:t>פורשין</w:t>
      </w:r>
      <w:r w:rsidR="00EF1701">
        <w:rPr>
          <w:rFonts w:hint="cs"/>
          <w:rtl/>
        </w:rPr>
        <w:t xml:space="preserve"> </w:t>
      </w:r>
      <w:r w:rsidR="00EF1701" w:rsidRPr="006F178A">
        <w:rPr>
          <w:rtl/>
        </w:rPr>
        <w:t>מצודות</w:t>
      </w:r>
      <w:r w:rsidR="00EF1701">
        <w:rPr>
          <w:rFonts w:hint="cs"/>
          <w:rtl/>
        </w:rPr>
        <w:t xml:space="preserve"> ב</w:t>
      </w:r>
      <w:r w:rsidRPr="006F178A">
        <w:rPr>
          <w:rtl/>
        </w:rPr>
        <w:t xml:space="preserve">תוכו, </w:t>
      </w:r>
    </w:p>
    <w:p w14:paraId="3FAC34CE" w14:textId="204542DF" w:rsidR="00067A23" w:rsidRPr="006F178A" w:rsidRDefault="00067A23" w:rsidP="00A10AA5">
      <w:pPr>
        <w:pStyle w:val="afff8"/>
        <w:spacing w:before="0"/>
        <w:rPr>
          <w:rtl/>
        </w:rPr>
      </w:pPr>
      <w:r w:rsidRPr="006F178A">
        <w:rPr>
          <w:rtl/>
        </w:rPr>
        <w:t>ואין שוטחין על גגו פירות,</w:t>
      </w:r>
      <w:r w:rsidR="00001649">
        <w:rPr>
          <w:rFonts w:hint="cs"/>
          <w:rtl/>
        </w:rPr>
        <w:t xml:space="preserve"> </w:t>
      </w:r>
      <w:r w:rsidRPr="006F178A">
        <w:rPr>
          <w:rtl/>
        </w:rPr>
        <w:t>ואין עושין אותו קפנדריא</w:t>
      </w:r>
      <w:r w:rsidR="00001649">
        <w:rPr>
          <w:rFonts w:hint="cs"/>
          <w:rtl/>
        </w:rPr>
        <w:t>,</w:t>
      </w:r>
    </w:p>
    <w:p w14:paraId="63F16A85" w14:textId="18F1443B" w:rsidR="00067A23" w:rsidRPr="006F178A" w:rsidRDefault="00001649" w:rsidP="00EF1701">
      <w:pPr>
        <w:pStyle w:val="afb"/>
        <w:rPr>
          <w:rtl/>
        </w:rPr>
      </w:pPr>
      <w:r>
        <w:rPr>
          <w:rFonts w:hint="cs"/>
          <w:rtl/>
        </w:rPr>
        <w:t xml:space="preserve">- </w:t>
      </w:r>
      <w:r w:rsidR="00067A23" w:rsidRPr="006F178A">
        <w:rPr>
          <w:rtl/>
        </w:rPr>
        <w:t>שנא</w:t>
      </w:r>
      <w:r>
        <w:rPr>
          <w:rFonts w:hint="cs"/>
          <w:rtl/>
        </w:rPr>
        <w:t>מר</w:t>
      </w:r>
      <w:r w:rsidR="00067A23" w:rsidRPr="006F178A">
        <w:rPr>
          <w:rtl/>
        </w:rPr>
        <w:t xml:space="preserve"> </w:t>
      </w:r>
      <w:r w:rsidR="00067A23" w:rsidRPr="00135477">
        <w:rPr>
          <w:rStyle w:val="a4"/>
          <w:rtl/>
        </w:rPr>
        <w:t xml:space="preserve">והשמותי את </w:t>
      </w:r>
      <w:r w:rsidR="00067A23" w:rsidRPr="00135477">
        <w:rPr>
          <w:rStyle w:val="a4"/>
          <w:b/>
          <w:bCs/>
          <w:rtl/>
        </w:rPr>
        <w:t>מקדשיכם</w:t>
      </w:r>
      <w:r>
        <w:rPr>
          <w:rFonts w:hint="cs"/>
          <w:rtl/>
        </w:rPr>
        <w:t>,</w:t>
      </w:r>
      <w:r w:rsidR="00067A23" w:rsidRPr="006F178A">
        <w:rPr>
          <w:rtl/>
        </w:rPr>
        <w:t xml:space="preserve"> קדושתן אף כשהן שוממין.</w:t>
      </w:r>
    </w:p>
    <w:p w14:paraId="3F9049B5" w14:textId="7AD348A6" w:rsidR="00067A23" w:rsidRPr="006F178A" w:rsidRDefault="00001649" w:rsidP="00DD313A">
      <w:pPr>
        <w:pStyle w:val="afb"/>
        <w:spacing w:after="60"/>
        <w:rPr>
          <w:rtl/>
        </w:rPr>
      </w:pPr>
      <w:r>
        <w:rPr>
          <w:rFonts w:hint="cs"/>
          <w:rtl/>
        </w:rPr>
        <w:t xml:space="preserve">        </w:t>
      </w:r>
      <w:r w:rsidR="00067A23" w:rsidRPr="006F178A">
        <w:rPr>
          <w:rtl/>
        </w:rPr>
        <w:t>עלו בו עשבים לא יתלוש, מפני עגמת נפש.</w:t>
      </w:r>
    </w:p>
    <w:p w14:paraId="1D6872FB" w14:textId="77777777" w:rsidR="00067A23" w:rsidRPr="006F178A" w:rsidRDefault="00067A23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כח:</w:t>
      </w:r>
    </w:p>
    <w:p w14:paraId="1E351905" w14:textId="5A23D9D6" w:rsidR="0094084F" w:rsidRDefault="00067A23" w:rsidP="00AE050C">
      <w:pPr>
        <w:pStyle w:val="36"/>
        <w:framePr w:wrap="notBeside"/>
        <w:rPr>
          <w:rtl/>
        </w:rPr>
      </w:pPr>
      <w:r w:rsidRPr="00AE050C">
        <w:rPr>
          <w:rtl/>
        </w:rPr>
        <w:t>ת"ר</w:t>
      </w:r>
      <w:r w:rsidR="0094084F">
        <w:rPr>
          <w:rtl/>
        </w:rPr>
        <w:t>:</w:t>
      </w:r>
    </w:p>
    <w:p w14:paraId="4B0FD2F0" w14:textId="7397B62F" w:rsidR="00067A23" w:rsidRPr="006F178A" w:rsidRDefault="00067A23" w:rsidP="00067A23">
      <w:pPr>
        <w:rPr>
          <w:rtl/>
        </w:rPr>
      </w:pPr>
      <w:r w:rsidRPr="006F178A">
        <w:rPr>
          <w:rFonts w:ascii="Fb Fontext" w:hAnsi="Fb Fontext"/>
          <w:rtl/>
        </w:rPr>
        <w:t>ב</w:t>
      </w:r>
      <w:r w:rsidR="00001649">
        <w:rPr>
          <w:rFonts w:ascii="Fb Fontext" w:hAnsi="Fb Fontext" w:hint="cs"/>
          <w:rtl/>
        </w:rPr>
        <w:t>יהכ"נ וביהמ"ד</w:t>
      </w:r>
      <w:r w:rsidRPr="006F178A">
        <w:rPr>
          <w:rFonts w:ascii="Fb Fontext" w:hAnsi="Fb Fontext"/>
          <w:rtl/>
        </w:rPr>
        <w:t xml:space="preserve"> </w:t>
      </w:r>
      <w:r w:rsidRPr="00F05A14">
        <w:rPr>
          <w:rFonts w:ascii="Fb Fontext" w:hAnsi="Fb Fontext" w:cs="PFT_Frank"/>
          <w:b/>
          <w:bCs/>
          <w:szCs w:val="14"/>
          <w:rtl/>
        </w:rPr>
        <w:t>אין נוהגי</w:t>
      </w:r>
      <w:r w:rsidR="00B009FD" w:rsidRPr="00F05A14">
        <w:rPr>
          <w:rFonts w:ascii="Fb Fontext" w:hAnsi="Fb Fontext" w:cs="PFT_Frank" w:hint="cs"/>
          <w:b/>
          <w:bCs/>
          <w:szCs w:val="14"/>
          <w:rtl/>
        </w:rPr>
        <w:t>ם</w:t>
      </w:r>
      <w:r w:rsidRPr="00F05A14">
        <w:rPr>
          <w:rFonts w:ascii="Fb Fontext" w:hAnsi="Fb Fontext" w:cs="PFT_Frank"/>
          <w:b/>
          <w:bCs/>
          <w:szCs w:val="14"/>
          <w:rtl/>
        </w:rPr>
        <w:t xml:space="preserve"> בהן קלות ראש</w:t>
      </w:r>
      <w:r w:rsidRPr="006F178A">
        <w:rPr>
          <w:rFonts w:ascii="Fb Fontext" w:hAnsi="Fb Fontext"/>
          <w:rtl/>
        </w:rPr>
        <w:t>: אין אוכלי</w:t>
      </w:r>
      <w:r w:rsidR="00507402">
        <w:rPr>
          <w:rFonts w:ascii="Fb Fontext" w:hAnsi="Fb Fontext" w:hint="cs"/>
          <w:rtl/>
        </w:rPr>
        <w:t>ם</w:t>
      </w:r>
      <w:r w:rsidRPr="006F178A">
        <w:rPr>
          <w:rFonts w:ascii="Fb Fontext" w:hAnsi="Fb Fontext"/>
          <w:rtl/>
        </w:rPr>
        <w:t xml:space="preserve"> ושותי</w:t>
      </w:r>
      <w:r w:rsidR="00507402">
        <w:rPr>
          <w:rFonts w:ascii="Fb Fontext" w:hAnsi="Fb Fontext" w:hint="cs"/>
          <w:rtl/>
        </w:rPr>
        <w:t>ם</w:t>
      </w:r>
      <w:r w:rsidRPr="006F178A">
        <w:rPr>
          <w:rFonts w:ascii="Fb Fontext" w:hAnsi="Fb Fontext"/>
          <w:rtl/>
        </w:rPr>
        <w:t xml:space="preserve"> בה</w:t>
      </w:r>
      <w:r w:rsidR="00001649">
        <w:rPr>
          <w:rFonts w:ascii="Fb Fontext" w:hAnsi="Fb Fontext" w:hint="cs"/>
          <w:rtl/>
        </w:rPr>
        <w:t xml:space="preserve">ם, </w:t>
      </w:r>
      <w:r w:rsidR="00001649" w:rsidRPr="00135477">
        <w:rPr>
          <w:rStyle w:val="afffb"/>
          <w:rFonts w:hint="cs"/>
          <w:rtl/>
        </w:rPr>
        <w:t>ואין ישנים</w:t>
      </w:r>
      <w:r w:rsidR="00001649">
        <w:rPr>
          <w:rStyle w:val="afffb"/>
          <w:rFonts w:hint="cs"/>
          <w:rtl/>
        </w:rPr>
        <w:t xml:space="preserve"> אפי' עראי,</w:t>
      </w:r>
      <w:r w:rsidRPr="006F178A">
        <w:rPr>
          <w:rFonts w:ascii="Fb Fontext" w:hAnsi="Fb Fontext"/>
          <w:rtl/>
        </w:rPr>
        <w:t xml:space="preserve"> ואין ניאותי</w:t>
      </w:r>
      <w:r w:rsidR="00507402">
        <w:rPr>
          <w:rFonts w:ascii="Fb Fontext" w:hAnsi="Fb Fontext" w:hint="cs"/>
          <w:rtl/>
        </w:rPr>
        <w:t>ם</w:t>
      </w:r>
      <w:r w:rsidR="00001649">
        <w:rPr>
          <w:rFonts w:ascii="Fb Fontext" w:hAnsi="Fb Fontext" w:hint="cs"/>
          <w:rtl/>
        </w:rPr>
        <w:t xml:space="preserve">, </w:t>
      </w:r>
      <w:r w:rsidRPr="006F178A">
        <w:rPr>
          <w:rFonts w:ascii="Fb Fontext" w:hAnsi="Fb Fontext"/>
          <w:rtl/>
        </w:rPr>
        <w:t>ואין מטיילי</w:t>
      </w:r>
      <w:r w:rsidR="00507402">
        <w:rPr>
          <w:rFonts w:ascii="Fb Fontext" w:hAnsi="Fb Fontext" w:hint="cs"/>
          <w:rtl/>
        </w:rPr>
        <w:t>ם</w:t>
      </w:r>
      <w:r w:rsidRPr="006F178A">
        <w:rPr>
          <w:rFonts w:ascii="Fb Fontext" w:hAnsi="Fb Fontext"/>
          <w:rtl/>
        </w:rPr>
        <w:t>, ואין נכנסי</w:t>
      </w:r>
      <w:r w:rsidR="00507402">
        <w:rPr>
          <w:rFonts w:ascii="Fb Fontext" w:hAnsi="Fb Fontext" w:hint="cs"/>
          <w:rtl/>
        </w:rPr>
        <w:t>ם</w:t>
      </w:r>
      <w:r w:rsidRPr="006F178A">
        <w:rPr>
          <w:rFonts w:ascii="Fb Fontext" w:hAnsi="Fb Fontext"/>
          <w:rtl/>
        </w:rPr>
        <w:t xml:space="preserve"> בה</w:t>
      </w:r>
      <w:r w:rsidR="00507402">
        <w:rPr>
          <w:rFonts w:ascii="Fb Fontext" w:hAnsi="Fb Fontext" w:hint="cs"/>
          <w:rtl/>
        </w:rPr>
        <w:t>ם</w:t>
      </w:r>
      <w:r w:rsidRPr="006F178A">
        <w:rPr>
          <w:rFonts w:ascii="Fb Fontext" w:hAnsi="Fb Fontext"/>
          <w:rtl/>
        </w:rPr>
        <w:t xml:space="preserve"> בחמה </w:t>
      </w:r>
      <w:r w:rsidR="00507402">
        <w:rPr>
          <w:rFonts w:ascii="Fb Fontext" w:hAnsi="Fb Fontext" w:hint="cs"/>
          <w:rtl/>
        </w:rPr>
        <w:t xml:space="preserve">ובגשמים </w:t>
      </w:r>
      <w:r w:rsidRPr="006F178A">
        <w:rPr>
          <w:rFonts w:ascii="Fb Fontext" w:hAnsi="Fb Fontext"/>
          <w:rtl/>
        </w:rPr>
        <w:t>מפני</w:t>
      </w:r>
      <w:r w:rsidR="00507402">
        <w:rPr>
          <w:rFonts w:ascii="Fb Fontext" w:hAnsi="Fb Fontext" w:hint="cs"/>
          <w:rtl/>
        </w:rPr>
        <w:t>הם</w:t>
      </w:r>
      <w:r w:rsidRPr="006F178A">
        <w:rPr>
          <w:rFonts w:ascii="Fb Fontext" w:hAnsi="Fb Fontext"/>
          <w:rtl/>
        </w:rPr>
        <w:t>, ואין מספידי</w:t>
      </w:r>
      <w:r w:rsidR="00507402">
        <w:rPr>
          <w:rFonts w:ascii="Fb Fontext" w:hAnsi="Fb Fontext" w:hint="cs"/>
          <w:rtl/>
        </w:rPr>
        <w:t>ן</w:t>
      </w:r>
      <w:r w:rsidRPr="006F178A">
        <w:rPr>
          <w:rFonts w:ascii="Fb Fontext" w:hAnsi="Fb Fontext"/>
          <w:rtl/>
        </w:rPr>
        <w:t xml:space="preserve"> </w:t>
      </w:r>
      <w:r w:rsidR="00507402">
        <w:rPr>
          <w:rFonts w:ascii="Fb Fontext" w:hAnsi="Fb Fontext" w:hint="cs"/>
          <w:rtl/>
        </w:rPr>
        <w:t>יחיד,</w:t>
      </w:r>
    </w:p>
    <w:p w14:paraId="391C0D2A" w14:textId="212AB0D1" w:rsidR="00067A23" w:rsidRPr="006F178A" w:rsidRDefault="00067A23" w:rsidP="00067A23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אבל</w:t>
      </w:r>
      <w:r w:rsidRPr="006F178A">
        <w:rPr>
          <w:rtl/>
        </w:rPr>
        <w:t xml:space="preserve"> קורין ושונין בה</w:t>
      </w:r>
      <w:r w:rsidR="00507402">
        <w:rPr>
          <w:rFonts w:hint="cs"/>
          <w:rtl/>
        </w:rPr>
        <w:t>ם</w:t>
      </w:r>
      <w:r w:rsidRPr="006F178A">
        <w:rPr>
          <w:rtl/>
        </w:rPr>
        <w:t>, ומספידין הספד רבים</w:t>
      </w:r>
      <w:r w:rsidR="00B009FD">
        <w:rPr>
          <w:rFonts w:hint="cs"/>
          <w:rtl/>
        </w:rPr>
        <w:t>,</w:t>
      </w:r>
    </w:p>
    <w:p w14:paraId="0431E525" w14:textId="617A4005" w:rsidR="00067A23" w:rsidRPr="006F178A" w:rsidRDefault="00067A23" w:rsidP="00067A23">
      <w:pPr>
        <w:rPr>
          <w:rtl/>
        </w:rPr>
      </w:pPr>
      <w:r w:rsidRPr="006F178A">
        <w:rPr>
          <w:rtl/>
        </w:rPr>
        <w:t>ומכבדי</w:t>
      </w:r>
      <w:r w:rsidR="00507402">
        <w:rPr>
          <w:rFonts w:hint="cs"/>
          <w:rtl/>
        </w:rPr>
        <w:t>ן</w:t>
      </w:r>
      <w:r w:rsidRPr="006F178A">
        <w:rPr>
          <w:rtl/>
        </w:rPr>
        <w:t xml:space="preserve"> אותן, ומרביצין אותן </w:t>
      </w:r>
      <w:r w:rsidR="00507402">
        <w:rPr>
          <w:rFonts w:hint="cs"/>
          <w:rtl/>
        </w:rPr>
        <w:t xml:space="preserve">- </w:t>
      </w:r>
      <w:r w:rsidRPr="006F178A">
        <w:rPr>
          <w:rtl/>
        </w:rPr>
        <w:t>שלא יעלו בהן עשבים.</w:t>
      </w:r>
    </w:p>
    <w:p w14:paraId="09FE63BE" w14:textId="4E4E50A6" w:rsidR="0094084F" w:rsidRDefault="00067A23" w:rsidP="00053162">
      <w:pPr>
        <w:pStyle w:val="36"/>
        <w:framePr w:wrap="notBeside"/>
        <w:rPr>
          <w:rtl/>
        </w:rPr>
      </w:pPr>
      <w:r w:rsidRPr="00053162">
        <w:rPr>
          <w:rFonts w:hint="cs"/>
          <w:rtl/>
        </w:rPr>
        <w:t>ואהך אר</w:t>
      </w:r>
      <w:r w:rsidRPr="00053162">
        <w:rPr>
          <w:rtl/>
        </w:rPr>
        <w:t>"</w:t>
      </w:r>
      <w:r w:rsidRPr="00053162">
        <w:rPr>
          <w:rFonts w:hint="cs"/>
          <w:rtl/>
        </w:rPr>
        <w:t>י</w:t>
      </w:r>
      <w:r w:rsidR="0094084F">
        <w:rPr>
          <w:rtl/>
        </w:rPr>
        <w:t>:</w:t>
      </w:r>
    </w:p>
    <w:p w14:paraId="21FC1CD2" w14:textId="580E9387" w:rsidR="00507402" w:rsidRPr="006F178A" w:rsidRDefault="00067A23" w:rsidP="00314551">
      <w:pPr>
        <w:spacing w:after="60"/>
        <w:rPr>
          <w:rtl/>
        </w:rPr>
      </w:pPr>
      <w:r w:rsidRPr="006F178A">
        <w:rPr>
          <w:rtl/>
        </w:rPr>
        <w:t xml:space="preserve">בישובן, אבל בחורבנן </w:t>
      </w:r>
      <w:r w:rsidR="00507402">
        <w:rPr>
          <w:rFonts w:hint="cs"/>
          <w:rtl/>
        </w:rPr>
        <w:t xml:space="preserve">- </w:t>
      </w:r>
      <w:r w:rsidRPr="006F178A">
        <w:rPr>
          <w:rtl/>
        </w:rPr>
        <w:t>מניחין לעלות</w:t>
      </w:r>
      <w:r w:rsidR="00507402">
        <w:rPr>
          <w:rFonts w:hint="cs"/>
          <w:rtl/>
        </w:rPr>
        <w:t>, ולא יתלוש</w:t>
      </w:r>
      <w:r w:rsidR="00314551">
        <w:rPr>
          <w:rFonts w:hint="cs"/>
          <w:rtl/>
        </w:rPr>
        <w:t>.</w:t>
      </w:r>
    </w:p>
    <w:p w14:paraId="2FB0C5BA" w14:textId="0D0129DA" w:rsidR="0094084F" w:rsidRDefault="00507402" w:rsidP="00594926">
      <w:pPr>
        <w:pStyle w:val="36"/>
        <w:framePr w:wrap="notBeside"/>
        <w:rPr>
          <w:rtl/>
        </w:rPr>
      </w:pPr>
      <w:r w:rsidRPr="00594926">
        <w:rPr>
          <w:rFonts w:hint="cs"/>
          <w:rtl/>
        </w:rPr>
        <w:t>ר"</w:t>
      </w:r>
      <w:r w:rsidR="00067A23" w:rsidRPr="00594926">
        <w:rPr>
          <w:rFonts w:hint="cs"/>
          <w:rtl/>
        </w:rPr>
        <w:t>א</w:t>
      </w:r>
      <w:r w:rsidR="0094084F">
        <w:rPr>
          <w:rtl/>
        </w:rPr>
        <w:t>:</w:t>
      </w:r>
    </w:p>
    <w:p w14:paraId="514A8D26" w14:textId="601C1078" w:rsidR="00067A23" w:rsidRPr="00F87DC2" w:rsidRDefault="00067A23" w:rsidP="00067A23">
      <w:pPr>
        <w:rPr>
          <w:spacing w:val="-4"/>
          <w:rtl/>
        </w:rPr>
      </w:pPr>
      <w:r w:rsidRPr="00594926">
        <w:rPr>
          <w:rtl/>
        </w:rPr>
        <w:t>ב</w:t>
      </w:r>
      <w:r w:rsidR="00507402" w:rsidRPr="00594926">
        <w:rPr>
          <w:rFonts w:hint="cs"/>
          <w:rtl/>
        </w:rPr>
        <w:t>יהכ"נ</w:t>
      </w:r>
      <w:r w:rsidRPr="00594926">
        <w:rPr>
          <w:rtl/>
        </w:rPr>
        <w:t xml:space="preserve"> שבבבל על תנאי עשויין, </w:t>
      </w:r>
      <w:r w:rsidR="00507402" w:rsidRPr="00594926">
        <w:rPr>
          <w:rFonts w:hint="cs"/>
          <w:rtl/>
        </w:rPr>
        <w:t>אבל לא</w:t>
      </w:r>
      <w:r w:rsidRPr="00594926">
        <w:rPr>
          <w:rtl/>
        </w:rPr>
        <w:t xml:space="preserve"> קלות ראש</w:t>
      </w:r>
      <w:r w:rsidR="00507402">
        <w:rPr>
          <w:rStyle w:val="afffb"/>
          <w:rFonts w:hint="cs"/>
          <w:rtl/>
        </w:rPr>
        <w:t xml:space="preserve"> </w:t>
      </w:r>
      <w:r w:rsidRPr="00135477">
        <w:rPr>
          <w:rStyle w:val="afffb"/>
          <w:b/>
          <w:bCs/>
          <w:rtl/>
        </w:rPr>
        <w:t>חשבונות</w:t>
      </w:r>
      <w:r w:rsidRPr="00F87DC2">
        <w:rPr>
          <w:rFonts w:ascii="Fb Fontext" w:hAnsi="Fb Fontext"/>
          <w:spacing w:val="-4"/>
          <w:rtl/>
        </w:rPr>
        <w:t xml:space="preserve"> </w:t>
      </w:r>
    </w:p>
    <w:p w14:paraId="422B7F5B" w14:textId="1D7B79E9" w:rsidR="00067A23" w:rsidRDefault="00067A23" w:rsidP="006B41B1">
      <w:pPr>
        <w:rPr>
          <w:rStyle w:val="afffb"/>
          <w:rtl/>
        </w:rPr>
      </w:pPr>
      <w:r w:rsidRPr="006F178A">
        <w:rPr>
          <w:rStyle w:val="afe"/>
          <w:sz w:val="20"/>
          <w:rtl/>
        </w:rPr>
        <w:t>ואין ניאותי</w:t>
      </w:r>
      <w:r w:rsidR="00DC70EC">
        <w:rPr>
          <w:rStyle w:val="afe"/>
          <w:rFonts w:hint="cs"/>
          <w:sz w:val="20"/>
          <w:rtl/>
        </w:rPr>
        <w:t xml:space="preserve">ם </w:t>
      </w:r>
      <w:r w:rsidRPr="00135477">
        <w:rPr>
          <w:rStyle w:val="afffb"/>
          <w:rFonts w:hint="cs"/>
          <w:rtl/>
        </w:rPr>
        <w:t>מתקשטין</w:t>
      </w:r>
      <w:r w:rsidR="00DC70EC">
        <w:rPr>
          <w:rStyle w:val="afe"/>
          <w:rFonts w:hint="cs"/>
          <w:sz w:val="20"/>
          <w:rtl/>
        </w:rPr>
        <w:t>.</w:t>
      </w:r>
      <w:r w:rsidRPr="006F178A">
        <w:rPr>
          <w:rFonts w:ascii="Fb Fontext" w:hAnsi="Fb Fontext"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רבא</w:t>
      </w:r>
      <w:r w:rsidRPr="00411327">
        <w:rPr>
          <w:rStyle w:val="afff"/>
          <w:b/>
          <w:rtl/>
        </w:rPr>
        <w:t xml:space="preserve">: </w:t>
      </w:r>
      <w:r>
        <w:rPr>
          <w:rFonts w:ascii="Fb Fontext" w:hAnsi="Fb Fontext" w:hint="cs"/>
          <w:rtl/>
        </w:rPr>
        <w:t>ת"ח</w:t>
      </w:r>
      <w:r w:rsidRPr="006F178A">
        <w:rPr>
          <w:rFonts w:ascii="Fb Fontext" w:hAnsi="Fb Fontext"/>
          <w:rtl/>
        </w:rPr>
        <w:t xml:space="preserve"> מותרי</w:t>
      </w:r>
      <w:r w:rsidR="00DC70EC">
        <w:rPr>
          <w:rFonts w:hint="cs"/>
          <w:rtl/>
        </w:rPr>
        <w:t xml:space="preserve">ם, </w:t>
      </w:r>
      <w:r w:rsidR="00DC70EC" w:rsidRPr="00135477">
        <w:rPr>
          <w:rStyle w:val="afffb"/>
          <w:rFonts w:hint="cs"/>
          <w:rtl/>
        </w:rPr>
        <w:t>דביתא דרבנן.</w:t>
      </w:r>
    </w:p>
    <w:p w14:paraId="19C19735" w14:textId="239EE60F" w:rsidR="00067A23" w:rsidRPr="007B5C5C" w:rsidRDefault="00067A23" w:rsidP="00E7367D">
      <w:pPr>
        <w:pStyle w:val="afff4"/>
        <w:rPr>
          <w:rtl/>
        </w:rPr>
      </w:pPr>
      <w:r w:rsidRPr="007B5C5C">
        <w:rPr>
          <w:rtl/>
        </w:rPr>
        <w:t>ואין נכנסי</w:t>
      </w:r>
      <w:r w:rsidR="00DC70EC" w:rsidRPr="007B5C5C">
        <w:rPr>
          <w:rFonts w:hint="cs"/>
          <w:rtl/>
        </w:rPr>
        <w:t>ם</w:t>
      </w:r>
      <w:r w:rsidRPr="007B5C5C">
        <w:rPr>
          <w:rtl/>
        </w:rPr>
        <w:t xml:space="preserve"> מפני החמה </w:t>
      </w:r>
      <w:r w:rsidR="00DC70EC" w:rsidRPr="007B5C5C">
        <w:rPr>
          <w:rFonts w:hint="cs"/>
          <w:rtl/>
        </w:rPr>
        <w:t>ו</w:t>
      </w:r>
      <w:r w:rsidRPr="007B5C5C">
        <w:rPr>
          <w:rtl/>
        </w:rPr>
        <w:t>הגשמים.</w:t>
      </w:r>
    </w:p>
    <w:p w14:paraId="18459F6F" w14:textId="5E37157E" w:rsidR="0094084F" w:rsidRDefault="006B41B1" w:rsidP="00041AA1">
      <w:pPr>
        <w:pStyle w:val="36"/>
        <w:framePr w:wrap="notBeside"/>
        <w:rPr>
          <w:rtl/>
        </w:rPr>
      </w:pPr>
      <w:r w:rsidRPr="00041AA1">
        <w:rPr>
          <w:rFonts w:ascii="Times New Roman" w:hAnsi="Times New Roman" w:cs="Times New Roman" w:hint="cs"/>
          <w:rtl/>
        </w:rPr>
        <w:t>◦</w:t>
      </w:r>
      <w:r w:rsidRPr="00041AA1">
        <w:rPr>
          <w:rtl/>
        </w:rPr>
        <w:t xml:space="preserve"> </w:t>
      </w:r>
      <w:r w:rsidR="00067A23" w:rsidRPr="00041AA1">
        <w:rPr>
          <w:rFonts w:hint="cs"/>
          <w:rtl/>
        </w:rPr>
        <w:t>רבינא וראב''מ</w:t>
      </w:r>
      <w:r w:rsidR="0094084F">
        <w:rPr>
          <w:rFonts w:hint="cs"/>
          <w:rtl/>
        </w:rPr>
        <w:t>:</w:t>
      </w:r>
    </w:p>
    <w:p w14:paraId="32D29B3B" w14:textId="61D73629" w:rsidR="00067A23" w:rsidRPr="006F178A" w:rsidRDefault="00067A23" w:rsidP="00067A23">
      <w:pPr>
        <w:rPr>
          <w:rFonts w:cs="Guttman Vilna"/>
          <w:b/>
          <w:rtl/>
        </w:rPr>
      </w:pPr>
      <w:r w:rsidRPr="006F178A">
        <w:rPr>
          <w:rFonts w:hint="cs"/>
          <w:rtl/>
        </w:rPr>
        <w:t xml:space="preserve">נכנסו </w:t>
      </w:r>
      <w:r w:rsidR="00DC70EC">
        <w:rPr>
          <w:rFonts w:hint="cs"/>
          <w:rtl/>
        </w:rPr>
        <w:t xml:space="preserve">רק </w:t>
      </w:r>
      <w:r w:rsidRPr="006F178A">
        <w:rPr>
          <w:rFonts w:hint="cs"/>
          <w:rtl/>
        </w:rPr>
        <w:t xml:space="preserve">משום דשמעתא </w:t>
      </w:r>
      <w:r w:rsidR="00041AA1">
        <w:rPr>
          <w:rFonts w:hint="cs"/>
          <w:rtl/>
        </w:rPr>
        <w:t>צריכה</w:t>
      </w:r>
      <w:r w:rsidRPr="006F178A">
        <w:rPr>
          <w:rFonts w:hint="cs"/>
          <w:rtl/>
        </w:rPr>
        <w:t xml:space="preserve"> </w:t>
      </w:r>
      <w:r w:rsidR="00DC70EC" w:rsidRPr="00135477">
        <w:rPr>
          <w:rStyle w:val="afffb"/>
          <w:rFonts w:hint="cs"/>
          <w:rtl/>
        </w:rPr>
        <w:t>דעה צלולה</w:t>
      </w:r>
      <w:r w:rsidR="00DC70EC">
        <w:rPr>
          <w:rFonts w:hint="cs"/>
          <w:rtl/>
        </w:rPr>
        <w:t>.</w:t>
      </w:r>
    </w:p>
    <w:p w14:paraId="77573177" w14:textId="7BA09F7C" w:rsidR="0094084F" w:rsidRDefault="006B41B1" w:rsidP="00041AA1">
      <w:pPr>
        <w:pStyle w:val="36"/>
        <w:framePr w:wrap="notBeside"/>
        <w:rPr>
          <w:rtl/>
        </w:rPr>
      </w:pPr>
      <w:r w:rsidRPr="00041AA1">
        <w:rPr>
          <w:rFonts w:ascii="Times New Roman" w:hAnsi="Times New Roman" w:cs="Times New Roman" w:hint="cs"/>
          <w:rtl/>
        </w:rPr>
        <w:lastRenderedPageBreak/>
        <w:t>◦</w:t>
      </w:r>
      <w:r w:rsidRPr="00041AA1">
        <w:rPr>
          <w:rtl/>
        </w:rPr>
        <w:t xml:space="preserve"> </w:t>
      </w:r>
      <w:r w:rsidR="00067A23" w:rsidRPr="00041AA1">
        <w:rPr>
          <w:rFonts w:hint="cs"/>
          <w:rtl/>
        </w:rPr>
        <w:t>ר</w:t>
      </w:r>
      <w:r w:rsidR="00067A23" w:rsidRPr="00041AA1">
        <w:rPr>
          <w:rtl/>
        </w:rPr>
        <w:t>"</w:t>
      </w:r>
      <w:r w:rsidR="00067A23" w:rsidRPr="00041AA1">
        <w:rPr>
          <w:rFonts w:hint="cs"/>
          <w:rtl/>
        </w:rPr>
        <w:t>א</w:t>
      </w:r>
      <w:r w:rsidR="0094084F">
        <w:rPr>
          <w:rFonts w:hint="cs"/>
          <w:rtl/>
        </w:rPr>
        <w:t>:</w:t>
      </w:r>
    </w:p>
    <w:p w14:paraId="48178FF0" w14:textId="27AB7293" w:rsidR="00041AA1" w:rsidRDefault="00067A23" w:rsidP="00041AA1">
      <w:pPr>
        <w:rPr>
          <w:rtl/>
        </w:rPr>
      </w:pPr>
      <w:r w:rsidRPr="006F178A">
        <w:rPr>
          <w:rtl/>
        </w:rPr>
        <w:t>א</w:t>
      </w:r>
      <w:r w:rsidRPr="006F178A">
        <w:rPr>
          <w:rFonts w:hint="cs"/>
          <w:rtl/>
        </w:rPr>
        <w:t>ם צריך לקרוא ל</w:t>
      </w:r>
      <w:r>
        <w:rPr>
          <w:rFonts w:hint="cs"/>
          <w:rtl/>
        </w:rPr>
        <w:t>חבירו</w:t>
      </w:r>
      <w:r w:rsidR="00B9643D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F05A14">
        <w:rPr>
          <w:rFonts w:cs="PFT_Frank" w:hint="cs"/>
          <w:b/>
          <w:bCs/>
          <w:szCs w:val="14"/>
          <w:rtl/>
        </w:rPr>
        <w:t>יאמר</w:t>
      </w:r>
      <w:r w:rsidRPr="006F178A">
        <w:rPr>
          <w:rFonts w:hint="cs"/>
          <w:rtl/>
        </w:rPr>
        <w:t xml:space="preserve"> הלכה, מתני'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פסוק</w:t>
      </w:r>
      <w:r w:rsidR="00B9643D">
        <w:rPr>
          <w:rFonts w:hint="cs"/>
          <w:rtl/>
        </w:rPr>
        <w:t xml:space="preserve"> </w:t>
      </w:r>
      <w:r w:rsidR="00B9643D" w:rsidRPr="00135477">
        <w:rPr>
          <w:rStyle w:val="afffb"/>
          <w:rFonts w:hint="cs"/>
          <w:rtl/>
        </w:rPr>
        <w:t>לפי יכלתו</w:t>
      </w:r>
    </w:p>
    <w:p w14:paraId="0539F9B1" w14:textId="7374526A" w:rsidR="007B5C5C" w:rsidRPr="006C362F" w:rsidRDefault="00067A23" w:rsidP="006C362F">
      <w:pPr>
        <w:rPr>
          <w:rStyle w:val="afe"/>
          <w:rFonts w:cs="Guttman Vilna"/>
          <w:b/>
          <w:bCs w:val="0"/>
          <w:szCs w:val="18"/>
          <w:rtl/>
        </w:rPr>
      </w:pPr>
      <w:r w:rsidRPr="00F05A14">
        <w:rPr>
          <w:rFonts w:cs="PFT_Frank" w:hint="cs"/>
          <w:b/>
          <w:bCs/>
          <w:szCs w:val="14"/>
          <w:rtl/>
        </w:rPr>
        <w:t>וא</w:t>
      </w:r>
      <w:r w:rsidR="00B9643D" w:rsidRPr="00F05A14">
        <w:rPr>
          <w:rFonts w:cs="PFT_Frank" w:hint="cs"/>
          <w:b/>
          <w:bCs/>
          <w:szCs w:val="14"/>
          <w:rtl/>
        </w:rPr>
        <w:t>י</w:t>
      </w:r>
      <w:r w:rsidRPr="00F05A14">
        <w:rPr>
          <w:rFonts w:cs="PFT_Frank" w:hint="cs"/>
          <w:b/>
          <w:bCs/>
          <w:szCs w:val="14"/>
          <w:rtl/>
        </w:rPr>
        <w:t xml:space="preserve"> לא</w:t>
      </w:r>
      <w:r w:rsidRPr="006F178A">
        <w:rPr>
          <w:rFonts w:hint="cs"/>
          <w:rtl/>
        </w:rPr>
        <w:t xml:space="preserve"> יאמר לתינוק שיקרא פסוק </w:t>
      </w:r>
      <w:r w:rsidR="00B9643D" w:rsidRPr="00F05A14">
        <w:rPr>
          <w:rFonts w:cs="PFT_Frank" w:hint="cs"/>
          <w:b/>
          <w:bCs/>
          <w:szCs w:val="14"/>
          <w:rtl/>
        </w:rPr>
        <w:t>או</w:t>
      </w:r>
      <w:r w:rsidRPr="006F178A">
        <w:rPr>
          <w:rFonts w:hint="cs"/>
          <w:rtl/>
        </w:rPr>
        <w:t xml:space="preserve"> ישהה מעט ויקום.</w:t>
      </w:r>
    </w:p>
    <w:p w14:paraId="6747B76C" w14:textId="2145938B" w:rsidR="00B9643D" w:rsidRPr="007B5C5C" w:rsidRDefault="00067A23" w:rsidP="00E7367D">
      <w:pPr>
        <w:pStyle w:val="afff4"/>
        <w:rPr>
          <w:rtl/>
        </w:rPr>
      </w:pPr>
      <w:r w:rsidRPr="007B5C5C">
        <w:rPr>
          <w:rtl/>
        </w:rPr>
        <w:t>ומספידי</w:t>
      </w:r>
      <w:r w:rsidR="00B9643D" w:rsidRPr="007B5C5C">
        <w:rPr>
          <w:rFonts w:hint="cs"/>
          <w:rtl/>
        </w:rPr>
        <w:t>ם</w:t>
      </w:r>
      <w:r w:rsidRPr="007B5C5C">
        <w:rPr>
          <w:rtl/>
        </w:rPr>
        <w:t xml:space="preserve"> הספד רבים.</w:t>
      </w:r>
      <w:r w:rsidRPr="007B5C5C">
        <w:rPr>
          <w:rFonts w:hint="cs"/>
          <w:rtl/>
        </w:rPr>
        <w:t xml:space="preserve"> </w:t>
      </w:r>
    </w:p>
    <w:p w14:paraId="78856C0C" w14:textId="7FDE5C06" w:rsidR="00B9643D" w:rsidRPr="00411327" w:rsidRDefault="00067A23" w:rsidP="00B9643D">
      <w:pPr>
        <w:rPr>
          <w:rStyle w:val="afff"/>
          <w:b/>
          <w:rtl/>
        </w:rPr>
      </w:pPr>
      <w:r w:rsidRPr="006F178A">
        <w:rPr>
          <w:rFonts w:hint="cs"/>
          <w:rtl/>
        </w:rPr>
        <w:t xml:space="preserve">כהספד שנמצא בו </w:t>
      </w:r>
      <w:r w:rsidRPr="00411327">
        <w:rPr>
          <w:rStyle w:val="afff"/>
          <w:rFonts w:hint="cs"/>
          <w:b/>
          <w:rtl/>
        </w:rPr>
        <w:t>ר"ש</w:t>
      </w:r>
      <w:r>
        <w:rPr>
          <w:rFonts w:hint="cs"/>
          <w:rtl/>
        </w:rPr>
        <w:t xml:space="preserve"> או </w:t>
      </w:r>
      <w:r w:rsidRPr="00411327">
        <w:rPr>
          <w:rStyle w:val="afff"/>
          <w:rFonts w:hint="cs"/>
          <w:b/>
          <w:rtl/>
        </w:rPr>
        <w:t>ר''ח</w:t>
      </w:r>
      <w:r w:rsidR="00B9643D" w:rsidRPr="00411327">
        <w:rPr>
          <w:rStyle w:val="afff"/>
          <w:rFonts w:hint="cs"/>
          <w:b/>
          <w:rtl/>
        </w:rPr>
        <w:t xml:space="preserve">, וכן הספיד </w:t>
      </w:r>
      <w:r w:rsidRPr="00411327">
        <w:rPr>
          <w:rStyle w:val="afff"/>
          <w:b/>
          <w:rtl/>
        </w:rPr>
        <w:t>רפרם</w:t>
      </w:r>
      <w:r w:rsidR="00B9643D" w:rsidRPr="00411327">
        <w:rPr>
          <w:rStyle w:val="afff"/>
          <w:rFonts w:hint="cs"/>
          <w:b/>
          <w:rtl/>
        </w:rPr>
        <w:t xml:space="preserve"> לכלתו.</w:t>
      </w:r>
    </w:p>
    <w:p w14:paraId="790A1B29" w14:textId="77777777" w:rsidR="0094084F" w:rsidRDefault="006B41B1" w:rsidP="00371EAC">
      <w:pPr>
        <w:pStyle w:val="36"/>
        <w:framePr w:wrap="notBeside"/>
        <w:rPr>
          <w:rtl/>
        </w:rPr>
      </w:pPr>
      <w:r w:rsidRPr="00371EAC">
        <w:rPr>
          <w:rFonts w:ascii="Times New Roman" w:hAnsi="Times New Roman" w:cs="Times New Roman" w:hint="cs"/>
          <w:rtl/>
        </w:rPr>
        <w:t>◦</w:t>
      </w:r>
      <w:r w:rsidRPr="00371EAC">
        <w:rPr>
          <w:rtl/>
        </w:rPr>
        <w:t xml:space="preserve"> </w:t>
      </w:r>
      <w:r w:rsidR="00067A23" w:rsidRPr="00371EAC">
        <w:rPr>
          <w:rtl/>
        </w:rPr>
        <w:t>ר"</w:t>
      </w:r>
      <w:r w:rsidR="00067A23" w:rsidRPr="00371EAC">
        <w:rPr>
          <w:rFonts w:hint="cs"/>
          <w:rtl/>
        </w:rPr>
        <w:t>ז</w:t>
      </w:r>
      <w:r w:rsidR="0094084F">
        <w:rPr>
          <w:rFonts w:hint="cs"/>
          <w:rtl/>
        </w:rPr>
        <w:t>:</w:t>
      </w:r>
    </w:p>
    <w:p w14:paraId="0D9BCCAC" w14:textId="5B3E1DCD" w:rsidR="00067A23" w:rsidRPr="006F178A" w:rsidRDefault="00067A23" w:rsidP="00B9643D">
      <w:pPr>
        <w:rPr>
          <w:rFonts w:cs="Guttman Vilna"/>
          <w:b/>
          <w:rtl/>
        </w:rPr>
      </w:pPr>
      <w:r w:rsidRPr="003B4ECC">
        <w:rPr>
          <w:rFonts w:cs="PFT_Frank" w:hint="cs"/>
          <w:b/>
          <w:bCs/>
          <w:szCs w:val="14"/>
          <w:rtl/>
        </w:rPr>
        <w:t>הספיד לת</w:t>
      </w:r>
      <w:r w:rsidRPr="003B4ECC">
        <w:rPr>
          <w:rFonts w:cs="PFT_Frank"/>
          <w:b/>
          <w:bCs/>
          <w:szCs w:val="14"/>
          <w:rtl/>
        </w:rPr>
        <w:t>"</w:t>
      </w:r>
      <w:r w:rsidRPr="003B4ECC">
        <w:rPr>
          <w:rFonts w:cs="PFT_Frank" w:hint="cs"/>
          <w:b/>
          <w:bCs/>
          <w:szCs w:val="14"/>
          <w:rtl/>
        </w:rPr>
        <w:t>ח</w:t>
      </w:r>
      <w:r w:rsidR="00B9643D" w:rsidRPr="009D0BFA">
        <w:rPr>
          <w:rStyle w:val="afff"/>
          <w:rFonts w:hint="cs"/>
          <w:b/>
          <w:bCs/>
          <w:rtl/>
        </w:rPr>
        <w:t>:</w:t>
      </w:r>
      <w:r>
        <w:rPr>
          <w:rFonts w:hint="cs"/>
          <w:spacing w:val="-2"/>
          <w:rtl/>
        </w:rPr>
        <w:t xml:space="preserve"> או לכבוד</w:t>
      </w:r>
      <w:r w:rsidR="00B9643D">
        <w:rPr>
          <w:rFonts w:hint="cs"/>
          <w:spacing w:val="-2"/>
          <w:rtl/>
        </w:rPr>
        <w:t>י</w:t>
      </w:r>
      <w:r>
        <w:rPr>
          <w:rFonts w:hint="cs"/>
          <w:spacing w:val="-2"/>
          <w:rtl/>
        </w:rPr>
        <w:t xml:space="preserve"> או לכבוד</w:t>
      </w:r>
      <w:r w:rsidR="00B9643D">
        <w:rPr>
          <w:rFonts w:hint="cs"/>
          <w:spacing w:val="-2"/>
          <w:rtl/>
        </w:rPr>
        <w:t>ו</w:t>
      </w:r>
      <w:r>
        <w:rPr>
          <w:rFonts w:hint="cs"/>
          <w:spacing w:val="-2"/>
          <w:rtl/>
        </w:rPr>
        <w:t>.</w:t>
      </w:r>
      <w:r w:rsidRPr="00F87DC2">
        <w:rPr>
          <w:spacing w:val="-2"/>
          <w:rtl/>
        </w:rPr>
        <w:t xml:space="preserve"> </w:t>
      </w:r>
    </w:p>
    <w:p w14:paraId="07501C47" w14:textId="6CBA7D18" w:rsidR="0094084F" w:rsidRDefault="00D355BE" w:rsidP="00371EAC">
      <w:pPr>
        <w:pStyle w:val="36"/>
        <w:framePr w:wrap="notBeside"/>
        <w:rPr>
          <w:rtl/>
        </w:rPr>
      </w:pPr>
      <w:r w:rsidRPr="00371EAC">
        <w:rPr>
          <w:rFonts w:ascii="Times New Roman" w:hAnsi="Times New Roman" w:cs="Times New Roman" w:hint="cs"/>
          <w:rtl/>
        </w:rPr>
        <w:t>◦</w:t>
      </w:r>
      <w:r w:rsidRPr="00371EAC">
        <w:rPr>
          <w:rFonts w:hint="cs"/>
          <w:rtl/>
        </w:rPr>
        <w:t xml:space="preserve"> </w:t>
      </w:r>
      <w:r w:rsidR="00067A23" w:rsidRPr="00371EAC">
        <w:rPr>
          <w:rtl/>
        </w:rPr>
        <w:t>ר"ל</w:t>
      </w:r>
      <w:r w:rsidR="0094084F">
        <w:rPr>
          <w:rFonts w:hint="cs"/>
          <w:rtl/>
        </w:rPr>
        <w:t>:</w:t>
      </w:r>
    </w:p>
    <w:p w14:paraId="7D0FEA31" w14:textId="550DA3C2" w:rsidR="00067A23" w:rsidRPr="009D0BFA" w:rsidRDefault="00067A23" w:rsidP="009D0BFA">
      <w:pPr>
        <w:rPr>
          <w:spacing w:val="-4"/>
          <w:rtl/>
        </w:rPr>
      </w:pPr>
      <w:r w:rsidRPr="003B4ECC">
        <w:rPr>
          <w:rFonts w:cs="PFT_Frank" w:hint="cs"/>
          <w:b/>
          <w:bCs/>
          <w:spacing w:val="-4"/>
          <w:szCs w:val="14"/>
          <w:rtl/>
        </w:rPr>
        <w:t>הספיד ת</w:t>
      </w:r>
      <w:r w:rsidRPr="003B4ECC">
        <w:rPr>
          <w:rFonts w:cs="PFT_Frank"/>
          <w:b/>
          <w:bCs/>
          <w:spacing w:val="-4"/>
          <w:szCs w:val="14"/>
          <w:rtl/>
        </w:rPr>
        <w:t>"</w:t>
      </w:r>
      <w:r w:rsidRPr="003B4ECC">
        <w:rPr>
          <w:rFonts w:cs="PFT_Frank" w:hint="cs"/>
          <w:b/>
          <w:bCs/>
          <w:spacing w:val="-4"/>
          <w:szCs w:val="14"/>
          <w:rtl/>
        </w:rPr>
        <w:t>ח</w:t>
      </w:r>
      <w:r w:rsidRPr="009D0BFA">
        <w:rPr>
          <w:rFonts w:hint="cs"/>
          <w:spacing w:val="-4"/>
          <w:rtl/>
        </w:rPr>
        <w:t xml:space="preserve"> שהיה שונה הלכות</w:t>
      </w:r>
      <w:r w:rsidR="00F27238" w:rsidRPr="009D0BFA">
        <w:rPr>
          <w:rFonts w:hint="cs"/>
          <w:spacing w:val="-4"/>
          <w:rtl/>
        </w:rPr>
        <w:t>,</w:t>
      </w:r>
      <w:r w:rsidRPr="009D0BFA">
        <w:rPr>
          <w:rFonts w:hint="cs"/>
          <w:spacing w:val="-4"/>
          <w:rtl/>
        </w:rPr>
        <w:t xml:space="preserve"> </w:t>
      </w:r>
      <w:r w:rsidR="00F27238" w:rsidRPr="009D0BFA">
        <w:rPr>
          <w:rStyle w:val="afff"/>
          <w:rFonts w:hint="cs"/>
          <w:spacing w:val="-4"/>
          <w:rtl/>
        </w:rPr>
        <w:t>אבל ר"נ:</w:t>
      </w:r>
      <w:r w:rsidR="00F27238" w:rsidRPr="009D0BFA">
        <w:rPr>
          <w:rFonts w:hint="cs"/>
          <w:spacing w:val="-4"/>
          <w:rtl/>
        </w:rPr>
        <w:t xml:space="preserve"> לא</w:t>
      </w:r>
      <w:r w:rsidRPr="009D0BFA">
        <w:rPr>
          <w:rFonts w:hint="cs"/>
          <w:spacing w:val="-4"/>
          <w:rtl/>
        </w:rPr>
        <w:t xml:space="preserve"> </w:t>
      </w:r>
      <w:r w:rsidR="009D0BFA" w:rsidRPr="009D0BFA">
        <w:rPr>
          <w:rFonts w:hint="cs"/>
          <w:spacing w:val="-4"/>
          <w:rtl/>
        </w:rPr>
        <w:t>ש</w:t>
      </w:r>
      <w:r w:rsidRPr="009D0BFA">
        <w:rPr>
          <w:rFonts w:hint="cs"/>
          <w:spacing w:val="-4"/>
          <w:rtl/>
        </w:rPr>
        <w:t>הוא כסל מלא ספרים.</w:t>
      </w:r>
    </w:p>
    <w:p w14:paraId="1287A625" w14:textId="36C4692D" w:rsidR="0094084F" w:rsidRDefault="00D355BE" w:rsidP="009D0BFA">
      <w:pPr>
        <w:pStyle w:val="36"/>
        <w:framePr w:wrap="notBeside"/>
        <w:rPr>
          <w:rtl/>
        </w:rPr>
      </w:pPr>
      <w:r w:rsidRPr="009D0BFA">
        <w:rPr>
          <w:rFonts w:ascii="Times New Roman" w:hAnsi="Times New Roman" w:cs="Times New Roman" w:hint="cs"/>
          <w:rtl/>
        </w:rPr>
        <w:t>◦</w:t>
      </w:r>
      <w:r w:rsidRPr="009D0BFA">
        <w:rPr>
          <w:rFonts w:hint="cs"/>
          <w:rtl/>
        </w:rPr>
        <w:t xml:space="preserve"> </w:t>
      </w:r>
      <w:r w:rsidR="00067A23" w:rsidRPr="009D0BFA">
        <w:rPr>
          <w:rtl/>
        </w:rPr>
        <w:t>תנן</w:t>
      </w:r>
      <w:r w:rsidR="0094084F">
        <w:rPr>
          <w:rFonts w:hint="cs"/>
          <w:rtl/>
        </w:rPr>
        <w:t>:</w:t>
      </w:r>
    </w:p>
    <w:p w14:paraId="7A6350E8" w14:textId="4812C11F" w:rsidR="00067A23" w:rsidRPr="009D0BFA" w:rsidRDefault="00067A23" w:rsidP="009D0BFA">
      <w:pPr>
        <w:rPr>
          <w:spacing w:val="-2"/>
          <w:rtl/>
        </w:rPr>
      </w:pPr>
      <w:r w:rsidRPr="00314551">
        <w:rPr>
          <w:rtl/>
        </w:rPr>
        <w:t>ודאשתמש בתגא חלף</w:t>
      </w:r>
      <w:r w:rsidRPr="009D0BFA">
        <w:rPr>
          <w:spacing w:val="-2"/>
          <w:rtl/>
        </w:rPr>
        <w:t xml:space="preserve">, </w:t>
      </w:r>
      <w:r w:rsidR="00F27238" w:rsidRPr="009D0BFA">
        <w:rPr>
          <w:rStyle w:val="afff"/>
          <w:rFonts w:hint="cs"/>
          <w:spacing w:val="-2"/>
          <w:rtl/>
        </w:rPr>
        <w:t>ר"ל:</w:t>
      </w:r>
      <w:r w:rsidR="00F27238" w:rsidRPr="009D0BFA">
        <w:rPr>
          <w:rFonts w:hint="cs"/>
          <w:spacing w:val="-2"/>
          <w:rtl/>
        </w:rPr>
        <w:t xml:space="preserve"> </w:t>
      </w:r>
      <w:r w:rsidRPr="009D0BFA">
        <w:rPr>
          <w:spacing w:val="-2"/>
          <w:rtl/>
        </w:rPr>
        <w:t>המשתמש בששונה הלכות</w:t>
      </w:r>
      <w:r w:rsidR="007A006B" w:rsidRPr="009D0BFA">
        <w:rPr>
          <w:rFonts w:hint="cs"/>
          <w:spacing w:val="-2"/>
          <w:rtl/>
        </w:rPr>
        <w:t xml:space="preserve"> </w:t>
      </w:r>
      <w:r w:rsidR="007A006B" w:rsidRPr="009D0BFA">
        <w:rPr>
          <w:rStyle w:val="afffb"/>
          <w:rFonts w:hint="cs"/>
          <w:spacing w:val="-2"/>
          <w:rtl/>
        </w:rPr>
        <w:t>[לאחרים],</w:t>
      </w:r>
    </w:p>
    <w:p w14:paraId="494CD13D" w14:textId="2E7B7A48" w:rsidR="0094084F" w:rsidRDefault="00F27238" w:rsidP="009D0BFA">
      <w:pPr>
        <w:pStyle w:val="36"/>
        <w:framePr w:wrap="notBeside"/>
        <w:rPr>
          <w:rtl/>
        </w:rPr>
      </w:pPr>
      <w:r w:rsidRPr="009D0BFA">
        <w:rPr>
          <w:rFonts w:hint="cs"/>
          <w:rtl/>
        </w:rPr>
        <w:t>וכ</w:t>
      </w:r>
      <w:r w:rsidR="00067A23" w:rsidRPr="009D0BFA">
        <w:rPr>
          <w:rtl/>
        </w:rPr>
        <w:t>עולא</w:t>
      </w:r>
      <w:r w:rsidR="0094084F">
        <w:rPr>
          <w:rtl/>
        </w:rPr>
        <w:t>:</w:t>
      </w:r>
    </w:p>
    <w:p w14:paraId="4F23BD55" w14:textId="4027935B" w:rsidR="00067A23" w:rsidRPr="006F178A" w:rsidRDefault="00067A23" w:rsidP="00135477">
      <w:pPr>
        <w:pStyle w:val="afffa"/>
        <w:rPr>
          <w:rtl/>
        </w:rPr>
      </w:pPr>
      <w:r w:rsidRPr="006F178A">
        <w:rPr>
          <w:rFonts w:ascii="Fb Fontext" w:hAnsi="Fb Fontext" w:hint="cs"/>
          <w:rtl/>
        </w:rPr>
        <w:t xml:space="preserve">ישתמש אדם במי </w:t>
      </w:r>
      <w:r w:rsidRPr="00135477">
        <w:rPr>
          <w:rFonts w:ascii="Fb Fontext" w:hAnsi="Fb Fontext" w:hint="cs"/>
          <w:b/>
          <w:bCs/>
          <w:rtl/>
        </w:rPr>
        <w:t>ששונה</w:t>
      </w:r>
      <w:r w:rsidRPr="006F178A">
        <w:rPr>
          <w:rFonts w:ascii="Fb Fontext" w:hAnsi="Fb Fontext" w:hint="cs"/>
          <w:rtl/>
        </w:rPr>
        <w:t xml:space="preserve"> ארבעה ולא במי </w:t>
      </w:r>
      <w:r w:rsidRPr="00135477">
        <w:rPr>
          <w:rFonts w:ascii="Fb Fontext" w:hAnsi="Fb Fontext" w:hint="cs"/>
          <w:b/>
          <w:bCs/>
          <w:rtl/>
        </w:rPr>
        <w:t>שמלמד</w:t>
      </w:r>
      <w:r w:rsidR="007A006B">
        <w:rPr>
          <w:rFonts w:ascii="Fb Fontext" w:hAnsi="Fb Fontext" w:hint="cs"/>
          <w:rtl/>
        </w:rPr>
        <w:t xml:space="preserve"> לאחרים</w:t>
      </w:r>
      <w:r w:rsidRPr="006F178A">
        <w:rPr>
          <w:rFonts w:ascii="Fb Fontext" w:hAnsi="Fb Fontext" w:hint="cs"/>
          <w:rtl/>
        </w:rPr>
        <w:t xml:space="preserve"> ארבעה.</w:t>
      </w:r>
    </w:p>
    <w:p w14:paraId="751A6CAA" w14:textId="1F319527" w:rsidR="0094084F" w:rsidRDefault="002A0D90" w:rsidP="009D0BFA">
      <w:pPr>
        <w:pStyle w:val="36"/>
        <w:framePr w:wrap="notBeside"/>
        <w:rPr>
          <w:rtl/>
        </w:rPr>
      </w:pPr>
      <w:r w:rsidRPr="009D0BFA">
        <w:rPr>
          <w:rFonts w:hint="cs"/>
          <w:rtl/>
        </w:rPr>
        <w:t>ו</w:t>
      </w:r>
      <w:r w:rsidR="00067A23" w:rsidRPr="009D0BFA">
        <w:rPr>
          <w:rtl/>
        </w:rPr>
        <w:t>כר"ל</w:t>
      </w:r>
      <w:r w:rsidR="0094084F">
        <w:rPr>
          <w:rFonts w:hint="cs"/>
          <w:rtl/>
        </w:rPr>
        <w:t>:</w:t>
      </w:r>
    </w:p>
    <w:p w14:paraId="10A7E6A7" w14:textId="40115C9B" w:rsidR="00EF7509" w:rsidRPr="00EF7509" w:rsidRDefault="00067A23" w:rsidP="00135477">
      <w:pPr>
        <w:pStyle w:val="afffa"/>
        <w:rPr>
          <w:spacing w:val="-4"/>
          <w:rtl/>
        </w:rPr>
      </w:pPr>
      <w:r w:rsidRPr="00EF7509">
        <w:rPr>
          <w:rFonts w:hint="cs"/>
          <w:spacing w:val="-4"/>
          <w:rtl/>
        </w:rPr>
        <w:t xml:space="preserve">כשהגיע למים הרכיבו </w:t>
      </w:r>
      <w:r w:rsidR="007A006B" w:rsidRPr="00EF7509">
        <w:rPr>
          <w:rFonts w:hint="cs"/>
          <w:spacing w:val="-4"/>
          <w:rtl/>
        </w:rPr>
        <w:t xml:space="preserve">אחד </w:t>
      </w:r>
      <w:r w:rsidRPr="00EF7509">
        <w:rPr>
          <w:rFonts w:hint="cs"/>
          <w:spacing w:val="-4"/>
          <w:rtl/>
        </w:rPr>
        <w:t>על כתפיו להעבירו</w:t>
      </w:r>
      <w:r w:rsidR="007A006B" w:rsidRPr="00EF7509">
        <w:rPr>
          <w:rFonts w:hint="cs"/>
          <w:spacing w:val="-4"/>
          <w:rtl/>
        </w:rPr>
        <w:t>,</w:t>
      </w:r>
      <w:r w:rsidRPr="00EF7509">
        <w:rPr>
          <w:rFonts w:hint="cs"/>
          <w:spacing w:val="-4"/>
          <w:rtl/>
        </w:rPr>
        <w:t xml:space="preserve"> ושאלו קרית? שנית? וא"ל</w:t>
      </w:r>
      <w:r w:rsidR="007A006B" w:rsidRPr="00EF7509">
        <w:rPr>
          <w:rFonts w:hint="cs"/>
          <w:spacing w:val="-4"/>
          <w:rtl/>
        </w:rPr>
        <w:t xml:space="preserve"> כן,</w:t>
      </w:r>
      <w:r w:rsidR="00EF7509" w:rsidRPr="00EF7509">
        <w:rPr>
          <w:rFonts w:hint="cs"/>
          <w:spacing w:val="-4"/>
          <w:rtl/>
        </w:rPr>
        <w:t xml:space="preserve"> </w:t>
      </w:r>
      <w:r w:rsidR="007A006B" w:rsidRPr="00EF7509">
        <w:rPr>
          <w:rFonts w:hint="cs"/>
          <w:spacing w:val="-4"/>
          <w:rtl/>
        </w:rPr>
        <w:t>ארבעה</w:t>
      </w:r>
      <w:r w:rsidRPr="00EF7509">
        <w:rPr>
          <w:rFonts w:hint="cs"/>
          <w:spacing w:val="-4"/>
          <w:rtl/>
        </w:rPr>
        <w:t xml:space="preserve">. </w:t>
      </w:r>
    </w:p>
    <w:p w14:paraId="292332D5" w14:textId="35622165" w:rsidR="00067A23" w:rsidRPr="006F178A" w:rsidRDefault="007A006B" w:rsidP="00EF7509">
      <w:pPr>
        <w:pStyle w:val="afffa"/>
        <w:ind w:left="0" w:firstLine="0"/>
        <w:rPr>
          <w:rtl/>
        </w:rPr>
      </w:pPr>
      <w:r w:rsidRPr="006B41B1">
        <w:rPr>
          <w:rFonts w:hint="cs"/>
          <w:rtl/>
        </w:rPr>
        <w:t>ו</w:t>
      </w:r>
      <w:r w:rsidR="00067A23" w:rsidRPr="006B41B1">
        <w:rPr>
          <w:rFonts w:hint="cs"/>
          <w:rtl/>
        </w:rPr>
        <w:t>א</w:t>
      </w:r>
      <w:r w:rsidR="00067A23" w:rsidRPr="006B41B1">
        <w:rPr>
          <w:rtl/>
        </w:rPr>
        <w:t>"</w:t>
      </w:r>
      <w:r w:rsidR="00067A23" w:rsidRPr="006B41B1">
        <w:rPr>
          <w:rFonts w:hint="cs"/>
          <w:rtl/>
        </w:rPr>
        <w:t>ל השליכני למים</w:t>
      </w:r>
      <w:r w:rsidRPr="006B41B1">
        <w:rPr>
          <w:rFonts w:hint="cs"/>
          <w:rtl/>
        </w:rPr>
        <w:t>.</w:t>
      </w:r>
      <w:r w:rsidR="00067A23" w:rsidRPr="006B41B1">
        <w:rPr>
          <w:rFonts w:hint="cs"/>
          <w:rtl/>
        </w:rPr>
        <w:t xml:space="preserve"> </w:t>
      </w:r>
      <w:r w:rsidRPr="006B41B1">
        <w:rPr>
          <w:rFonts w:hint="cs"/>
          <w:rtl/>
        </w:rPr>
        <w:t xml:space="preserve">וכשרצה </w:t>
      </w:r>
      <w:r w:rsidR="00067A23" w:rsidRPr="006B41B1">
        <w:rPr>
          <w:rFonts w:hint="cs"/>
          <w:rtl/>
        </w:rPr>
        <w:t>לימד אותו שבנות ישראל החמירו ע"ע שיו</w:t>
      </w:r>
      <w:r w:rsidR="00067A23">
        <w:rPr>
          <w:rFonts w:hint="cs"/>
          <w:rtl/>
        </w:rPr>
        <w:t>שבות שבעה נקיים אפי' על טיפת דם</w:t>
      </w:r>
      <w:r>
        <w:rPr>
          <w:rFonts w:hint="cs"/>
          <w:rtl/>
        </w:rPr>
        <w:t xml:space="preserve"> [וא"כ הוא תלמידו].</w:t>
      </w:r>
      <w:r w:rsidR="00067A23" w:rsidRPr="006F178A">
        <w:rPr>
          <w:rFonts w:hint="cs"/>
          <w:rtl/>
        </w:rPr>
        <w:t xml:space="preserve"> </w:t>
      </w:r>
    </w:p>
    <w:p w14:paraId="2D784F91" w14:textId="77C60CD7" w:rsidR="0094084F" w:rsidRDefault="00067A23" w:rsidP="00EF7509">
      <w:pPr>
        <w:pStyle w:val="36"/>
        <w:framePr w:wrap="notBeside"/>
        <w:rPr>
          <w:rtl/>
        </w:rPr>
      </w:pPr>
      <w:r w:rsidRPr="00EF7509">
        <w:rPr>
          <w:rtl/>
        </w:rPr>
        <w:t>ת</w:t>
      </w:r>
      <w:r w:rsidR="002A0D90" w:rsidRPr="00EF7509">
        <w:rPr>
          <w:rFonts w:hint="cs"/>
          <w:rtl/>
        </w:rPr>
        <w:t>ד"א</w:t>
      </w:r>
      <w:r w:rsidR="0094084F">
        <w:rPr>
          <w:rtl/>
        </w:rPr>
        <w:t>:</w:t>
      </w:r>
    </w:p>
    <w:p w14:paraId="4661DDC2" w14:textId="61A5B75D" w:rsidR="00067A23" w:rsidRDefault="00067A23" w:rsidP="00F27238">
      <w:pPr>
        <w:pStyle w:val="afffa"/>
        <w:rPr>
          <w:rtl/>
        </w:rPr>
      </w:pPr>
      <w:r w:rsidRPr="00135477">
        <w:rPr>
          <w:b/>
          <w:bCs/>
          <w:rtl/>
        </w:rPr>
        <w:t xml:space="preserve">כל השונה הלכות </w:t>
      </w:r>
      <w:r w:rsidR="002A0D90" w:rsidRPr="00135477">
        <w:rPr>
          <w:rFonts w:hint="cs"/>
          <w:b/>
          <w:bCs/>
          <w:rtl/>
        </w:rPr>
        <w:t xml:space="preserve">בכל יום </w:t>
      </w:r>
      <w:r w:rsidRPr="00135477">
        <w:rPr>
          <w:b/>
          <w:bCs/>
          <w:rtl/>
        </w:rPr>
        <w:t xml:space="preserve">מובטח שבן עולם הבא, </w:t>
      </w:r>
      <w:r w:rsidRPr="007B5C5C">
        <w:rPr>
          <w:rStyle w:val="a4"/>
          <w:rFonts w:hint="cs"/>
          <w:sz w:val="16"/>
          <w:szCs w:val="14"/>
          <w:rtl/>
        </w:rPr>
        <w:t>ד'</w:t>
      </w:r>
      <w:r w:rsidRPr="007B5C5C">
        <w:rPr>
          <w:rStyle w:val="a4"/>
          <w:sz w:val="16"/>
          <w:szCs w:val="14"/>
          <w:rtl/>
        </w:rPr>
        <w:t>הליכות עולם לו</w:t>
      </w:r>
      <w:r w:rsidRPr="00135477">
        <w:rPr>
          <w:rFonts w:hint="cs"/>
          <w:b/>
          <w:bCs/>
          <w:rtl/>
        </w:rPr>
        <w:t>'</w:t>
      </w:r>
      <w:r w:rsidR="002A0D90" w:rsidRPr="00135477">
        <w:rPr>
          <w:rStyle w:val="a4"/>
          <w:rFonts w:hint="cs"/>
          <w:b/>
          <w:bCs/>
          <w:rtl/>
        </w:rPr>
        <w:t>.</w:t>
      </w:r>
    </w:p>
    <w:p w14:paraId="33854726" w14:textId="77777777" w:rsidR="00067A23" w:rsidRPr="006F178A" w:rsidRDefault="00067A23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כט.</w:t>
      </w:r>
    </w:p>
    <w:p w14:paraId="63162502" w14:textId="45F87043" w:rsidR="000E3858" w:rsidRPr="00D65D31" w:rsidRDefault="000E3858" w:rsidP="00E7367D">
      <w:pPr>
        <w:pStyle w:val="afff4"/>
        <w:rPr>
          <w:rtl/>
        </w:rPr>
      </w:pPr>
      <w:r w:rsidRPr="00D65D31">
        <w:rPr>
          <w:rtl/>
        </w:rPr>
        <w:t>מבטלין תלמוד תורה להוצאת מת והכנסת כלה.</w:t>
      </w:r>
    </w:p>
    <w:p w14:paraId="6396AECB" w14:textId="6E8378F7" w:rsidR="000E3858" w:rsidRPr="006F178A" w:rsidRDefault="000E3858" w:rsidP="000E3858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אבל</w:t>
      </w:r>
      <w:r w:rsidRPr="006F178A">
        <w:rPr>
          <w:rtl/>
        </w:rPr>
        <w:t xml:space="preserve"> </w:t>
      </w:r>
      <w:r w:rsidR="006F2879">
        <w:rPr>
          <w:rFonts w:hint="cs"/>
          <w:rtl/>
        </w:rPr>
        <w:t>כש</w:t>
      </w:r>
      <w:r w:rsidRPr="006F178A">
        <w:rPr>
          <w:rtl/>
        </w:rPr>
        <w:t>יש כל צורכו</w:t>
      </w:r>
      <w:r w:rsidR="006F2879">
        <w:rPr>
          <w:rFonts w:hint="cs"/>
          <w:rtl/>
        </w:rPr>
        <w:t xml:space="preserve"> לא</w:t>
      </w:r>
      <w:r w:rsidR="00FA791D">
        <w:rPr>
          <w:rFonts w:hint="cs"/>
          <w:rtl/>
        </w:rPr>
        <w:t xml:space="preserve"> </w:t>
      </w:r>
      <w:r w:rsidR="00FA791D" w:rsidRPr="00A76674">
        <w:rPr>
          <w:rStyle w:val="afffb"/>
          <w:rFonts w:hint="cs"/>
          <w:rtl/>
        </w:rPr>
        <w:t>י"ב אלף, משער העיר עד הקבר, ס' ריבוא</w:t>
      </w:r>
      <w:r w:rsidR="006F2879">
        <w:rPr>
          <w:rStyle w:val="afffb"/>
          <w:rFonts w:hint="cs"/>
          <w:rtl/>
        </w:rPr>
        <w:t>.</w:t>
      </w:r>
    </w:p>
    <w:p w14:paraId="5EA62F77" w14:textId="4555D206" w:rsidR="000E3858" w:rsidRPr="006F178A" w:rsidRDefault="000E3858" w:rsidP="00A76674">
      <w:pPr>
        <w:rPr>
          <w:rtl/>
        </w:rPr>
      </w:pPr>
      <w:r w:rsidRPr="00F05A14">
        <w:rPr>
          <w:rFonts w:cs="PFT_Frank" w:hint="cs"/>
          <w:b/>
          <w:bCs/>
          <w:szCs w:val="14"/>
          <w:rtl/>
        </w:rPr>
        <w:t>וה</w:t>
      </w:r>
      <w:r w:rsidRPr="00F05A14">
        <w:rPr>
          <w:rFonts w:cs="PFT_Frank"/>
          <w:b/>
          <w:bCs/>
          <w:szCs w:val="14"/>
          <w:rtl/>
        </w:rPr>
        <w:t>"</w:t>
      </w:r>
      <w:r w:rsidRPr="00F05A14">
        <w:rPr>
          <w:rFonts w:cs="PFT_Frank" w:hint="cs"/>
          <w:b/>
          <w:bCs/>
          <w:szCs w:val="14"/>
          <w:rtl/>
        </w:rPr>
        <w:t>מ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שקרא ושנה</w:t>
      </w:r>
      <w:r w:rsidR="001A45C7">
        <w:rPr>
          <w:rFonts w:hint="cs"/>
          <w:rtl/>
        </w:rPr>
        <w:t>,</w:t>
      </w:r>
      <w:r w:rsidRPr="006F178A">
        <w:rPr>
          <w:rFonts w:hint="cs"/>
          <w:rtl/>
        </w:rPr>
        <w:t xml:space="preserve"> אבל </w:t>
      </w:r>
      <w:r w:rsidR="001A45C7">
        <w:rPr>
          <w:rFonts w:hint="cs"/>
          <w:rtl/>
        </w:rPr>
        <w:t>ה</w:t>
      </w:r>
      <w:r>
        <w:rPr>
          <w:rFonts w:hint="cs"/>
          <w:rtl/>
        </w:rPr>
        <w:t xml:space="preserve">שונה </w:t>
      </w:r>
      <w:r w:rsidR="001A45C7">
        <w:rPr>
          <w:rFonts w:hint="cs"/>
          <w:rtl/>
        </w:rPr>
        <w:t>לאחרים</w:t>
      </w:r>
      <w:r>
        <w:rPr>
          <w:rFonts w:hint="cs"/>
          <w:rtl/>
        </w:rPr>
        <w:t xml:space="preserve"> אין </w:t>
      </w:r>
      <w:r w:rsidR="001A45C7">
        <w:rPr>
          <w:rFonts w:hint="cs"/>
          <w:rtl/>
        </w:rPr>
        <w:t xml:space="preserve">לו </w:t>
      </w:r>
      <w:r>
        <w:rPr>
          <w:rFonts w:hint="cs"/>
          <w:rtl/>
        </w:rPr>
        <w:t xml:space="preserve">שיעור. </w:t>
      </w:r>
    </w:p>
    <w:p w14:paraId="2877C73E" w14:textId="1E6B7193" w:rsidR="000E3858" w:rsidRPr="006F178A" w:rsidRDefault="003809EA" w:rsidP="000E3858">
      <w:pPr>
        <w:pStyle w:val="af3"/>
        <w:rPr>
          <w:rtl/>
        </w:rPr>
      </w:pPr>
      <w:r>
        <w:rPr>
          <w:rFonts w:ascii="MS Mincho" w:hAnsi="MS Mincho" w:hint="cs"/>
          <w:rtl/>
        </w:rPr>
        <w:t>****</w:t>
      </w:r>
    </w:p>
    <w:p w14:paraId="4EDE6911" w14:textId="64C45CCB" w:rsidR="0094084F" w:rsidRDefault="000E3858" w:rsidP="00743C64">
      <w:pPr>
        <w:pStyle w:val="36"/>
        <w:framePr w:wrap="notBeside"/>
        <w:rPr>
          <w:rtl/>
        </w:rPr>
      </w:pPr>
      <w:r w:rsidRPr="00743C64">
        <w:rPr>
          <w:rFonts w:hint="cs"/>
          <w:rtl/>
        </w:rPr>
        <w:t>רשב</w:t>
      </w:r>
      <w:r w:rsidRPr="00743C64">
        <w:rPr>
          <w:rtl/>
        </w:rPr>
        <w:t>"</w:t>
      </w:r>
      <w:r w:rsidRPr="00743C64">
        <w:rPr>
          <w:rFonts w:hint="cs"/>
          <w:rtl/>
        </w:rPr>
        <w:t>י</w:t>
      </w:r>
      <w:r w:rsidR="0094084F">
        <w:rPr>
          <w:rtl/>
        </w:rPr>
        <w:t>:</w:t>
      </w:r>
    </w:p>
    <w:p w14:paraId="0E777119" w14:textId="20895068" w:rsidR="00743C64" w:rsidRDefault="000E3858" w:rsidP="001A45C7">
      <w:pPr>
        <w:rPr>
          <w:rtl/>
        </w:rPr>
      </w:pPr>
      <w:r w:rsidRPr="00743C64">
        <w:rPr>
          <w:rtl/>
        </w:rPr>
        <w:t>חביבין ישראל לפני הקב"ה</w:t>
      </w:r>
      <w:r w:rsidRPr="00743C64">
        <w:rPr>
          <w:rFonts w:hint="cs"/>
          <w:rtl/>
        </w:rPr>
        <w:t xml:space="preserve"> </w:t>
      </w:r>
      <w:r w:rsidRPr="00743C64">
        <w:rPr>
          <w:rtl/>
        </w:rPr>
        <w:t>שבכל מקום שגלו שכינה עמהן</w:t>
      </w:r>
      <w:r w:rsidR="001A45C7" w:rsidRPr="00743C64">
        <w:rPr>
          <w:rFonts w:hint="cs"/>
          <w:rtl/>
        </w:rPr>
        <w:t xml:space="preserve"> </w:t>
      </w:r>
    </w:p>
    <w:p w14:paraId="1623554A" w14:textId="6E6E09B6" w:rsidR="000E3858" w:rsidRPr="006F178A" w:rsidRDefault="001A45C7" w:rsidP="001A45C7">
      <w:pPr>
        <w:rPr>
          <w:rtl/>
        </w:rPr>
      </w:pPr>
      <w:r w:rsidRPr="00743C64">
        <w:rPr>
          <w:rFonts w:hint="cs"/>
          <w:rtl/>
        </w:rPr>
        <w:t xml:space="preserve">- </w:t>
      </w:r>
      <w:r w:rsidR="000E3858">
        <w:rPr>
          <w:rFonts w:hint="cs"/>
          <w:rtl/>
        </w:rPr>
        <w:t>למצרים, לבבל,</w:t>
      </w:r>
      <w:r>
        <w:rPr>
          <w:rFonts w:hint="cs"/>
          <w:rtl/>
        </w:rPr>
        <w:t xml:space="preserve"> לאדום,</w:t>
      </w:r>
      <w:r w:rsidR="000E3858">
        <w:rPr>
          <w:rFonts w:hint="cs"/>
          <w:rtl/>
        </w:rPr>
        <w:t xml:space="preserve"> ואף </w:t>
      </w:r>
      <w:r>
        <w:rPr>
          <w:rFonts w:hint="cs"/>
          <w:rtl/>
        </w:rPr>
        <w:t>כשיגאלו</w:t>
      </w:r>
      <w:r w:rsidR="000E3858">
        <w:rPr>
          <w:rFonts w:hint="cs"/>
          <w:rtl/>
        </w:rPr>
        <w:t xml:space="preserve">  שב עמהן</w:t>
      </w:r>
      <w:r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מקראי</w:t>
      </w:r>
    </w:p>
    <w:p w14:paraId="69963E70" w14:textId="332477D8" w:rsidR="0094084F" w:rsidRDefault="0094084F" w:rsidP="00743C64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0D059CAD" w14:textId="778CA4AB" w:rsidR="00DF52ED" w:rsidRPr="006F178A" w:rsidRDefault="000E3858" w:rsidP="000E3858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בבבל</w:t>
      </w:r>
      <w:r w:rsidR="00DF52ED">
        <w:rPr>
          <w:rFonts w:hint="cs"/>
          <w:rtl/>
        </w:rPr>
        <w:t>:</w:t>
      </w:r>
      <w:r w:rsidRPr="006F178A">
        <w:rPr>
          <w:rtl/>
        </w:rPr>
        <w:t xml:space="preserve"> </w:t>
      </w:r>
      <w:r>
        <w:rPr>
          <w:rFonts w:hint="cs"/>
          <w:rtl/>
        </w:rPr>
        <w:t>שכינה ב</w:t>
      </w:r>
      <w:r w:rsidRPr="006F178A">
        <w:rPr>
          <w:rtl/>
        </w:rPr>
        <w:t>ב</w:t>
      </w:r>
      <w:r>
        <w:rPr>
          <w:rFonts w:hint="cs"/>
          <w:rtl/>
        </w:rPr>
        <w:t>יהכ</w:t>
      </w:r>
      <w:r w:rsidR="00DF52ED">
        <w:rPr>
          <w:rFonts w:hint="cs"/>
          <w:rtl/>
        </w:rPr>
        <w:t>"</w:t>
      </w:r>
      <w:r>
        <w:rPr>
          <w:rFonts w:hint="cs"/>
          <w:rtl/>
        </w:rPr>
        <w:t xml:space="preserve">נ דהוצל, </w:t>
      </w:r>
      <w:r w:rsidR="00DF52ED">
        <w:rPr>
          <w:rFonts w:hint="cs"/>
          <w:rtl/>
        </w:rPr>
        <w:t xml:space="preserve">או </w:t>
      </w:r>
      <w:r>
        <w:rPr>
          <w:rFonts w:hint="cs"/>
          <w:rtl/>
        </w:rPr>
        <w:t>בביהכ</w:t>
      </w:r>
      <w:r w:rsidR="00DF52ED">
        <w:rPr>
          <w:rFonts w:hint="cs"/>
          <w:rtl/>
        </w:rPr>
        <w:t>"</w:t>
      </w:r>
      <w:r>
        <w:rPr>
          <w:rFonts w:hint="cs"/>
          <w:rtl/>
        </w:rPr>
        <w:t>נ דיכניה</w:t>
      </w:r>
      <w:r w:rsidR="00DF52ED" w:rsidRPr="00D34738">
        <w:rPr>
          <w:rStyle w:val="afffb"/>
          <w:rFonts w:hint="cs"/>
          <w:rtl/>
        </w:rPr>
        <w:t xml:space="preserve"> שף ויתיב</w:t>
      </w:r>
    </w:p>
    <w:p w14:paraId="444C9EC1" w14:textId="23D20F65" w:rsidR="0094084F" w:rsidRDefault="00357E03" w:rsidP="00743C64">
      <w:pPr>
        <w:pStyle w:val="36"/>
        <w:framePr w:wrap="notBeside"/>
        <w:rPr>
          <w:rtl/>
        </w:rPr>
      </w:pPr>
      <w:r w:rsidRPr="00743C64">
        <w:rPr>
          <w:rFonts w:ascii="Times New Roman" w:hAnsi="Times New Roman" w:cs="Times New Roman" w:hint="cs"/>
          <w:rtl/>
        </w:rPr>
        <w:t>◦</w:t>
      </w:r>
      <w:r w:rsidRPr="00743C64">
        <w:rPr>
          <w:rtl/>
        </w:rPr>
        <w:t xml:space="preserve"> </w:t>
      </w:r>
      <w:r w:rsidR="000E3858" w:rsidRPr="00743C64">
        <w:rPr>
          <w:rtl/>
        </w:rPr>
        <w:t>אביי</w:t>
      </w:r>
      <w:r w:rsidR="0094084F">
        <w:rPr>
          <w:rtl/>
        </w:rPr>
        <w:t>:</w:t>
      </w:r>
    </w:p>
    <w:p w14:paraId="1DC909DB" w14:textId="5D313860" w:rsidR="000E3858" w:rsidRPr="006F178A" w:rsidRDefault="000E3858" w:rsidP="00DF52ED">
      <w:pPr>
        <w:rPr>
          <w:rtl/>
        </w:rPr>
      </w:pPr>
      <w:r>
        <w:rPr>
          <w:rFonts w:hint="cs"/>
          <w:rtl/>
        </w:rPr>
        <w:t>מתפלל שם</w:t>
      </w:r>
      <w:r w:rsidR="00DF52ED" w:rsidRPr="00A76674">
        <w:rPr>
          <w:rStyle w:val="afffb"/>
          <w:rFonts w:hint="cs"/>
          <w:rtl/>
        </w:rPr>
        <w:t xml:space="preserve"> </w:t>
      </w:r>
      <w:r w:rsidR="00DF52ED">
        <w:rPr>
          <w:rStyle w:val="afffb"/>
          <w:rFonts w:hint="cs"/>
          <w:rtl/>
        </w:rPr>
        <w:t>כ</w:t>
      </w:r>
      <w:r w:rsidR="00DF52ED" w:rsidRPr="00A76674">
        <w:rPr>
          <w:rStyle w:val="afffb"/>
          <w:rFonts w:hint="cs"/>
          <w:rtl/>
        </w:rPr>
        <w:t>שרחוק</w:t>
      </w:r>
      <w:r w:rsidR="00DF52ED">
        <w:rPr>
          <w:rStyle w:val="afffb"/>
          <w:rFonts w:hint="cs"/>
          <w:rtl/>
        </w:rPr>
        <w:t xml:space="preserve"> פרסה,</w:t>
      </w:r>
      <w:r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b/>
          <w:rtl/>
        </w:rPr>
        <w:t>אבוה דשמואל ולוי</w:t>
      </w:r>
      <w:r w:rsidR="00DF52ED" w:rsidRPr="00411327">
        <w:rPr>
          <w:rStyle w:val="afff"/>
          <w:rFonts w:hint="cs"/>
          <w:b/>
          <w:rtl/>
        </w:rPr>
        <w:t>:</w:t>
      </w:r>
      <w:r w:rsidRPr="00411327">
        <w:rPr>
          <w:rStyle w:val="afff"/>
          <w:b/>
          <w:rtl/>
        </w:rPr>
        <w:t xml:space="preserve"> </w:t>
      </w:r>
      <w:r w:rsidR="00DF52ED">
        <w:rPr>
          <w:rFonts w:hint="cs"/>
          <w:rtl/>
        </w:rPr>
        <w:t>יצאו משם כש</w:t>
      </w:r>
      <w:r w:rsidRPr="006F178A">
        <w:rPr>
          <w:rtl/>
        </w:rPr>
        <w:t xml:space="preserve">שמעו קול </w:t>
      </w:r>
      <w:r w:rsidR="00DF52ED">
        <w:rPr>
          <w:rFonts w:hint="cs"/>
          <w:rtl/>
        </w:rPr>
        <w:t>שכינה,</w:t>
      </w:r>
      <w:r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ר''ש</w:t>
      </w:r>
      <w:r w:rsidR="00DF52ED" w:rsidRPr="00411327">
        <w:rPr>
          <w:rStyle w:val="afff"/>
          <w:rFonts w:hint="cs"/>
          <w:b/>
          <w:rtl/>
        </w:rPr>
        <w:t>:</w:t>
      </w:r>
      <w:r w:rsidRPr="00411327">
        <w:rPr>
          <w:rStyle w:val="afff"/>
          <w:rFonts w:hint="cs"/>
          <w:b/>
          <w:rtl/>
        </w:rPr>
        <w:t xml:space="preserve"> </w:t>
      </w:r>
      <w:r>
        <w:rPr>
          <w:rFonts w:hint="cs"/>
          <w:rtl/>
        </w:rPr>
        <w:t>לא יצא,</w:t>
      </w:r>
      <w:r w:rsidR="00DF52ED">
        <w:rPr>
          <w:rFonts w:hint="cs"/>
          <w:rtl/>
        </w:rPr>
        <w:t xml:space="preserve"> והניחוהו המלאכים</w:t>
      </w:r>
      <w:r w:rsidR="00DF52ED" w:rsidRPr="00A76674">
        <w:rPr>
          <w:rStyle w:val="afffb"/>
          <w:rFonts w:hint="cs"/>
          <w:rtl/>
        </w:rPr>
        <w:t xml:space="preserve"> ש</w:t>
      </w:r>
      <w:r w:rsidR="00193A29">
        <w:rPr>
          <w:rStyle w:val="afffb"/>
          <w:rFonts w:hint="cs"/>
          <w:rtl/>
        </w:rPr>
        <w:t xml:space="preserve">היה </w:t>
      </w:r>
      <w:r w:rsidR="00DF52ED" w:rsidRPr="00A76674">
        <w:rPr>
          <w:rStyle w:val="afffb"/>
          <w:rFonts w:hint="cs"/>
          <w:rtl/>
        </w:rPr>
        <w:t>עיור</w:t>
      </w:r>
      <w:r w:rsidR="00193A29">
        <w:rPr>
          <w:rStyle w:val="afffb"/>
          <w:rFonts w:hint="cs"/>
          <w:rtl/>
        </w:rPr>
        <w:t>.</w:t>
      </w:r>
    </w:p>
    <w:p w14:paraId="4540148C" w14:textId="7DA11505" w:rsidR="0094084F" w:rsidRDefault="00193A29" w:rsidP="00193A29">
      <w:pPr>
        <w:pStyle w:val="36"/>
        <w:framePr w:wrap="notBeside"/>
        <w:rPr>
          <w:rtl/>
        </w:rPr>
      </w:pPr>
      <w:r w:rsidRPr="00193A29">
        <w:rPr>
          <w:rFonts w:hint="cs"/>
          <w:rtl/>
        </w:rPr>
        <w:t>רי''צ</w:t>
      </w:r>
      <w:r w:rsidR="0094084F">
        <w:rPr>
          <w:rFonts w:hint="cs"/>
          <w:rtl/>
        </w:rPr>
        <w:t>:</w:t>
      </w:r>
    </w:p>
    <w:p w14:paraId="452566A9" w14:textId="60A21658" w:rsidR="000E3858" w:rsidRPr="00411327" w:rsidRDefault="000E3858" w:rsidP="00193A29">
      <w:pPr>
        <w:spacing w:after="60"/>
        <w:rPr>
          <w:rStyle w:val="afff"/>
          <w:b/>
          <w:spacing w:val="-2"/>
          <w:rtl/>
        </w:rPr>
      </w:pPr>
      <w:r w:rsidRPr="00903C23">
        <w:rPr>
          <w:rStyle w:val="a4"/>
          <w:rFonts w:hint="cs"/>
          <w:rtl/>
        </w:rPr>
        <w:t>'</w:t>
      </w:r>
      <w:r w:rsidRPr="00903C23">
        <w:rPr>
          <w:rStyle w:val="a4"/>
          <w:rtl/>
        </w:rPr>
        <w:t>ואהי</w:t>
      </w:r>
      <w:r w:rsidR="00093CEA" w:rsidRPr="00903C23">
        <w:rPr>
          <w:rStyle w:val="a4"/>
          <w:rFonts w:hint="cs"/>
          <w:rtl/>
        </w:rPr>
        <w:t>..</w:t>
      </w:r>
      <w:r w:rsidRPr="00903C23">
        <w:rPr>
          <w:rStyle w:val="a4"/>
          <w:rtl/>
        </w:rPr>
        <w:t xml:space="preserve"> למקדש מעט</w:t>
      </w:r>
      <w:r w:rsidRPr="00903C23">
        <w:rPr>
          <w:rStyle w:val="a4"/>
          <w:rFonts w:hint="cs"/>
          <w:rtl/>
        </w:rPr>
        <w:t>'</w:t>
      </w:r>
      <w:r w:rsidRPr="00903C23">
        <w:rPr>
          <w:rStyle w:val="a4"/>
          <w:rtl/>
        </w:rPr>
        <w:t xml:space="preserve"> </w:t>
      </w:r>
      <w:r w:rsidR="00193A29" w:rsidRPr="00903C23">
        <w:rPr>
          <w:rStyle w:val="a4"/>
          <w:rFonts w:hint="cs"/>
          <w:rtl/>
        </w:rPr>
        <w:t>-</w:t>
      </w:r>
      <w:r w:rsidRPr="00357E03">
        <w:rPr>
          <w:spacing w:val="-2"/>
          <w:rtl/>
        </w:rPr>
        <w:t>אלו ב</w:t>
      </w:r>
      <w:r w:rsidRPr="00357E03">
        <w:rPr>
          <w:rFonts w:hint="cs"/>
          <w:spacing w:val="-2"/>
          <w:rtl/>
        </w:rPr>
        <w:t>יהכ</w:t>
      </w:r>
      <w:r w:rsidR="00093CEA" w:rsidRPr="00357E03">
        <w:rPr>
          <w:rFonts w:hint="cs"/>
          <w:spacing w:val="-2"/>
          <w:rtl/>
        </w:rPr>
        <w:t>"</w:t>
      </w:r>
      <w:r w:rsidRPr="00357E03">
        <w:rPr>
          <w:rFonts w:hint="cs"/>
          <w:spacing w:val="-2"/>
          <w:rtl/>
        </w:rPr>
        <w:t>נ וביהמ''ד</w:t>
      </w:r>
      <w:r w:rsidRPr="00357E03">
        <w:rPr>
          <w:spacing w:val="-2"/>
          <w:rtl/>
        </w:rPr>
        <w:t xml:space="preserve"> </w:t>
      </w:r>
      <w:r w:rsidR="00093CEA" w:rsidRPr="00357E03">
        <w:rPr>
          <w:rStyle w:val="afffb"/>
          <w:rFonts w:hint="cs"/>
          <w:spacing w:val="-2"/>
          <w:rtl/>
        </w:rPr>
        <w:t xml:space="preserve">או בית רב </w:t>
      </w:r>
      <w:r w:rsidRPr="00357E03">
        <w:rPr>
          <w:rFonts w:cs="PFT_Frank"/>
          <w:b/>
          <w:bCs/>
          <w:spacing w:val="-2"/>
          <w:szCs w:val="14"/>
          <w:rtl/>
        </w:rPr>
        <w:t>שבבבל</w:t>
      </w:r>
      <w:r w:rsidRPr="00357E03">
        <w:rPr>
          <w:spacing w:val="-2"/>
          <w:rtl/>
        </w:rPr>
        <w:t>.</w:t>
      </w:r>
      <w:r w:rsidRPr="00357E03">
        <w:rPr>
          <w:rFonts w:hint="cs"/>
          <w:spacing w:val="-2"/>
          <w:rtl/>
        </w:rPr>
        <w:t xml:space="preserve"> </w:t>
      </w:r>
    </w:p>
    <w:p w14:paraId="1CEDFC6D" w14:textId="346CEFCE" w:rsidR="0094084F" w:rsidRDefault="00093CEA" w:rsidP="00193A29">
      <w:pPr>
        <w:pStyle w:val="36"/>
        <w:framePr w:wrap="notBeside"/>
        <w:rPr>
          <w:rtl/>
        </w:rPr>
      </w:pPr>
      <w:r w:rsidRPr="00193A29">
        <w:rPr>
          <w:rFonts w:hint="cs"/>
          <w:rtl/>
        </w:rPr>
        <w:t>רבא</w:t>
      </w:r>
      <w:r w:rsidR="0094084F">
        <w:rPr>
          <w:rtl/>
        </w:rPr>
        <w:t>:</w:t>
      </w:r>
    </w:p>
    <w:p w14:paraId="063F33AB" w14:textId="0AD15D1E" w:rsidR="007B5C5C" w:rsidRDefault="000E3858" w:rsidP="000E3858">
      <w:pPr>
        <w:rPr>
          <w:rtl/>
        </w:rPr>
      </w:pPr>
      <w:r w:rsidRPr="006F178A">
        <w:rPr>
          <w:rFonts w:hint="cs"/>
          <w:rtl/>
        </w:rPr>
        <w:t xml:space="preserve">בתחילה גרסתי </w:t>
      </w:r>
      <w:r w:rsidRPr="00F05A14">
        <w:rPr>
          <w:rFonts w:cs="PFT_Frank" w:hint="cs"/>
          <w:b/>
          <w:bCs/>
          <w:szCs w:val="14"/>
          <w:rtl/>
        </w:rPr>
        <w:t>בביתי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1C56E445" w14:textId="293F783D" w:rsidR="000E3858" w:rsidRPr="006F178A" w:rsidRDefault="00093CEA" w:rsidP="00193A29">
      <w:pPr>
        <w:rPr>
          <w:rtl/>
        </w:rPr>
      </w:pPr>
      <w:r>
        <w:rPr>
          <w:rFonts w:hint="cs"/>
          <w:rtl/>
        </w:rPr>
        <w:t>כ</w:t>
      </w:r>
      <w:r w:rsidR="000E3858" w:rsidRPr="006F178A">
        <w:rPr>
          <w:rFonts w:hint="cs"/>
          <w:rtl/>
        </w:rPr>
        <w:t>ששמעתי</w:t>
      </w:r>
      <w:r w:rsidR="007B5C5C">
        <w:rPr>
          <w:rFonts w:hint="cs"/>
          <w:rtl/>
        </w:rPr>
        <w:t>:</w:t>
      </w:r>
      <w:r w:rsidR="000E3858" w:rsidRPr="006F178A">
        <w:rPr>
          <w:rFonts w:hint="cs"/>
          <w:rtl/>
        </w:rPr>
        <w:t xml:space="preserve"> </w:t>
      </w:r>
      <w:r w:rsidR="007B5C5C">
        <w:rPr>
          <w:rFonts w:hint="cs"/>
          <w:rtl/>
        </w:rPr>
        <w:t>'</w:t>
      </w:r>
      <w:r w:rsidR="000E3858" w:rsidRPr="004B27AF">
        <w:rPr>
          <w:rStyle w:val="a4"/>
          <w:rtl/>
        </w:rPr>
        <w:t xml:space="preserve">ה' אהבתי </w:t>
      </w:r>
      <w:r w:rsidR="000E3858" w:rsidRPr="00A76674">
        <w:rPr>
          <w:rStyle w:val="a4"/>
          <w:b/>
          <w:bCs/>
          <w:rtl/>
        </w:rPr>
        <w:t>מעון ביתך</w:t>
      </w:r>
      <w:r w:rsidR="007B5C5C">
        <w:rPr>
          <w:rStyle w:val="a4"/>
          <w:rFonts w:hint="cs"/>
          <w:b/>
          <w:bCs/>
          <w:rtl/>
        </w:rPr>
        <w:t>'</w:t>
      </w:r>
      <w:r w:rsidR="000E3858" w:rsidRPr="006F178A">
        <w:rPr>
          <w:rtl/>
        </w:rPr>
        <w:t xml:space="preserve"> - </w:t>
      </w:r>
      <w:r w:rsidR="000E3858" w:rsidRPr="006F178A">
        <w:rPr>
          <w:rFonts w:hint="cs"/>
          <w:rtl/>
        </w:rPr>
        <w:t xml:space="preserve">גרסתי </w:t>
      </w:r>
      <w:r w:rsidR="000E3858" w:rsidRPr="00F05A14">
        <w:rPr>
          <w:rFonts w:cs="PFT_Frank" w:hint="cs"/>
          <w:b/>
          <w:bCs/>
          <w:szCs w:val="14"/>
          <w:rtl/>
        </w:rPr>
        <w:t>בביהכ</w:t>
      </w:r>
      <w:r w:rsidRPr="00F05A14">
        <w:rPr>
          <w:rFonts w:cs="PFT_Frank" w:hint="cs"/>
          <w:b/>
          <w:bCs/>
          <w:szCs w:val="14"/>
          <w:rtl/>
        </w:rPr>
        <w:t>"</w:t>
      </w:r>
      <w:r w:rsidR="000E3858" w:rsidRPr="00F05A14">
        <w:rPr>
          <w:rFonts w:cs="PFT_Frank" w:hint="cs"/>
          <w:b/>
          <w:bCs/>
          <w:szCs w:val="14"/>
          <w:rtl/>
        </w:rPr>
        <w:t>נ</w:t>
      </w:r>
      <w:r w:rsidR="000E3858" w:rsidRPr="006F178A">
        <w:rPr>
          <w:rFonts w:hint="cs"/>
          <w:rtl/>
        </w:rPr>
        <w:t>.</w:t>
      </w:r>
    </w:p>
    <w:p w14:paraId="7790CF1B" w14:textId="5A680AA7" w:rsidR="0094084F" w:rsidRDefault="00D355BE" w:rsidP="00193A29">
      <w:pPr>
        <w:pStyle w:val="36"/>
        <w:framePr w:wrap="notBeside"/>
        <w:rPr>
          <w:rtl/>
        </w:rPr>
      </w:pPr>
      <w:r w:rsidRPr="00193A29">
        <w:rPr>
          <w:rFonts w:ascii="Times New Roman" w:hAnsi="Times New Roman" w:cs="Times New Roman" w:hint="cs"/>
          <w:rtl/>
        </w:rPr>
        <w:t>◦</w:t>
      </w:r>
      <w:r w:rsidRPr="00193A29">
        <w:rPr>
          <w:rFonts w:hint="cs"/>
          <w:rtl/>
        </w:rPr>
        <w:t xml:space="preserve"> </w:t>
      </w:r>
      <w:r w:rsidR="000E3858" w:rsidRPr="00193A29">
        <w:rPr>
          <w:rtl/>
        </w:rPr>
        <w:t>ר</w:t>
      </w:r>
      <w:r w:rsidR="00AA47A5" w:rsidRPr="00193A29">
        <w:rPr>
          <w:rFonts w:hint="cs"/>
          <w:rtl/>
        </w:rPr>
        <w:t>"א</w:t>
      </w:r>
      <w:r w:rsidR="000E3858" w:rsidRPr="00193A29">
        <w:rPr>
          <w:rtl/>
        </w:rPr>
        <w:t xml:space="preserve"> הקפר</w:t>
      </w:r>
      <w:r w:rsidR="0094084F">
        <w:rPr>
          <w:rtl/>
        </w:rPr>
        <w:t>:</w:t>
      </w:r>
    </w:p>
    <w:p w14:paraId="4C7FF7A5" w14:textId="31828764" w:rsidR="000E3858" w:rsidRPr="006F178A" w:rsidRDefault="00AA47A5" w:rsidP="000E4729">
      <w:pPr>
        <w:spacing w:after="60"/>
        <w:rPr>
          <w:rtl/>
        </w:rPr>
      </w:pPr>
      <w:r>
        <w:rPr>
          <w:rtl/>
        </w:rPr>
        <w:t>ב</w:t>
      </w:r>
      <w:r>
        <w:rPr>
          <w:rFonts w:hint="cs"/>
          <w:rtl/>
        </w:rPr>
        <w:t>יהכ"נ וביהמ''ד</w:t>
      </w:r>
      <w:r w:rsidRPr="006F178A">
        <w:rPr>
          <w:rtl/>
        </w:rPr>
        <w:t xml:space="preserve"> </w:t>
      </w:r>
      <w:r w:rsidRPr="00F05A14">
        <w:rPr>
          <w:rFonts w:cs="PFT_Frank" w:hint="cs"/>
          <w:b/>
          <w:bCs/>
          <w:szCs w:val="14"/>
          <w:rtl/>
        </w:rPr>
        <w:t>שבחו"ל</w:t>
      </w:r>
      <w:r>
        <w:rPr>
          <w:rFonts w:hint="cs"/>
          <w:rtl/>
        </w:rPr>
        <w:t xml:space="preserve"> </w:t>
      </w:r>
      <w:r w:rsidR="000E3858" w:rsidRPr="006F178A">
        <w:rPr>
          <w:rtl/>
        </w:rPr>
        <w:t xml:space="preserve">יקבעו </w:t>
      </w:r>
      <w:r w:rsidR="000E3858" w:rsidRPr="00F05A14">
        <w:rPr>
          <w:rFonts w:cs="PFT_Frank"/>
          <w:b/>
          <w:bCs/>
          <w:szCs w:val="14"/>
          <w:rtl/>
        </w:rPr>
        <w:t>בארץ ישראל</w:t>
      </w:r>
      <w:r w:rsidR="000E4729">
        <w:rPr>
          <w:rFonts w:hint="cs"/>
          <w:rtl/>
        </w:rPr>
        <w:t xml:space="preserve"> </w:t>
      </w:r>
      <w:r w:rsidR="000E3858" w:rsidRPr="006F178A">
        <w:rPr>
          <w:rFonts w:hint="cs"/>
          <w:rtl/>
        </w:rPr>
        <w:t>ק</w:t>
      </w:r>
      <w:r w:rsidR="000E3858" w:rsidRPr="006F178A">
        <w:rPr>
          <w:rtl/>
        </w:rPr>
        <w:t>"</w:t>
      </w:r>
      <w:r w:rsidR="000E3858" w:rsidRPr="006F178A">
        <w:rPr>
          <w:rFonts w:hint="cs"/>
          <w:rtl/>
        </w:rPr>
        <w:t>ו</w:t>
      </w:r>
      <w:r w:rsidR="000E3858" w:rsidRPr="006F178A">
        <w:rPr>
          <w:rtl/>
        </w:rPr>
        <w:t xml:space="preserve"> </w:t>
      </w:r>
      <w:r w:rsidR="000E3858">
        <w:rPr>
          <w:rFonts w:hint="cs"/>
          <w:rtl/>
        </w:rPr>
        <w:t>מ</w:t>
      </w:r>
      <w:r w:rsidR="000E3858" w:rsidRPr="009E45D3">
        <w:rPr>
          <w:rStyle w:val="a4"/>
          <w:rFonts w:hint="cs"/>
          <w:rtl/>
        </w:rPr>
        <w:t>ת</w:t>
      </w:r>
      <w:r w:rsidR="000E3858" w:rsidRPr="009E45D3">
        <w:rPr>
          <w:rStyle w:val="a4"/>
          <w:rtl/>
        </w:rPr>
        <w:t xml:space="preserve">בור וכרמל </w:t>
      </w:r>
      <w:r>
        <w:rPr>
          <w:rFonts w:hint="cs"/>
          <w:rtl/>
        </w:rPr>
        <w:t xml:space="preserve">שנקבעו שם כי באו למתן תורה </w:t>
      </w:r>
      <w:r w:rsidRPr="00A76674">
        <w:rPr>
          <w:rStyle w:val="afffb"/>
          <w:rFonts w:hint="cs"/>
          <w:rtl/>
        </w:rPr>
        <w:t>שעה אחת</w:t>
      </w:r>
    </w:p>
    <w:p w14:paraId="7BF019C3" w14:textId="0AF3EAAA" w:rsidR="0094084F" w:rsidRDefault="0094084F" w:rsidP="000E4729">
      <w:pPr>
        <w:pStyle w:val="36"/>
        <w:framePr w:wrap="notBeside"/>
        <w:rPr>
          <w:rtl/>
        </w:rPr>
      </w:pPr>
      <w:r>
        <w:rPr>
          <w:rFonts w:ascii="Times New Roman" w:hAnsi="Times New Roman" w:cs="Times New Roman" w:hint="cs"/>
          <w:rtl/>
        </w:rPr>
        <w:t>◦</w:t>
      </w:r>
    </w:p>
    <w:p w14:paraId="644C40D8" w14:textId="5B879871" w:rsidR="000E3858" w:rsidRPr="00411327" w:rsidRDefault="000E3858" w:rsidP="000E4729">
      <w:pPr>
        <w:rPr>
          <w:rStyle w:val="afff"/>
          <w:b/>
          <w:spacing w:val="-2"/>
          <w:rtl/>
        </w:rPr>
      </w:pPr>
      <w:r w:rsidRPr="000E4729">
        <w:rPr>
          <w:rStyle w:val="a4"/>
          <w:rFonts w:hint="cs"/>
          <w:rtl/>
        </w:rPr>
        <w:t>'</w:t>
      </w:r>
      <w:r w:rsidRPr="000E4729">
        <w:rPr>
          <w:rStyle w:val="a4"/>
          <w:rtl/>
        </w:rPr>
        <w:t xml:space="preserve">למה תרצדון הרים </w:t>
      </w:r>
      <w:r w:rsidRPr="000E4729">
        <w:rPr>
          <w:rStyle w:val="a4"/>
          <w:b/>
          <w:bCs/>
          <w:rtl/>
        </w:rPr>
        <w:t>גבננים</w:t>
      </w:r>
      <w:r w:rsidRPr="000E4729">
        <w:rPr>
          <w:rStyle w:val="a4"/>
          <w:rFonts w:hint="cs"/>
          <w:b/>
          <w:bCs/>
          <w:rtl/>
        </w:rPr>
        <w:t>'</w:t>
      </w:r>
      <w:r w:rsidRPr="000C0C8B">
        <w:rPr>
          <w:rFonts w:hint="cs"/>
          <w:spacing w:val="-2"/>
          <w:rtl/>
        </w:rPr>
        <w:t xml:space="preserve"> </w:t>
      </w:r>
      <w:r w:rsidRPr="000C0C8B">
        <w:rPr>
          <w:rFonts w:cs="PFT_Frank"/>
          <w:b/>
          <w:bCs/>
          <w:spacing w:val="-2"/>
          <w:szCs w:val="14"/>
          <w:rtl/>
        </w:rPr>
        <w:t>תרצו דין</w:t>
      </w:r>
      <w:r w:rsidRPr="000C0C8B">
        <w:rPr>
          <w:rStyle w:val="afffb"/>
          <w:spacing w:val="-2"/>
          <w:rtl/>
        </w:rPr>
        <w:t xml:space="preserve"> </w:t>
      </w:r>
      <w:r w:rsidRPr="000E4729">
        <w:rPr>
          <w:rStyle w:val="afffb"/>
          <w:spacing w:val="-4"/>
          <w:rtl/>
        </w:rPr>
        <w:t>עם סיני</w:t>
      </w:r>
      <w:r w:rsidRPr="000E4729">
        <w:rPr>
          <w:spacing w:val="-4"/>
          <w:rtl/>
        </w:rPr>
        <w:t xml:space="preserve">? </w:t>
      </w:r>
      <w:r w:rsidR="00AA47A5" w:rsidRPr="000E4729">
        <w:rPr>
          <w:rStyle w:val="afffb"/>
          <w:rFonts w:hint="cs"/>
          <w:spacing w:val="-4"/>
          <w:rtl/>
        </w:rPr>
        <w:t>אתם</w:t>
      </w:r>
      <w:r w:rsidR="00AA47A5" w:rsidRPr="000E4729">
        <w:rPr>
          <w:spacing w:val="-4"/>
          <w:rtl/>
        </w:rPr>
        <w:t xml:space="preserve"> </w:t>
      </w:r>
      <w:r w:rsidRPr="000E4729">
        <w:rPr>
          <w:rFonts w:cs="PFT_Frank"/>
          <w:b/>
          <w:bCs/>
          <w:spacing w:val="-4"/>
          <w:szCs w:val="14"/>
          <w:rtl/>
        </w:rPr>
        <w:t>בע</w:t>
      </w:r>
      <w:r w:rsidR="005B3547" w:rsidRPr="000E4729">
        <w:rPr>
          <w:rFonts w:cs="PFT_Frank" w:hint="cs"/>
          <w:b/>
          <w:bCs/>
          <w:spacing w:val="-4"/>
          <w:szCs w:val="14"/>
          <w:rtl/>
        </w:rPr>
        <w:t>לי מום</w:t>
      </w:r>
      <w:r w:rsidR="005B3547" w:rsidRPr="000E4729">
        <w:rPr>
          <w:rFonts w:hint="cs"/>
          <w:spacing w:val="-4"/>
          <w:rtl/>
        </w:rPr>
        <w:t xml:space="preserve"> </w:t>
      </w:r>
      <w:r w:rsidR="005B3547" w:rsidRPr="000E4729">
        <w:rPr>
          <w:rStyle w:val="afffb"/>
          <w:rFonts w:hint="cs"/>
          <w:spacing w:val="-4"/>
          <w:rtl/>
        </w:rPr>
        <w:t>אצלו</w:t>
      </w:r>
      <w:r w:rsidRPr="000E4729">
        <w:rPr>
          <w:spacing w:val="-4"/>
          <w:rtl/>
        </w:rPr>
        <w:t xml:space="preserve"> </w:t>
      </w:r>
      <w:r w:rsidR="00AA47A5" w:rsidRPr="000E4729">
        <w:rPr>
          <w:rStyle w:val="afffb"/>
          <w:rFonts w:hint="cs"/>
          <w:b/>
          <w:bCs/>
          <w:spacing w:val="-4"/>
          <w:rtl/>
        </w:rPr>
        <w:t>יהיר</w:t>
      </w:r>
      <w:r w:rsidR="00357E03" w:rsidRPr="000E4729">
        <w:rPr>
          <w:rStyle w:val="afffb"/>
          <w:rFonts w:hint="cs"/>
          <w:b/>
          <w:bCs/>
          <w:spacing w:val="-4"/>
          <w:rtl/>
        </w:rPr>
        <w:t>.</w:t>
      </w:r>
    </w:p>
    <w:p w14:paraId="7BF7203D" w14:textId="196B065C" w:rsidR="000E3858" w:rsidRDefault="000E3858" w:rsidP="000E3858">
      <w:pPr>
        <w:pStyle w:val="aff1"/>
        <w:rPr>
          <w:rtl/>
        </w:rPr>
      </w:pPr>
      <w:ins w:id="9848" w:author="מספור קטעי משנה" w:date="2026-10-06T06:45:35Z">
        <w:r>
          <w:rPr>
            <w:rStyle w:val="MisparKeta"/>
          </w:rPr>
          <w:t xml:space="preserve">ב. </w:t>
        </w:r>
      </w:ins>
      <w:r w:rsidRPr="006F178A">
        <w:rPr>
          <w:rtl/>
        </w:rPr>
        <w:lastRenderedPageBreak/>
        <w:t xml:space="preserve">אין עושין אותו </w:t>
      </w:r>
      <w:r w:rsidRPr="00A76674">
        <w:rPr>
          <w:b w:val="0"/>
          <w:bCs/>
          <w:rtl/>
        </w:rPr>
        <w:t>קפנדריא</w:t>
      </w:r>
      <w:r w:rsidR="00C47A45">
        <w:rPr>
          <w:rFonts w:hint="cs"/>
          <w:b w:val="0"/>
          <w:bCs/>
          <w:rtl/>
        </w:rPr>
        <w:t xml:space="preserve"> -</w:t>
      </w:r>
      <w:r w:rsidR="00211B20">
        <w:rPr>
          <w:rFonts w:hint="cs"/>
          <w:rtl/>
        </w:rPr>
        <w:t xml:space="preserve"> </w:t>
      </w:r>
      <w:r w:rsidR="00211B20" w:rsidRPr="00A76674">
        <w:rPr>
          <w:rStyle w:val="afffb"/>
          <w:rFonts w:hint="cs"/>
          <w:rtl/>
        </w:rPr>
        <w:t xml:space="preserve">עד </w:t>
      </w:r>
      <w:r w:rsidR="00211B20" w:rsidRPr="00A76674">
        <w:rPr>
          <w:rStyle w:val="afffb"/>
          <w:rFonts w:hint="cs"/>
          <w:b w:val="0"/>
          <w:bCs/>
          <w:rtl/>
        </w:rPr>
        <w:t>שאקיף דרי</w:t>
      </w:r>
      <w:r w:rsidR="00211B20">
        <w:rPr>
          <w:rStyle w:val="afffb"/>
          <w:rFonts w:hint="cs"/>
          <w:rtl/>
        </w:rPr>
        <w:t xml:space="preserve"> -אכנס בו</w:t>
      </w:r>
    </w:p>
    <w:p w14:paraId="4344E747" w14:textId="5AF4C736" w:rsidR="0094084F" w:rsidRDefault="00357E03" w:rsidP="009E224F">
      <w:pPr>
        <w:pStyle w:val="36"/>
        <w:framePr w:wrap="notBeside"/>
        <w:rPr>
          <w:rtl/>
        </w:rPr>
      </w:pPr>
      <w:r w:rsidRPr="009E224F">
        <w:rPr>
          <w:rFonts w:ascii="Times New Roman" w:hAnsi="Times New Roman" w:cs="Times New Roman" w:hint="cs"/>
          <w:rtl/>
        </w:rPr>
        <w:t>◦</w:t>
      </w:r>
      <w:r w:rsidRPr="009E224F">
        <w:rPr>
          <w:rtl/>
        </w:rPr>
        <w:t xml:space="preserve"> </w:t>
      </w:r>
      <w:r w:rsidR="000E3858" w:rsidRPr="009E224F">
        <w:rPr>
          <w:rtl/>
        </w:rPr>
        <w:t>ר</w:t>
      </w:r>
      <w:r w:rsidR="00211B20" w:rsidRPr="009E224F">
        <w:rPr>
          <w:rFonts w:hint="cs"/>
          <w:rtl/>
        </w:rPr>
        <w:t>"א</w:t>
      </w:r>
      <w:r w:rsidR="0094084F">
        <w:rPr>
          <w:rtl/>
        </w:rPr>
        <w:t>:</w:t>
      </w:r>
    </w:p>
    <w:p w14:paraId="7B84E74D" w14:textId="7579231C" w:rsidR="000E3858" w:rsidRPr="006F178A" w:rsidRDefault="009E224F" w:rsidP="00211B20">
      <w:pPr>
        <w:rPr>
          <w:rtl/>
        </w:rPr>
      </w:pPr>
      <w:r>
        <w:rPr>
          <w:rFonts w:hint="cs"/>
          <w:rtl/>
        </w:rPr>
        <w:t>ש</w:t>
      </w:r>
      <w:r w:rsidR="000E3858" w:rsidRPr="006F178A">
        <w:rPr>
          <w:rtl/>
        </w:rPr>
        <w:t>ביל מעיקרא</w:t>
      </w:r>
      <w:r w:rsidR="00211B20">
        <w:rPr>
          <w:rFonts w:hint="cs"/>
          <w:rtl/>
        </w:rPr>
        <w:t>,</w:t>
      </w:r>
      <w:r w:rsidR="00211B20" w:rsidRPr="00411327">
        <w:rPr>
          <w:rStyle w:val="afff"/>
          <w:rFonts w:hint="cs"/>
          <w:b/>
          <w:rtl/>
        </w:rPr>
        <w:t xml:space="preserve"> </w:t>
      </w:r>
      <w:r w:rsidR="00C0029C">
        <w:rPr>
          <w:rStyle w:val="afff"/>
          <w:b/>
          <w:rtl/>
        </w:rPr>
        <w:tab/>
      </w:r>
      <w:r w:rsidR="000E3858" w:rsidRPr="00411327">
        <w:rPr>
          <w:rStyle w:val="afff"/>
          <w:rFonts w:hint="cs"/>
          <w:b/>
          <w:rtl/>
        </w:rPr>
        <w:t>רנב</w:t>
      </w:r>
      <w:r w:rsidR="000E3858" w:rsidRPr="00411327">
        <w:rPr>
          <w:rStyle w:val="afff"/>
          <w:b/>
          <w:rtl/>
        </w:rPr>
        <w:t>"</w:t>
      </w:r>
      <w:r w:rsidR="000E3858" w:rsidRPr="00411327">
        <w:rPr>
          <w:rStyle w:val="afff"/>
          <w:rFonts w:hint="cs"/>
          <w:b/>
          <w:rtl/>
        </w:rPr>
        <w:t>י</w:t>
      </w:r>
      <w:r w:rsidR="000E3858" w:rsidRPr="00411327">
        <w:rPr>
          <w:rStyle w:val="afff"/>
          <w:b/>
          <w:rtl/>
        </w:rPr>
        <w:t xml:space="preserve">: </w:t>
      </w:r>
      <w:r w:rsidR="000E3858" w:rsidRPr="006F178A">
        <w:rPr>
          <w:rtl/>
        </w:rPr>
        <w:t xml:space="preserve">נכנס </w:t>
      </w:r>
      <w:r w:rsidR="00C0029C">
        <w:rPr>
          <w:rFonts w:hint="cs"/>
          <w:rtl/>
        </w:rPr>
        <w:t>ש</w:t>
      </w:r>
      <w:r w:rsidR="00211B20">
        <w:rPr>
          <w:rFonts w:hint="cs"/>
          <w:rtl/>
        </w:rPr>
        <w:t xml:space="preserve">לא </w:t>
      </w:r>
      <w:r w:rsidR="000E3858">
        <w:rPr>
          <w:rFonts w:hint="cs"/>
          <w:rtl/>
        </w:rPr>
        <w:t>ע"מ</w:t>
      </w:r>
      <w:r w:rsidR="000E3858">
        <w:rPr>
          <w:rtl/>
        </w:rPr>
        <w:t xml:space="preserve"> קפנדריא</w:t>
      </w:r>
      <w:r w:rsidR="00211B20">
        <w:rPr>
          <w:rFonts w:hint="cs"/>
          <w:rtl/>
        </w:rPr>
        <w:t xml:space="preserve"> -</w:t>
      </w:r>
      <w:r w:rsidR="000E3858" w:rsidRPr="006F178A">
        <w:rPr>
          <w:rtl/>
        </w:rPr>
        <w:t xml:space="preserve"> </w:t>
      </w:r>
      <w:r w:rsidR="000E3858" w:rsidRPr="00F05A14">
        <w:rPr>
          <w:rFonts w:cs="PFT_Frank"/>
          <w:b/>
          <w:bCs/>
          <w:szCs w:val="14"/>
          <w:rtl/>
        </w:rPr>
        <w:t>מותר</w:t>
      </w:r>
      <w:r w:rsidR="00211B20">
        <w:rPr>
          <w:rFonts w:hint="cs"/>
          <w:rtl/>
        </w:rPr>
        <w:t>.</w:t>
      </w:r>
    </w:p>
    <w:p w14:paraId="6B313804" w14:textId="2B7519D2" w:rsidR="0094084F" w:rsidRDefault="00357E03" w:rsidP="00262AB6">
      <w:pPr>
        <w:pStyle w:val="36"/>
        <w:framePr w:wrap="notBeside"/>
        <w:rPr>
          <w:rtl/>
        </w:rPr>
      </w:pPr>
      <w:r w:rsidRPr="00262AB6">
        <w:rPr>
          <w:rFonts w:ascii="Times New Roman" w:hAnsi="Times New Roman" w:cs="Times New Roman" w:hint="cs"/>
          <w:rtl/>
        </w:rPr>
        <w:t>◦</w:t>
      </w:r>
      <w:r w:rsidRPr="00262AB6">
        <w:rPr>
          <w:rtl/>
        </w:rPr>
        <w:t xml:space="preserve"> </w:t>
      </w:r>
      <w:r w:rsidR="000E3858" w:rsidRPr="00262AB6">
        <w:rPr>
          <w:rFonts w:hint="cs"/>
          <w:rtl/>
        </w:rPr>
        <w:t>מר</w:t>
      </w:r>
      <w:r w:rsidR="000E3858" w:rsidRPr="00262AB6">
        <w:rPr>
          <w:rtl/>
        </w:rPr>
        <w:t>"</w:t>
      </w:r>
      <w:r w:rsidR="000E3858" w:rsidRPr="00262AB6">
        <w:rPr>
          <w:rFonts w:hint="cs"/>
          <w:rtl/>
        </w:rPr>
        <w:t>ה</w:t>
      </w:r>
      <w:r w:rsidR="0094084F">
        <w:rPr>
          <w:rtl/>
        </w:rPr>
        <w:t>:</w:t>
      </w:r>
    </w:p>
    <w:p w14:paraId="09B75899" w14:textId="68E66EB0" w:rsidR="000E3858" w:rsidRPr="006F178A" w:rsidRDefault="000E3858" w:rsidP="00D34738">
      <w:pPr>
        <w:rPr>
          <w:rtl/>
        </w:rPr>
      </w:pPr>
      <w:r w:rsidRPr="006F178A">
        <w:rPr>
          <w:rtl/>
        </w:rPr>
        <w:t xml:space="preserve">הנכנס להתפלל </w:t>
      </w:r>
      <w:r w:rsidR="00B77CCB" w:rsidRPr="00F05A14">
        <w:rPr>
          <w:rFonts w:cs="PFT_Frank" w:hint="cs"/>
          <w:b/>
          <w:bCs/>
          <w:szCs w:val="14"/>
          <w:rtl/>
        </w:rPr>
        <w:t>מצוה</w:t>
      </w:r>
      <w:r w:rsidR="00B77CCB" w:rsidRPr="006F178A">
        <w:rPr>
          <w:rtl/>
        </w:rPr>
        <w:t xml:space="preserve"> </w:t>
      </w:r>
      <w:r w:rsidRPr="006F178A">
        <w:rPr>
          <w:rtl/>
        </w:rPr>
        <w:t>לעשות קפנדריא</w:t>
      </w:r>
      <w:r w:rsidR="00B77CCB">
        <w:rPr>
          <w:rFonts w:hint="cs"/>
          <w:rtl/>
        </w:rPr>
        <w:t xml:space="preserve"> </w:t>
      </w:r>
      <w:r w:rsidRPr="00D34738">
        <w:rPr>
          <w:rStyle w:val="a4"/>
          <w:rFonts w:hint="cs"/>
          <w:rtl/>
        </w:rPr>
        <w:t>ד</w:t>
      </w:r>
      <w:r w:rsidR="00B77CCB">
        <w:rPr>
          <w:rStyle w:val="a4"/>
          <w:rFonts w:hint="cs"/>
          <w:rtl/>
        </w:rPr>
        <w:t>'</w:t>
      </w:r>
      <w:r w:rsidRPr="00B77CCB">
        <w:rPr>
          <w:rStyle w:val="a4"/>
          <w:rtl/>
        </w:rPr>
        <w:t>הבא דרך שער</w:t>
      </w:r>
      <w:r w:rsidR="00B77CCB">
        <w:rPr>
          <w:rStyle w:val="a4"/>
          <w:rFonts w:hint="cs"/>
          <w:rtl/>
        </w:rPr>
        <w:t>..'</w:t>
      </w:r>
    </w:p>
    <w:p w14:paraId="59CEA86B" w14:textId="64083C67" w:rsidR="000E3858" w:rsidRPr="004B27AF" w:rsidRDefault="000E3858" w:rsidP="000E3858">
      <w:pPr>
        <w:pStyle w:val="aff1"/>
        <w:rPr>
          <w:rtl/>
        </w:rPr>
      </w:pPr>
      <w:ins w:id="9849" w:author="מספור קטעי משנה" w:date="2026-10-06T06:45:35Z">
        <w:r>
          <w:rPr>
            <w:rStyle w:val="MisparKeta"/>
          </w:rPr>
          <w:t xml:space="preserve">ג. </w:t>
        </w:r>
      </w:ins>
      <w:r w:rsidRPr="004B27AF">
        <w:rPr>
          <w:rtl/>
        </w:rPr>
        <w:t>עלו בו עשבים לא יתלוש</w:t>
      </w:r>
      <w:r w:rsidR="00C47A45">
        <w:rPr>
          <w:rFonts w:hint="cs"/>
          <w:rtl/>
        </w:rPr>
        <w:t xml:space="preserve"> -</w:t>
      </w:r>
      <w:r w:rsidRPr="004B27AF">
        <w:rPr>
          <w:rtl/>
        </w:rPr>
        <w:t xml:space="preserve"> מפני עגמת נפש.</w:t>
      </w:r>
    </w:p>
    <w:p w14:paraId="681FEB9B" w14:textId="06D4C72A" w:rsidR="000E3858" w:rsidRPr="009E45D3" w:rsidRDefault="000E3858" w:rsidP="000E3858">
      <w:pPr>
        <w:rPr>
          <w:rFonts w:cs="Guttman Vilna"/>
          <w:b/>
        </w:rPr>
      </w:pPr>
      <w:r w:rsidRPr="00F05A14">
        <w:rPr>
          <w:rFonts w:cs="PFT_Frank" w:hint="cs"/>
          <w:b/>
          <w:bCs/>
          <w:szCs w:val="14"/>
          <w:rtl/>
        </w:rPr>
        <w:t>לא</w:t>
      </w:r>
      <w:r w:rsidRPr="006F178A">
        <w:rPr>
          <w:rFonts w:hint="cs"/>
          <w:rtl/>
        </w:rPr>
        <w:t xml:space="preserve"> יאכיל</w:t>
      </w:r>
      <w:r w:rsidR="00C47A45">
        <w:rPr>
          <w:rFonts w:hint="cs"/>
          <w:rtl/>
        </w:rPr>
        <w:t>,</w:t>
      </w:r>
      <w:r w:rsidRPr="006F178A">
        <w:rPr>
          <w:rFonts w:hint="cs"/>
          <w:rtl/>
        </w:rPr>
        <w:t xml:space="preserve"> אבל ת</w:t>
      </w:r>
      <w:r w:rsidR="00C47A45">
        <w:rPr>
          <w:rFonts w:hint="cs"/>
          <w:rtl/>
        </w:rPr>
        <w:t>ו</w:t>
      </w:r>
      <w:r w:rsidRPr="006F178A">
        <w:rPr>
          <w:rFonts w:hint="cs"/>
          <w:rtl/>
        </w:rPr>
        <w:t>לש ו</w:t>
      </w:r>
      <w:r w:rsidR="00C47A45">
        <w:rPr>
          <w:rFonts w:hint="cs"/>
          <w:rtl/>
        </w:rPr>
        <w:t>מ</w:t>
      </w:r>
      <w:r w:rsidRPr="006F178A">
        <w:rPr>
          <w:rFonts w:hint="cs"/>
          <w:rtl/>
        </w:rPr>
        <w:t>ניח</w:t>
      </w:r>
      <w:r w:rsidR="00C47A45">
        <w:rPr>
          <w:rFonts w:hint="cs"/>
          <w:rtl/>
        </w:rPr>
        <w:t>.</w:t>
      </w:r>
    </w:p>
    <w:p w14:paraId="4B31EBC0" w14:textId="42D2274E" w:rsidR="0094084F" w:rsidRDefault="00C47A45" w:rsidP="00522D74">
      <w:pPr>
        <w:pStyle w:val="36"/>
        <w:framePr w:wrap="notBeside"/>
        <w:rPr>
          <w:rtl/>
        </w:rPr>
      </w:pPr>
      <w:r w:rsidRPr="00522D74">
        <w:rPr>
          <w:rFonts w:hint="cs"/>
          <w:rtl/>
        </w:rPr>
        <w:t>ת"ר</w:t>
      </w:r>
      <w:r w:rsidR="0094084F">
        <w:rPr>
          <w:rFonts w:hint="cs"/>
          <w:rtl/>
        </w:rPr>
        <w:t>:</w:t>
      </w:r>
    </w:p>
    <w:p w14:paraId="7E432A75" w14:textId="7B4618CA" w:rsidR="000E3858" w:rsidRDefault="000E3858" w:rsidP="00A55AA7">
      <w:pPr>
        <w:rPr>
          <w:rFonts w:cs="Guttman Vilna"/>
          <w:b/>
          <w:rtl/>
        </w:rPr>
      </w:pPr>
      <w:r w:rsidRPr="006F178A">
        <w:rPr>
          <w:rtl/>
        </w:rPr>
        <w:t xml:space="preserve">בית קברות </w:t>
      </w:r>
      <w:r w:rsidRPr="00F05A14">
        <w:rPr>
          <w:rFonts w:cs="PFT_Frank"/>
          <w:b/>
          <w:bCs/>
          <w:szCs w:val="14"/>
          <w:rtl/>
        </w:rPr>
        <w:t>אין</w:t>
      </w:r>
      <w:r w:rsidRPr="006F178A">
        <w:rPr>
          <w:rtl/>
        </w:rPr>
        <w:t xml:space="preserve"> נוהגין קלות ראש</w:t>
      </w:r>
      <w:r w:rsidRPr="006F178A">
        <w:rPr>
          <w:rFonts w:hint="cs"/>
          <w:rtl/>
        </w:rPr>
        <w:t xml:space="preserve"> </w:t>
      </w:r>
      <w:r w:rsidRPr="00D34738">
        <w:rPr>
          <w:rStyle w:val="afffb"/>
          <w:rFonts w:hint="cs"/>
          <w:rtl/>
        </w:rPr>
        <w:t>כבוד מתים</w:t>
      </w:r>
      <w:r w:rsidR="00A55AA7">
        <w:rPr>
          <w:rFonts w:hint="cs"/>
          <w:rtl/>
        </w:rPr>
        <w:t xml:space="preserve"> </w:t>
      </w:r>
      <w:r w:rsidRPr="00F05A14">
        <w:rPr>
          <w:rFonts w:cs="PFT_Frank" w:hint="cs"/>
          <w:b/>
          <w:bCs/>
          <w:szCs w:val="14"/>
          <w:rtl/>
        </w:rPr>
        <w:t>ולא</w:t>
      </w:r>
      <w:r w:rsidRPr="006F178A">
        <w:rPr>
          <w:rtl/>
        </w:rPr>
        <w:t xml:space="preserve"> מרעין בהמה, מוליכין אמת המים, </w:t>
      </w:r>
      <w:r>
        <w:rPr>
          <w:rFonts w:hint="cs"/>
          <w:rtl/>
        </w:rPr>
        <w:t>מ</w:t>
      </w:r>
      <w:r w:rsidRPr="006F178A">
        <w:rPr>
          <w:rtl/>
        </w:rPr>
        <w:t>לקטין עשבים</w:t>
      </w:r>
      <w:r w:rsidR="00A55AA7">
        <w:rPr>
          <w:rFonts w:hint="cs"/>
          <w:rtl/>
        </w:rPr>
        <w:t xml:space="preserve"> -</w:t>
      </w:r>
      <w:r w:rsidRPr="006F178A">
        <w:rPr>
          <w:rtl/>
        </w:rPr>
        <w:t xml:space="preserve"> ליקט שור</w:t>
      </w:r>
      <w:r w:rsidR="00A55AA7">
        <w:rPr>
          <w:rFonts w:hint="cs"/>
          <w:rtl/>
        </w:rPr>
        <w:t>ף שם</w:t>
      </w:r>
      <w:r w:rsidRPr="006F178A">
        <w:rPr>
          <w:rFonts w:hint="cs"/>
          <w:rtl/>
        </w:rPr>
        <w:t>.</w:t>
      </w:r>
    </w:p>
    <w:p>
      <w:pPr>
        <w:pStyle w:val="MishnaBatzad"/>
        <w:rPr>
          <w:ins w:id="20022" w:author="קלוד" w:date="2026-10-06T10:43:38Z"/>
        </w:rPr>
      </w:pPr>
      <w:ins w:id="20021" w:author="קלוד" w:date="2026-10-06T10:43:38Z">
        <w:r>
          <w:t xml:space="preserve">משנה ד</w:t>
        </w:r>
      </w:ins>
    </w:p>
    <w:p w14:paraId="71C0C396" w14:textId="4E4533BA" w:rsidR="000E3858" w:rsidRPr="006F178A" w:rsidRDefault="000E3858" w:rsidP="00B27A9A">
      <w:pPr>
        <w:pStyle w:val="afff8"/>
        <w:jc w:val="center"/>
        <w:rPr>
          <w:rtl/>
        </w:rPr>
      </w:pPr>
      <w:r w:rsidRPr="006F178A">
        <w:rPr>
          <w:rtl/>
        </w:rPr>
        <w:t>ר"</w:t>
      </w:r>
      <w:r w:rsidRPr="006F178A">
        <w:rPr>
          <w:rFonts w:hint="cs"/>
          <w:rtl/>
        </w:rPr>
        <w:t>ח</w:t>
      </w:r>
      <w:r w:rsidRPr="006F178A">
        <w:rPr>
          <w:rtl/>
        </w:rPr>
        <w:t xml:space="preserve"> אדר שחל בשבת - קורין </w:t>
      </w:r>
      <w:r w:rsidRPr="00D34738">
        <w:rPr>
          <w:rStyle w:val="a4"/>
          <w:rtl/>
        </w:rPr>
        <w:t>פרשת שקלים</w:t>
      </w:r>
      <w:r w:rsidR="00D367E1">
        <w:rPr>
          <w:rFonts w:hint="cs"/>
          <w:rtl/>
        </w:rPr>
        <w:t>,</w:t>
      </w:r>
    </w:p>
    <w:p w14:paraId="0B1C3FB7" w14:textId="03B2CCC2" w:rsidR="000E3858" w:rsidRPr="006F178A" w:rsidRDefault="000E3858" w:rsidP="000E3858">
      <w:pPr>
        <w:pStyle w:val="afb"/>
        <w:rPr>
          <w:rtl/>
        </w:rPr>
      </w:pPr>
      <w:r>
        <w:rPr>
          <w:rtl/>
        </w:rPr>
        <w:t xml:space="preserve">חל </w:t>
      </w:r>
      <w:r>
        <w:rPr>
          <w:rFonts w:hint="cs"/>
          <w:rtl/>
        </w:rPr>
        <w:t>ב</w:t>
      </w:r>
      <w:r w:rsidR="00D367E1">
        <w:rPr>
          <w:rFonts w:hint="cs"/>
          <w:rtl/>
        </w:rPr>
        <w:t>תוך</w:t>
      </w:r>
      <w:r>
        <w:rPr>
          <w:rFonts w:hint="cs"/>
          <w:rtl/>
        </w:rPr>
        <w:t xml:space="preserve"> השבוע</w:t>
      </w:r>
      <w:r w:rsidR="00D367E1">
        <w:rPr>
          <w:rFonts w:hint="cs"/>
          <w:rtl/>
        </w:rPr>
        <w:t>,</w:t>
      </w:r>
      <w:r w:rsidRPr="006F178A">
        <w:rPr>
          <w:rtl/>
        </w:rPr>
        <w:t xml:space="preserve"> מקדימין לשעבר, ומפסיקין לשבת אחרת</w:t>
      </w:r>
      <w:r w:rsidR="00D367E1">
        <w:rPr>
          <w:rFonts w:hint="cs"/>
          <w:rtl/>
        </w:rPr>
        <w:t>.</w:t>
      </w:r>
      <w:r w:rsidRPr="006F178A">
        <w:rPr>
          <w:rtl/>
        </w:rPr>
        <w:t xml:space="preserve"> </w:t>
      </w:r>
    </w:p>
    <w:p w14:paraId="3AF6F417" w14:textId="3243872B" w:rsidR="00D367E1" w:rsidRDefault="000E3858" w:rsidP="00D367E1">
      <w:pPr>
        <w:pStyle w:val="afb"/>
        <w:rPr>
          <w:rtl/>
        </w:rPr>
      </w:pPr>
      <w:r w:rsidRPr="00327263">
        <w:rPr>
          <w:rtl/>
        </w:rPr>
        <w:t xml:space="preserve">בשניה </w:t>
      </w:r>
      <w:r w:rsidRPr="00D34738">
        <w:rPr>
          <w:rStyle w:val="a4"/>
          <w:rtl/>
        </w:rPr>
        <w:t>זכור</w:t>
      </w:r>
      <w:r w:rsidR="00D367E1">
        <w:rPr>
          <w:rFonts w:hint="cs"/>
          <w:rtl/>
        </w:rPr>
        <w:t>.</w:t>
      </w:r>
      <w:r w:rsidRPr="00327263">
        <w:rPr>
          <w:rtl/>
        </w:rPr>
        <w:t xml:space="preserve"> בשלישית </w:t>
      </w:r>
      <w:r w:rsidRPr="00D34738">
        <w:rPr>
          <w:rStyle w:val="a4"/>
          <w:rtl/>
        </w:rPr>
        <w:t>פרה אדומה</w:t>
      </w:r>
      <w:r w:rsidR="00D367E1">
        <w:rPr>
          <w:rFonts w:hint="cs"/>
          <w:rtl/>
        </w:rPr>
        <w:t xml:space="preserve">. </w:t>
      </w:r>
      <w:r w:rsidRPr="00327263">
        <w:rPr>
          <w:rtl/>
        </w:rPr>
        <w:t xml:space="preserve">ברביעית </w:t>
      </w:r>
      <w:r w:rsidRPr="00D34738">
        <w:rPr>
          <w:rStyle w:val="a4"/>
          <w:rtl/>
        </w:rPr>
        <w:t>החדש הזה לכם</w:t>
      </w:r>
      <w:r w:rsidR="00D367E1">
        <w:rPr>
          <w:rFonts w:hint="cs"/>
          <w:rtl/>
        </w:rPr>
        <w:t>.</w:t>
      </w:r>
    </w:p>
    <w:p w14:paraId="032EB5BF" w14:textId="40709AFF" w:rsidR="000E3858" w:rsidRPr="00327263" w:rsidRDefault="000E3858" w:rsidP="00D367E1">
      <w:pPr>
        <w:pStyle w:val="afb"/>
        <w:rPr>
          <w:rtl/>
        </w:rPr>
      </w:pPr>
      <w:r w:rsidRPr="00327263">
        <w:rPr>
          <w:rtl/>
        </w:rPr>
        <w:t>בחמישית חוזרין לכסדרן.</w:t>
      </w:r>
    </w:p>
    <w:p w14:paraId="77B24668" w14:textId="1E58AF3A" w:rsidR="00E170E1" w:rsidRDefault="000E3858" w:rsidP="000E3858">
      <w:pPr>
        <w:pStyle w:val="afb"/>
        <w:rPr>
          <w:rtl/>
        </w:rPr>
      </w:pPr>
      <w:r w:rsidRPr="00327263">
        <w:rPr>
          <w:rtl/>
        </w:rPr>
        <w:t>לכל מפסיקין</w:t>
      </w:r>
      <w:r w:rsidR="00D367E1">
        <w:rPr>
          <w:rFonts w:hint="cs"/>
          <w:rtl/>
        </w:rPr>
        <w:t>:</w:t>
      </w:r>
      <w:r w:rsidRPr="00327263">
        <w:rPr>
          <w:rtl/>
        </w:rPr>
        <w:t xml:space="preserve"> </w:t>
      </w:r>
      <w:r w:rsidR="00E170E1">
        <w:rPr>
          <w:rtl/>
        </w:rPr>
        <w:tab/>
      </w:r>
      <w:r w:rsidR="000813F1">
        <w:rPr>
          <w:rFonts w:hint="cs"/>
          <w:rtl/>
        </w:rPr>
        <w:t>ל</w:t>
      </w:r>
      <w:r w:rsidRPr="00327263">
        <w:rPr>
          <w:rtl/>
        </w:rPr>
        <w:t xml:space="preserve">ראשי חדשים, </w:t>
      </w:r>
      <w:r w:rsidR="000813F1">
        <w:rPr>
          <w:rFonts w:hint="cs"/>
          <w:rtl/>
        </w:rPr>
        <w:t>ל</w:t>
      </w:r>
      <w:r w:rsidRPr="00327263">
        <w:rPr>
          <w:rtl/>
        </w:rPr>
        <w:t xml:space="preserve">חנוכה, </w:t>
      </w:r>
      <w:r w:rsidR="000813F1">
        <w:rPr>
          <w:rFonts w:hint="cs"/>
          <w:rtl/>
        </w:rPr>
        <w:t>ל</w:t>
      </w:r>
      <w:r w:rsidRPr="00327263">
        <w:rPr>
          <w:rtl/>
        </w:rPr>
        <w:t xml:space="preserve">פורים, </w:t>
      </w:r>
      <w:r w:rsidR="000813F1">
        <w:rPr>
          <w:rFonts w:hint="cs"/>
          <w:rtl/>
        </w:rPr>
        <w:t>ל</w:t>
      </w:r>
      <w:r w:rsidRPr="00327263">
        <w:rPr>
          <w:rtl/>
        </w:rPr>
        <w:t xml:space="preserve">תעניות, </w:t>
      </w:r>
    </w:p>
    <w:p w14:paraId="31FF1D4E" w14:textId="6C10893D" w:rsidR="000E3858" w:rsidRPr="00327263" w:rsidRDefault="00E170E1" w:rsidP="00B27A9A">
      <w:pPr>
        <w:pStyle w:val="afb"/>
        <w:spacing w:after="60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0813F1">
        <w:rPr>
          <w:rFonts w:hint="cs"/>
          <w:rtl/>
        </w:rPr>
        <w:t>ל</w:t>
      </w:r>
      <w:r w:rsidR="000E3858" w:rsidRPr="00327263">
        <w:rPr>
          <w:rtl/>
        </w:rPr>
        <w:t>מעמדות</w:t>
      </w:r>
      <w:r>
        <w:rPr>
          <w:rFonts w:hint="cs"/>
          <w:rtl/>
        </w:rPr>
        <w:t>,</w:t>
      </w:r>
      <w:r w:rsidR="000E3858" w:rsidRPr="00327263">
        <w:rPr>
          <w:rtl/>
        </w:rPr>
        <w:t xml:space="preserve"> ו</w:t>
      </w:r>
      <w:r w:rsidR="000813F1">
        <w:rPr>
          <w:rFonts w:hint="cs"/>
          <w:rtl/>
        </w:rPr>
        <w:t>ל</w:t>
      </w:r>
      <w:r w:rsidR="000E3858" w:rsidRPr="00327263">
        <w:rPr>
          <w:rtl/>
        </w:rPr>
        <w:t>יום הכיפורים.</w:t>
      </w:r>
    </w:p>
    <w:p w14:paraId="08AFC68B" w14:textId="4E7ECE6F" w:rsidR="0094084F" w:rsidRDefault="00724C49" w:rsidP="00B27A9A">
      <w:pPr>
        <w:pStyle w:val="36"/>
        <w:framePr w:wrap="notBeside"/>
        <w:rPr>
          <w:rtl/>
        </w:rPr>
      </w:pPr>
      <w:r w:rsidRPr="00B27A9A">
        <w:rPr>
          <w:rFonts w:hint="cs"/>
          <w:rtl/>
        </w:rPr>
        <w:t>תנן התם</w:t>
      </w:r>
      <w:r w:rsidR="0094084F">
        <w:rPr>
          <w:rFonts w:hint="cs"/>
          <w:rtl/>
        </w:rPr>
        <w:t>:</w:t>
      </w:r>
    </w:p>
    <w:p w14:paraId="75D638C2" w14:textId="443A392A" w:rsidR="000E3858" w:rsidRPr="006F178A" w:rsidRDefault="000E3858" w:rsidP="00724C49">
      <w:pPr>
        <w:rPr>
          <w:rtl/>
        </w:rPr>
      </w:pPr>
      <w:r w:rsidRPr="00AB10FC">
        <w:rPr>
          <w:rtl/>
        </w:rPr>
        <w:t>בא</w:t>
      </w:r>
      <w:r w:rsidR="00724C49">
        <w:rPr>
          <w:rFonts w:hint="cs"/>
          <w:rtl/>
        </w:rPr>
        <w:t>'</w:t>
      </w:r>
      <w:r w:rsidRPr="00AB10FC">
        <w:rPr>
          <w:rtl/>
        </w:rPr>
        <w:t xml:space="preserve"> אדר משמיעין על </w:t>
      </w:r>
      <w:r w:rsidRPr="00F05A14">
        <w:rPr>
          <w:rFonts w:cs="PFT_Frank"/>
          <w:b/>
          <w:bCs/>
          <w:szCs w:val="14"/>
          <w:rtl/>
        </w:rPr>
        <w:t>שקלים</w:t>
      </w:r>
      <w:r w:rsidR="00724C49">
        <w:rPr>
          <w:rFonts w:hint="cs"/>
          <w:rtl/>
        </w:rPr>
        <w:t xml:space="preserve"> </w:t>
      </w:r>
      <w:r w:rsidR="00724C49" w:rsidRPr="00D34738">
        <w:rPr>
          <w:rStyle w:val="afffb"/>
          <w:rFonts w:hint="cs"/>
          <w:rtl/>
        </w:rPr>
        <w:t>מפרש</w:t>
      </w:r>
      <w:r w:rsidRPr="00AB10FC">
        <w:rPr>
          <w:rtl/>
        </w:rPr>
        <w:t xml:space="preserve"> וכלאים</w:t>
      </w:r>
      <w:r w:rsidR="00724C49">
        <w:rPr>
          <w:rStyle w:val="afe"/>
          <w:rFonts w:hint="cs"/>
          <w:b/>
          <w:bCs w:val="0"/>
          <w:rtl/>
        </w:rPr>
        <w:t xml:space="preserve"> </w:t>
      </w:r>
      <w:r w:rsidRPr="00D34738">
        <w:rPr>
          <w:rStyle w:val="afffb"/>
          <w:rtl/>
        </w:rPr>
        <w:t>זמן זריעה</w:t>
      </w:r>
      <w:r w:rsidRPr="006F178A">
        <w:rPr>
          <w:rFonts w:ascii="Fb Fontext" w:hAnsi="Fb Fontext"/>
          <w:rtl/>
        </w:rPr>
        <w:t>.</w:t>
      </w:r>
    </w:p>
    <w:p w14:paraId="364C6E0D" w14:textId="14EE8692" w:rsidR="000E3858" w:rsidRPr="006F178A" w:rsidRDefault="000E3858" w:rsidP="00724C49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 xml:space="preserve">עלת חדש </w:t>
      </w:r>
      <w:r w:rsidRPr="00D34738">
        <w:rPr>
          <w:rStyle w:val="a4"/>
          <w:b/>
          <w:bCs/>
          <w:rtl/>
        </w:rPr>
        <w:t>בחדשו</w:t>
      </w:r>
      <w:r w:rsidRPr="00D34738">
        <w:rPr>
          <w:rStyle w:val="a4"/>
          <w:rFonts w:hint="cs"/>
          <w:b/>
          <w:bCs/>
          <w:rtl/>
        </w:rPr>
        <w:t>'</w:t>
      </w:r>
      <w:r w:rsidRPr="006F178A">
        <w:rPr>
          <w:rtl/>
        </w:rPr>
        <w:t xml:space="preserve"> </w:t>
      </w:r>
      <w:r w:rsidR="00FA591A">
        <w:rPr>
          <w:rFonts w:hint="cs"/>
          <w:rtl/>
        </w:rPr>
        <w:t xml:space="preserve">- </w:t>
      </w:r>
      <w:r w:rsidRPr="00F05A14">
        <w:rPr>
          <w:rFonts w:cs="PFT_Frank"/>
          <w:b/>
          <w:bCs/>
          <w:szCs w:val="14"/>
          <w:rtl/>
        </w:rPr>
        <w:t>חדש</w:t>
      </w:r>
      <w:r w:rsidRPr="006F178A">
        <w:rPr>
          <w:rtl/>
        </w:rPr>
        <w:t xml:space="preserve"> קרבן </w:t>
      </w:r>
      <w:r w:rsidR="00FA591A" w:rsidRPr="00D34738">
        <w:rPr>
          <w:rStyle w:val="afffb"/>
          <w:rFonts w:hint="cs"/>
          <w:rtl/>
        </w:rPr>
        <w:t>ב</w:t>
      </w:r>
      <w:r w:rsidR="00FA591A">
        <w:rPr>
          <w:rStyle w:val="afffb"/>
          <w:rFonts w:hint="cs"/>
          <w:rtl/>
        </w:rPr>
        <w:t>חודש</w:t>
      </w:r>
      <w:r w:rsidR="00FA591A" w:rsidRPr="00D34738">
        <w:rPr>
          <w:rStyle w:val="afffb"/>
          <w:rFonts w:hint="cs"/>
          <w:rtl/>
        </w:rPr>
        <w:t xml:space="preserve"> ניסן</w:t>
      </w:r>
      <w:r w:rsidR="00FA591A">
        <w:rPr>
          <w:rStyle w:val="afffb"/>
          <w:rFonts w:hint="cs"/>
          <w:rtl/>
        </w:rPr>
        <w:t xml:space="preserve"> </w:t>
      </w:r>
      <w:r w:rsidRPr="006F178A">
        <w:rPr>
          <w:rtl/>
        </w:rPr>
        <w:t>מתרומה חדשה</w:t>
      </w:r>
      <w:r w:rsidR="00F77084">
        <w:rPr>
          <w:rFonts w:hint="cs"/>
          <w:rtl/>
        </w:rPr>
        <w:t xml:space="preserve"> </w:t>
      </w:r>
      <w:r w:rsidR="00F77084" w:rsidRPr="00D34738">
        <w:rPr>
          <w:rStyle w:val="afffb"/>
          <w:rFonts w:hint="cs"/>
          <w:rtl/>
        </w:rPr>
        <w:t>שקלים</w:t>
      </w:r>
    </w:p>
    <w:p w14:paraId="5E49D8CC" w14:textId="77777777" w:rsidR="0094084F" w:rsidRDefault="00E33C11" w:rsidP="00E33C11">
      <w:pPr>
        <w:pStyle w:val="36"/>
        <w:framePr w:wrap="notBeside"/>
        <w:rPr>
          <w:rtl/>
        </w:rPr>
      </w:pPr>
      <w:r w:rsidRPr="00E33C11">
        <w:rPr>
          <w:rFonts w:hint="cs"/>
          <w:rtl/>
        </w:rPr>
        <w:t>לרבנן</w:t>
      </w:r>
      <w:r w:rsidR="0094084F">
        <w:rPr>
          <w:rFonts w:hint="cs"/>
          <w:rtl/>
        </w:rPr>
        <w:t>:</w:t>
      </w:r>
    </w:p>
    <w:p w14:paraId="235EB541" w14:textId="75CD412A" w:rsidR="00E33C11" w:rsidRDefault="000E3858" w:rsidP="00F77084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ו</w:t>
      </w:r>
      <w:r w:rsidRPr="00F05A14">
        <w:rPr>
          <w:rFonts w:cs="PFT_Frank" w:hint="cs"/>
          <w:b/>
          <w:bCs/>
          <w:szCs w:val="14"/>
          <w:rtl/>
        </w:rPr>
        <w:t>מ</w:t>
      </w:r>
      <w:r w:rsidR="00FA591A" w:rsidRPr="00F05A14">
        <w:rPr>
          <w:rFonts w:cs="PFT_Frank" w:hint="cs"/>
          <w:b/>
          <w:bCs/>
          <w:szCs w:val="14"/>
          <w:rtl/>
        </w:rPr>
        <w:t>כריזים</w:t>
      </w:r>
      <w:r w:rsidRPr="006F178A">
        <w:rPr>
          <w:rFonts w:hint="cs"/>
          <w:rtl/>
        </w:rPr>
        <w:t xml:space="preserve"> </w:t>
      </w:r>
      <w:r>
        <w:rPr>
          <w:rStyle w:val="afff"/>
          <w:rFonts w:hint="cs"/>
          <w:rtl/>
          <w:rPrChange w:id="9045" w:author="מנוע אמוראים" w:date="2026-10-05T16:41:43Z">
            <w:rPr>
              <w:rFonts w:hint="cs"/>
              <w:rtl/>
            </w:rPr>
          </w:rPrChange>
        </w:rPr>
        <w:t xml:space="preserve">מ</w:t>
      </w:r>
      <w:r>
        <w:rPr>
          <w:rStyle w:val="afff"/>
          <w:rFonts w:hint="cs"/>
          <w:rtl/>
          <w:rPrChange w:id="9046" w:author="מנוע אמוראים" w:date="2026-10-05T16:41:43Z">
            <w:rPr>
              <w:rFonts w:hint="cs"/>
              <w:rtl/>
            </w:rPr>
          </w:rPrChange>
        </w:rPr>
        <w:t xml:space="preserve">ר</w:t>
      </w:r>
      <w:r>
        <w:rPr>
          <w:rStyle w:val="afff"/>
          <w:rtl/>
          <w:rPrChange w:id="9047" w:author="מנוע אמוראים" w:date="2026-10-05T16:41:43Z">
            <w:rPr>
              <w:rtl/>
            </w:rPr>
          </w:rPrChange>
        </w:rPr>
        <w:t xml:space="preserve">"</w:t>
      </w:r>
      <w:r>
        <w:rPr>
          <w:rStyle w:val="afff"/>
          <w:rFonts w:hint="cs"/>
          <w:rtl/>
          <w:rPrChange w:id="9048" w:author="מנוע אמוראים" w:date="2026-10-05T16:41:43Z">
            <w:rPr>
              <w:rFonts w:hint="cs"/>
              <w:rtl/>
            </w:rPr>
          </w:rPrChange>
        </w:rPr>
        <w:t xml:space="preserve">ח</w:t>
      </w:r>
      <w:r>
        <w:rPr>
          <w:rFonts w:hint="cs"/>
          <w:rtl/>
        </w:rPr>
        <w:t xml:space="preserve"> אדר</w:t>
      </w:r>
      <w:r w:rsidR="00FA591A">
        <w:rPr>
          <w:rFonts w:hint="cs"/>
          <w:rtl/>
        </w:rPr>
        <w:t xml:space="preserve">: </w:t>
      </w:r>
      <w:r w:rsidR="00E33C11">
        <w:rPr>
          <w:rStyle w:val="afff"/>
          <w:rFonts w:hint="cs"/>
          <w:b/>
          <w:rtl/>
        </w:rPr>
        <w:t xml:space="preserve">- </w:t>
      </w:r>
      <w:r w:rsidR="00FA591A" w:rsidRPr="00F05A14">
        <w:rPr>
          <w:rFonts w:cs="PFT_Frank" w:hint="cs"/>
          <w:b/>
          <w:bCs/>
          <w:szCs w:val="14"/>
          <w:rtl/>
        </w:rPr>
        <w:t>ל' יום</w:t>
      </w:r>
      <w:r w:rsidR="00FA591A" w:rsidRPr="006F178A">
        <w:rPr>
          <w:rFonts w:hint="cs"/>
          <w:rtl/>
        </w:rPr>
        <w:t xml:space="preserve"> קודם החג</w:t>
      </w:r>
      <w:r w:rsidR="00FA591A">
        <w:rPr>
          <w:rFonts w:hint="cs"/>
          <w:rtl/>
        </w:rPr>
        <w:t xml:space="preserve"> </w:t>
      </w:r>
      <w:r w:rsidR="00FA591A" w:rsidRPr="006F178A">
        <w:rPr>
          <w:rFonts w:hint="cs"/>
          <w:rtl/>
        </w:rPr>
        <w:t xml:space="preserve">שואלין </w:t>
      </w:r>
      <w:r w:rsidR="00FA591A">
        <w:rPr>
          <w:rFonts w:hint="cs"/>
          <w:rtl/>
        </w:rPr>
        <w:t>בהלכות,</w:t>
      </w:r>
      <w:r w:rsidR="00FA591A" w:rsidRPr="006F178A">
        <w:rPr>
          <w:rFonts w:hint="cs"/>
          <w:rtl/>
        </w:rPr>
        <w:t xml:space="preserve"> </w:t>
      </w:r>
    </w:p>
    <w:p w14:paraId="4E3B5D52" w14:textId="77777777" w:rsidR="0094084F" w:rsidRDefault="00FA591A" w:rsidP="00E33C11">
      <w:pPr>
        <w:pStyle w:val="36"/>
        <w:framePr w:wrap="notBeside"/>
        <w:rPr>
          <w:rtl/>
        </w:rPr>
      </w:pPr>
      <w:r w:rsidRPr="00E33C11">
        <w:rPr>
          <w:rFonts w:hint="cs"/>
          <w:rtl/>
        </w:rPr>
        <w:t>ול</w:t>
      </w:r>
      <w:r w:rsidR="000E3858" w:rsidRPr="00E33C11">
        <w:rPr>
          <w:rFonts w:hint="cs"/>
          <w:rtl/>
        </w:rPr>
        <w:t>רשב</w:t>
      </w:r>
      <w:r w:rsidR="000E3858" w:rsidRPr="00E33C11">
        <w:rPr>
          <w:rtl/>
        </w:rPr>
        <w:t>"</w:t>
      </w:r>
      <w:r w:rsidR="000E3858" w:rsidRPr="00E33C11">
        <w:rPr>
          <w:rFonts w:hint="cs"/>
          <w:rtl/>
        </w:rPr>
        <w:t>ג</w:t>
      </w:r>
      <w:r w:rsidR="0094084F">
        <w:rPr>
          <w:rFonts w:hint="cs"/>
          <w:rtl/>
        </w:rPr>
        <w:t>:</w:t>
      </w:r>
    </w:p>
    <w:p w14:paraId="2D26C111" w14:textId="37BC4F4F" w:rsidR="000E3858" w:rsidRPr="00AB10FC" w:rsidRDefault="00F77084" w:rsidP="00CD50BF">
      <w:pPr>
        <w:spacing w:after="60"/>
        <w:rPr>
          <w:rtl/>
        </w:rPr>
      </w:pPr>
      <w:r w:rsidRPr="00F05A14">
        <w:rPr>
          <w:rFonts w:cs="PFT_Frank" w:hint="cs"/>
          <w:b/>
          <w:bCs/>
          <w:szCs w:val="14"/>
          <w:rtl/>
        </w:rPr>
        <w:t>דשבועיים,</w:t>
      </w:r>
      <w:r w:rsidR="000E3858" w:rsidRPr="006F178A">
        <w:rPr>
          <w:rFonts w:hint="cs"/>
          <w:rtl/>
        </w:rPr>
        <w:t xml:space="preserve"> </w:t>
      </w:r>
      <w:r w:rsidR="000E3858" w:rsidRPr="00AB10FC">
        <w:rPr>
          <w:rFonts w:hint="eastAsia"/>
          <w:rtl/>
        </w:rPr>
        <w:t>כיון</w:t>
      </w:r>
      <w:r w:rsidR="000E3858" w:rsidRPr="00AB10FC">
        <w:rPr>
          <w:rtl/>
        </w:rPr>
        <w:t xml:space="preserve"> </w:t>
      </w:r>
      <w:r>
        <w:rPr>
          <w:rFonts w:hint="cs"/>
          <w:rtl/>
        </w:rPr>
        <w:t>ש</w:t>
      </w:r>
      <w:r w:rsidR="000E3858" w:rsidRPr="00AB10FC">
        <w:rPr>
          <w:rFonts w:hint="eastAsia"/>
          <w:rtl/>
        </w:rPr>
        <w:t>בט</w:t>
      </w:r>
      <w:r w:rsidR="000E3858" w:rsidRPr="00AB10FC">
        <w:rPr>
          <w:rtl/>
        </w:rPr>
        <w:t xml:space="preserve">"ו שולחנות יושבין </w:t>
      </w:r>
      <w:r w:rsidRPr="00D34738">
        <w:rPr>
          <w:rStyle w:val="afffb"/>
          <w:rFonts w:hint="cs"/>
          <w:rtl/>
        </w:rPr>
        <w:t>לפרוט</w:t>
      </w:r>
      <w:r>
        <w:rPr>
          <w:rStyle w:val="afffb"/>
          <w:rFonts w:hint="cs"/>
          <w:rtl/>
        </w:rPr>
        <w:t>.</w:t>
      </w:r>
    </w:p>
    <w:p w14:paraId="0B21FFB5" w14:textId="3AFF15B2" w:rsidR="00EB235D" w:rsidRDefault="000E3858" w:rsidP="00EB235D">
      <w:pPr>
        <w:pStyle w:val="aff1"/>
        <w:spacing w:before="0"/>
        <w:rPr>
          <w:rtl/>
        </w:rPr>
      </w:pPr>
      <w:ins w:id="9816" w:author="מספור קטעי משנה" w:date="2026-10-06T10:04:46Z">
        <w:r>
          <w:rPr>
            <w:rStyle w:val="MisparKeta"/>
          </w:rPr>
          <w:t xml:space="preserve">ד. </w:t>
        </w:r>
      </w:ins>
      <w:r w:rsidRPr="00F05A14">
        <w:rPr>
          <w:rtl/>
        </w:rPr>
        <w:t>פרשת שקלים</w:t>
      </w:r>
    </w:p>
    <w:p w14:paraId="5AA9445B" w14:textId="203F0EAD" w:rsidR="000E3858" w:rsidRPr="009A4CE4" w:rsidRDefault="000E3858" w:rsidP="00EB235D">
      <w:pPr>
        <w:jc w:val="center"/>
        <w:rPr>
          <w:rFonts w:cs="PFT_Frank"/>
          <w:b/>
          <w:bCs/>
          <w:szCs w:val="14"/>
          <w:rtl/>
        </w:rPr>
      </w:pPr>
      <w:r w:rsidRPr="00411327">
        <w:rPr>
          <w:rStyle w:val="afff"/>
          <w:b/>
          <w:rtl/>
        </w:rPr>
        <w:t>רב:</w:t>
      </w:r>
      <w:r w:rsidRPr="009E3565">
        <w:rPr>
          <w:rStyle w:val="a4"/>
          <w:rtl/>
        </w:rPr>
        <w:t xml:space="preserve"> </w:t>
      </w:r>
      <w:r w:rsidR="00F77084">
        <w:rPr>
          <w:rStyle w:val="a4"/>
          <w:rFonts w:hint="cs"/>
          <w:rtl/>
        </w:rPr>
        <w:t>'</w:t>
      </w:r>
      <w:r w:rsidRPr="009E3565">
        <w:rPr>
          <w:rStyle w:val="a4"/>
          <w:rtl/>
        </w:rPr>
        <w:t>צו</w:t>
      </w:r>
      <w:r w:rsidR="00F77084">
        <w:rPr>
          <w:rStyle w:val="a4"/>
          <w:rFonts w:hint="cs"/>
          <w:rtl/>
        </w:rPr>
        <w:t>..</w:t>
      </w:r>
      <w:r w:rsidRPr="009E3565">
        <w:rPr>
          <w:rStyle w:val="a4"/>
          <w:rtl/>
        </w:rPr>
        <w:t xml:space="preserve"> את קרבני לחמי</w:t>
      </w:r>
      <w:r w:rsidR="00F77084" w:rsidRPr="00411327">
        <w:rPr>
          <w:rStyle w:val="afff"/>
          <w:rFonts w:hint="cs"/>
          <w:b/>
          <w:rtl/>
        </w:rPr>
        <w:t xml:space="preserve">', </w:t>
      </w:r>
      <w:r w:rsidR="00EB235D">
        <w:rPr>
          <w:rStyle w:val="afff"/>
          <w:b/>
          <w:rtl/>
        </w:rPr>
        <w:tab/>
      </w:r>
      <w:r w:rsidR="00EB235D">
        <w:rPr>
          <w:rStyle w:val="afff"/>
          <w:b/>
          <w:rtl/>
        </w:rPr>
        <w:tab/>
      </w:r>
      <w:r w:rsidRPr="00411327">
        <w:rPr>
          <w:rStyle w:val="afff"/>
          <w:b/>
          <w:rtl/>
        </w:rPr>
        <w:t xml:space="preserve">שמואל: </w:t>
      </w:r>
      <w:r w:rsidR="00F77084">
        <w:rPr>
          <w:rStyle w:val="a4"/>
          <w:rFonts w:hint="cs"/>
          <w:rtl/>
        </w:rPr>
        <w:t>'</w:t>
      </w:r>
      <w:r w:rsidRPr="00D34738">
        <w:rPr>
          <w:rStyle w:val="a4"/>
          <w:rtl/>
        </w:rPr>
        <w:t>כי תשא</w:t>
      </w:r>
      <w:r w:rsidR="00F77084">
        <w:rPr>
          <w:rStyle w:val="a4"/>
          <w:rFonts w:hint="cs"/>
          <w:rtl/>
        </w:rPr>
        <w:t>'</w:t>
      </w:r>
      <w:r w:rsidR="00F77084">
        <w:rPr>
          <w:rFonts w:ascii="Fb Fontext" w:hAnsi="Fb Fontext" w:hint="cs"/>
          <w:rtl/>
        </w:rPr>
        <w:t>.</w:t>
      </w:r>
    </w:p>
    <w:p w14:paraId="63F744BC" w14:textId="45EB3189" w:rsidR="0094084F" w:rsidRDefault="00677D79" w:rsidP="002E7692">
      <w:pPr>
        <w:pStyle w:val="36"/>
        <w:framePr w:wrap="notBeside"/>
        <w:rPr>
          <w:rtl/>
        </w:rPr>
      </w:pPr>
      <w:r w:rsidRPr="002E7692">
        <w:rPr>
          <w:rFonts w:hint="cs"/>
          <w:rtl/>
        </w:rPr>
        <w:t xml:space="preserve">א. </w:t>
      </w:r>
      <w:r w:rsidR="000E3858" w:rsidRPr="002E7692">
        <w:rPr>
          <w:rtl/>
        </w:rPr>
        <w:t xml:space="preserve">למ"ד </w:t>
      </w:r>
      <w:r w:rsidR="002E670A" w:rsidRPr="002E7692">
        <w:rPr>
          <w:rtl/>
        </w:rPr>
        <w:t>תשא</w:t>
      </w:r>
      <w:r w:rsidR="0094084F">
        <w:rPr>
          <w:rFonts w:hint="cs"/>
          <w:rtl/>
        </w:rPr>
        <w:t>:</w:t>
      </w:r>
    </w:p>
    <w:p w14:paraId="4EDA334C" w14:textId="7AD92E2A" w:rsidR="002E670A" w:rsidRPr="009A4CE4" w:rsidRDefault="000E3858" w:rsidP="000E3858">
      <w:pPr>
        <w:rPr>
          <w:rFonts w:cs="PFT_Frank"/>
          <w:b/>
          <w:bCs/>
          <w:szCs w:val="14"/>
          <w:rtl/>
        </w:rPr>
      </w:pPr>
      <w:r w:rsidRPr="006F178A">
        <w:rPr>
          <w:rFonts w:hint="cs"/>
          <w:rtl/>
        </w:rPr>
        <w:t>כת</w:t>
      </w:r>
      <w:r>
        <w:rPr>
          <w:rFonts w:hint="cs"/>
          <w:rtl/>
        </w:rPr>
        <w:t>ו</w:t>
      </w:r>
      <w:r w:rsidRPr="006F178A">
        <w:rPr>
          <w:rFonts w:hint="cs"/>
          <w:rtl/>
        </w:rPr>
        <w:t xml:space="preserve">ב </w:t>
      </w:r>
      <w:r w:rsidRPr="00F05A14">
        <w:rPr>
          <w:rFonts w:cs="PFT_Frank" w:hint="cs"/>
          <w:b/>
          <w:bCs/>
          <w:szCs w:val="14"/>
          <w:rtl/>
        </w:rPr>
        <w:t>שקלים</w:t>
      </w:r>
      <w:r w:rsidR="002E670A" w:rsidRPr="00F05A14">
        <w:rPr>
          <w:rFonts w:cs="PFT_Frank" w:hint="cs"/>
          <w:b/>
          <w:bCs/>
          <w:szCs w:val="14"/>
          <w:rtl/>
        </w:rPr>
        <w:t xml:space="preserve">, </w:t>
      </w:r>
      <w:r w:rsidR="00CD50BF">
        <w:rPr>
          <w:rStyle w:val="afff"/>
          <w:b/>
          <w:rtl/>
        </w:rPr>
        <w:tab/>
      </w:r>
      <w:r w:rsidR="002E670A" w:rsidRPr="00411327">
        <w:rPr>
          <w:rStyle w:val="afff"/>
          <w:rFonts w:hint="cs"/>
          <w:b/>
          <w:rtl/>
        </w:rPr>
        <w:t>ולאידך:</w:t>
      </w:r>
      <w:r w:rsidRPr="006F178A"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 xml:space="preserve">כר"ט </w:t>
      </w:r>
      <w:r w:rsidR="002E670A">
        <w:rPr>
          <w:rStyle w:val="a4"/>
          <w:rFonts w:hint="cs"/>
          <w:b/>
          <w:bCs/>
          <w:rtl/>
        </w:rPr>
        <w:t>'</w:t>
      </w:r>
      <w:r w:rsidR="002E670A" w:rsidRPr="00903031">
        <w:rPr>
          <w:rStyle w:val="a4"/>
          <w:b/>
          <w:bCs/>
          <w:rtl/>
        </w:rPr>
        <w:t>בחדשו</w:t>
      </w:r>
      <w:r w:rsidR="002E670A" w:rsidRPr="00903031">
        <w:rPr>
          <w:rStyle w:val="a4"/>
          <w:rFonts w:hint="cs"/>
          <w:b/>
          <w:bCs/>
          <w:rtl/>
        </w:rPr>
        <w:t>'</w:t>
      </w:r>
      <w:r w:rsidR="002E670A" w:rsidRPr="006F178A">
        <w:rPr>
          <w:rtl/>
        </w:rPr>
        <w:t xml:space="preserve"> </w:t>
      </w:r>
      <w:r w:rsidR="002E670A">
        <w:rPr>
          <w:rFonts w:hint="cs"/>
          <w:rtl/>
        </w:rPr>
        <w:t xml:space="preserve">- </w:t>
      </w:r>
      <w:r w:rsidR="002E670A" w:rsidRPr="00F05A14">
        <w:rPr>
          <w:rFonts w:cs="PFT_Frank"/>
          <w:b/>
          <w:bCs/>
          <w:szCs w:val="14"/>
          <w:rtl/>
        </w:rPr>
        <w:t>חדש</w:t>
      </w:r>
      <w:r w:rsidR="002E670A" w:rsidRPr="006F178A">
        <w:rPr>
          <w:rtl/>
        </w:rPr>
        <w:t xml:space="preserve"> </w:t>
      </w:r>
      <w:r w:rsidR="002E670A">
        <w:rPr>
          <w:rFonts w:hint="cs"/>
          <w:rtl/>
        </w:rPr>
        <w:t>קרבן.</w:t>
      </w:r>
    </w:p>
    <w:p w14:paraId="283C4CFF" w14:textId="0155F5CC" w:rsidR="0094084F" w:rsidRDefault="002E670A" w:rsidP="002E7692">
      <w:pPr>
        <w:pStyle w:val="36"/>
        <w:framePr w:wrap="notBeside"/>
        <w:rPr>
          <w:rtl/>
        </w:rPr>
      </w:pPr>
      <w:r w:rsidRPr="002E7692">
        <w:rPr>
          <w:rFonts w:hint="cs"/>
          <w:rtl/>
        </w:rPr>
        <w:t xml:space="preserve">ב. </w:t>
      </w:r>
      <w:r w:rsidR="000E3858" w:rsidRPr="002E7692">
        <w:rPr>
          <w:rtl/>
        </w:rPr>
        <w:t xml:space="preserve">למ"ד </w:t>
      </w:r>
      <w:r w:rsidRPr="002E7692">
        <w:rPr>
          <w:rtl/>
        </w:rPr>
        <w:t>קרבני</w:t>
      </w:r>
      <w:r w:rsidR="0094084F">
        <w:rPr>
          <w:rFonts w:hint="cs"/>
          <w:rtl/>
        </w:rPr>
        <w:t>:</w:t>
      </w:r>
    </w:p>
    <w:p w14:paraId="47029A30" w14:textId="2E7F9DB0" w:rsidR="000E3858" w:rsidRPr="009A4CE4" w:rsidRDefault="002E7692" w:rsidP="002E670A">
      <w:pPr>
        <w:rPr>
          <w:rFonts w:cs="PFT_Frank"/>
          <w:b/>
          <w:bCs/>
          <w:spacing w:val="-2"/>
          <w:szCs w:val="14"/>
          <w:rtl/>
        </w:rPr>
      </w:pPr>
      <w:r>
        <w:rPr>
          <w:rFonts w:hint="cs"/>
          <w:spacing w:val="-2"/>
          <w:rtl/>
        </w:rPr>
        <w:t>כ</w:t>
      </w:r>
      <w:r w:rsidR="002E670A" w:rsidRPr="000C0C8B">
        <w:rPr>
          <w:rFonts w:hint="cs"/>
          <w:spacing w:val="-2"/>
          <w:rtl/>
        </w:rPr>
        <w:t xml:space="preserve">תוב </w:t>
      </w:r>
      <w:r w:rsidR="002E670A" w:rsidRPr="000C0C8B">
        <w:rPr>
          <w:rFonts w:cs="PFT_Frank" w:hint="cs"/>
          <w:b/>
          <w:bCs/>
          <w:spacing w:val="-2"/>
          <w:szCs w:val="14"/>
          <w:rtl/>
        </w:rPr>
        <w:t>קרבן</w:t>
      </w:r>
      <w:r w:rsidR="002E670A" w:rsidRPr="000C0C8B">
        <w:rPr>
          <w:rFonts w:hint="cs"/>
          <w:spacing w:val="-2"/>
          <w:rtl/>
        </w:rPr>
        <w:t xml:space="preserve">, </w:t>
      </w:r>
      <w:r w:rsidR="00CD50BF">
        <w:rPr>
          <w:rStyle w:val="afff"/>
          <w:rtl/>
        </w:rPr>
        <w:tab/>
      </w:r>
      <w:r w:rsidR="00CD50BF">
        <w:rPr>
          <w:rStyle w:val="afff"/>
          <w:rtl/>
        </w:rPr>
        <w:tab/>
      </w:r>
      <w:r w:rsidR="00854356" w:rsidRPr="002E7692">
        <w:rPr>
          <w:rStyle w:val="afff"/>
          <w:rFonts w:hint="cs"/>
          <w:rtl/>
        </w:rPr>
        <w:t>ולאידך:</w:t>
      </w:r>
      <w:r w:rsidR="00854356" w:rsidRPr="000C0C8B">
        <w:rPr>
          <w:rStyle w:val="a4"/>
          <w:rFonts w:hint="cs"/>
          <w:spacing w:val="-2"/>
          <w:rtl/>
        </w:rPr>
        <w:t xml:space="preserve"> </w:t>
      </w:r>
      <w:r w:rsidR="000E3858" w:rsidRPr="000C0C8B">
        <w:rPr>
          <w:spacing w:val="-2"/>
          <w:rtl/>
        </w:rPr>
        <w:t>שלש תרומות</w:t>
      </w:r>
      <w:r w:rsidR="000E3858" w:rsidRPr="000C0C8B">
        <w:rPr>
          <w:rStyle w:val="afffb"/>
          <w:spacing w:val="-2"/>
          <w:rtl/>
        </w:rPr>
        <w:t xml:space="preserve"> </w:t>
      </w:r>
      <w:r w:rsidR="000E3858" w:rsidRPr="000C0C8B">
        <w:rPr>
          <w:rStyle w:val="afffb"/>
          <w:b/>
          <w:bCs/>
          <w:spacing w:val="-2"/>
          <w:rtl/>
        </w:rPr>
        <w:t>מזבח</w:t>
      </w:r>
      <w:r w:rsidR="00854356" w:rsidRPr="000C0C8B">
        <w:rPr>
          <w:rStyle w:val="afffb"/>
          <w:rFonts w:hint="cs"/>
          <w:spacing w:val="-2"/>
          <w:rtl/>
        </w:rPr>
        <w:t xml:space="preserve">, </w:t>
      </w:r>
      <w:r w:rsidR="000E3858" w:rsidRPr="000C0C8B">
        <w:rPr>
          <w:rStyle w:val="afffb"/>
          <w:spacing w:val="-2"/>
          <w:rtl/>
        </w:rPr>
        <w:t>אדנים</w:t>
      </w:r>
      <w:r w:rsidR="00854356" w:rsidRPr="000C0C8B">
        <w:rPr>
          <w:rStyle w:val="afffb"/>
          <w:rFonts w:hint="cs"/>
          <w:spacing w:val="-2"/>
          <w:rtl/>
        </w:rPr>
        <w:t xml:space="preserve">, </w:t>
      </w:r>
      <w:r w:rsidR="000E3858" w:rsidRPr="000C0C8B">
        <w:rPr>
          <w:rStyle w:val="afffb"/>
          <w:spacing w:val="-2"/>
          <w:rtl/>
        </w:rPr>
        <w:t>ב</w:t>
      </w:r>
      <w:r w:rsidR="00854356" w:rsidRPr="000C0C8B">
        <w:rPr>
          <w:rStyle w:val="afffb"/>
          <w:rFonts w:hint="cs"/>
          <w:spacing w:val="-2"/>
          <w:rtl/>
        </w:rPr>
        <w:t>ה"ב</w:t>
      </w:r>
      <w:r w:rsidR="000E3858" w:rsidRPr="000C0C8B">
        <w:rPr>
          <w:rStyle w:val="afffb"/>
          <w:spacing w:val="-2"/>
          <w:rtl/>
        </w:rPr>
        <w:t>.</w:t>
      </w:r>
    </w:p>
    <w:p w14:paraId="646FE6AA" w14:textId="34692F4E" w:rsidR="0094084F" w:rsidRDefault="00854356" w:rsidP="002E7692">
      <w:pPr>
        <w:pStyle w:val="36"/>
        <w:framePr w:wrap="notBeside"/>
        <w:rPr>
          <w:rtl/>
        </w:rPr>
      </w:pPr>
      <w:r w:rsidRPr="002E7692">
        <w:rPr>
          <w:rFonts w:hint="cs"/>
          <w:rtl/>
        </w:rPr>
        <w:t xml:space="preserve">ג. </w:t>
      </w:r>
      <w:r w:rsidR="000E3858" w:rsidRPr="002E7692">
        <w:rPr>
          <w:rtl/>
        </w:rPr>
        <w:t xml:space="preserve">למ"ד </w:t>
      </w:r>
      <w:r w:rsidRPr="002E7692">
        <w:rPr>
          <w:rtl/>
        </w:rPr>
        <w:t>תשא</w:t>
      </w:r>
      <w:r w:rsidR="0094084F">
        <w:rPr>
          <w:rFonts w:hint="cs"/>
          <w:rtl/>
        </w:rPr>
        <w:t>:</w:t>
      </w:r>
    </w:p>
    <w:p w14:paraId="4F73B1B5" w14:textId="1658B6F7" w:rsidR="000E3858" w:rsidRPr="009A4CE4" w:rsidRDefault="00854356" w:rsidP="005126F6">
      <w:pPr>
        <w:rPr>
          <w:rFonts w:cs="PFT_Frank"/>
          <w:b/>
          <w:bCs/>
          <w:szCs w:val="14"/>
          <w:rtl/>
        </w:rPr>
      </w:pPr>
      <w:r>
        <w:rPr>
          <w:rFonts w:ascii="Fb Fontext" w:hAnsi="Fb Fontext" w:hint="cs"/>
          <w:rtl/>
        </w:rPr>
        <w:t>שונה</w:t>
      </w:r>
      <w:r w:rsidR="000E3858" w:rsidRPr="006F178A">
        <w:rPr>
          <w:rFonts w:ascii="Fb Fontext" w:hAnsi="Fb Fontext"/>
          <w:rtl/>
        </w:rPr>
        <w:t xml:space="preserve"> משאר </w:t>
      </w:r>
      <w:r>
        <w:rPr>
          <w:rStyle w:val="afff"/>
          <w:rFonts w:ascii="Fb Fontext" w:hAnsi="Fb Fontext" w:cs="PFT_Frank" w:hint="cs"/>
          <w:b/>
          <w:bCs/>
          <w:szCs w:val="14"/>
          <w:rtl/>
          <w:rPrChange w:id="9049" w:author="מנוע אמוראים" w:date="2026-10-05T16:41:43Z">
            <w:rPr>
              <w:rFonts w:ascii="Fb Fontext" w:hAnsi="Fb Fontext" w:cs="PFT_Frank" w:hint="cs"/>
              <w:b/>
              <w:bCs/>
              <w:szCs w:val="14"/>
              <w:rtl/>
            </w:rPr>
          </w:rPrChange>
        </w:rPr>
        <w:t xml:space="preserve">ר"ח</w:t>
      </w:r>
      <w:r>
        <w:rPr>
          <w:rFonts w:ascii="Fb Fontext" w:hAnsi="Fb Fontext" w:hint="cs"/>
          <w:rtl/>
        </w:rPr>
        <w:t>,</w:t>
      </w:r>
      <w:r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 xml:space="preserve">ולאידך: </w:t>
      </w:r>
      <w:r w:rsidR="005126F6">
        <w:rPr>
          <w:rFonts w:hint="cs"/>
          <w:rtl/>
        </w:rPr>
        <w:t>תמיד</w:t>
      </w:r>
      <w:r w:rsidR="000E3858" w:rsidRPr="00701689">
        <w:rPr>
          <w:rtl/>
        </w:rPr>
        <w:t xml:space="preserve"> </w:t>
      </w:r>
      <w:r>
        <w:rPr>
          <w:rFonts w:hint="cs"/>
          <w:rtl/>
        </w:rPr>
        <w:t>ו'</w:t>
      </w:r>
      <w:r w:rsidRPr="00701689">
        <w:rPr>
          <w:rtl/>
        </w:rPr>
        <w:t xml:space="preserve"> </w:t>
      </w:r>
      <w:r w:rsidR="000E3858" w:rsidRPr="00701689">
        <w:rPr>
          <w:rtl/>
        </w:rPr>
        <w:t>בדיומא</w:t>
      </w:r>
      <w:r>
        <w:rPr>
          <w:rFonts w:hint="cs"/>
          <w:spacing w:val="-4"/>
          <w:rtl/>
        </w:rPr>
        <w:t xml:space="preserve"> </w:t>
      </w:r>
      <w:r>
        <w:rPr>
          <w:spacing w:val="-4"/>
          <w:rtl/>
        </w:rPr>
        <w:t xml:space="preserve">וחד </w:t>
      </w:r>
      <w:r>
        <w:rPr>
          <w:rStyle w:val="afff"/>
          <w:spacing w:val="-4"/>
          <w:rtl/>
          <w:rPrChange w:id="9050" w:author="מנוע אמוראים" w:date="2026-10-05T16:41:43Z">
            <w:rPr>
              <w:spacing w:val="-4"/>
              <w:rtl/>
            </w:rPr>
          </w:rPrChange>
        </w:rPr>
        <w:t xml:space="preserve">בר"</w:t>
      </w:r>
      <w:r>
        <w:rPr>
          <w:rStyle w:val="afff"/>
          <w:rFonts w:hint="eastAsia"/>
          <w:spacing w:val="-4"/>
          <w:rtl/>
          <w:rPrChange w:id="9051" w:author="מנוע אמוראים" w:date="2026-10-05T16:41:43Z">
            <w:rPr>
              <w:rFonts w:hint="eastAsia"/>
              <w:spacing w:val="-4"/>
              <w:rtl/>
            </w:rPr>
          </w:rPrChange>
        </w:rPr>
        <w:t xml:space="preserve">ח</w:t>
      </w:r>
      <w:r w:rsidR="000E3858" w:rsidRPr="00701689">
        <w:rPr>
          <w:spacing w:val="-4"/>
          <w:rtl/>
        </w:rPr>
        <w:t xml:space="preserve"> </w:t>
      </w:r>
      <w:r w:rsidR="000E3858" w:rsidRPr="00701689">
        <w:rPr>
          <w:rFonts w:hint="eastAsia"/>
          <w:spacing w:val="-4"/>
          <w:rtl/>
        </w:rPr>
        <w:t>ו</w:t>
      </w:r>
      <w:r w:rsidR="000E3858">
        <w:rPr>
          <w:rFonts w:hint="cs"/>
          <w:spacing w:val="-4"/>
          <w:rtl/>
        </w:rPr>
        <w:t xml:space="preserve">עכשיו </w:t>
      </w:r>
      <w:r w:rsidR="000E3858" w:rsidRPr="00F05A14">
        <w:rPr>
          <w:rFonts w:cs="PFT_Frank" w:hint="cs"/>
          <w:b/>
          <w:bCs/>
          <w:spacing w:val="-4"/>
          <w:szCs w:val="14"/>
          <w:rtl/>
        </w:rPr>
        <w:t>כולם</w:t>
      </w:r>
      <w:r>
        <w:rPr>
          <w:rFonts w:cs="PFT_Frank"/>
          <w:b/>
          <w:bCs/>
          <w:spacing w:val="-4"/>
          <w:szCs w:val="14"/>
          <w:rtl/>
        </w:rPr>
        <w:t xml:space="preserve"> </w:t>
      </w:r>
      <w:r>
        <w:rPr>
          <w:rStyle w:val="afff"/>
          <w:rFonts w:cs="PFT_Frank"/>
          <w:b/>
          <w:bCs/>
          <w:spacing w:val="-4"/>
          <w:szCs w:val="14"/>
          <w:rtl/>
          <w:rPrChange w:id="9052" w:author="מנוע אמוראים" w:date="2026-10-05T16:41:43Z">
            <w:rPr>
              <w:rFonts w:cs="PFT_Frank"/>
              <w:b/>
              <w:bCs/>
              <w:spacing w:val="-4"/>
              <w:szCs w:val="14"/>
              <w:rtl/>
            </w:rPr>
          </w:rPrChange>
        </w:rPr>
        <w:t xml:space="preserve">בר"</w:t>
      </w:r>
      <w:r>
        <w:rPr>
          <w:rStyle w:val="afff"/>
          <w:rFonts w:cs="PFT_Frank" w:hint="eastAsia"/>
          <w:b/>
          <w:bCs/>
          <w:spacing w:val="-4"/>
          <w:szCs w:val="14"/>
          <w:rtl/>
          <w:rPrChange w:id="9053" w:author="מנוע אמוראים" w:date="2026-10-05T16:41:43Z">
            <w:rPr>
              <w:rFonts w:cs="PFT_Frank" w:hint="eastAsia"/>
              <w:b/>
              <w:bCs/>
              <w:spacing w:val="-4"/>
              <w:szCs w:val="14"/>
              <w:rtl/>
            </w:rPr>
          </w:rPrChange>
        </w:rPr>
        <w:t xml:space="preserve">ח</w:t>
      </w:r>
      <w:r>
        <w:rPr>
          <w:rFonts w:hint="cs"/>
          <w:spacing w:val="-4"/>
          <w:rtl/>
        </w:rPr>
        <w:t xml:space="preserve">, </w:t>
      </w:r>
      <w:r w:rsidRPr="00411327">
        <w:rPr>
          <w:rStyle w:val="afff"/>
          <w:rFonts w:hint="cs"/>
          <w:b/>
          <w:rtl/>
        </w:rPr>
        <w:t>ו</w:t>
      </w:r>
      <w:r w:rsidR="000E3858" w:rsidRPr="00411327">
        <w:rPr>
          <w:rStyle w:val="afff"/>
          <w:rFonts w:hint="cs"/>
          <w:b/>
          <w:rtl/>
        </w:rPr>
        <w:t>למ</w:t>
      </w:r>
      <w:r w:rsidR="000E3858" w:rsidRPr="00411327">
        <w:rPr>
          <w:rStyle w:val="afff"/>
          <w:b/>
          <w:rtl/>
        </w:rPr>
        <w:t>"</w:t>
      </w:r>
      <w:r w:rsidR="000E3858" w:rsidRPr="00411327">
        <w:rPr>
          <w:rStyle w:val="afff"/>
          <w:rFonts w:hint="cs"/>
          <w:b/>
          <w:rtl/>
        </w:rPr>
        <w:t>ד</w:t>
      </w:r>
      <w:r w:rsidR="000E3858" w:rsidRPr="006F178A">
        <w:rPr>
          <w:rFonts w:hint="cs"/>
          <w:rtl/>
        </w:rPr>
        <w:t xml:space="preserve"> </w:t>
      </w:r>
      <w:r w:rsidR="005126F6">
        <w:rPr>
          <w:rFonts w:hint="cs"/>
          <w:rtl/>
        </w:rPr>
        <w:t>ל</w:t>
      </w:r>
      <w:r w:rsidR="000E3858" w:rsidRPr="006F178A">
        <w:rPr>
          <w:rFonts w:hint="cs"/>
          <w:rtl/>
        </w:rPr>
        <w:t xml:space="preserve">סדר הפטרות חוזר </w:t>
      </w:r>
      <w:r w:rsidR="005126F6">
        <w:rPr>
          <w:rFonts w:hint="cs"/>
          <w:rtl/>
        </w:rPr>
        <w:t xml:space="preserve">- </w:t>
      </w:r>
      <w:r w:rsidR="005126F6" w:rsidRPr="00F05A14">
        <w:rPr>
          <w:rFonts w:cs="PFT_Frank" w:hint="cs"/>
          <w:b/>
          <w:bCs/>
          <w:szCs w:val="14"/>
          <w:rtl/>
        </w:rPr>
        <w:t>ד'</w:t>
      </w:r>
      <w:r w:rsidR="005126F6" w:rsidRPr="00F05A14">
        <w:rPr>
          <w:rFonts w:cs="PFT_Frank"/>
          <w:b/>
          <w:bCs/>
          <w:szCs w:val="14"/>
          <w:rtl/>
        </w:rPr>
        <w:t xml:space="preserve"> </w:t>
      </w:r>
      <w:r>
        <w:rPr>
          <w:rStyle w:val="afff"/>
          <w:rFonts w:cs="PFT_Frank"/>
          <w:b/>
          <w:bCs/>
          <w:szCs w:val="14"/>
          <w:rtl/>
          <w:rPrChange w:id="9054" w:author="מנוע אמוראים" w:date="2026-10-05T16:41:43Z">
            <w:rPr>
              <w:rFonts w:cs="PFT_Frank"/>
              <w:b/>
              <w:bCs/>
              <w:szCs w:val="14"/>
              <w:rtl/>
            </w:rPr>
          </w:rPrChange>
        </w:rPr>
        <w:t xml:space="preserve">בר"</w:t>
      </w:r>
      <w:r>
        <w:rPr>
          <w:rStyle w:val="afff"/>
          <w:rFonts w:cs="PFT_Frank" w:hint="cs"/>
          <w:b/>
          <w:bCs/>
          <w:szCs w:val="14"/>
          <w:rtl/>
          <w:rPrChange w:id="9055" w:author="מנוע אמוראים" w:date="2026-10-05T16:41:43Z">
            <w:rPr>
              <w:rFonts w:cs="PFT_Frank" w:hint="cs"/>
              <w:b/>
              <w:bCs/>
              <w:szCs w:val="14"/>
              <w:rtl/>
            </w:rPr>
          </w:rPrChange>
        </w:rPr>
        <w:t xml:space="preserve">ח</w:t>
      </w:r>
      <w:r w:rsidR="000E3858" w:rsidRPr="006F178A">
        <w:rPr>
          <w:rtl/>
        </w:rPr>
        <w:t>.</w:t>
      </w:r>
    </w:p>
    <w:p w14:paraId="5FEDB6F1" w14:textId="7286E9C6" w:rsidR="0094084F" w:rsidRDefault="005126F6" w:rsidP="009F7DC9">
      <w:pPr>
        <w:pStyle w:val="36"/>
        <w:framePr w:wrap="notBeside"/>
        <w:rPr>
          <w:rtl/>
        </w:rPr>
      </w:pPr>
      <w:r w:rsidRPr="009F7DC9">
        <w:rPr>
          <w:rFonts w:hint="cs"/>
          <w:rtl/>
        </w:rPr>
        <w:t xml:space="preserve">ד. </w:t>
      </w:r>
      <w:r w:rsidRPr="009F7DC9">
        <w:rPr>
          <w:rtl/>
        </w:rPr>
        <w:t>למ"ד תשא</w:t>
      </w:r>
      <w:r w:rsidR="0094084F">
        <w:rPr>
          <w:rFonts w:hint="cs"/>
          <w:rtl/>
        </w:rPr>
        <w:t>:</w:t>
      </w:r>
    </w:p>
    <w:p w14:paraId="44414E73" w14:textId="6211CCE1" w:rsidR="000E3858" w:rsidRPr="009A4CE4" w:rsidRDefault="005126F6" w:rsidP="005126F6">
      <w:pPr>
        <w:rPr>
          <w:rFonts w:cs="PFT_Frank"/>
          <w:b/>
          <w:bCs/>
          <w:szCs w:val="14"/>
          <w:rtl/>
        </w:rPr>
      </w:pPr>
      <w:r w:rsidRPr="00411327">
        <w:rPr>
          <w:rStyle w:val="afff"/>
          <w:rFonts w:hint="cs"/>
          <w:b/>
          <w:rtl/>
        </w:rPr>
        <w:t xml:space="preserve">ניחא הך </w:t>
      </w:r>
      <w:r>
        <w:rPr>
          <w:rFonts w:ascii="Fb Fontext" w:hAnsi="Fb Fontext" w:hint="cs"/>
          <w:rtl/>
        </w:rPr>
        <w:t>ד</w:t>
      </w:r>
      <w:r w:rsidR="000E3858" w:rsidRPr="006F178A">
        <w:rPr>
          <w:rFonts w:ascii="Fb Fontext" w:hAnsi="Fb Fontext"/>
          <w:rtl/>
        </w:rPr>
        <w:t xml:space="preserve">מפטירין </w:t>
      </w:r>
      <w:r w:rsidR="000E3858" w:rsidRPr="00D34738">
        <w:rPr>
          <w:rStyle w:val="a4"/>
          <w:rtl/>
        </w:rPr>
        <w:t>ביהוידע</w:t>
      </w:r>
      <w:r w:rsidRPr="005126F6">
        <w:rPr>
          <w:rtl/>
        </w:rPr>
        <w:t xml:space="preserve"> </w:t>
      </w:r>
      <w:r w:rsidRPr="006F178A">
        <w:rPr>
          <w:rtl/>
        </w:rPr>
        <w:t>דדמי</w:t>
      </w:r>
      <w:r>
        <w:rPr>
          <w:rFonts w:hint="cs"/>
          <w:rtl/>
        </w:rPr>
        <w:t>,</w:t>
      </w:r>
      <w:r>
        <w:rPr>
          <w:rStyle w:val="a4"/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ול</w:t>
      </w:r>
      <w:r w:rsidR="000E3858" w:rsidRPr="00411327">
        <w:rPr>
          <w:rStyle w:val="afff"/>
          <w:b/>
          <w:rtl/>
        </w:rPr>
        <w:t>א</w:t>
      </w:r>
      <w:r w:rsidRPr="00411327">
        <w:rPr>
          <w:rStyle w:val="afff"/>
          <w:rFonts w:hint="cs"/>
          <w:b/>
          <w:rtl/>
        </w:rPr>
        <w:t>ידך:</w:t>
      </w:r>
      <w:r w:rsidR="000E3858" w:rsidRPr="006F178A">
        <w:rPr>
          <w:rtl/>
        </w:rPr>
        <w:t xml:space="preserve"> </w:t>
      </w:r>
      <w:r w:rsidRPr="00411327">
        <w:rPr>
          <w:rStyle w:val="afff"/>
          <w:rFonts w:hint="cs"/>
          <w:b/>
          <w:rtl/>
        </w:rPr>
        <w:t>כר"ט</w:t>
      </w:r>
      <w:r>
        <w:rPr>
          <w:rFonts w:hint="cs"/>
          <w:rtl/>
        </w:rPr>
        <w:t>.</w:t>
      </w:r>
    </w:p>
    <w:p w14:paraId="2B3EB9A7" w14:textId="2918590A" w:rsidR="0094084F" w:rsidRDefault="005126F6" w:rsidP="009F7DC9">
      <w:pPr>
        <w:pStyle w:val="36"/>
        <w:framePr w:wrap="notBeside"/>
        <w:rPr>
          <w:rtl/>
        </w:rPr>
      </w:pPr>
      <w:r w:rsidRPr="009F7DC9">
        <w:rPr>
          <w:rFonts w:hint="cs"/>
          <w:rtl/>
        </w:rPr>
        <w:t xml:space="preserve">ה. </w:t>
      </w:r>
      <w:r w:rsidRPr="009F7DC9">
        <w:rPr>
          <w:rtl/>
        </w:rPr>
        <w:t>למ"ד תשא</w:t>
      </w:r>
      <w:r w:rsidR="0094084F">
        <w:rPr>
          <w:rFonts w:hint="cs"/>
          <w:rtl/>
        </w:rPr>
        <w:t>:</w:t>
      </w:r>
    </w:p>
    <w:p w14:paraId="79B0AEBA" w14:textId="02AC68D7" w:rsidR="002B7B95" w:rsidRPr="006F178A" w:rsidRDefault="005126F6" w:rsidP="00406650">
      <w:pPr>
        <w:rPr>
          <w:rtl/>
        </w:rPr>
      </w:pPr>
      <w:r w:rsidRPr="00411327">
        <w:rPr>
          <w:rStyle w:val="afff"/>
          <w:rFonts w:hint="cs"/>
          <w:b/>
          <w:rtl/>
        </w:rPr>
        <w:t xml:space="preserve">ניחא </w:t>
      </w:r>
      <w:r w:rsidR="00406650" w:rsidRPr="00411327">
        <w:rPr>
          <w:rStyle w:val="afff"/>
          <w:rFonts w:hint="cs"/>
          <w:b/>
          <w:rtl/>
        </w:rPr>
        <w:t>דמתרמי</w:t>
      </w:r>
      <w:r w:rsidR="000E3858" w:rsidRPr="006F178A">
        <w:rPr>
          <w:rtl/>
        </w:rPr>
        <w:t xml:space="preserve"> </w:t>
      </w:r>
      <w:r w:rsidR="002B7B95" w:rsidRPr="006F178A">
        <w:rPr>
          <w:rFonts w:ascii="Fb Fontext" w:hAnsi="Fb Fontext"/>
          <w:rtl/>
        </w:rPr>
        <w:t>בפרשה הסמוכה</w:t>
      </w:r>
      <w:r w:rsidR="00406650">
        <w:rPr>
          <w:rFonts w:hint="cs"/>
          <w:rtl/>
        </w:rPr>
        <w:t xml:space="preserve">, </w:t>
      </w:r>
      <w:r w:rsidR="00406650" w:rsidRPr="00411327">
        <w:rPr>
          <w:rStyle w:val="afff"/>
          <w:rFonts w:hint="cs"/>
          <w:b/>
          <w:rtl/>
        </w:rPr>
        <w:t>ולאידך:</w:t>
      </w:r>
      <w:r w:rsidR="00406650">
        <w:rPr>
          <w:rFonts w:hint="cs"/>
          <w:rtl/>
        </w:rPr>
        <w:t xml:space="preserve"> לבני א"י.</w:t>
      </w:r>
    </w:p>
    <w:p w14:paraId="353AFFAA" w14:textId="30FFFBF0" w:rsidR="0094084F" w:rsidRDefault="000E3858" w:rsidP="009F7DC9">
      <w:pPr>
        <w:pStyle w:val="36"/>
        <w:framePr w:wrap="notBeside"/>
        <w:rPr>
          <w:rtl/>
        </w:rPr>
      </w:pPr>
      <w:r w:rsidRPr="009F7DC9">
        <w:rPr>
          <w:rtl/>
        </w:rPr>
        <w:t>תניא כשמואל</w:t>
      </w:r>
      <w:r w:rsidR="0094084F">
        <w:rPr>
          <w:rtl/>
        </w:rPr>
        <w:t>:</w:t>
      </w:r>
    </w:p>
    <w:p w14:paraId="2FEC4A48" w14:textId="3919FE3B" w:rsidR="000E3858" w:rsidRPr="000C0C8B" w:rsidRDefault="009F7DC9" w:rsidP="000E3858">
      <w:pPr>
        <w:rPr>
          <w:spacing w:val="-2"/>
          <w:rtl/>
        </w:rPr>
      </w:pPr>
      <w:r>
        <w:rPr>
          <w:rStyle w:val="afff"/>
          <w:rFonts w:hint="cs"/>
          <w:spacing w:val="-2"/>
          <w:rtl/>
          <w:rPrChange w:id="9056" w:author="מנוע אמוראים" w:date="2026-10-05T16:41:43Z">
            <w:rPr>
              <w:rFonts w:hint="cs"/>
              <w:spacing w:val="-2"/>
              <w:rtl/>
            </w:rPr>
          </w:rPrChange>
        </w:rPr>
        <w:t xml:space="preserve">ר</w:t>
      </w:r>
      <w:r>
        <w:rPr>
          <w:rStyle w:val="afff"/>
          <w:spacing w:val="-2"/>
          <w:rtl/>
          <w:rPrChange w:id="9057" w:author="מנוע אמוראים" w:date="2026-10-05T16:41:43Z">
            <w:rPr>
              <w:spacing w:val="-2"/>
              <w:rtl/>
            </w:rPr>
          </w:rPrChange>
        </w:rPr>
        <w:t xml:space="preserve">"</w:t>
      </w:r>
      <w:r>
        <w:rPr>
          <w:rStyle w:val="afff"/>
          <w:rFonts w:hint="cs"/>
          <w:spacing w:val="-2"/>
          <w:rtl/>
          <w:rPrChange w:id="9058" w:author="מנוע אמוראים" w:date="2026-10-05T16:41:43Z">
            <w:rPr>
              <w:rFonts w:hint="cs"/>
              <w:spacing w:val="-2"/>
              <w:rtl/>
            </w:rPr>
          </w:rPrChange>
        </w:rPr>
        <w:t xml:space="preserve">ח</w:t>
      </w:r>
      <w:r>
        <w:rPr>
          <w:rFonts w:hint="cs"/>
          <w:spacing w:val="-2"/>
          <w:rtl/>
        </w:rPr>
        <w:t xml:space="preserve"> </w:t>
      </w:r>
      <w:r w:rsidR="000E3858" w:rsidRPr="000C0C8B">
        <w:rPr>
          <w:spacing w:val="-2"/>
          <w:rtl/>
        </w:rPr>
        <w:t xml:space="preserve">אדר </w:t>
      </w:r>
      <w:r w:rsidR="000E3858" w:rsidRPr="00CD50BF">
        <w:rPr>
          <w:rtl/>
        </w:rPr>
        <w:t>ש</w:t>
      </w:r>
      <w:r w:rsidR="00B47262" w:rsidRPr="00CD50BF">
        <w:rPr>
          <w:rFonts w:hint="cs"/>
          <w:rtl/>
        </w:rPr>
        <w:t>חל בשבת</w:t>
      </w:r>
      <w:r w:rsidR="000E3858" w:rsidRPr="000C0C8B">
        <w:rPr>
          <w:spacing w:val="-2"/>
          <w:rtl/>
        </w:rPr>
        <w:t xml:space="preserve"> קורין </w:t>
      </w:r>
      <w:r w:rsidR="000E3858" w:rsidRPr="000C0C8B">
        <w:rPr>
          <w:rStyle w:val="a4"/>
          <w:b/>
          <w:bCs/>
          <w:spacing w:val="-2"/>
          <w:rtl/>
        </w:rPr>
        <w:t>כי תשא</w:t>
      </w:r>
      <w:r w:rsidR="000E3858" w:rsidRPr="000C0C8B">
        <w:rPr>
          <w:spacing w:val="-2"/>
          <w:rtl/>
        </w:rPr>
        <w:t xml:space="preserve"> ומפטירין </w:t>
      </w:r>
      <w:r w:rsidR="000E3858" w:rsidRPr="009F7DC9">
        <w:rPr>
          <w:rStyle w:val="a4"/>
          <w:rtl/>
        </w:rPr>
        <w:t>ביהוידע</w:t>
      </w:r>
      <w:r w:rsidR="00B47262" w:rsidRPr="009F7DC9">
        <w:rPr>
          <w:rStyle w:val="a4"/>
          <w:rFonts w:hint="cs"/>
          <w:rtl/>
        </w:rPr>
        <w:t>.</w:t>
      </w:r>
    </w:p>
    <w:p w14:paraId="5113922C" w14:textId="73D04D16" w:rsidR="0094084F" w:rsidRDefault="000E3858" w:rsidP="00674EC5">
      <w:pPr>
        <w:pStyle w:val="36"/>
        <w:framePr w:wrap="notBeside"/>
        <w:rPr>
          <w:rtl/>
        </w:rPr>
      </w:pPr>
      <w:r w:rsidRPr="00674EC5">
        <w:rPr>
          <w:rFonts w:hint="cs"/>
          <w:rtl/>
        </w:rPr>
        <w:t xml:space="preserve">רי"צ </w:t>
      </w:r>
      <w:r w:rsidRPr="00674EC5">
        <w:rPr>
          <w:rtl/>
        </w:rPr>
        <w:t>נפחא</w:t>
      </w:r>
      <w:r w:rsidR="0094084F">
        <w:rPr>
          <w:rtl/>
        </w:rPr>
        <w:t>:</w:t>
      </w:r>
    </w:p>
    <w:p w14:paraId="2B8D32F6" w14:textId="7997D6AD" w:rsidR="00BB3738" w:rsidRPr="006F178A" w:rsidRDefault="000E3858" w:rsidP="00D34738">
      <w:pPr>
        <w:rPr>
          <w:rFonts w:cs="Guttman Vilna"/>
          <w:b/>
          <w:bCs/>
          <w:rtl/>
        </w:rPr>
      </w:pPr>
      <w:r>
        <w:rPr>
          <w:rStyle w:val="afff"/>
          <w:rFonts w:ascii="Fb Fontext" w:hAnsi="Fb Fontext" w:hint="cs"/>
          <w:rtl/>
          <w:rPrChange w:id="9059" w:author="מנוע אמוראים" w:date="2026-10-05T16:41:43Z">
            <w:rPr>
              <w:rFonts w:ascii="Fb Fontext" w:hAnsi="Fb Fontext" w:hint="cs"/>
              <w:rtl/>
            </w:rPr>
          </w:rPrChange>
        </w:rPr>
        <w:t xml:space="preserve">ר</w:t>
      </w:r>
      <w:r>
        <w:rPr>
          <w:rStyle w:val="afff"/>
          <w:rFonts w:ascii="Fb Fontext" w:hAnsi="Fb Fontext"/>
          <w:rtl/>
          <w:rPrChange w:id="9060" w:author="מנוע אמוראים" w:date="2026-10-05T16:41:43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afff"/>
          <w:rFonts w:ascii="Fb Fontext" w:hAnsi="Fb Fontext" w:hint="cs"/>
          <w:rtl/>
          <w:rPrChange w:id="9061" w:author="מנוע אמוראים" w:date="2026-10-05T16:41:43Z">
            <w:rPr>
              <w:rFonts w:ascii="Fb Fontext" w:hAnsi="Fb Fontext" w:hint="cs"/>
              <w:rtl/>
            </w:rPr>
          </w:rPrChange>
        </w:rPr>
        <w:t xml:space="preserve">ח</w:t>
      </w:r>
      <w:r w:rsidRPr="006F178A">
        <w:rPr>
          <w:rFonts w:ascii="Fb Fontext" w:hAnsi="Fb Fontext"/>
          <w:rtl/>
        </w:rPr>
        <w:t xml:space="preserve"> </w:t>
      </w:r>
      <w:r w:rsidRPr="00F05A14">
        <w:rPr>
          <w:rFonts w:ascii="Fb Fontext" w:hAnsi="Fb Fontext" w:cs="PFT_Frank"/>
          <w:b/>
          <w:bCs/>
          <w:szCs w:val="14"/>
          <w:rtl/>
        </w:rPr>
        <w:t>אדר</w:t>
      </w:r>
      <w:r w:rsidRPr="006F178A">
        <w:rPr>
          <w:rFonts w:ascii="Fb Fontext" w:hAnsi="Fb Fontext"/>
          <w:rtl/>
        </w:rPr>
        <w:t xml:space="preserve"> שחל בשבת מוציאין </w:t>
      </w:r>
      <w:r w:rsidR="00B47262" w:rsidRPr="00F05A14">
        <w:rPr>
          <w:rFonts w:ascii="Fb Fontext" w:hAnsi="Fb Fontext" w:cs="PFT_Frank" w:hint="cs"/>
          <w:b/>
          <w:bCs/>
          <w:szCs w:val="14"/>
          <w:rtl/>
        </w:rPr>
        <w:t>ג'</w:t>
      </w:r>
      <w:r w:rsidR="00B47262" w:rsidRPr="00F05A14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7262" w:rsidRPr="00F05A14">
        <w:rPr>
          <w:rFonts w:ascii="Fb Fontext" w:hAnsi="Fb Fontext" w:cs="PFT_Frank" w:hint="cs"/>
          <w:b/>
          <w:bCs/>
          <w:szCs w:val="14"/>
          <w:rtl/>
        </w:rPr>
        <w:t>ס"ת</w:t>
      </w:r>
      <w:r w:rsidR="00B47262">
        <w:rPr>
          <w:rFonts w:ascii="Fb Fontext" w:hAnsi="Fb Fontext" w:hint="cs"/>
          <w:rtl/>
        </w:rPr>
        <w:t>:</w:t>
      </w:r>
      <w:r w:rsidRPr="006F178A">
        <w:rPr>
          <w:rtl/>
        </w:rPr>
        <w:t xml:space="preserve"> </w:t>
      </w:r>
      <w:r w:rsidR="00B47262">
        <w:rPr>
          <w:rStyle w:val="afffb"/>
          <w:rFonts w:hint="cs"/>
          <w:rtl/>
        </w:rPr>
        <w:t xml:space="preserve">יום, </w:t>
      </w:r>
      <w:r>
        <w:rPr>
          <w:rStyle w:val="afff"/>
          <w:rtl/>
          <w:rPrChange w:id="9062" w:author="מנוע אמוראים" w:date="2026-10-05T16:41:43Z">
            <w:rPr>
              <w:rStyle w:val="afffb"/>
              <w:rtl/>
            </w:rPr>
          </w:rPrChange>
        </w:rPr>
        <w:t xml:space="preserve">ר"</w:t>
      </w:r>
      <w:r>
        <w:rPr>
          <w:rStyle w:val="afff"/>
          <w:rFonts w:hint="cs"/>
          <w:rtl/>
          <w:rPrChange w:id="9063" w:author="מנוע אמוראים" w:date="2026-10-05T16:41:43Z">
            <w:rPr>
              <w:rStyle w:val="afffb"/>
              <w:rFonts w:hint="cs"/>
              <w:rtl/>
            </w:rPr>
          </w:rPrChange>
        </w:rPr>
        <w:t xml:space="preserve">ח</w:t>
      </w:r>
      <w:r w:rsidRPr="00D34738">
        <w:rPr>
          <w:rStyle w:val="afffb"/>
          <w:rtl/>
        </w:rPr>
        <w:t>,</w:t>
      </w:r>
      <w:r w:rsidR="00B47262">
        <w:rPr>
          <w:rStyle w:val="afffb"/>
          <w:rFonts w:hint="cs"/>
          <w:rtl/>
        </w:rPr>
        <w:t xml:space="preserve"> </w:t>
      </w:r>
      <w:r w:rsidR="00B47262" w:rsidRPr="00D34738">
        <w:rPr>
          <w:rStyle w:val="a4"/>
          <w:rFonts w:hint="cs"/>
          <w:rtl/>
        </w:rPr>
        <w:t>תשא</w:t>
      </w:r>
      <w:r w:rsidRPr="006F178A">
        <w:rPr>
          <w:rtl/>
        </w:rPr>
        <w:t>.</w:t>
      </w:r>
    </w:p>
    <w:p w14:paraId="460FF0C0" w14:textId="01E4AC93" w:rsidR="0094084F" w:rsidRDefault="000E3858" w:rsidP="00674EC5">
      <w:pPr>
        <w:pStyle w:val="36"/>
        <w:framePr w:wrap="notBeside"/>
        <w:rPr>
          <w:rtl/>
        </w:rPr>
      </w:pPr>
      <w:r w:rsidRPr="00674EC5">
        <w:rPr>
          <w:rFonts w:hint="cs"/>
          <w:rtl/>
        </w:rPr>
        <w:t xml:space="preserve">רי''צ </w:t>
      </w:r>
      <w:r w:rsidRPr="00674EC5">
        <w:rPr>
          <w:rtl/>
        </w:rPr>
        <w:t>נפחא</w:t>
      </w:r>
      <w:r w:rsidR="0094084F">
        <w:rPr>
          <w:rtl/>
        </w:rPr>
        <w:t>:</w:t>
      </w:r>
    </w:p>
    <w:p w14:paraId="685D7C8C" w14:textId="08372194" w:rsidR="00B47262" w:rsidRPr="006F178A" w:rsidRDefault="000E3858" w:rsidP="00BB3738">
      <w:pPr>
        <w:rPr>
          <w:rFonts w:cs="Guttman Vilna"/>
          <w:b/>
          <w:bCs/>
          <w:rtl/>
        </w:rPr>
      </w:pPr>
      <w:r>
        <w:rPr>
          <w:rStyle w:val="afff"/>
          <w:rtl/>
          <w:rPrChange w:id="9064" w:author="מנוע אמוראים" w:date="2026-10-05T16:41:43Z">
            <w:rPr>
              <w:rtl/>
            </w:rPr>
          </w:rPrChange>
        </w:rPr>
        <w:t xml:space="preserve">ר</w:t>
      </w:r>
      <w:r>
        <w:rPr>
          <w:rStyle w:val="afff"/>
          <w:rFonts w:hint="cs"/>
          <w:rtl/>
          <w:rPrChange w:id="9065" w:author="מנוע אמוראים" w:date="2026-10-05T16:41:43Z">
            <w:rPr>
              <w:rFonts w:hint="cs"/>
              <w:rtl/>
            </w:rPr>
          </w:rPrChange>
        </w:rPr>
        <w:t xml:space="preserve">"ח</w:t>
      </w:r>
      <w:r>
        <w:rPr>
          <w:rFonts w:hint="cs"/>
          <w:rtl/>
        </w:rPr>
        <w:t xml:space="preserve"> </w:t>
      </w:r>
      <w:r w:rsidR="00B47262" w:rsidRPr="00F05A14">
        <w:rPr>
          <w:rFonts w:cs="PFT_Frank" w:hint="cs"/>
          <w:b/>
          <w:bCs/>
          <w:szCs w:val="14"/>
          <w:rtl/>
        </w:rPr>
        <w:t>טבת</w:t>
      </w:r>
      <w:r>
        <w:rPr>
          <w:rFonts w:hint="cs"/>
          <w:rtl/>
        </w:rPr>
        <w:t xml:space="preserve"> שחל בשבת </w:t>
      </w:r>
      <w:r w:rsidR="00B47262" w:rsidRPr="00F05A14">
        <w:rPr>
          <w:rFonts w:ascii="Fb Fontext" w:hAnsi="Fb Fontext" w:cs="PFT_Frank" w:hint="cs"/>
          <w:b/>
          <w:bCs/>
          <w:szCs w:val="14"/>
          <w:rtl/>
        </w:rPr>
        <w:t>ג'</w:t>
      </w:r>
      <w:r w:rsidR="00B47262" w:rsidRPr="00F05A14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7262" w:rsidRPr="00F05A14">
        <w:rPr>
          <w:rFonts w:ascii="Fb Fontext" w:hAnsi="Fb Fontext" w:cs="PFT_Frank" w:hint="cs"/>
          <w:b/>
          <w:bCs/>
          <w:szCs w:val="14"/>
          <w:rtl/>
        </w:rPr>
        <w:t>ס"ת</w:t>
      </w:r>
      <w:r w:rsidR="00B47262">
        <w:rPr>
          <w:rFonts w:ascii="Fb Fontext" w:hAnsi="Fb Fontext" w:hint="cs"/>
          <w:rtl/>
        </w:rPr>
        <w:t>:</w:t>
      </w:r>
      <w:r w:rsidR="00B47262" w:rsidRPr="006F178A">
        <w:rPr>
          <w:rtl/>
        </w:rPr>
        <w:t xml:space="preserve"> </w:t>
      </w:r>
      <w:r w:rsidR="00B47262">
        <w:rPr>
          <w:rStyle w:val="afffb"/>
          <w:rFonts w:hint="cs"/>
          <w:rtl/>
        </w:rPr>
        <w:t xml:space="preserve">יום, </w:t>
      </w:r>
      <w:r>
        <w:rPr>
          <w:rStyle w:val="afff"/>
          <w:rtl/>
          <w:rPrChange w:id="9066" w:author="מנוע אמוראים" w:date="2026-10-05T16:41:43Z">
            <w:rPr>
              <w:rStyle w:val="afffb"/>
              <w:rtl/>
            </w:rPr>
          </w:rPrChange>
        </w:rPr>
        <w:t xml:space="preserve">ר"</w:t>
      </w:r>
      <w:r>
        <w:rPr>
          <w:rStyle w:val="afff"/>
          <w:rFonts w:hint="cs"/>
          <w:rtl/>
          <w:rPrChange w:id="9067" w:author="מנוע אמוראים" w:date="2026-10-05T16:41:43Z">
            <w:rPr>
              <w:rStyle w:val="afffb"/>
              <w:rFonts w:hint="cs"/>
              <w:rtl/>
            </w:rPr>
          </w:rPrChange>
        </w:rPr>
        <w:t xml:space="preserve">ח</w:t>
      </w:r>
      <w:r w:rsidR="00B47262">
        <w:rPr>
          <w:rStyle w:val="afffb"/>
          <w:rFonts w:hint="cs"/>
          <w:rtl/>
        </w:rPr>
        <w:t>, חנוכה.</w:t>
      </w:r>
    </w:p>
    <w:p w14:paraId="344B4212" w14:textId="4C3D390B" w:rsidR="000E3858" w:rsidRPr="006F178A" w:rsidRDefault="000E3858" w:rsidP="00BB3738">
      <w:pPr>
        <w:rPr>
          <w:rtl/>
        </w:rPr>
      </w:pPr>
      <w:r w:rsidRPr="00F05A14">
        <w:rPr>
          <w:rFonts w:cs="PFT_Frank"/>
          <w:b/>
          <w:bCs/>
          <w:szCs w:val="14"/>
          <w:rtl/>
        </w:rPr>
        <w:t>טבת</w:t>
      </w:r>
      <w:r w:rsidRPr="00AB10FC">
        <w:rPr>
          <w:rtl/>
        </w:rPr>
        <w:t xml:space="preserve"> שחל בחול</w:t>
      </w:r>
      <w:r w:rsidR="00BB3738">
        <w:rPr>
          <w:rFonts w:hint="cs"/>
          <w:rtl/>
        </w:rPr>
        <w:t xml:space="preserve"> </w:t>
      </w:r>
      <w:r w:rsidRPr="00411327">
        <w:rPr>
          <w:rStyle w:val="afff"/>
          <w:rFonts w:hint="cs"/>
          <w:b/>
          <w:rtl/>
        </w:rPr>
        <w:t>רי"צ</w:t>
      </w:r>
      <w:r w:rsidRPr="00411327">
        <w:rPr>
          <w:rStyle w:val="afff"/>
          <w:b/>
          <w:rtl/>
        </w:rPr>
        <w:t xml:space="preserve">: </w:t>
      </w:r>
      <w:r>
        <w:rPr>
          <w:rFonts w:ascii="Fb Fontext" w:hAnsi="Fb Fontext" w:hint="cs"/>
          <w:rtl/>
        </w:rPr>
        <w:t>ג'</w:t>
      </w:r>
      <w:r>
        <w:rPr>
          <w:rFonts w:ascii="Fb Fontext" w:hAnsi="Fb Fontext"/>
          <w:rtl/>
        </w:rPr>
        <w:t xml:space="preserve"> </w:t>
      </w:r>
      <w:r>
        <w:rPr>
          <w:rStyle w:val="afff"/>
          <w:rFonts w:ascii="Fb Fontext" w:hAnsi="Fb Fontext"/>
          <w:rtl/>
          <w:rPrChange w:id="9068" w:author="מנוע אמוראים" w:date="2026-10-05T16:41:43Z">
            <w:rPr>
              <w:rFonts w:ascii="Fb Fontext" w:hAnsi="Fb Fontext"/>
              <w:rtl/>
            </w:rPr>
          </w:rPrChange>
        </w:rPr>
        <w:t xml:space="preserve">ר</w:t>
      </w:r>
      <w:r>
        <w:rPr>
          <w:rStyle w:val="afff"/>
          <w:rFonts w:ascii="Fb Fontext" w:hAnsi="Fb Fontext" w:hint="cs"/>
          <w:rtl/>
          <w:rPrChange w:id="9069" w:author="מנוע אמוראים" w:date="2026-10-05T16:41:43Z">
            <w:rPr>
              <w:rFonts w:ascii="Fb Fontext" w:hAnsi="Fb Fontext" w:hint="cs"/>
              <w:rtl/>
            </w:rPr>
          </w:rPrChange>
        </w:rPr>
        <w:t xml:space="preserve">"ח</w:t>
      </w:r>
      <w:r w:rsidRPr="006F178A">
        <w:rPr>
          <w:rFonts w:ascii="Fb Fontext" w:hAnsi="Fb Fontext"/>
          <w:rtl/>
        </w:rPr>
        <w:t xml:space="preserve"> ו</w:t>
      </w:r>
      <w:r w:rsidR="00BB3738">
        <w:rPr>
          <w:rFonts w:ascii="Fb Fontext" w:hAnsi="Fb Fontext" w:hint="cs"/>
          <w:rtl/>
        </w:rPr>
        <w:t>א'</w:t>
      </w:r>
      <w:r w:rsidRPr="006F178A">
        <w:rPr>
          <w:rFonts w:ascii="Fb Fontext" w:hAnsi="Fb Fontext"/>
          <w:rtl/>
        </w:rPr>
        <w:t xml:space="preserve"> חנוכה</w:t>
      </w:r>
      <w:r w:rsidR="00BB3738"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b/>
          <w:rtl/>
        </w:rPr>
        <w:t>ר</w:t>
      </w:r>
      <w:r w:rsidRPr="00411327">
        <w:rPr>
          <w:rStyle w:val="afff"/>
          <w:rFonts w:hint="cs"/>
          <w:b/>
          <w:rtl/>
        </w:rPr>
        <w:t>"ד</w:t>
      </w:r>
      <w:r w:rsidRPr="006F178A">
        <w:rPr>
          <w:rtl/>
        </w:rPr>
        <w:t xml:space="preserve">: </w:t>
      </w:r>
      <w:r w:rsidR="00BB3738">
        <w:rPr>
          <w:rFonts w:hint="cs"/>
          <w:rtl/>
        </w:rPr>
        <w:t xml:space="preserve">ג' </w:t>
      </w:r>
      <w:r w:rsidRPr="006F178A">
        <w:rPr>
          <w:rtl/>
        </w:rPr>
        <w:t xml:space="preserve">חנוכה </w:t>
      </w:r>
      <w:r w:rsidR="00BB3738">
        <w:rPr>
          <w:rFonts w:hint="cs"/>
          <w:rtl/>
        </w:rPr>
        <w:t>וא'</w:t>
      </w:r>
      <w:r w:rsidR="00BB3738" w:rsidRPr="006F178A">
        <w:rPr>
          <w:rtl/>
        </w:rPr>
        <w:t xml:space="preserve"> </w:t>
      </w:r>
      <w:r>
        <w:rPr>
          <w:rStyle w:val="afff"/>
          <w:rFonts w:hint="cs"/>
          <w:rtl/>
          <w:rPrChange w:id="9070" w:author="מנוע אמוראים" w:date="2026-10-05T16:41:43Z">
            <w:rPr>
              <w:rFonts w:hint="cs"/>
              <w:rtl/>
            </w:rPr>
          </w:rPrChange>
        </w:rPr>
        <w:t xml:space="preserve">ר"ח</w:t>
      </w:r>
      <w:r>
        <w:rPr>
          <w:rFonts w:hint="cs"/>
          <w:rtl/>
        </w:rPr>
        <w:t xml:space="preserve">.</w:t>
      </w:r>
    </w:p>
    <w:p w14:paraId="51A37D88" w14:textId="3F5CE507" w:rsidR="0094084F" w:rsidRDefault="000E3858" w:rsidP="00674EC5">
      <w:pPr>
        <w:pStyle w:val="36"/>
        <w:framePr w:wrap="notBeside"/>
        <w:rPr>
          <w:rtl/>
        </w:rPr>
      </w:pPr>
      <w:r w:rsidRPr="00674EC5">
        <w:rPr>
          <w:rFonts w:hint="cs"/>
          <w:rtl/>
        </w:rPr>
        <w:t>ר</w:t>
      </w:r>
      <w:r w:rsidRPr="00674EC5">
        <w:rPr>
          <w:rtl/>
        </w:rPr>
        <w:t>"</w:t>
      </w:r>
      <w:r w:rsidRPr="00674EC5">
        <w:rPr>
          <w:rFonts w:hint="cs"/>
          <w:rtl/>
        </w:rPr>
        <w:t>מ</w:t>
      </w:r>
      <w:r w:rsidRPr="00674EC5">
        <w:rPr>
          <w:rtl/>
        </w:rPr>
        <w:t xml:space="preserve">: </w:t>
      </w:r>
      <w:r w:rsidRPr="00674EC5">
        <w:rPr>
          <w:rFonts w:hint="cs"/>
          <w:rtl/>
        </w:rPr>
        <w:t xml:space="preserve">מסתבר </w:t>
      </w:r>
      <w:r w:rsidRPr="00674EC5">
        <w:rPr>
          <w:rtl/>
        </w:rPr>
        <w:t>כר"</w:t>
      </w:r>
      <w:r w:rsidRPr="00674EC5">
        <w:rPr>
          <w:rFonts w:hint="cs"/>
          <w:rtl/>
        </w:rPr>
        <w:t>יצ</w:t>
      </w:r>
      <w:r w:rsidR="0094084F">
        <w:rPr>
          <w:rFonts w:hint="cs"/>
          <w:rtl/>
        </w:rPr>
        <w:t>:</w:t>
      </w:r>
    </w:p>
    <w:p w14:paraId="46327DD6" w14:textId="5DD864E5" w:rsidR="000E3858" w:rsidRPr="006F178A" w:rsidRDefault="000E3858" w:rsidP="00E03478">
      <w:pPr>
        <w:rPr>
          <w:rFonts w:cs="Guttman Vilna"/>
          <w:b/>
          <w:bCs/>
          <w:rtl/>
        </w:rPr>
      </w:pPr>
      <w:r>
        <w:rPr>
          <w:rStyle w:val="afff"/>
          <w:rtl/>
          <w:rPrChange w:id="9071" w:author="מנוע אמוראים" w:date="2026-10-05T16:41:43Z">
            <w:rPr>
              <w:rtl/>
            </w:rPr>
          </w:rPrChange>
        </w:rPr>
        <w:t xml:space="preserve">ד</w:t>
      </w:r>
      <w:r>
        <w:rPr>
          <w:rStyle w:val="afff"/>
          <w:rFonts w:hint="cs"/>
          <w:rtl/>
          <w:rPrChange w:id="9072" w:author="מנוע אמוראים" w:date="2026-10-05T16:41:43Z">
            <w:rPr>
              <w:rFonts w:hint="cs"/>
              <w:rtl/>
            </w:rPr>
          </w:rPrChange>
        </w:rPr>
        <w:t xml:space="preserve">ר"ח</w:t>
      </w:r>
      <w:r>
        <w:rPr>
          <w:rFonts w:hint="cs"/>
          <w:rtl/>
        </w:rPr>
        <w:t xml:space="preserve"> </w:t>
      </w:r>
      <w:r w:rsidRPr="006F178A">
        <w:rPr>
          <w:rtl/>
        </w:rPr>
        <w:t>תדיר</w:t>
      </w:r>
      <w:r w:rsidR="00E03478">
        <w:rPr>
          <w:rFonts w:hint="cs"/>
          <w:rtl/>
        </w:rPr>
        <w:t xml:space="preserve"> וקודם</w:t>
      </w:r>
      <w:r w:rsidRPr="006F178A">
        <w:rPr>
          <w:rtl/>
        </w:rPr>
        <w:t xml:space="preserve"> </w:t>
      </w:r>
      <w:r w:rsidR="00E03478" w:rsidRPr="00411327">
        <w:rPr>
          <w:rStyle w:val="afff"/>
          <w:rFonts w:hint="cs"/>
          <w:b/>
          <w:rtl/>
        </w:rPr>
        <w:t>וכן פסק רבה.</w:t>
      </w:r>
      <w:r w:rsidR="00E03478">
        <w:rPr>
          <w:rFonts w:hint="cs"/>
          <w:rtl/>
        </w:rPr>
        <w:t xml:space="preserve"> </w:t>
      </w:r>
      <w:r w:rsidR="00E03478" w:rsidRPr="006F178A">
        <w:rPr>
          <w:rtl/>
        </w:rPr>
        <w:t>ו</w:t>
      </w:r>
      <w:r w:rsidR="00E03478">
        <w:rPr>
          <w:rFonts w:cs="PFT_Frank" w:hint="cs"/>
          <w:b/>
          <w:bCs/>
          <w:sz w:val="14"/>
          <w:szCs w:val="14"/>
          <w:rtl/>
        </w:rPr>
        <w:t xml:space="preserve">כך </w:t>
      </w:r>
      <w:r w:rsidR="00E03478" w:rsidRPr="00D65D31">
        <w:rPr>
          <w:rFonts w:cs="PFT_Frank"/>
          <w:b/>
          <w:bCs/>
          <w:sz w:val="14"/>
          <w:szCs w:val="14"/>
          <w:rtl/>
        </w:rPr>
        <w:t>הלכתא</w:t>
      </w:r>
      <w:r w:rsidR="00E03478">
        <w:rPr>
          <w:rFonts w:cs="PFT_Frank" w:hint="cs"/>
          <w:b/>
          <w:bCs/>
          <w:sz w:val="14"/>
          <w:szCs w:val="14"/>
          <w:rtl/>
        </w:rPr>
        <w:t>.</w:t>
      </w:r>
      <w:r w:rsidR="00E03478" w:rsidRPr="006F178A" w:rsidDel="00E03478">
        <w:rPr>
          <w:rtl/>
        </w:rPr>
        <w:t xml:space="preserve"> </w:t>
      </w:r>
    </w:p>
    <w:p w14:paraId="2F5A68DA" w14:textId="3060CFDC" w:rsidR="0094084F" w:rsidRDefault="000E3858" w:rsidP="00674EC5">
      <w:pPr>
        <w:pStyle w:val="36"/>
        <w:framePr w:wrap="notBeside"/>
        <w:rPr>
          <w:rtl/>
        </w:rPr>
      </w:pPr>
      <w:r w:rsidRPr="00674EC5">
        <w:rPr>
          <w:rFonts w:hint="cs"/>
          <w:rtl/>
        </w:rPr>
        <w:t>ר</w:t>
      </w:r>
      <w:r w:rsidRPr="00674EC5">
        <w:rPr>
          <w:rtl/>
        </w:rPr>
        <w:t>"</w:t>
      </w:r>
      <w:r w:rsidRPr="00674EC5">
        <w:rPr>
          <w:rFonts w:hint="cs"/>
          <w:rtl/>
        </w:rPr>
        <w:t>א</w:t>
      </w:r>
      <w:r w:rsidRPr="00674EC5">
        <w:rPr>
          <w:rtl/>
        </w:rPr>
        <w:t xml:space="preserve">: </w:t>
      </w:r>
      <w:r w:rsidRPr="00674EC5">
        <w:rPr>
          <w:rFonts w:hint="cs"/>
          <w:rtl/>
        </w:rPr>
        <w:t>מסתבר כר''ד</w:t>
      </w:r>
      <w:r w:rsidR="0094084F">
        <w:rPr>
          <w:rFonts w:hint="cs"/>
          <w:rtl/>
        </w:rPr>
        <w:t>:</w:t>
      </w:r>
    </w:p>
    <w:p w14:paraId="1A1257A8" w14:textId="7B3EB2B3" w:rsidR="000E3858" w:rsidRDefault="000E3858" w:rsidP="00E03478">
      <w:pPr>
        <w:rPr>
          <w:rtl/>
        </w:rPr>
      </w:pPr>
      <w:r>
        <w:rPr>
          <w:rStyle w:val="afff"/>
          <w:rFonts w:hint="cs"/>
          <w:rtl/>
          <w:rPrChange w:id="9073" w:author="מנוע אמוראים" w:date="2026-10-05T16:41:43Z">
            <w:rPr>
              <w:rFonts w:hint="cs"/>
              <w:rtl/>
            </w:rPr>
          </w:rPrChange>
        </w:rPr>
        <w:t xml:space="preserve">דר</w:t>
      </w:r>
      <w:r>
        <w:rPr>
          <w:rStyle w:val="afff"/>
          <w:rtl/>
          <w:rPrChange w:id="9074" w:author="מנוע אמוראים" w:date="2026-10-05T16:41:43Z">
            <w:rPr>
              <w:rtl/>
            </w:rPr>
          </w:rPrChange>
        </w:rPr>
        <w:t xml:space="preserve">"</w:t>
      </w:r>
      <w:r>
        <w:rPr>
          <w:rStyle w:val="afff"/>
          <w:rFonts w:hint="cs"/>
          <w:rtl/>
          <w:rPrChange w:id="9075" w:author="מנוע אמוראים" w:date="2026-10-05T16:41:43Z">
            <w:rPr>
              <w:rFonts w:hint="cs"/>
              <w:rtl/>
            </w:rPr>
          </w:rPrChange>
        </w:rPr>
        <w:t xml:space="preserve">ח</w:t>
      </w:r>
      <w:r>
        <w:rPr>
          <w:rFonts w:hint="cs"/>
          <w:rtl/>
        </w:rPr>
        <w:t xml:space="preserve"> גרם לרביעי </w:t>
      </w:r>
      <w:r w:rsidR="00E03478" w:rsidRPr="00411327">
        <w:rPr>
          <w:rStyle w:val="afff"/>
          <w:rFonts w:hint="cs"/>
          <w:b/>
          <w:rtl/>
        </w:rPr>
        <w:t>וכן פסק ריו"ס</w:t>
      </w:r>
      <w:r w:rsidR="00E03478">
        <w:rPr>
          <w:rFonts w:hint="cs"/>
          <w:rtl/>
        </w:rPr>
        <w:t xml:space="preserve">. </w:t>
      </w:r>
    </w:p>
    <w:p w14:paraId="2E35CD79" w14:textId="77777777" w:rsidR="000E3858" w:rsidRPr="006F178A" w:rsidRDefault="000E3858" w:rsidP="006242E0">
      <w:pPr>
        <w:pStyle w:val="af5"/>
        <w:framePr w:wrap="around"/>
        <w:rPr>
          <w:rtl/>
        </w:rPr>
      </w:pPr>
      <w:r w:rsidRPr="00F53094">
        <w:rPr>
          <w:rFonts w:hint="cs"/>
          <w:rtl/>
        </w:rPr>
        <w:t>ל.</w:t>
      </w:r>
    </w:p>
    <w:p w14:paraId="6118661C" w14:textId="4282ACB7" w:rsidR="000E3858" w:rsidRPr="00D34738" w:rsidRDefault="000E3858" w:rsidP="00144FD1">
      <w:pPr>
        <w:pStyle w:val="aff1"/>
        <w:rPr>
          <w:rStyle w:val="afe"/>
          <w:rtl/>
        </w:rPr>
      </w:pPr>
      <w:ins w:id="9850" w:author="מספור קטעי משנה" w:date="2026-10-06T06:45:35Z">
        <w:r>
          <w:rPr>
            <w:rStyle w:val="MisparKeta"/>
          </w:rPr>
          <w:t xml:space="preserve">ד. </w:t>
        </w:r>
      </w:ins>
      <w:r w:rsidRPr="00D34738">
        <w:rPr>
          <w:rStyle w:val="afe"/>
          <w:rtl/>
        </w:rPr>
        <w:t xml:space="preserve">חל </w:t>
      </w:r>
      <w:r w:rsidR="00E03478" w:rsidRPr="00D34738">
        <w:rPr>
          <w:rStyle w:val="afe"/>
          <w:rFonts w:hint="cs"/>
          <w:rtl/>
        </w:rPr>
        <w:t>שקלים</w:t>
      </w:r>
      <w:r w:rsidR="00E03478" w:rsidRPr="00D34738">
        <w:rPr>
          <w:rStyle w:val="afe"/>
          <w:rtl/>
        </w:rPr>
        <w:t xml:space="preserve"> </w:t>
      </w:r>
      <w:r w:rsidRPr="00D34738">
        <w:rPr>
          <w:rStyle w:val="a4"/>
          <w:rtl/>
        </w:rPr>
        <w:t>ב</w:t>
      </w:r>
      <w:r w:rsidR="00E03478" w:rsidRPr="003225D0">
        <w:rPr>
          <w:rStyle w:val="a4"/>
          <w:rFonts w:hint="cs"/>
          <w:rtl/>
        </w:rPr>
        <w:t>'</w:t>
      </w:r>
      <w:r w:rsidRPr="00D34738">
        <w:rPr>
          <w:rStyle w:val="a4"/>
          <w:rtl/>
        </w:rPr>
        <w:t>ואתה תצוה</w:t>
      </w:r>
      <w:r w:rsidR="00E03478" w:rsidRPr="00D34738">
        <w:rPr>
          <w:rStyle w:val="a4"/>
          <w:rFonts w:hint="cs"/>
          <w:rtl/>
        </w:rPr>
        <w:t>'</w:t>
      </w:r>
      <w:r w:rsidRPr="00D34738">
        <w:rPr>
          <w:rStyle w:val="afe"/>
          <w:rtl/>
        </w:rPr>
        <w:t>.</w:t>
      </w:r>
    </w:p>
    <w:p w14:paraId="76DEC4B3" w14:textId="2BCD53FB" w:rsidR="0094084F" w:rsidRDefault="000E3858" w:rsidP="001B384D">
      <w:pPr>
        <w:pStyle w:val="36"/>
        <w:framePr w:wrap="notBeside"/>
        <w:rPr>
          <w:rtl/>
        </w:rPr>
      </w:pPr>
      <w:r w:rsidRPr="001B384D">
        <w:rPr>
          <w:rtl/>
        </w:rPr>
        <w:t>ר</w:t>
      </w:r>
      <w:r w:rsidRPr="001B384D">
        <w:rPr>
          <w:rFonts w:hint="cs"/>
          <w:rtl/>
        </w:rPr>
        <w:t xml:space="preserve">י"צ </w:t>
      </w:r>
      <w:r w:rsidRPr="001B384D">
        <w:rPr>
          <w:rtl/>
        </w:rPr>
        <w:t>נפחא</w:t>
      </w:r>
      <w:r w:rsidR="0094084F">
        <w:rPr>
          <w:rtl/>
        </w:rPr>
        <w:t>:</w:t>
      </w:r>
    </w:p>
    <w:p w14:paraId="00122122" w14:textId="5D99F87D" w:rsidR="000E3858" w:rsidRPr="006F178A" w:rsidRDefault="00E03478" w:rsidP="000E3858">
      <w:pPr>
        <w:rPr>
          <w:rtl/>
        </w:rPr>
      </w:pPr>
      <w:r>
        <w:rPr>
          <w:rFonts w:ascii="Fb Fontext" w:hAnsi="Fb Fontext" w:hint="cs"/>
          <w:rtl/>
        </w:rPr>
        <w:t>ו'</w:t>
      </w:r>
      <w:r w:rsidR="000E3858" w:rsidRPr="006F178A">
        <w:rPr>
          <w:rFonts w:ascii="Fb Fontext" w:hAnsi="Fb Fontext"/>
          <w:rtl/>
        </w:rPr>
        <w:t xml:space="preserve"> </w:t>
      </w:r>
      <w:r w:rsidR="000E3858" w:rsidRPr="00AB10FC">
        <w:rPr>
          <w:rStyle w:val="a4"/>
          <w:rtl/>
        </w:rPr>
        <w:t xml:space="preserve">תצוה </w:t>
      </w:r>
      <w:r w:rsidR="000E3858" w:rsidRPr="00D34738">
        <w:rPr>
          <w:rtl/>
        </w:rPr>
        <w:t>עד</w:t>
      </w:r>
      <w:r w:rsidR="000E3858" w:rsidRPr="00AB10FC">
        <w:rPr>
          <w:rStyle w:val="a4"/>
          <w:rtl/>
        </w:rPr>
        <w:t xml:space="preserve"> תשא,</w:t>
      </w:r>
      <w:r w:rsidR="000E3858" w:rsidRPr="006F178A">
        <w:rPr>
          <w:rFonts w:ascii="Fb Fontext" w:hAnsi="Fb Fontext"/>
          <w:rtl/>
        </w:rPr>
        <w:t xml:space="preserve"> </w:t>
      </w:r>
      <w:r w:rsidR="00997067">
        <w:rPr>
          <w:rFonts w:ascii="Fb Fontext" w:hAnsi="Fb Fontext" w:hint="cs"/>
          <w:rtl/>
        </w:rPr>
        <w:t>וא'</w:t>
      </w:r>
      <w:r w:rsidR="00997067" w:rsidRPr="006F178A">
        <w:rPr>
          <w:rFonts w:ascii="Fb Fontext" w:hAnsi="Fb Fontext"/>
          <w:rtl/>
        </w:rPr>
        <w:t xml:space="preserve"> </w:t>
      </w:r>
      <w:r w:rsidR="000E3858" w:rsidRPr="00AB10FC">
        <w:rPr>
          <w:rStyle w:val="a4"/>
          <w:rtl/>
        </w:rPr>
        <w:t xml:space="preserve">תשא </w:t>
      </w:r>
      <w:r w:rsidR="000E3858" w:rsidRPr="00D34738">
        <w:rPr>
          <w:rtl/>
        </w:rPr>
        <w:t>עד</w:t>
      </w:r>
      <w:r w:rsidR="000E3858" w:rsidRPr="00AB10FC">
        <w:rPr>
          <w:rStyle w:val="a4"/>
          <w:rtl/>
        </w:rPr>
        <w:t xml:space="preserve"> ועשית</w:t>
      </w:r>
      <w:r w:rsidR="000E3858" w:rsidRPr="006F178A">
        <w:rPr>
          <w:rFonts w:ascii="Fb Fontext" w:hAnsi="Fb Fontext"/>
          <w:rtl/>
        </w:rPr>
        <w:t>.</w:t>
      </w:r>
    </w:p>
    <w:p w14:paraId="14C23C56" w14:textId="6081A9BF" w:rsidR="0094084F" w:rsidRDefault="000E3858" w:rsidP="001B384D">
      <w:pPr>
        <w:pStyle w:val="36"/>
        <w:framePr w:wrap="notBeside"/>
        <w:rPr>
          <w:rtl/>
        </w:rPr>
      </w:pPr>
      <w:r w:rsidRPr="001B384D">
        <w:rPr>
          <w:rtl/>
        </w:rPr>
        <w:t>אביי</w:t>
      </w:r>
      <w:r w:rsidR="0094084F">
        <w:rPr>
          <w:rtl/>
        </w:rPr>
        <w:t>:</w:t>
      </w:r>
    </w:p>
    <w:p w14:paraId="528DCA7A" w14:textId="73F18D2F" w:rsidR="000E3858" w:rsidRPr="00F87DC2" w:rsidRDefault="001B384D" w:rsidP="000E3858">
      <w:pPr>
        <w:rPr>
          <w:rtl/>
        </w:rPr>
      </w:pPr>
      <w:r>
        <w:rPr>
          <w:rFonts w:hint="cs"/>
          <w:rtl/>
        </w:rPr>
        <w:t>ל</w:t>
      </w:r>
      <w:r w:rsidR="00997067">
        <w:rPr>
          <w:rFonts w:hint="cs"/>
          <w:rtl/>
        </w:rPr>
        <w:t>א ניכר</w:t>
      </w:r>
      <w:r w:rsidR="000E3858" w:rsidRPr="00F87DC2">
        <w:rPr>
          <w:rtl/>
        </w:rPr>
        <w:t xml:space="preserve"> </w:t>
      </w:r>
      <w:r w:rsidR="000E3858" w:rsidRPr="00411327">
        <w:rPr>
          <w:rStyle w:val="afff"/>
          <w:rFonts w:hint="eastAsia"/>
          <w:b/>
          <w:rtl/>
        </w:rPr>
        <w:t>אלא</w:t>
      </w:r>
      <w:r w:rsidR="000E3858" w:rsidRPr="00F87DC2">
        <w:rPr>
          <w:rtl/>
        </w:rPr>
        <w:t xml:space="preserve">: </w:t>
      </w:r>
      <w:r w:rsidR="00997067">
        <w:rPr>
          <w:rFonts w:hint="cs"/>
          <w:rtl/>
        </w:rPr>
        <w:t xml:space="preserve">ו' </w:t>
      </w:r>
      <w:r w:rsidR="000E3858" w:rsidRPr="00B8349B">
        <w:rPr>
          <w:rStyle w:val="a4"/>
          <w:rtl/>
        </w:rPr>
        <w:t>תצוה</w:t>
      </w:r>
      <w:r w:rsidR="000E3858" w:rsidRPr="00F87DC2">
        <w:rPr>
          <w:rtl/>
        </w:rPr>
        <w:t xml:space="preserve"> עד </w:t>
      </w:r>
      <w:r w:rsidR="000E3858" w:rsidRPr="00B8349B">
        <w:rPr>
          <w:rStyle w:val="a4"/>
          <w:rtl/>
        </w:rPr>
        <w:t>ועשית,</w:t>
      </w:r>
      <w:r w:rsidR="000E3858" w:rsidRPr="00F87DC2">
        <w:rPr>
          <w:rtl/>
        </w:rPr>
        <w:t xml:space="preserve"> </w:t>
      </w:r>
      <w:r w:rsidR="00997067">
        <w:rPr>
          <w:rFonts w:hint="cs"/>
          <w:rtl/>
        </w:rPr>
        <w:t>וא'</w:t>
      </w:r>
      <w:r w:rsidR="00997067" w:rsidRPr="00F87DC2">
        <w:rPr>
          <w:rtl/>
        </w:rPr>
        <w:t xml:space="preserve"> </w:t>
      </w:r>
      <w:r w:rsidR="008429A1">
        <w:rPr>
          <w:rFonts w:hint="cs"/>
          <w:rtl/>
        </w:rPr>
        <w:t>שוב</w:t>
      </w:r>
      <w:r w:rsidR="000E3858" w:rsidRPr="00F87DC2">
        <w:rPr>
          <w:rtl/>
        </w:rPr>
        <w:t xml:space="preserve"> </w:t>
      </w:r>
      <w:r w:rsidR="000E3858" w:rsidRPr="00B8349B">
        <w:rPr>
          <w:rStyle w:val="a4"/>
          <w:rtl/>
        </w:rPr>
        <w:t xml:space="preserve">תשא </w:t>
      </w:r>
      <w:r w:rsidR="000E3858" w:rsidRPr="00F87DC2">
        <w:rPr>
          <w:rtl/>
        </w:rPr>
        <w:t xml:space="preserve">עד </w:t>
      </w:r>
      <w:r w:rsidR="000E3858" w:rsidRPr="00B8349B">
        <w:rPr>
          <w:rStyle w:val="a4"/>
          <w:rtl/>
        </w:rPr>
        <w:t>ועשית</w:t>
      </w:r>
      <w:r w:rsidR="000E3858" w:rsidRPr="00F87DC2">
        <w:rPr>
          <w:rtl/>
        </w:rPr>
        <w:t>.</w:t>
      </w:r>
    </w:p>
    <w:p w14:paraId="48A4E68F" w14:textId="6BD3B6AD" w:rsidR="000E3858" w:rsidRPr="00D34738" w:rsidRDefault="000E3858" w:rsidP="00144FD1">
      <w:pPr>
        <w:pStyle w:val="aff1"/>
        <w:rPr>
          <w:rStyle w:val="afe"/>
          <w:rtl/>
        </w:rPr>
      </w:pPr>
      <w:ins w:id="9851" w:author="מספור קטעי משנה" w:date="2026-10-06T06:45:35Z">
        <w:r>
          <w:rPr>
            <w:rStyle w:val="MisparKeta"/>
          </w:rPr>
          <w:t xml:space="preserve">ד. </w:t>
        </w:r>
      </w:ins>
      <w:r w:rsidRPr="00D34738">
        <w:rPr>
          <w:rStyle w:val="afe"/>
          <w:rtl/>
        </w:rPr>
        <w:t xml:space="preserve">חל </w:t>
      </w:r>
      <w:r w:rsidRPr="00D34738">
        <w:rPr>
          <w:rStyle w:val="a4"/>
          <w:rtl/>
        </w:rPr>
        <w:t>ב</w:t>
      </w:r>
      <w:r w:rsidR="008429A1" w:rsidRPr="003225D0">
        <w:rPr>
          <w:rStyle w:val="a4"/>
          <w:rFonts w:hint="cs"/>
          <w:rtl/>
        </w:rPr>
        <w:t>'</w:t>
      </w:r>
      <w:r w:rsidRPr="00D34738">
        <w:rPr>
          <w:rStyle w:val="a4"/>
          <w:rtl/>
        </w:rPr>
        <w:t>כי תשא</w:t>
      </w:r>
      <w:r w:rsidR="008429A1" w:rsidRPr="003225D0">
        <w:rPr>
          <w:rStyle w:val="a4"/>
          <w:rFonts w:hint="cs"/>
          <w:rtl/>
        </w:rPr>
        <w:t>'</w:t>
      </w:r>
      <w:r w:rsidR="008429A1" w:rsidRPr="00D34738">
        <w:rPr>
          <w:rStyle w:val="afe"/>
          <w:rFonts w:hint="cs"/>
          <w:rtl/>
        </w:rPr>
        <w:t>.</w:t>
      </w:r>
    </w:p>
    <w:p w14:paraId="5579C0C0" w14:textId="3CB6EECE" w:rsidR="0094084F" w:rsidRDefault="000E3858" w:rsidP="001B384D">
      <w:pPr>
        <w:pStyle w:val="36"/>
        <w:framePr w:wrap="notBeside"/>
        <w:rPr>
          <w:rtl/>
        </w:rPr>
      </w:pPr>
      <w:r w:rsidRPr="001B384D">
        <w:rPr>
          <w:rtl/>
        </w:rPr>
        <w:t>ר</w:t>
      </w:r>
      <w:r w:rsidRPr="001B384D">
        <w:rPr>
          <w:rFonts w:hint="cs"/>
          <w:rtl/>
        </w:rPr>
        <w:t xml:space="preserve">י"צ </w:t>
      </w:r>
      <w:r w:rsidRPr="001B384D">
        <w:rPr>
          <w:rtl/>
        </w:rPr>
        <w:t>נפחא</w:t>
      </w:r>
      <w:r w:rsidR="0094084F">
        <w:rPr>
          <w:rtl/>
        </w:rPr>
        <w:t>:</w:t>
      </w:r>
    </w:p>
    <w:p w14:paraId="792DD4A9" w14:textId="2E823D63" w:rsidR="000E3858" w:rsidRPr="006F178A" w:rsidRDefault="008429A1" w:rsidP="000E3858">
      <w:pPr>
        <w:rPr>
          <w:rtl/>
        </w:rPr>
      </w:pPr>
      <w:r>
        <w:rPr>
          <w:rFonts w:ascii="Fb Fontext" w:hAnsi="Fb Fontext" w:hint="cs"/>
          <w:rtl/>
        </w:rPr>
        <w:t>ו'</w:t>
      </w:r>
      <w:r w:rsidR="000E3858">
        <w:rPr>
          <w:rFonts w:ascii="Fb Fontext" w:hAnsi="Fb Fontext"/>
          <w:rtl/>
        </w:rPr>
        <w:t xml:space="preserve"> </w:t>
      </w:r>
      <w:r w:rsidR="000E3858" w:rsidRPr="002D75DF">
        <w:rPr>
          <w:rStyle w:val="a4"/>
          <w:rtl/>
        </w:rPr>
        <w:t xml:space="preserve">ועשית </w:t>
      </w:r>
      <w:r w:rsidR="000E3858" w:rsidRPr="006F178A">
        <w:rPr>
          <w:rFonts w:ascii="Fb Fontext" w:hAnsi="Fb Fontext"/>
          <w:rtl/>
        </w:rPr>
        <w:t xml:space="preserve">עד </w:t>
      </w:r>
      <w:r w:rsidR="000E3858" w:rsidRPr="002D75DF">
        <w:rPr>
          <w:rStyle w:val="a4"/>
          <w:rtl/>
        </w:rPr>
        <w:t>ויקהל</w:t>
      </w:r>
      <w:r>
        <w:rPr>
          <w:rStyle w:val="a4"/>
          <w:rFonts w:hint="cs"/>
          <w:rtl/>
        </w:rPr>
        <w:t>,</w:t>
      </w:r>
      <w:r w:rsidR="000E3858"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וא'</w:t>
      </w:r>
      <w:r w:rsidRPr="006F178A">
        <w:rPr>
          <w:rFonts w:ascii="Fb Fontext" w:hAnsi="Fb Fontext"/>
          <w:rtl/>
        </w:rPr>
        <w:t xml:space="preserve"> </w:t>
      </w:r>
      <w:r w:rsidR="000E3858" w:rsidRPr="002D75DF">
        <w:rPr>
          <w:rStyle w:val="a4"/>
          <w:rtl/>
        </w:rPr>
        <w:t xml:space="preserve">תשא </w:t>
      </w:r>
      <w:r w:rsidR="000E3858" w:rsidRPr="006F178A">
        <w:rPr>
          <w:rFonts w:ascii="Fb Fontext" w:hAnsi="Fb Fontext"/>
          <w:rtl/>
        </w:rPr>
        <w:t xml:space="preserve">עד </w:t>
      </w:r>
      <w:r w:rsidR="000E3858" w:rsidRPr="00B8349B">
        <w:rPr>
          <w:rStyle w:val="a4"/>
          <w:rtl/>
        </w:rPr>
        <w:t>ועשית</w:t>
      </w:r>
      <w:r w:rsidR="000E3858" w:rsidRPr="006F178A">
        <w:rPr>
          <w:rFonts w:ascii="Fb Fontext" w:hAnsi="Fb Fontext"/>
          <w:rtl/>
        </w:rPr>
        <w:t>.</w:t>
      </w:r>
    </w:p>
    <w:p w14:paraId="701B236D" w14:textId="41E63D93" w:rsidR="0094084F" w:rsidRDefault="000E3858" w:rsidP="00A36021">
      <w:pPr>
        <w:pStyle w:val="36"/>
        <w:framePr w:wrap="notBeside"/>
        <w:rPr>
          <w:rtl/>
        </w:rPr>
      </w:pPr>
      <w:r w:rsidRPr="00A36021">
        <w:rPr>
          <w:rFonts w:hint="eastAsia"/>
          <w:rtl/>
        </w:rPr>
        <w:t>אביי</w:t>
      </w:r>
      <w:r w:rsidR="0094084F">
        <w:rPr>
          <w:rFonts w:hint="cs"/>
          <w:rtl/>
        </w:rPr>
        <w:t>:</w:t>
      </w:r>
    </w:p>
    <w:p w14:paraId="20C31141" w14:textId="6A08D689" w:rsidR="000A14D8" w:rsidRDefault="000E3858" w:rsidP="00A36021">
      <w:pPr>
        <w:rPr>
          <w:rtl/>
        </w:rPr>
      </w:pPr>
      <w:r w:rsidRPr="00F87DC2">
        <w:rPr>
          <w:rtl/>
        </w:rPr>
        <w:t>למפרע</w:t>
      </w:r>
      <w:r w:rsidR="008429A1">
        <w:rPr>
          <w:rFonts w:hint="cs"/>
          <w:rtl/>
        </w:rPr>
        <w:t xml:space="preserve"> </w:t>
      </w:r>
      <w:r w:rsidR="008429A1" w:rsidRPr="00411327">
        <w:rPr>
          <w:rStyle w:val="afff"/>
          <w:rFonts w:hint="cs"/>
          <w:b/>
          <w:rtl/>
        </w:rPr>
        <w:t>אלא</w:t>
      </w:r>
      <w:r w:rsidR="008429A1">
        <w:rPr>
          <w:rFonts w:hint="cs"/>
          <w:rtl/>
        </w:rPr>
        <w:t>:</w:t>
      </w:r>
      <w:r w:rsidRPr="00F87DC2">
        <w:rPr>
          <w:rtl/>
        </w:rPr>
        <w:t xml:space="preserve"> </w:t>
      </w:r>
      <w:r w:rsidR="008429A1">
        <w:rPr>
          <w:rFonts w:hint="cs"/>
          <w:rtl/>
        </w:rPr>
        <w:t>ו'</w:t>
      </w:r>
      <w:r w:rsidR="008429A1" w:rsidRPr="00F87DC2">
        <w:rPr>
          <w:rtl/>
        </w:rPr>
        <w:t xml:space="preserve"> </w:t>
      </w:r>
      <w:r w:rsidR="003225D0" w:rsidRPr="002D75DF">
        <w:rPr>
          <w:rStyle w:val="a4"/>
          <w:rtl/>
        </w:rPr>
        <w:t xml:space="preserve">תשא </w:t>
      </w:r>
      <w:r w:rsidRPr="00F87DC2">
        <w:rPr>
          <w:rtl/>
        </w:rPr>
        <w:t xml:space="preserve">עד </w:t>
      </w:r>
      <w:r w:rsidRPr="00B8349B">
        <w:rPr>
          <w:rStyle w:val="a4"/>
          <w:rtl/>
        </w:rPr>
        <w:t xml:space="preserve">ויקהל </w:t>
      </w:r>
      <w:r w:rsidRPr="00F87DC2">
        <w:rPr>
          <w:rtl/>
        </w:rPr>
        <w:t>ו</w:t>
      </w:r>
      <w:r w:rsidR="003225D0">
        <w:rPr>
          <w:rFonts w:hint="cs"/>
          <w:rtl/>
        </w:rPr>
        <w:t>א'</w:t>
      </w:r>
      <w:r w:rsidRPr="00F87DC2">
        <w:rPr>
          <w:rtl/>
        </w:rPr>
        <w:t xml:space="preserve"> </w:t>
      </w:r>
      <w:r w:rsidR="003225D0">
        <w:rPr>
          <w:rFonts w:hint="cs"/>
          <w:rtl/>
        </w:rPr>
        <w:t>שוב</w:t>
      </w:r>
      <w:r w:rsidRPr="00F87DC2">
        <w:rPr>
          <w:rtl/>
        </w:rPr>
        <w:t xml:space="preserve"> </w:t>
      </w:r>
      <w:r w:rsidRPr="00B8349B">
        <w:rPr>
          <w:rStyle w:val="a4"/>
          <w:rtl/>
        </w:rPr>
        <w:t>תשא</w:t>
      </w:r>
      <w:r w:rsidRPr="00F87DC2">
        <w:rPr>
          <w:rtl/>
        </w:rPr>
        <w:t xml:space="preserve"> עד </w:t>
      </w:r>
      <w:r w:rsidRPr="00B8349B">
        <w:rPr>
          <w:rStyle w:val="a4"/>
          <w:rtl/>
        </w:rPr>
        <w:t>ועשית</w:t>
      </w:r>
      <w:r w:rsidR="003225D0" w:rsidRPr="00D34738">
        <w:rPr>
          <w:rStyle w:val="afffb"/>
          <w:rFonts w:hint="cs"/>
          <w:rtl/>
        </w:rPr>
        <w:t xml:space="preserve"> ותנ"ה</w:t>
      </w:r>
    </w:p>
    <w:p w14:paraId="7F206572" w14:textId="33783D2B" w:rsidR="000E3858" w:rsidRPr="002D75DF" w:rsidRDefault="000E3858" w:rsidP="000E3858">
      <w:pPr>
        <w:pStyle w:val="aff1"/>
        <w:rPr>
          <w:rtl/>
        </w:rPr>
      </w:pPr>
      <w:ins w:id="9852" w:author="מספור קטעי משנה" w:date="2026-10-06T06:45:35Z">
        <w:r>
          <w:rPr>
            <w:rStyle w:val="MisparKeta"/>
          </w:rPr>
          <w:t xml:space="preserve">א. </w:t>
        </w:r>
      </w:ins>
      <w:r w:rsidRPr="002D75DF">
        <w:rPr>
          <w:rtl/>
        </w:rPr>
        <w:t xml:space="preserve">חל </w:t>
      </w:r>
      <w:r w:rsidR="000A14D8">
        <w:rPr>
          <w:rFonts w:hint="cs"/>
          <w:rtl/>
        </w:rPr>
        <w:t>ר"ח</w:t>
      </w:r>
      <w:r w:rsidR="000A14D8" w:rsidRPr="002D75DF">
        <w:rPr>
          <w:rtl/>
        </w:rPr>
        <w:t xml:space="preserve"> </w:t>
      </w:r>
      <w:r w:rsidR="000A14D8">
        <w:rPr>
          <w:rFonts w:hint="cs"/>
          <w:rtl/>
        </w:rPr>
        <w:t xml:space="preserve">אדר </w:t>
      </w:r>
      <w:r w:rsidRPr="002D75DF">
        <w:rPr>
          <w:rtl/>
        </w:rPr>
        <w:t xml:space="preserve">בתוך </w:t>
      </w:r>
      <w:r w:rsidR="000A14D8">
        <w:rPr>
          <w:rFonts w:hint="cs"/>
          <w:rtl/>
        </w:rPr>
        <w:t>השבוע</w:t>
      </w:r>
      <w:r w:rsidR="000A14D8" w:rsidRPr="002D75DF">
        <w:rPr>
          <w:rtl/>
        </w:rPr>
        <w:t xml:space="preserve"> </w:t>
      </w:r>
      <w:r w:rsidRPr="002D75DF">
        <w:rPr>
          <w:rtl/>
        </w:rPr>
        <w:t>מקדימין לשבת שעברה.</w:t>
      </w:r>
    </w:p>
    <w:p w14:paraId="4901807A" w14:textId="0B3A8E8C" w:rsidR="004778A8" w:rsidRPr="00411327" w:rsidRDefault="000A14D8" w:rsidP="000A14D8">
      <w:pPr>
        <w:rPr>
          <w:rStyle w:val="afff"/>
          <w:b/>
          <w:rtl/>
        </w:rPr>
      </w:pPr>
      <w:r w:rsidRPr="00D34738">
        <w:rPr>
          <w:rStyle w:val="afe"/>
          <w:rFonts w:hint="cs"/>
          <w:rtl/>
        </w:rPr>
        <w:t xml:space="preserve">חל </w:t>
      </w:r>
      <w:r>
        <w:rPr>
          <w:rStyle w:val="afff"/>
          <w:rtl/>
          <w:rPrChange w:id="9076" w:author="מנוע אמוראים" w:date="2026-10-05T16:41:43Z">
            <w:rPr>
              <w:rStyle w:val="afe"/>
              <w:rtl/>
            </w:rPr>
          </w:rPrChange>
        </w:rPr>
        <w:t xml:space="preserve">בער"</w:t>
      </w:r>
      <w:r>
        <w:rPr>
          <w:rStyle w:val="afff"/>
          <w:rFonts w:hint="cs"/>
          <w:rtl/>
          <w:rPrChange w:id="9077" w:author="מנוע אמוראים" w:date="2026-10-05T16:41:43Z">
            <w:rPr>
              <w:rStyle w:val="afe"/>
              <w:rFonts w:hint="cs"/>
              <w:rtl/>
            </w:rPr>
          </w:rPrChange>
        </w:rPr>
        <w:t xml:space="preserve">ש</w:t>
      </w:r>
      <w:r w:rsidR="004778A8">
        <w:rPr>
          <w:rFonts w:ascii="Fb Fontext" w:hAnsi="Fb Fontext" w:hint="cs"/>
          <w:rtl/>
        </w:rPr>
        <w:t xml:space="preserve"> -</w:t>
      </w:r>
      <w:r w:rsidRPr="00411327">
        <w:rPr>
          <w:rStyle w:val="afff"/>
          <w:rFonts w:hint="cs"/>
          <w:b/>
          <w:rtl/>
        </w:rPr>
        <w:t xml:space="preserve"> </w:t>
      </w:r>
      <w:r w:rsidR="000E3858" w:rsidRPr="00411327">
        <w:rPr>
          <w:rStyle w:val="afff"/>
          <w:b/>
          <w:rtl/>
        </w:rPr>
        <w:t>רב</w:t>
      </w:r>
      <w:r w:rsidR="000E3858" w:rsidRPr="00411327">
        <w:rPr>
          <w:rStyle w:val="afff"/>
          <w:rFonts w:hint="cs"/>
          <w:b/>
          <w:rtl/>
        </w:rPr>
        <w:t>:</w:t>
      </w:r>
      <w:r w:rsidR="000E3858" w:rsidRPr="00411327">
        <w:rPr>
          <w:rStyle w:val="afff"/>
          <w:b/>
          <w:rtl/>
        </w:rPr>
        <w:t xml:space="preserve"> </w:t>
      </w:r>
      <w:r w:rsidR="000E3858" w:rsidRPr="00F05A14">
        <w:rPr>
          <w:rFonts w:cs="PFT_Frank"/>
          <w:b/>
          <w:bCs/>
          <w:szCs w:val="14"/>
          <w:rtl/>
        </w:rPr>
        <w:t>מקדימין</w:t>
      </w:r>
      <w:r w:rsidR="000E3858" w:rsidRPr="006F178A">
        <w:rPr>
          <w:rtl/>
        </w:rPr>
        <w:t xml:space="preserve">, </w:t>
      </w:r>
      <w:r w:rsidRPr="00D34738">
        <w:rPr>
          <w:rStyle w:val="afffb"/>
          <w:rFonts w:hint="cs"/>
          <w:rtl/>
        </w:rPr>
        <w:t>שלא</w:t>
      </w:r>
      <w:r w:rsidR="000E3858" w:rsidRPr="00D34738">
        <w:rPr>
          <w:rStyle w:val="afffb"/>
          <w:rFonts w:hint="cs"/>
          <w:rtl/>
        </w:rPr>
        <w:t xml:space="preserve"> </w:t>
      </w:r>
      <w:r w:rsidRPr="00D34738">
        <w:rPr>
          <w:rStyle w:val="afffb"/>
          <w:rFonts w:hint="cs"/>
          <w:rtl/>
        </w:rPr>
        <w:t>י</w:t>
      </w:r>
      <w:r w:rsidR="000E3858" w:rsidRPr="00D34738">
        <w:rPr>
          <w:rStyle w:val="afffb"/>
          <w:rFonts w:hint="cs"/>
          <w:rtl/>
        </w:rPr>
        <w:t>פחתו</w:t>
      </w:r>
      <w:r w:rsidR="000E3858" w:rsidRPr="00D34738">
        <w:rPr>
          <w:rStyle w:val="afffb"/>
          <w:rtl/>
        </w:rPr>
        <w:t xml:space="preserve"> ימי שולחנות</w:t>
      </w:r>
      <w:r w:rsidR="004778A8">
        <w:rPr>
          <w:rStyle w:val="afffb"/>
          <w:rFonts w:hint="cs"/>
          <w:rtl/>
        </w:rPr>
        <w:t>,</w:t>
      </w:r>
    </w:p>
    <w:p w14:paraId="23B75823" w14:textId="49405940" w:rsidR="004778A8" w:rsidRPr="00411327" w:rsidRDefault="004778A8" w:rsidP="000A14D8">
      <w:pPr>
        <w:rPr>
          <w:rStyle w:val="afff"/>
          <w:b/>
          <w:rtl/>
        </w:rPr>
      </w:pPr>
      <w:r w:rsidRPr="00411327">
        <w:rPr>
          <w:rStyle w:val="afff"/>
          <w:rFonts w:hint="cs"/>
          <w:b/>
          <w:rtl/>
        </w:rPr>
        <w:t xml:space="preserve">                  </w:t>
      </w:r>
      <w:r w:rsidR="000E3858" w:rsidRPr="00411327">
        <w:rPr>
          <w:rStyle w:val="afff"/>
          <w:b/>
          <w:rtl/>
        </w:rPr>
        <w:t>שמואל:</w:t>
      </w:r>
      <w:r w:rsidR="000E3858" w:rsidRPr="00701689">
        <w:rPr>
          <w:spacing w:val="-2"/>
          <w:rtl/>
        </w:rPr>
        <w:t xml:space="preserve"> </w:t>
      </w:r>
      <w:r w:rsidR="000E3858" w:rsidRPr="00F05A14">
        <w:rPr>
          <w:rFonts w:cs="PFT_Frank"/>
          <w:b/>
          <w:bCs/>
          <w:spacing w:val="-2"/>
          <w:szCs w:val="14"/>
          <w:rtl/>
        </w:rPr>
        <w:t>מאחרין</w:t>
      </w:r>
      <w:r w:rsidR="000E3858" w:rsidRPr="00701689">
        <w:rPr>
          <w:spacing w:val="-2"/>
          <w:rtl/>
        </w:rPr>
        <w:t xml:space="preserve">, </w:t>
      </w:r>
      <w:r w:rsidRPr="00D34738">
        <w:rPr>
          <w:rStyle w:val="afffb"/>
          <w:rFonts w:hint="cs"/>
          <w:rtl/>
        </w:rPr>
        <w:t>ד</w:t>
      </w:r>
      <w:r w:rsidR="000E3858" w:rsidRPr="00D34738">
        <w:rPr>
          <w:rStyle w:val="afffb"/>
          <w:rFonts w:hint="cs"/>
          <w:rtl/>
        </w:rPr>
        <w:t>ט</w:t>
      </w:r>
      <w:r w:rsidR="000E3858" w:rsidRPr="00D34738">
        <w:rPr>
          <w:rStyle w:val="afffb"/>
          <w:rtl/>
        </w:rPr>
        <w:t>"</w:t>
      </w:r>
      <w:r w:rsidR="000E3858" w:rsidRPr="00D34738">
        <w:rPr>
          <w:rStyle w:val="afffb"/>
          <w:rFonts w:hint="eastAsia"/>
          <w:rtl/>
        </w:rPr>
        <w:t>ו</w:t>
      </w:r>
      <w:r w:rsidR="000E3858" w:rsidRPr="00D34738">
        <w:rPr>
          <w:rStyle w:val="afffb"/>
          <w:rtl/>
        </w:rPr>
        <w:t xml:space="preserve"> </w:t>
      </w:r>
      <w:r w:rsidR="000E3858" w:rsidRPr="00D34738">
        <w:rPr>
          <w:rStyle w:val="afffb"/>
          <w:rFonts w:hint="eastAsia"/>
          <w:rtl/>
        </w:rPr>
        <w:t>חל</w:t>
      </w:r>
      <w:r w:rsidR="000E3858" w:rsidRPr="00D34738">
        <w:rPr>
          <w:rStyle w:val="afffb"/>
          <w:rtl/>
        </w:rPr>
        <w:t xml:space="preserve"> </w:t>
      </w:r>
      <w:r>
        <w:rPr>
          <w:rStyle w:val="afff"/>
          <w:rFonts w:hint="eastAsia"/>
          <w:rtl/>
          <w:rPrChange w:id="9078" w:author="מנוע אמוראים" w:date="2026-10-05T16:41:43Z">
            <w:rPr>
              <w:rStyle w:val="afffb"/>
              <w:rFonts w:hint="eastAsia"/>
              <w:rtl/>
            </w:rPr>
          </w:rPrChange>
        </w:rPr>
        <w:t xml:space="preserve">בער</w:t>
      </w:r>
      <w:r>
        <w:rPr>
          <w:rStyle w:val="afff"/>
          <w:rtl/>
          <w:rPrChange w:id="9079" w:author="מנוע אמוראים" w:date="2026-10-05T16:41:43Z">
            <w:rPr>
              <w:rStyle w:val="afffb"/>
              <w:rtl/>
            </w:rPr>
          </w:rPrChange>
        </w:rPr>
        <w:t xml:space="preserve">"</w:t>
      </w:r>
      <w:r>
        <w:rPr>
          <w:rStyle w:val="afff"/>
          <w:rFonts w:hint="eastAsia"/>
          <w:rtl/>
          <w:rPrChange w:id="9080" w:author="מנוע אמוראים" w:date="2026-10-05T16:41:43Z">
            <w:rPr>
              <w:rStyle w:val="afffb"/>
              <w:rFonts w:hint="eastAsia"/>
              <w:rtl/>
            </w:rPr>
          </w:rPrChange>
        </w:rPr>
        <w:t xml:space="preserve">ש</w:t>
      </w:r>
      <w:r w:rsidR="000E3858" w:rsidRPr="00D34738">
        <w:rPr>
          <w:rStyle w:val="afffb"/>
          <w:rtl/>
        </w:rPr>
        <w:t>, ו</w:t>
      </w:r>
      <w:r w:rsidRPr="00D34738">
        <w:rPr>
          <w:rStyle w:val="afffb"/>
          <w:rFonts w:hint="cs"/>
          <w:rtl/>
        </w:rPr>
        <w:t xml:space="preserve">אין </w:t>
      </w:r>
      <w:r w:rsidR="000E3858" w:rsidRPr="00D34738">
        <w:rPr>
          <w:rStyle w:val="afffb"/>
          <w:rtl/>
        </w:rPr>
        <w:t xml:space="preserve">שולחנות </w:t>
      </w:r>
      <w:r w:rsidR="000E3858" w:rsidRPr="00D34738">
        <w:rPr>
          <w:rStyle w:val="afffb"/>
          <w:rFonts w:hint="cs"/>
          <w:rtl/>
        </w:rPr>
        <w:t xml:space="preserve">עד </w:t>
      </w:r>
      <w:r w:rsidRPr="00D34738">
        <w:rPr>
          <w:rStyle w:val="afffb"/>
          <w:rFonts w:hint="cs"/>
          <w:rtl/>
        </w:rPr>
        <w:t xml:space="preserve">יום </w:t>
      </w:r>
      <w:r w:rsidR="000E3858" w:rsidRPr="00D34738">
        <w:rPr>
          <w:rStyle w:val="afffb"/>
          <w:rFonts w:hint="cs"/>
          <w:rtl/>
        </w:rPr>
        <w:t>א'</w:t>
      </w:r>
      <w:r>
        <w:rPr>
          <w:rFonts w:hint="cs"/>
          <w:spacing w:val="-2"/>
          <w:rtl/>
        </w:rPr>
        <w:t>.</w:t>
      </w:r>
    </w:p>
    <w:p w14:paraId="320232C5" w14:textId="77777777" w:rsidR="0094084F" w:rsidRDefault="004778A8" w:rsidP="00A36021">
      <w:pPr>
        <w:pStyle w:val="36"/>
        <w:framePr w:wrap="notBeside"/>
        <w:rPr>
          <w:rtl/>
        </w:rPr>
      </w:pPr>
      <w:r w:rsidRPr="00A36021">
        <w:rPr>
          <w:rFonts w:hint="cs"/>
          <w:rtl/>
        </w:rPr>
        <w:t>והך</w:t>
      </w:r>
      <w:r w:rsidR="0094084F">
        <w:rPr>
          <w:rtl/>
        </w:rPr>
        <w:t>:</w:t>
      </w:r>
    </w:p>
    <w:p w14:paraId="7454D930" w14:textId="3D3193DC" w:rsidR="000E3858" w:rsidRPr="006F178A" w:rsidRDefault="004778A8" w:rsidP="00A36021">
      <w:pPr>
        <w:rPr>
          <w:rtl/>
        </w:rPr>
      </w:pPr>
      <w:r>
        <w:rPr>
          <w:rFonts w:hint="cs"/>
          <w:rtl/>
        </w:rPr>
        <w:t xml:space="preserve">דחל בתוך השבת </w:t>
      </w:r>
      <w:r w:rsidR="000E3858" w:rsidRPr="006F178A">
        <w:rPr>
          <w:rtl/>
        </w:rPr>
        <w:t>מקדימין</w:t>
      </w:r>
      <w:r>
        <w:rPr>
          <w:rFonts w:hint="cs"/>
          <w:rtl/>
        </w:rPr>
        <w:t>-</w:t>
      </w:r>
      <w:r w:rsidR="000E3858" w:rsidRPr="006F178A">
        <w:rPr>
          <w:rFonts w:hint="cs"/>
          <w:rtl/>
        </w:rPr>
        <w:t xml:space="preserve"> אפשר </w:t>
      </w:r>
      <w:r w:rsidR="000E3858" w:rsidRPr="00F05A14">
        <w:rPr>
          <w:rFonts w:cs="PFT_Frank" w:hint="cs"/>
          <w:b/>
          <w:bCs/>
          <w:szCs w:val="14"/>
          <w:rtl/>
        </w:rPr>
        <w:t>בתוך</w:t>
      </w:r>
      <w:r w:rsidR="000E3858" w:rsidRPr="006F178A">
        <w:rPr>
          <w:rFonts w:hint="cs"/>
          <w:rtl/>
        </w:rPr>
        <w:t xml:space="preserve"> השבת דווקא</w:t>
      </w:r>
      <w:r w:rsidR="000E3858" w:rsidRPr="006F178A">
        <w:rPr>
          <w:rtl/>
        </w:rPr>
        <w:t>.</w:t>
      </w:r>
    </w:p>
    <w:p w14:paraId="0897CD62" w14:textId="77777777" w:rsidR="0094084F" w:rsidRDefault="004778A8" w:rsidP="00A36021">
      <w:pPr>
        <w:pStyle w:val="36"/>
        <w:framePr w:wrap="notBeside"/>
        <w:rPr>
          <w:rtl/>
        </w:rPr>
      </w:pPr>
      <w:r w:rsidRPr="00A36021">
        <w:rPr>
          <w:rFonts w:hint="cs"/>
          <w:rtl/>
        </w:rPr>
        <w:t>והך</w:t>
      </w:r>
      <w:r w:rsidR="0094084F">
        <w:rPr>
          <w:rtl/>
        </w:rPr>
        <w:t>:</w:t>
      </w:r>
    </w:p>
    <w:p w14:paraId="6E8921C7" w14:textId="71709F2F" w:rsidR="00435288" w:rsidRDefault="00435288" w:rsidP="00435288">
      <w:pPr>
        <w:rPr>
          <w:rFonts w:cs="PFT_Frank"/>
          <w:b/>
          <w:bCs/>
          <w:sz w:val="14"/>
          <w:szCs w:val="14"/>
          <w:rtl/>
        </w:rPr>
      </w:pPr>
      <w:r>
        <w:rPr>
          <w:rFonts w:hint="cs"/>
          <w:rtl/>
        </w:rPr>
        <w:t>ד</w:t>
      </w:r>
      <w:r w:rsidR="000E3858" w:rsidRPr="006F178A">
        <w:rPr>
          <w:rtl/>
        </w:rPr>
        <w:t xml:space="preserve">כל שחל </w:t>
      </w:r>
      <w:r>
        <w:rPr>
          <w:rStyle w:val="afff"/>
          <w:rFonts w:hint="cs"/>
          <w:rtl/>
          <w:rPrChange w:id="9081" w:author="מנוע אמוראים" w:date="2026-10-05T16:41:43Z">
            <w:rPr>
              <w:rFonts w:hint="cs"/>
              <w:rtl/>
            </w:rPr>
          </w:rPrChange>
        </w:rPr>
        <w:t xml:space="preserve">ר</w:t>
      </w:r>
      <w:r>
        <w:rPr>
          <w:rStyle w:val="afff"/>
          <w:rtl/>
          <w:rPrChange w:id="9082" w:author="מנוע אמוראים" w:date="2026-10-05T16:41:43Z">
            <w:rPr>
              <w:rtl/>
            </w:rPr>
          </w:rPrChange>
        </w:rPr>
        <w:t xml:space="preserve">"</w:t>
      </w:r>
      <w:r>
        <w:rPr>
          <w:rStyle w:val="afff"/>
          <w:rFonts w:hint="cs"/>
          <w:rtl/>
          <w:rPrChange w:id="9083" w:author="מנוע אמוראים" w:date="2026-10-05T16:41:43Z">
            <w:rPr>
              <w:rFonts w:hint="cs"/>
              <w:rtl/>
            </w:rPr>
          </w:rPrChange>
        </w:rPr>
        <w:t xml:space="preserve">ח</w:t>
      </w:r>
      <w:r w:rsidR="000E3858" w:rsidRPr="006F178A">
        <w:rPr>
          <w:rtl/>
        </w:rPr>
        <w:t xml:space="preserve"> אדר </w:t>
      </w:r>
      <w:r w:rsidR="000E3858" w:rsidRPr="00F05A14">
        <w:rPr>
          <w:rFonts w:cs="PFT_Frank"/>
          <w:b/>
          <w:bCs/>
          <w:szCs w:val="14"/>
          <w:rtl/>
        </w:rPr>
        <w:t>בתוכה</w:t>
      </w:r>
      <w:r w:rsidR="000E3858" w:rsidRPr="006F178A">
        <w:rPr>
          <w:rtl/>
        </w:rPr>
        <w:t xml:space="preserve"> אפילו בע"</w:t>
      </w:r>
      <w:r w:rsidR="000E3858" w:rsidRPr="006F178A">
        <w:rPr>
          <w:rFonts w:hint="cs"/>
          <w:rtl/>
        </w:rPr>
        <w:t>ש</w:t>
      </w:r>
      <w:r>
        <w:rPr>
          <w:rFonts w:hint="cs"/>
          <w:rtl/>
        </w:rPr>
        <w:t xml:space="preserve"> -</w:t>
      </w:r>
      <w:r w:rsidR="000E3858">
        <w:rPr>
          <w:rFonts w:hint="cs"/>
          <w:rtl/>
        </w:rPr>
        <w:t xml:space="preserve"> </w:t>
      </w:r>
      <w:r>
        <w:rPr>
          <w:rFonts w:hint="cs"/>
          <w:rtl/>
        </w:rPr>
        <w:t>היינו</w:t>
      </w:r>
      <w:r w:rsidR="000E3858" w:rsidRPr="006F178A">
        <w:rPr>
          <w:rtl/>
        </w:rPr>
        <w:t xml:space="preserve"> </w:t>
      </w:r>
      <w:r w:rsidR="000E3858" w:rsidRPr="00F05A14">
        <w:rPr>
          <w:rFonts w:cs="PFT_Frank"/>
          <w:b/>
          <w:bCs/>
          <w:szCs w:val="14"/>
          <w:rtl/>
        </w:rPr>
        <w:t>בה</w:t>
      </w:r>
      <w:r>
        <w:rPr>
          <w:rFonts w:hint="cs"/>
          <w:rtl/>
        </w:rPr>
        <w:t>.</w:t>
      </w:r>
    </w:p>
    <w:p w14:paraId="00647F71" w14:textId="5D225EC9" w:rsidR="0094084F" w:rsidRDefault="000E3858" w:rsidP="00A36021">
      <w:pPr>
        <w:pStyle w:val="36"/>
        <w:framePr w:wrap="notBeside"/>
        <w:rPr>
          <w:rtl/>
        </w:rPr>
      </w:pPr>
      <w:r w:rsidRPr="00A36021">
        <w:rPr>
          <w:rtl/>
        </w:rPr>
        <w:t>כתנאי</w:t>
      </w:r>
      <w:r w:rsidR="0094084F">
        <w:rPr>
          <w:rtl/>
        </w:rPr>
        <w:t>:</w:t>
      </w:r>
    </w:p>
    <w:p w14:paraId="58D34A4D" w14:textId="26CB831E" w:rsidR="000E084C" w:rsidRPr="00144FD1" w:rsidRDefault="000E3858" w:rsidP="00144FD1">
      <w:pPr>
        <w:rPr>
          <w:rtl/>
        </w:rPr>
      </w:pPr>
      <w:r w:rsidRPr="00411327">
        <w:rPr>
          <w:rStyle w:val="afff"/>
          <w:rFonts w:hint="cs"/>
          <w:b/>
          <w:rtl/>
        </w:rPr>
        <w:t>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 xml:space="preserve">י הנשיא: </w:t>
      </w:r>
      <w:r w:rsidRPr="006F178A">
        <w:rPr>
          <w:rtl/>
        </w:rPr>
        <w:t>מסרגין לשבתות</w:t>
      </w:r>
      <w:r>
        <w:rPr>
          <w:rFonts w:hint="cs"/>
          <w:rtl/>
        </w:rPr>
        <w:t xml:space="preserve"> </w:t>
      </w:r>
      <w:r w:rsidRPr="00411327">
        <w:rPr>
          <w:rStyle w:val="afff"/>
          <w:b/>
          <w:rtl/>
        </w:rPr>
        <w:t>ר</w:t>
      </w:r>
      <w:r w:rsidRPr="00411327">
        <w:rPr>
          <w:rStyle w:val="afff"/>
          <w:rFonts w:hint="cs"/>
          <w:b/>
          <w:rtl/>
        </w:rPr>
        <w:t>שב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א</w:t>
      </w:r>
      <w:r w:rsidRPr="00411327">
        <w:rPr>
          <w:rStyle w:val="afff"/>
          <w:b/>
          <w:rtl/>
        </w:rPr>
        <w:t>:</w:t>
      </w:r>
      <w:r w:rsidRPr="006F178A">
        <w:rPr>
          <w:rtl/>
        </w:rPr>
        <w:t xml:space="preserve"> </w:t>
      </w:r>
      <w:r w:rsidR="00435288">
        <w:rPr>
          <w:rFonts w:hint="cs"/>
          <w:rtl/>
        </w:rPr>
        <w:t>לא,</w:t>
      </w:r>
      <w:r>
        <w:rPr>
          <w:rFonts w:hint="cs"/>
          <w:rtl/>
        </w:rPr>
        <w:t xml:space="preserve"> ב</w:t>
      </w:r>
      <w:r>
        <w:rPr>
          <w:rtl/>
        </w:rPr>
        <w:t xml:space="preserve">שחל </w:t>
      </w:r>
      <w:r>
        <w:rPr>
          <w:rStyle w:val="afff"/>
          <w:rtl/>
          <w:rPrChange w:id="9084" w:author="מנוע אמוראים" w:date="2026-10-05T16:41:43Z">
            <w:rPr>
              <w:rtl/>
            </w:rPr>
          </w:rPrChange>
        </w:rPr>
        <w:t xml:space="preserve">בער"</w:t>
      </w:r>
      <w:r>
        <w:rPr>
          <w:rStyle w:val="afff"/>
          <w:rFonts w:hint="cs"/>
          <w:rtl/>
          <w:rPrChange w:id="9085" w:author="מנוע אמוראים" w:date="2026-10-05T16:41:43Z">
            <w:rPr>
              <w:rFonts w:hint="cs"/>
              <w:rtl/>
            </w:rPr>
          </w:rPrChange>
        </w:rPr>
        <w:t xml:space="preserve">ש</w:t>
      </w:r>
      <w:r w:rsidRPr="006F178A">
        <w:rPr>
          <w:rtl/>
        </w:rPr>
        <w:t>.</w:t>
      </w:r>
    </w:p>
    <w:p w14:paraId="7C19F151" w14:textId="22314FE8" w:rsidR="000E3858" w:rsidRPr="002D75DF" w:rsidRDefault="000E3858" w:rsidP="000E3858">
      <w:pPr>
        <w:pStyle w:val="aff1"/>
        <w:rPr>
          <w:rtl/>
        </w:rPr>
      </w:pPr>
      <w:ins w:id="9853" w:author="מספור קטעי משנה" w:date="2026-10-06T06:45:35Z">
        <w:r>
          <w:rPr>
            <w:rStyle w:val="MisparKeta"/>
          </w:rPr>
          <w:t xml:space="preserve">א. </w:t>
        </w:r>
      </w:ins>
      <w:r w:rsidRPr="002D75DF">
        <w:rPr>
          <w:rtl/>
        </w:rPr>
        <w:t xml:space="preserve">בשניה </w:t>
      </w:r>
      <w:r w:rsidRPr="00D34738">
        <w:rPr>
          <w:rStyle w:val="a4"/>
          <w:rtl/>
        </w:rPr>
        <w:t>זכור</w:t>
      </w:r>
      <w:r w:rsidRPr="002D75DF">
        <w:rPr>
          <w:rtl/>
        </w:rPr>
        <w:t>.</w:t>
      </w:r>
    </w:p>
    <w:p w14:paraId="136DD18E" w14:textId="564B3263" w:rsidR="000E3858" w:rsidRPr="00D34738" w:rsidRDefault="000E3858" w:rsidP="009C4A69">
      <w:pPr>
        <w:rPr>
          <w:rStyle w:val="afffb"/>
          <w:rtl/>
        </w:rPr>
      </w:pPr>
      <w:r>
        <w:rPr>
          <w:rStyle w:val="afe"/>
          <w:rtl/>
        </w:rPr>
        <w:t xml:space="preserve">פורים שחל </w:t>
      </w:r>
      <w:r>
        <w:rPr>
          <w:rStyle w:val="afff"/>
          <w:rtl/>
          <w:rPrChange w:id="9086" w:author="מנוע אמוראים" w:date="2026-10-05T16:41:43Z">
            <w:rPr>
              <w:rStyle w:val="afe"/>
              <w:rtl/>
            </w:rPr>
          </w:rPrChange>
        </w:rPr>
        <w:t xml:space="preserve">בער"</w:t>
      </w:r>
      <w:r>
        <w:rPr>
          <w:rStyle w:val="afff"/>
          <w:rFonts w:hint="cs"/>
          <w:rtl/>
          <w:rPrChange w:id="9087" w:author="מנוע אמוראים" w:date="2026-10-05T16:41:43Z">
            <w:rPr>
              <w:rStyle w:val="afe"/>
              <w:rFonts w:hint="cs"/>
              <w:rtl/>
            </w:rPr>
          </w:rPrChange>
        </w:rPr>
        <w:t xml:space="preserve">ש</w:t>
      </w:r>
      <w:r w:rsidR="00353A29">
        <w:rPr>
          <w:rStyle w:val="afe"/>
          <w:rFonts w:hint="cs"/>
          <w:rtl/>
        </w:rPr>
        <w:t xml:space="preserve"> -</w:t>
      </w:r>
      <w:r w:rsidR="009C4A69">
        <w:rPr>
          <w:rStyle w:val="afe"/>
          <w:rFonts w:hint="cs"/>
          <w:rtl/>
        </w:rPr>
        <w:t xml:space="preserve"> </w:t>
      </w:r>
      <w:r w:rsidRPr="00411327">
        <w:rPr>
          <w:rStyle w:val="afff"/>
          <w:b/>
          <w:rtl/>
        </w:rPr>
        <w:t xml:space="preserve">רב: </w:t>
      </w:r>
      <w:r w:rsidRPr="00F05A14">
        <w:rPr>
          <w:rFonts w:cs="PFT_Frank"/>
          <w:b/>
          <w:bCs/>
          <w:szCs w:val="14"/>
          <w:rtl/>
        </w:rPr>
        <w:t>מקדימין</w:t>
      </w:r>
      <w:r w:rsidRPr="006F178A">
        <w:rPr>
          <w:rtl/>
        </w:rPr>
        <w:t>,</w:t>
      </w:r>
      <w:r w:rsidR="001D365F">
        <w:rPr>
          <w:rFonts w:hint="cs"/>
          <w:rtl/>
        </w:rPr>
        <w:t xml:space="preserve"> </w:t>
      </w:r>
      <w:r w:rsidRPr="00D34738">
        <w:rPr>
          <w:rStyle w:val="afffb"/>
          <w:rFonts w:hint="cs"/>
          <w:rtl/>
        </w:rPr>
        <w:t>שלא</w:t>
      </w:r>
      <w:r w:rsidRPr="00D34738">
        <w:rPr>
          <w:rStyle w:val="afffb"/>
          <w:rtl/>
        </w:rPr>
        <w:t xml:space="preserve"> ת</w:t>
      </w:r>
      <w:r w:rsidRPr="00D34738">
        <w:rPr>
          <w:rStyle w:val="afffb"/>
          <w:rFonts w:hint="cs"/>
          <w:rtl/>
        </w:rPr>
        <w:t>וק</w:t>
      </w:r>
      <w:r w:rsidRPr="00D34738">
        <w:rPr>
          <w:rStyle w:val="afffb"/>
          <w:rtl/>
        </w:rPr>
        <w:t>דם עשיה לזכירה.</w:t>
      </w:r>
    </w:p>
    <w:p w14:paraId="770CDF4B" w14:textId="1F07DA6D" w:rsidR="000E3858" w:rsidRPr="006F178A" w:rsidRDefault="009C4A69" w:rsidP="00C11782">
      <w:pPr>
        <w:rPr>
          <w:rtl/>
        </w:rPr>
      </w:pPr>
      <w:r w:rsidRPr="00411327">
        <w:rPr>
          <w:rStyle w:val="afff"/>
          <w:rFonts w:hint="cs"/>
          <w:b/>
          <w:rtl/>
        </w:rPr>
        <w:t xml:space="preserve">                           </w:t>
      </w:r>
      <w:r w:rsidR="000E3858" w:rsidRPr="00411327">
        <w:rPr>
          <w:rStyle w:val="afff"/>
          <w:b/>
          <w:rtl/>
        </w:rPr>
        <w:t xml:space="preserve">ושמואל: </w:t>
      </w:r>
      <w:r w:rsidR="000E3858" w:rsidRPr="00F05A14">
        <w:rPr>
          <w:rFonts w:cs="PFT_Frank"/>
          <w:b/>
          <w:bCs/>
          <w:szCs w:val="14"/>
          <w:rtl/>
        </w:rPr>
        <w:t>מאחרין</w:t>
      </w:r>
      <w:r w:rsidR="000E3858" w:rsidRPr="006F178A">
        <w:rPr>
          <w:rtl/>
        </w:rPr>
        <w:t xml:space="preserve">, </w:t>
      </w:r>
      <w:r w:rsidR="00C11782">
        <w:rPr>
          <w:rStyle w:val="afffb"/>
          <w:rFonts w:hint="cs"/>
          <w:rtl/>
        </w:rPr>
        <w:t>ל</w:t>
      </w:r>
      <w:r w:rsidR="000E3858" w:rsidRPr="00D34738">
        <w:rPr>
          <w:rStyle w:val="afffb"/>
          <w:rtl/>
        </w:rPr>
        <w:t>מוקפין ב</w:t>
      </w:r>
      <w:r w:rsidR="000E3858" w:rsidRPr="00D34738">
        <w:rPr>
          <w:rStyle w:val="afffb"/>
          <w:rFonts w:hint="cs"/>
          <w:rtl/>
        </w:rPr>
        <w:t>ט</w:t>
      </w:r>
      <w:r w:rsidR="000E3858" w:rsidRPr="00D34738">
        <w:rPr>
          <w:rStyle w:val="afffb"/>
          <w:rtl/>
        </w:rPr>
        <w:t>"</w:t>
      </w:r>
      <w:r w:rsidR="000E3858" w:rsidRPr="00D34738">
        <w:rPr>
          <w:rStyle w:val="afffb"/>
          <w:rFonts w:hint="cs"/>
          <w:rtl/>
        </w:rPr>
        <w:t>ו</w:t>
      </w:r>
      <w:r w:rsidR="00F14FDB">
        <w:rPr>
          <w:rStyle w:val="afffb"/>
          <w:rFonts w:hint="cs"/>
          <w:rtl/>
        </w:rPr>
        <w:t xml:space="preserve"> -</w:t>
      </w:r>
      <w:r w:rsidR="000E3858" w:rsidRPr="00D34738">
        <w:rPr>
          <w:rStyle w:val="afffb"/>
          <w:rFonts w:hint="cs"/>
          <w:rtl/>
        </w:rPr>
        <w:t xml:space="preserve"> </w:t>
      </w:r>
      <w:r w:rsidR="000E3858" w:rsidRPr="00D34738">
        <w:rPr>
          <w:rStyle w:val="afffb"/>
          <w:rtl/>
        </w:rPr>
        <w:t xml:space="preserve">עשיה וזכירה </w:t>
      </w:r>
      <w:r w:rsidR="000E3858" w:rsidRPr="00D34738">
        <w:rPr>
          <w:rStyle w:val="afffb"/>
          <w:rFonts w:hint="cs"/>
          <w:rtl/>
        </w:rPr>
        <w:t>יחד</w:t>
      </w:r>
    </w:p>
    <w:p w14:paraId="641B3598" w14:textId="77777777" w:rsidR="0094084F" w:rsidRDefault="00353A29" w:rsidP="00A36021">
      <w:pPr>
        <w:pStyle w:val="36"/>
        <w:framePr w:wrap="notBeside"/>
        <w:rPr>
          <w:rtl/>
        </w:rPr>
      </w:pPr>
      <w:r w:rsidRPr="00A36021">
        <w:rPr>
          <w:rFonts w:hint="cs"/>
          <w:rtl/>
        </w:rPr>
        <w:t>והך</w:t>
      </w:r>
      <w:r w:rsidR="0094084F">
        <w:rPr>
          <w:rFonts w:hint="cs"/>
          <w:rtl/>
        </w:rPr>
        <w:t>:</w:t>
      </w:r>
    </w:p>
    <w:p w14:paraId="43DF2E9E" w14:textId="5FE4B5B1" w:rsidR="000E3858" w:rsidRPr="006F178A" w:rsidRDefault="00353A29" w:rsidP="000E3858">
      <w:pPr>
        <w:rPr>
          <w:rtl/>
        </w:rPr>
      </w:pPr>
      <w:r w:rsidRPr="00D34738">
        <w:rPr>
          <w:rFonts w:hint="cs"/>
          <w:rtl/>
        </w:rPr>
        <w:t>ד</w:t>
      </w:r>
      <w:r w:rsidR="000E3858" w:rsidRPr="00D34738">
        <w:rPr>
          <w:rtl/>
        </w:rPr>
        <w:t>בש</w:t>
      </w:r>
      <w:r w:rsidR="000E3858" w:rsidRPr="006F178A">
        <w:rPr>
          <w:rFonts w:ascii="Fb Fontext" w:hAnsi="Fb Fontext"/>
          <w:rtl/>
        </w:rPr>
        <w:t>ניה זכור</w:t>
      </w:r>
      <w:r>
        <w:rPr>
          <w:rFonts w:ascii="Fb Fontext" w:hAnsi="Fb Fontext" w:hint="cs"/>
          <w:rtl/>
        </w:rPr>
        <w:t xml:space="preserve"> </w:t>
      </w:r>
      <w:r w:rsidR="000E3858" w:rsidRPr="006F178A">
        <w:rPr>
          <w:rFonts w:ascii="Fb Fontext" w:hAnsi="Fb Fontext"/>
          <w:rtl/>
        </w:rPr>
        <w:t xml:space="preserve">- שניה </w:t>
      </w:r>
      <w:r w:rsidR="000E3858" w:rsidRPr="00F05A14">
        <w:rPr>
          <w:rFonts w:ascii="Fb Fontext" w:hAnsi="Fb Fontext" w:cs="PFT_Frank"/>
          <w:b/>
          <w:bCs/>
          <w:szCs w:val="14"/>
          <w:rtl/>
        </w:rPr>
        <w:t>להפסקה</w:t>
      </w:r>
      <w:r w:rsidR="000E3858" w:rsidRPr="006F178A">
        <w:rPr>
          <w:rFonts w:ascii="Fb Fontext" w:hAnsi="Fb Fontext"/>
          <w:rtl/>
        </w:rPr>
        <w:t>.</w:t>
      </w:r>
    </w:p>
    <w:p w14:paraId="6CD59BD3" w14:textId="77777777" w:rsidR="0094084F" w:rsidRDefault="000E3858" w:rsidP="00A36021">
      <w:pPr>
        <w:pStyle w:val="36"/>
        <w:framePr w:wrap="notBeside"/>
        <w:rPr>
          <w:rtl/>
        </w:rPr>
      </w:pPr>
      <w:r w:rsidRPr="00A36021">
        <w:rPr>
          <w:rFonts w:hint="cs"/>
          <w:rtl/>
        </w:rPr>
        <w:t>והך</w:t>
      </w:r>
      <w:r w:rsidR="0094084F">
        <w:rPr>
          <w:rFonts w:hint="cs"/>
          <w:rtl/>
        </w:rPr>
        <w:t>:</w:t>
      </w:r>
    </w:p>
    <w:p w14:paraId="5A29D481" w14:textId="01A688AA" w:rsidR="00353A29" w:rsidRPr="006F178A" w:rsidRDefault="00353A29" w:rsidP="000E3858">
      <w:pPr>
        <w:rPr>
          <w:rtl/>
        </w:rPr>
      </w:pPr>
      <w:r>
        <w:rPr>
          <w:rFonts w:hint="cs"/>
          <w:rtl/>
        </w:rPr>
        <w:t>ד</w:t>
      </w:r>
      <w:r w:rsidR="000E3858" w:rsidRPr="006F178A">
        <w:rPr>
          <w:rtl/>
        </w:rPr>
        <w:t xml:space="preserve">כל שחל פורים </w:t>
      </w:r>
      <w:r w:rsidR="000E3858" w:rsidRPr="00F05A14">
        <w:rPr>
          <w:rFonts w:cs="PFT_Frank"/>
          <w:b/>
          <w:bCs/>
          <w:szCs w:val="14"/>
          <w:rtl/>
        </w:rPr>
        <w:t>בתוכה</w:t>
      </w:r>
      <w:r w:rsidR="000E3858" w:rsidRPr="006F178A">
        <w:rPr>
          <w:rtl/>
        </w:rPr>
        <w:t xml:space="preserve"> אפילו בע</w:t>
      </w:r>
      <w:r>
        <w:rPr>
          <w:rFonts w:hint="cs"/>
          <w:rtl/>
        </w:rPr>
        <w:t>"ש - היינו</w:t>
      </w:r>
      <w:r w:rsidR="000E3858" w:rsidRPr="006F178A">
        <w:rPr>
          <w:rFonts w:hint="cs"/>
          <w:rtl/>
        </w:rPr>
        <w:t xml:space="preserve"> </w:t>
      </w:r>
      <w:r w:rsidR="000E3858" w:rsidRPr="00F05A14">
        <w:rPr>
          <w:rFonts w:cs="PFT_Frank" w:hint="cs"/>
          <w:b/>
          <w:bCs/>
          <w:szCs w:val="14"/>
          <w:rtl/>
        </w:rPr>
        <w:t>בה</w:t>
      </w:r>
      <w:r>
        <w:rPr>
          <w:rFonts w:hint="cs"/>
          <w:rtl/>
        </w:rPr>
        <w:t>.</w:t>
      </w:r>
    </w:p>
    <w:p w14:paraId="462A47F7" w14:textId="1CEC51F2" w:rsidR="000E3858" w:rsidRPr="006F178A" w:rsidRDefault="000E3858" w:rsidP="009C4A69">
      <w:pPr>
        <w:rPr>
          <w:rFonts w:cs="Guttman Vilna"/>
          <w:b/>
          <w:rtl/>
        </w:rPr>
      </w:pPr>
      <w:r w:rsidRPr="00D34738">
        <w:rPr>
          <w:rStyle w:val="afe"/>
          <w:rtl/>
        </w:rPr>
        <w:t>חל בשבת</w:t>
      </w:r>
      <w:r w:rsidR="00353A29">
        <w:rPr>
          <w:rFonts w:hint="cs"/>
          <w:rtl/>
        </w:rPr>
        <w:t xml:space="preserve"> -</w:t>
      </w:r>
      <w:r w:rsidR="00353A29"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rFonts w:hint="cs"/>
          <w:b/>
          <w:rtl/>
        </w:rPr>
        <w:t>ר</w:t>
      </w:r>
      <w:r w:rsidRPr="00411327">
        <w:rPr>
          <w:rStyle w:val="afff"/>
          <w:b/>
          <w:rtl/>
        </w:rPr>
        <w:t>"</w:t>
      </w:r>
      <w:r w:rsidRPr="00411327">
        <w:rPr>
          <w:rStyle w:val="afff"/>
          <w:rFonts w:hint="cs"/>
          <w:b/>
          <w:rtl/>
        </w:rPr>
        <w:t>ה</w:t>
      </w:r>
      <w:r w:rsidRPr="00411327">
        <w:rPr>
          <w:rStyle w:val="afff"/>
          <w:b/>
          <w:rtl/>
        </w:rPr>
        <w:t>:</w:t>
      </w:r>
      <w:r w:rsidRPr="006F178A">
        <w:rPr>
          <w:rtl/>
        </w:rPr>
        <w:t xml:space="preserve"> ל</w:t>
      </w:r>
      <w:r w:rsidR="00353A29">
        <w:rPr>
          <w:rFonts w:hint="cs"/>
          <w:rtl/>
        </w:rPr>
        <w:t>כו"ע</w:t>
      </w:r>
      <w:r w:rsidRPr="006F178A">
        <w:rPr>
          <w:rtl/>
        </w:rPr>
        <w:t xml:space="preserve"> </w:t>
      </w:r>
      <w:r w:rsidR="00353A29" w:rsidRPr="00F05A14">
        <w:rPr>
          <w:rFonts w:cs="PFT_Frank" w:hint="cs"/>
          <w:b/>
          <w:bCs/>
          <w:szCs w:val="14"/>
          <w:rtl/>
        </w:rPr>
        <w:t>לא</w:t>
      </w:r>
      <w:r w:rsidR="00353A29" w:rsidRPr="00F05A14">
        <w:rPr>
          <w:rFonts w:cs="PFT_Frank"/>
          <w:b/>
          <w:bCs/>
          <w:szCs w:val="14"/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מקדימין</w:t>
      </w:r>
      <w:r w:rsidR="009C4A69" w:rsidRPr="00411327">
        <w:rPr>
          <w:rStyle w:val="afff"/>
          <w:rFonts w:hint="cs"/>
          <w:b/>
          <w:rtl/>
        </w:rPr>
        <w:t xml:space="preserve"> </w:t>
      </w:r>
      <w:r w:rsidRPr="00411327">
        <w:rPr>
          <w:rStyle w:val="afff"/>
          <w:b/>
          <w:rtl/>
        </w:rPr>
        <w:t>ור</w:t>
      </w:r>
      <w:r w:rsidR="00353A29" w:rsidRPr="00411327">
        <w:rPr>
          <w:rStyle w:val="afff"/>
          <w:rFonts w:hint="cs"/>
          <w:b/>
          <w:rtl/>
        </w:rPr>
        <w:t>"נ</w:t>
      </w:r>
      <w:r w:rsidRPr="00411327">
        <w:rPr>
          <w:rStyle w:val="afff"/>
          <w:b/>
          <w:rtl/>
        </w:rPr>
        <w:t xml:space="preserve">: </w:t>
      </w:r>
      <w:r w:rsidRPr="00F05A14">
        <w:rPr>
          <w:rFonts w:cs="PFT_Frank"/>
          <w:b/>
          <w:bCs/>
          <w:szCs w:val="14"/>
          <w:rtl/>
        </w:rPr>
        <w:t>מחלוקת</w:t>
      </w:r>
      <w:r w:rsidR="00353A29">
        <w:rPr>
          <w:rFonts w:cs="Guttman Vilna" w:hint="cs"/>
          <w:b/>
          <w:rtl/>
        </w:rPr>
        <w:t xml:space="preserve"> </w:t>
      </w:r>
      <w:r w:rsidR="00353A29" w:rsidRPr="00D34738">
        <w:rPr>
          <w:rStyle w:val="afffb"/>
          <w:rFonts w:hint="cs"/>
          <w:rtl/>
        </w:rPr>
        <w:t>דלרב מקדימין</w:t>
      </w:r>
    </w:p>
    <w:p w14:paraId="2BDE215D" w14:textId="35D5C0A1" w:rsidR="000E3858" w:rsidRPr="00B75B27" w:rsidRDefault="000E3858" w:rsidP="000E3858">
      <w:pPr>
        <w:pStyle w:val="aff1"/>
        <w:rPr>
          <w:rtl/>
        </w:rPr>
      </w:pPr>
      <w:ins w:id="9854" w:author="מספור קטעי משנה" w:date="2026-10-06T06:45:35Z">
        <w:r>
          <w:rPr>
            <w:rStyle w:val="MisparKeta"/>
          </w:rPr>
          <w:t xml:space="preserve">ג. </w:t>
        </w:r>
      </w:ins>
      <w:r w:rsidRPr="00B75B27">
        <w:rPr>
          <w:rtl/>
        </w:rPr>
        <w:t xml:space="preserve">בשלישית </w:t>
      </w:r>
      <w:r w:rsidRPr="00D34738">
        <w:rPr>
          <w:rStyle w:val="a4"/>
          <w:rtl/>
        </w:rPr>
        <w:t>פרה אדומה</w:t>
      </w:r>
      <w:r w:rsidRPr="00B75B27">
        <w:rPr>
          <w:rtl/>
        </w:rPr>
        <w:t>.</w:t>
      </w:r>
    </w:p>
    <w:p w14:paraId="6CE40450" w14:textId="7C51EBB6" w:rsidR="0094084F" w:rsidRDefault="00031C89" w:rsidP="00A36021">
      <w:pPr>
        <w:pStyle w:val="36"/>
        <w:framePr w:wrap="notBeside"/>
        <w:rPr>
          <w:rtl/>
        </w:rPr>
      </w:pPr>
      <w:r w:rsidRPr="00A36021">
        <w:rPr>
          <w:rFonts w:hint="cs"/>
          <w:rtl/>
        </w:rPr>
        <w:t>תניא</w:t>
      </w:r>
      <w:r w:rsidR="0094084F">
        <w:rPr>
          <w:rFonts w:hint="cs"/>
          <w:rtl/>
        </w:rPr>
        <w:t>:</w:t>
      </w:r>
    </w:p>
    <w:p w14:paraId="3A2C9DDD" w14:textId="475A43B3" w:rsidR="00031C89" w:rsidRDefault="00C11782" w:rsidP="000E3858">
      <w:pPr>
        <w:rPr>
          <w:rFonts w:ascii="Fb Fontext" w:hAnsi="Fb Fontext"/>
          <w:rtl/>
        </w:rPr>
      </w:pPr>
      <w:r>
        <w:rPr>
          <w:rFonts w:cs="PFT_Frank" w:hint="cs"/>
          <w:b/>
          <w:bCs/>
          <w:szCs w:val="14"/>
          <w:rtl/>
        </w:rPr>
        <w:t xml:space="preserve">שבת </w:t>
      </w:r>
      <w:r w:rsidR="00031C89" w:rsidRPr="00D34738">
        <w:rPr>
          <w:rFonts w:hint="cs"/>
          <w:rtl/>
        </w:rPr>
        <w:t>ה</w:t>
      </w:r>
      <w:r w:rsidR="000E3858" w:rsidRPr="00031C89">
        <w:rPr>
          <w:rFonts w:ascii="Fb Fontext" w:hAnsi="Fb Fontext"/>
          <w:rtl/>
        </w:rPr>
        <w:t>סמוכה</w:t>
      </w:r>
      <w:r w:rsidR="000E3858" w:rsidRPr="006F178A">
        <w:rPr>
          <w:rFonts w:ascii="Fb Fontext" w:hAnsi="Fb Fontext"/>
          <w:rtl/>
        </w:rPr>
        <w:t xml:space="preserve"> </w:t>
      </w:r>
      <w:r w:rsidR="000E3858" w:rsidRPr="00F05A14">
        <w:rPr>
          <w:rFonts w:ascii="Fb Fontext" w:hAnsi="Fb Fontext" w:cs="PFT_Frank"/>
          <w:b/>
          <w:bCs/>
          <w:szCs w:val="14"/>
          <w:rtl/>
        </w:rPr>
        <w:t>לפורים</w:t>
      </w:r>
      <w:r w:rsidR="000E3858" w:rsidRPr="006F178A">
        <w:rPr>
          <w:rFonts w:ascii="Fb Fontext" w:hAnsi="Fb Fontext"/>
          <w:rtl/>
        </w:rPr>
        <w:t xml:space="preserve"> מאחריה</w:t>
      </w:r>
      <w:r w:rsidR="00031C89" w:rsidRPr="00031C89">
        <w:rPr>
          <w:rFonts w:hint="cs"/>
          <w:rtl/>
        </w:rPr>
        <w:t xml:space="preserve"> </w:t>
      </w:r>
      <w:r w:rsidR="00031C89">
        <w:rPr>
          <w:rStyle w:val="afffb"/>
          <w:rFonts w:hint="cs"/>
          <w:rtl/>
        </w:rPr>
        <w:t>ב</w:t>
      </w:r>
      <w:r>
        <w:rPr>
          <w:rStyle w:val="afffb"/>
          <w:rFonts w:hint="cs"/>
          <w:rtl/>
        </w:rPr>
        <w:t xml:space="preserve">חל </w:t>
      </w:r>
      <w:r>
        <w:rPr>
          <w:rStyle w:val="afff"/>
          <w:rFonts w:hint="cs"/>
          <w:rtl/>
          <w:rPrChange w:id="9088" w:author="מנוע אמוראים" w:date="2026-10-05T16:41:43Z">
            <w:rPr>
              <w:rStyle w:val="afffb"/>
              <w:rFonts w:hint="cs"/>
              <w:rtl/>
            </w:rPr>
          </w:rPrChange>
        </w:rPr>
        <w:t xml:space="preserve">ר"ח</w:t>
      </w:r>
      <w:r>
        <w:rPr>
          <w:rStyle w:val="afffb"/>
          <w:rFonts w:hint="cs"/>
          <w:rtl/>
        </w:rPr>
        <w:t xml:space="preserve"> ניסן באמצע שבוע</w:t>
      </w:r>
    </w:p>
    <w:p w14:paraId="268EEC3C" w14:textId="5D961C0E" w:rsidR="0094084F" w:rsidRDefault="00031C89" w:rsidP="00A36021">
      <w:pPr>
        <w:pStyle w:val="36"/>
        <w:framePr w:wrap="notBeside"/>
        <w:rPr>
          <w:rtl/>
        </w:rPr>
      </w:pPr>
      <w:r w:rsidRPr="00A36021">
        <w:rPr>
          <w:rFonts w:hint="cs"/>
          <w:rtl/>
        </w:rPr>
        <w:t>ודר</w:t>
      </w:r>
      <w:r w:rsidR="000E3858" w:rsidRPr="00A36021">
        <w:rPr>
          <w:rFonts w:hint="cs"/>
          <w:rtl/>
        </w:rPr>
        <w:t>חב</w:t>
      </w:r>
      <w:r w:rsidR="000E3858" w:rsidRPr="00A36021">
        <w:rPr>
          <w:rtl/>
        </w:rPr>
        <w:t>"</w:t>
      </w:r>
      <w:r w:rsidR="000E3858" w:rsidRPr="00A36021">
        <w:rPr>
          <w:rFonts w:hint="cs"/>
          <w:rtl/>
        </w:rPr>
        <w:t>ח</w:t>
      </w:r>
      <w:r w:rsidR="0094084F">
        <w:rPr>
          <w:rtl/>
        </w:rPr>
        <w:t>:</w:t>
      </w:r>
    </w:p>
    <w:p w14:paraId="7866E5EE" w14:textId="456AA028" w:rsidR="007B5C5C" w:rsidRDefault="00C11782" w:rsidP="00A36021">
      <w:pPr>
        <w:rPr>
          <w:rtl/>
        </w:rPr>
      </w:pPr>
      <w:r>
        <w:rPr>
          <w:rFonts w:hint="cs"/>
          <w:rtl/>
        </w:rPr>
        <w:lastRenderedPageBreak/>
        <w:t xml:space="preserve">שבת </w:t>
      </w:r>
      <w:r w:rsidR="000E3858" w:rsidRPr="006F178A">
        <w:rPr>
          <w:rtl/>
        </w:rPr>
        <w:t xml:space="preserve">הסמוכה </w:t>
      </w:r>
      <w:r>
        <w:rPr>
          <w:rStyle w:val="afff"/>
          <w:rFonts w:cs="PFT_Frank"/>
          <w:b/>
          <w:bCs/>
          <w:szCs w:val="14"/>
          <w:rtl/>
          <w:rPrChange w:id="9089" w:author="מנוע אמוראים" w:date="2026-10-05T16:41:43Z">
            <w:rPr>
              <w:rFonts w:cs="PFT_Frank"/>
              <w:b/>
              <w:bCs/>
              <w:szCs w:val="14"/>
              <w:rtl/>
            </w:rPr>
          </w:rPrChange>
        </w:rPr>
        <w:t xml:space="preserve">לר</w:t>
      </w:r>
      <w:r>
        <w:rPr>
          <w:rStyle w:val="afff"/>
          <w:rFonts w:cs="PFT_Frank" w:hint="cs"/>
          <w:b/>
          <w:bCs/>
          <w:szCs w:val="14"/>
          <w:rtl/>
          <w:rPrChange w:id="9090" w:author="מנוע אמוראים" w:date="2026-10-05T16:41:43Z">
            <w:rPr>
              <w:rFonts w:cs="PFT_Frank" w:hint="cs"/>
              <w:b/>
              <w:bCs/>
              <w:szCs w:val="14"/>
              <w:rtl/>
            </w:rPr>
          </w:rPrChange>
        </w:rPr>
        <w:t xml:space="preserve">"ח</w:t>
      </w:r>
      <w:r w:rsidR="000E3858" w:rsidRPr="00F05A14">
        <w:rPr>
          <w:rFonts w:cs="PFT_Frank"/>
          <w:b/>
          <w:bCs/>
          <w:szCs w:val="14"/>
          <w:rtl/>
        </w:rPr>
        <w:t xml:space="preserve"> ניסן</w:t>
      </w:r>
      <w:r w:rsidR="00031C89" w:rsidRPr="00031C89">
        <w:rPr>
          <w:rStyle w:val="afffb"/>
          <w:rFonts w:hint="cs"/>
          <w:rtl/>
        </w:rPr>
        <w:t xml:space="preserve"> </w:t>
      </w:r>
      <w:r w:rsidR="00031C89">
        <w:rPr>
          <w:rStyle w:val="afffb"/>
          <w:rFonts w:hint="cs"/>
          <w:rtl/>
        </w:rPr>
        <w:t>ב</w:t>
      </w:r>
      <w:r w:rsidR="00031C89" w:rsidRPr="00903031">
        <w:rPr>
          <w:rStyle w:val="afffb"/>
          <w:rFonts w:hint="cs"/>
          <w:rtl/>
        </w:rPr>
        <w:t xml:space="preserve">חל </w:t>
      </w:r>
      <w:r w:rsidR="00031C89" w:rsidRPr="00D34738">
        <w:rPr>
          <w:rStyle w:val="afffb"/>
          <w:rFonts w:hint="cs"/>
          <w:rtl/>
        </w:rPr>
        <w:t>בשבת</w:t>
      </w:r>
    </w:p>
    <w:p w14:paraId="65DC9037" w14:textId="6A8B2DBF" w:rsidR="000E3858" w:rsidRPr="00B75B27" w:rsidRDefault="000E3858" w:rsidP="000E3858">
      <w:pPr>
        <w:pStyle w:val="aff1"/>
        <w:rPr>
          <w:rtl/>
        </w:rPr>
      </w:pPr>
      <w:ins w:id="9855" w:author="מספור קטעי משנה" w:date="2026-10-06T06:45:35Z">
        <w:r>
          <w:rPr>
            <w:rStyle w:val="MisparKeta"/>
          </w:rPr>
          <w:t xml:space="preserve">ד. </w:t>
        </w:r>
      </w:ins>
      <w:r w:rsidRPr="00B75B27">
        <w:rPr>
          <w:rtl/>
        </w:rPr>
        <w:t xml:space="preserve">ברביעית </w:t>
      </w:r>
      <w:r w:rsidRPr="00D34738">
        <w:rPr>
          <w:rStyle w:val="a4"/>
          <w:rtl/>
        </w:rPr>
        <w:t>החדש הזה לכם</w:t>
      </w:r>
      <w:r w:rsidRPr="00B75B27">
        <w:rPr>
          <w:rtl/>
        </w:rPr>
        <w:t>.</w:t>
      </w:r>
    </w:p>
    <w:p w14:paraId="1293037B" w14:textId="77777777" w:rsidR="0094084F" w:rsidRDefault="00546362" w:rsidP="00110168">
      <w:pPr>
        <w:pStyle w:val="36"/>
        <w:framePr w:wrap="notBeside"/>
        <w:rPr>
          <w:rtl/>
        </w:rPr>
      </w:pPr>
      <w:r w:rsidRPr="00110168">
        <w:rPr>
          <w:rFonts w:hint="cs"/>
          <w:rtl/>
        </w:rPr>
        <w:t>בראשונה</w:t>
      </w:r>
      <w:r w:rsidR="0094084F">
        <w:rPr>
          <w:rtl/>
        </w:rPr>
        <w:t>:</w:t>
      </w:r>
    </w:p>
    <w:p w14:paraId="599575E8" w14:textId="5D048C9B" w:rsidR="000E3858" w:rsidRPr="006F178A" w:rsidRDefault="000E3858" w:rsidP="000E3858">
      <w:pPr>
        <w:rPr>
          <w:rtl/>
        </w:rPr>
      </w:pPr>
      <w:r w:rsidRPr="006F178A">
        <w:rPr>
          <w:rFonts w:ascii="Fb Fontext" w:hAnsi="Fb Fontext"/>
          <w:rtl/>
        </w:rPr>
        <w:t>קורין</w:t>
      </w:r>
      <w:r w:rsidRPr="00B75B27">
        <w:rPr>
          <w:rStyle w:val="a4"/>
          <w:rtl/>
        </w:rPr>
        <w:t xml:space="preserve"> </w:t>
      </w:r>
      <w:r w:rsidR="00546362">
        <w:rPr>
          <w:rStyle w:val="a4"/>
          <w:rFonts w:hint="cs"/>
          <w:rtl/>
        </w:rPr>
        <w:t>'</w:t>
      </w:r>
      <w:r w:rsidRPr="00B75B27">
        <w:rPr>
          <w:rStyle w:val="a4"/>
          <w:rtl/>
        </w:rPr>
        <w:t>כי תשא</w:t>
      </w:r>
      <w:r w:rsidR="00546362">
        <w:rPr>
          <w:rStyle w:val="a4"/>
          <w:rFonts w:hint="cs"/>
          <w:rtl/>
        </w:rPr>
        <w:t>'</w:t>
      </w:r>
      <w:r w:rsidRPr="00B75B27">
        <w:rPr>
          <w:rStyle w:val="a4"/>
          <w:rtl/>
        </w:rPr>
        <w:t xml:space="preserve"> </w:t>
      </w:r>
      <w:r w:rsidRPr="006F178A">
        <w:rPr>
          <w:rFonts w:ascii="Fb Fontext" w:hAnsi="Fb Fontext"/>
          <w:rtl/>
        </w:rPr>
        <w:t xml:space="preserve">ומפטירין </w:t>
      </w:r>
      <w:r w:rsidRPr="00B75B27">
        <w:rPr>
          <w:rStyle w:val="a4"/>
          <w:rtl/>
        </w:rPr>
        <w:t>ב</w:t>
      </w:r>
      <w:r w:rsidR="00546362">
        <w:rPr>
          <w:rStyle w:val="a4"/>
          <w:rFonts w:hint="cs"/>
          <w:rtl/>
        </w:rPr>
        <w:t>'</w:t>
      </w:r>
      <w:r w:rsidRPr="00B75B27">
        <w:rPr>
          <w:rStyle w:val="a4"/>
          <w:rtl/>
        </w:rPr>
        <w:t>יהוידע</w:t>
      </w:r>
      <w:r w:rsidR="00546362">
        <w:rPr>
          <w:rStyle w:val="a4"/>
          <w:rFonts w:hint="cs"/>
          <w:rtl/>
        </w:rPr>
        <w:t>'</w:t>
      </w:r>
      <w:r w:rsidRPr="00B75B27">
        <w:rPr>
          <w:rStyle w:val="a4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</w:p>
    <w:p w14:paraId="3EC2B513" w14:textId="77777777" w:rsidR="0094084F" w:rsidRDefault="000E3858" w:rsidP="00110168">
      <w:pPr>
        <w:pStyle w:val="36"/>
        <w:framePr w:wrap="notBeside"/>
        <w:rPr>
          <w:rtl/>
        </w:rPr>
      </w:pPr>
      <w:r w:rsidRPr="00110168">
        <w:rPr>
          <w:rtl/>
        </w:rPr>
        <w:t>בשניה</w:t>
      </w:r>
      <w:r w:rsidR="0094084F">
        <w:rPr>
          <w:rtl/>
        </w:rPr>
        <w:t>:</w:t>
      </w:r>
    </w:p>
    <w:p w14:paraId="55D91CA6" w14:textId="08E470A9" w:rsidR="000E3858" w:rsidRDefault="00546362" w:rsidP="000E3858">
      <w:pPr>
        <w:rPr>
          <w:rtl/>
        </w:rPr>
      </w:pPr>
      <w:r>
        <w:rPr>
          <w:rFonts w:hint="cs"/>
          <w:rtl/>
        </w:rPr>
        <w:t>קורין</w:t>
      </w:r>
      <w:r w:rsidR="000E3858" w:rsidRPr="00F87DC2">
        <w:rPr>
          <w:rtl/>
        </w:rPr>
        <w:t xml:space="preserve"> </w:t>
      </w:r>
      <w:r>
        <w:rPr>
          <w:rStyle w:val="a4"/>
          <w:rFonts w:hint="cs"/>
          <w:rtl/>
        </w:rPr>
        <w:t>'</w:t>
      </w:r>
      <w:r w:rsidR="000E3858" w:rsidRPr="00B75B27">
        <w:rPr>
          <w:rStyle w:val="a4"/>
          <w:rtl/>
        </w:rPr>
        <w:t>זכור</w:t>
      </w:r>
      <w:r>
        <w:rPr>
          <w:rFonts w:hint="cs"/>
          <w:rtl/>
        </w:rPr>
        <w:t xml:space="preserve">.. </w:t>
      </w:r>
      <w:r w:rsidRPr="00D34738">
        <w:rPr>
          <w:rStyle w:val="a4"/>
          <w:rFonts w:hint="cs"/>
          <w:rtl/>
        </w:rPr>
        <w:t>עשה לך עמלק'</w:t>
      </w:r>
      <w:r w:rsidR="000E3858" w:rsidRPr="00F87DC2">
        <w:rPr>
          <w:rtl/>
        </w:rPr>
        <w:t xml:space="preserve"> ומפטירין </w:t>
      </w:r>
      <w:r>
        <w:rPr>
          <w:rStyle w:val="a4"/>
          <w:rFonts w:hint="cs"/>
          <w:rtl/>
        </w:rPr>
        <w:t>'</w:t>
      </w:r>
      <w:r w:rsidR="000E3858" w:rsidRPr="00B75B27">
        <w:rPr>
          <w:rStyle w:val="a4"/>
          <w:rtl/>
        </w:rPr>
        <w:t>פקדתי</w:t>
      </w:r>
      <w:r>
        <w:rPr>
          <w:rStyle w:val="a4"/>
          <w:rFonts w:hint="cs"/>
          <w:rtl/>
        </w:rPr>
        <w:t>'</w:t>
      </w:r>
      <w:r w:rsidR="000E3858" w:rsidRPr="00B75B27">
        <w:rPr>
          <w:rStyle w:val="a4"/>
          <w:rtl/>
        </w:rPr>
        <w:t>,</w:t>
      </w:r>
      <w:r w:rsidR="000E3858" w:rsidRPr="00F87DC2">
        <w:rPr>
          <w:rtl/>
        </w:rPr>
        <w:t xml:space="preserve"> </w:t>
      </w:r>
    </w:p>
    <w:p w14:paraId="492B22E6" w14:textId="77777777" w:rsidR="0094084F" w:rsidRDefault="000E3858" w:rsidP="00110168">
      <w:pPr>
        <w:pStyle w:val="36"/>
        <w:framePr w:wrap="notBeside"/>
        <w:rPr>
          <w:rtl/>
        </w:rPr>
      </w:pPr>
      <w:r w:rsidRPr="00110168">
        <w:rPr>
          <w:rtl/>
        </w:rPr>
        <w:t>בשלישית</w:t>
      </w:r>
      <w:r w:rsidR="0094084F">
        <w:rPr>
          <w:rFonts w:hint="cs"/>
          <w:rtl/>
        </w:rPr>
        <w:t>:</w:t>
      </w:r>
    </w:p>
    <w:p w14:paraId="052CDE35" w14:textId="0D7E8118" w:rsidR="000E3858" w:rsidRPr="00F05A14" w:rsidRDefault="00546362" w:rsidP="000E3858">
      <w:pPr>
        <w:rPr>
          <w:rFonts w:ascii="Fb Fontext" w:hAnsi="Fb Fontext" w:cs="PFT_Frank"/>
          <w:b/>
          <w:bCs/>
          <w:szCs w:val="14"/>
          <w:rtl/>
        </w:rPr>
      </w:pPr>
      <w:r w:rsidRPr="00D34738">
        <w:rPr>
          <w:rFonts w:ascii="Fb Fontext" w:hAnsi="Fb Fontext" w:hint="cs"/>
          <w:sz w:val="20"/>
          <w:rtl/>
        </w:rPr>
        <w:t>קורין</w:t>
      </w:r>
      <w:r w:rsidR="000E3858" w:rsidRPr="009E3565">
        <w:rPr>
          <w:rFonts w:ascii="Fb Fontext" w:hAnsi="Fb Fontext"/>
          <w:sz w:val="20"/>
          <w:rtl/>
        </w:rPr>
        <w:t xml:space="preserve"> </w:t>
      </w:r>
      <w:r w:rsidR="000E3858" w:rsidRPr="00B75B27">
        <w:rPr>
          <w:rStyle w:val="a4"/>
          <w:rtl/>
        </w:rPr>
        <w:t>פרה אדומה,</w:t>
      </w:r>
      <w:r w:rsidR="000E3858" w:rsidRPr="009E3565">
        <w:rPr>
          <w:rFonts w:ascii="Fb Fontext" w:hAnsi="Fb Fontext"/>
          <w:sz w:val="20"/>
          <w:rtl/>
        </w:rPr>
        <w:t xml:space="preserve"> ומפטירין </w:t>
      </w:r>
      <w:r>
        <w:rPr>
          <w:rStyle w:val="a4"/>
          <w:rFonts w:hint="cs"/>
          <w:rtl/>
        </w:rPr>
        <w:t>'</w:t>
      </w:r>
      <w:r w:rsidR="000E3858" w:rsidRPr="00B75B27">
        <w:rPr>
          <w:rStyle w:val="a4"/>
          <w:rtl/>
        </w:rPr>
        <w:t xml:space="preserve">וזרקתי </w:t>
      </w:r>
      <w:r w:rsidR="000E3858" w:rsidRPr="00546362">
        <w:rPr>
          <w:rStyle w:val="a4"/>
          <w:rtl/>
        </w:rPr>
        <w:t>עליכם</w:t>
      </w:r>
      <w:r w:rsidRPr="00D34738">
        <w:rPr>
          <w:rStyle w:val="a4"/>
          <w:rFonts w:hint="cs"/>
          <w:rtl/>
        </w:rPr>
        <w:t xml:space="preserve"> מים טהורים</w:t>
      </w:r>
      <w:r>
        <w:rPr>
          <w:rStyle w:val="a4"/>
          <w:rFonts w:hint="cs"/>
          <w:rtl/>
        </w:rPr>
        <w:t>',</w:t>
      </w:r>
    </w:p>
    <w:p w14:paraId="7C9D6385" w14:textId="77777777" w:rsidR="0094084F" w:rsidRDefault="000E3858" w:rsidP="00110168">
      <w:pPr>
        <w:pStyle w:val="36"/>
        <w:framePr w:wrap="notBeside"/>
        <w:rPr>
          <w:rtl/>
        </w:rPr>
      </w:pPr>
      <w:r w:rsidRPr="00110168">
        <w:rPr>
          <w:rtl/>
        </w:rPr>
        <w:t>ברביעית</w:t>
      </w:r>
      <w:r w:rsidR="0094084F">
        <w:rPr>
          <w:rFonts w:hint="cs"/>
          <w:rtl/>
        </w:rPr>
        <w:t>:</w:t>
      </w:r>
    </w:p>
    <w:p w14:paraId="255538D3" w14:textId="55E7B5EA" w:rsidR="000E3858" w:rsidRPr="00B75B27" w:rsidRDefault="00546362" w:rsidP="000E3858">
      <w:pPr>
        <w:rPr>
          <w:rFonts w:ascii="Fb Fontext" w:hAnsi="Fb Fontext" w:cs="BA Haketer Regular"/>
          <w:rtl/>
        </w:rPr>
      </w:pPr>
      <w:r>
        <w:rPr>
          <w:rStyle w:val="a4"/>
          <w:rFonts w:hint="cs"/>
          <w:rtl/>
        </w:rPr>
        <w:t>'</w:t>
      </w:r>
      <w:r w:rsidR="000E3858" w:rsidRPr="00B75B27">
        <w:rPr>
          <w:rStyle w:val="a4"/>
          <w:rtl/>
        </w:rPr>
        <w:t>החדש הזה</w:t>
      </w:r>
      <w:r>
        <w:rPr>
          <w:rStyle w:val="a4"/>
          <w:rFonts w:hint="cs"/>
          <w:rtl/>
        </w:rPr>
        <w:t>.. ראש חדשים'</w:t>
      </w:r>
      <w:r w:rsidR="000E3858" w:rsidRPr="00B75B27">
        <w:rPr>
          <w:rStyle w:val="a4"/>
          <w:rtl/>
        </w:rPr>
        <w:t xml:space="preserve"> </w:t>
      </w:r>
      <w:r w:rsidR="000E3858" w:rsidRPr="006F178A">
        <w:rPr>
          <w:rFonts w:ascii="Fb Fontext" w:hAnsi="Fb Fontext"/>
          <w:rtl/>
        </w:rPr>
        <w:t xml:space="preserve">ומפטירין </w:t>
      </w:r>
      <w:r>
        <w:rPr>
          <w:rStyle w:val="a4"/>
          <w:rFonts w:hint="cs"/>
          <w:rtl/>
        </w:rPr>
        <w:t>'</w:t>
      </w:r>
      <w:r w:rsidR="000E3858" w:rsidRPr="00B8349B">
        <w:rPr>
          <w:rStyle w:val="a4"/>
          <w:rtl/>
        </w:rPr>
        <w:t>בראשון באחד</w:t>
      </w:r>
      <w:r>
        <w:rPr>
          <w:rStyle w:val="a4"/>
          <w:rFonts w:hint="cs"/>
          <w:rtl/>
        </w:rPr>
        <w:t xml:space="preserve"> לחודש'.</w:t>
      </w:r>
      <w:r w:rsidR="000E3858" w:rsidRPr="00B8349B">
        <w:rPr>
          <w:rStyle w:val="a4"/>
          <w:rtl/>
        </w:rPr>
        <w:t xml:space="preserve"> </w:t>
      </w:r>
    </w:p>
    <w:p w14:paraId="5171B883" w14:textId="77777777" w:rsidR="000E3858" w:rsidRPr="006F178A" w:rsidRDefault="000E3858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ל:</w:t>
      </w:r>
    </w:p>
    <w:p w14:paraId="12C06CD5" w14:textId="09200D0E" w:rsidR="000E3858" w:rsidRPr="00825F82" w:rsidRDefault="000E3858" w:rsidP="000E3858">
      <w:pPr>
        <w:pStyle w:val="aff1"/>
        <w:rPr>
          <w:rtl/>
        </w:rPr>
      </w:pPr>
      <w:ins w:id="9856" w:author="מספור קטעי משנה" w:date="2026-10-06T06:45:35Z">
        <w:r>
          <w:rPr>
            <w:rStyle w:val="MisparKeta"/>
          </w:rPr>
          <w:t xml:space="preserve">א. </w:t>
        </w:r>
      </w:ins>
      <w:r w:rsidRPr="00825F82">
        <w:rPr>
          <w:rtl/>
        </w:rPr>
        <w:t>בחמישית חוזרין לכסדרן.</w:t>
      </w:r>
    </w:p>
    <w:p w14:paraId="1B6549A3" w14:textId="596E37A1" w:rsidR="0094084F" w:rsidRDefault="00357E03" w:rsidP="00110168">
      <w:pPr>
        <w:pStyle w:val="36"/>
        <w:framePr w:wrap="notBeside"/>
        <w:rPr>
          <w:rtl/>
        </w:rPr>
      </w:pPr>
      <w:r w:rsidRPr="00110168">
        <w:rPr>
          <w:rFonts w:ascii="Times New Roman" w:hAnsi="Times New Roman" w:cs="Times New Roman" w:hint="cs"/>
          <w:rtl/>
        </w:rPr>
        <w:t>◦</w:t>
      </w:r>
      <w:r w:rsidRPr="00110168">
        <w:rPr>
          <w:rtl/>
        </w:rPr>
        <w:t xml:space="preserve"> </w:t>
      </w:r>
      <w:r w:rsidR="000E3858" w:rsidRPr="00110168">
        <w:rPr>
          <w:rtl/>
        </w:rPr>
        <w:t>רבי אמי</w:t>
      </w:r>
      <w:r w:rsidR="0094084F">
        <w:rPr>
          <w:rtl/>
        </w:rPr>
        <w:t>:</w:t>
      </w:r>
    </w:p>
    <w:p w14:paraId="7B1BE8CA" w14:textId="2611FEB6" w:rsidR="000E3858" w:rsidRPr="006F178A" w:rsidRDefault="000E3858" w:rsidP="000E3858">
      <w:pPr>
        <w:rPr>
          <w:rtl/>
        </w:rPr>
      </w:pPr>
      <w:r w:rsidRPr="006F178A">
        <w:rPr>
          <w:rFonts w:ascii="Fb Fontext" w:hAnsi="Fb Fontext"/>
          <w:rtl/>
        </w:rPr>
        <w:t xml:space="preserve">לסדר </w:t>
      </w:r>
      <w:r w:rsidRPr="00F05A14">
        <w:rPr>
          <w:rFonts w:ascii="Fb Fontext" w:hAnsi="Fb Fontext" w:cs="PFT_Frank"/>
          <w:b/>
          <w:bCs/>
          <w:szCs w:val="14"/>
          <w:rtl/>
        </w:rPr>
        <w:t>פרשיות</w:t>
      </w:r>
      <w:r>
        <w:rPr>
          <w:rFonts w:ascii="Fb Fontext" w:hAnsi="Fb Fontext" w:hint="cs"/>
          <w:rtl/>
        </w:rPr>
        <w:t xml:space="preserve">, </w:t>
      </w:r>
      <w:r w:rsidR="00110168">
        <w:rPr>
          <w:rFonts w:ascii="Fb Fontext" w:hAnsi="Fb Fontext"/>
          <w:rtl/>
        </w:rPr>
        <w:tab/>
      </w:r>
      <w:r w:rsidR="00110168">
        <w:rPr>
          <w:rFonts w:ascii="Fb Fontext" w:hAnsi="Fb Fontext"/>
          <w:rtl/>
        </w:rPr>
        <w:tab/>
      </w:r>
      <w:r w:rsidR="00110168">
        <w:rPr>
          <w:rFonts w:ascii="Fb Fontext" w:hAnsi="Fb Fontext"/>
          <w:rtl/>
        </w:rPr>
        <w:tab/>
      </w:r>
      <w:r w:rsidR="00357E03" w:rsidRPr="00357E03">
        <w:rPr>
          <w:rStyle w:val="afff"/>
          <w:rFonts w:ascii="Times New Roman" w:hAnsi="Times New Roman" w:cs="Times New Roman" w:hint="cs"/>
          <w:rtl/>
        </w:rPr>
        <w:t>◦</w:t>
      </w:r>
      <w:r w:rsidR="00357E03" w:rsidRPr="00411327">
        <w:rPr>
          <w:rStyle w:val="afff"/>
          <w:b/>
          <w:rtl/>
        </w:rPr>
        <w:t xml:space="preserve"> </w:t>
      </w:r>
      <w:r w:rsidRPr="00411327">
        <w:rPr>
          <w:rStyle w:val="afff"/>
          <w:b/>
          <w:rtl/>
        </w:rPr>
        <w:t xml:space="preserve">רבי ירמיה: </w:t>
      </w:r>
      <w:r w:rsidRPr="006F178A">
        <w:rPr>
          <w:rtl/>
        </w:rPr>
        <w:t xml:space="preserve">לסדר </w:t>
      </w:r>
      <w:r w:rsidRPr="00F05A14">
        <w:rPr>
          <w:rFonts w:cs="PFT_Frank"/>
          <w:b/>
          <w:bCs/>
          <w:szCs w:val="14"/>
          <w:rtl/>
        </w:rPr>
        <w:t>הפטרות</w:t>
      </w:r>
      <w:r w:rsidR="004F1076">
        <w:rPr>
          <w:rFonts w:hint="cs"/>
          <w:rtl/>
        </w:rPr>
        <w:t>.</w:t>
      </w:r>
    </w:p>
    <w:p w14:paraId="31C41D3D" w14:textId="16F304B8" w:rsidR="0094084F" w:rsidRDefault="00357E03" w:rsidP="00110168">
      <w:pPr>
        <w:pStyle w:val="36"/>
        <w:framePr w:wrap="notBeside"/>
        <w:rPr>
          <w:rtl/>
        </w:rPr>
      </w:pPr>
      <w:r w:rsidRPr="00110168">
        <w:rPr>
          <w:rFonts w:ascii="Times New Roman" w:hAnsi="Times New Roman" w:cs="Times New Roman" w:hint="cs"/>
          <w:rtl/>
        </w:rPr>
        <w:t>◦</w:t>
      </w:r>
      <w:r w:rsidRPr="00110168">
        <w:rPr>
          <w:rtl/>
        </w:rPr>
        <w:t xml:space="preserve"> </w:t>
      </w:r>
      <w:r w:rsidR="000E3858" w:rsidRPr="00110168">
        <w:rPr>
          <w:rtl/>
        </w:rPr>
        <w:t>אביי</w:t>
      </w:r>
      <w:r w:rsidR="0094084F">
        <w:rPr>
          <w:rtl/>
        </w:rPr>
        <w:t>:</w:t>
      </w:r>
    </w:p>
    <w:p w14:paraId="78BE7D2C" w14:textId="3D1034BD" w:rsidR="000E3858" w:rsidRPr="006F178A" w:rsidRDefault="000E3858" w:rsidP="004F1076">
      <w:pPr>
        <w:rPr>
          <w:rtl/>
        </w:rPr>
      </w:pPr>
      <w:r w:rsidRPr="00411327">
        <w:rPr>
          <w:rStyle w:val="afff"/>
          <w:rFonts w:hint="cs"/>
          <w:b/>
          <w:rtl/>
        </w:rPr>
        <w:t xml:space="preserve">מסתבר </w:t>
      </w:r>
      <w:r w:rsidR="004F1076" w:rsidRPr="00411327">
        <w:rPr>
          <w:rStyle w:val="afff"/>
          <w:rFonts w:hint="cs"/>
          <w:b/>
          <w:rtl/>
        </w:rPr>
        <w:t>פרשיות</w:t>
      </w:r>
      <w:r>
        <w:rPr>
          <w:rFonts w:ascii="Fb Fontext" w:hAnsi="Fb Fontext" w:hint="cs"/>
          <w:rtl/>
        </w:rPr>
        <w:t xml:space="preserve"> </w:t>
      </w:r>
      <w:r w:rsidRPr="00411327">
        <w:rPr>
          <w:rStyle w:val="afff"/>
          <w:b/>
          <w:rtl/>
        </w:rPr>
        <w:t xml:space="preserve">דתנן: </w:t>
      </w:r>
      <w:r w:rsidRPr="006F178A">
        <w:rPr>
          <w:rFonts w:ascii="Fb Fontext" w:hAnsi="Fb Fontext"/>
          <w:rtl/>
        </w:rPr>
        <w:t>לכל מפסיקין</w:t>
      </w:r>
      <w:r w:rsidR="004F1076">
        <w:rPr>
          <w:rFonts w:ascii="Fb Fontext" w:hAnsi="Fb Fontext" w:hint="cs"/>
          <w:rtl/>
        </w:rPr>
        <w:t>..</w:t>
      </w:r>
      <w:r w:rsidRPr="006F178A">
        <w:rPr>
          <w:rFonts w:ascii="Fb Fontext" w:hAnsi="Fb Fontext"/>
          <w:rtl/>
        </w:rPr>
        <w:t xml:space="preserve"> </w:t>
      </w:r>
      <w:r w:rsidRPr="00F05A14">
        <w:rPr>
          <w:rFonts w:ascii="Fb Fontext" w:hAnsi="Fb Fontext" w:cs="PFT_Frank"/>
          <w:b/>
          <w:bCs/>
          <w:szCs w:val="14"/>
          <w:rtl/>
        </w:rPr>
        <w:t>לתעניות</w:t>
      </w:r>
      <w:r w:rsidR="004F1076">
        <w:rPr>
          <w:rFonts w:ascii="Fb Fontext" w:hAnsi="Fb Fontext" w:hint="cs"/>
          <w:rtl/>
        </w:rPr>
        <w:t>..</w:t>
      </w:r>
      <w:r w:rsidRPr="006F178A">
        <w:rPr>
          <w:rFonts w:ascii="Fb Fontext" w:hAnsi="Fb Fontext"/>
          <w:rtl/>
        </w:rPr>
        <w:t xml:space="preserve"> </w:t>
      </w:r>
    </w:p>
    <w:p w14:paraId="78DF72FE" w14:textId="54141900" w:rsidR="000E3858" w:rsidRPr="006F178A" w:rsidRDefault="000E3858" w:rsidP="004F1076">
      <w:pPr>
        <w:rPr>
          <w:rtl/>
        </w:rPr>
      </w:pPr>
      <w:r w:rsidRPr="006F178A">
        <w:rPr>
          <w:rFonts w:hint="cs"/>
          <w:rtl/>
        </w:rPr>
        <w:t>למ</w:t>
      </w:r>
      <w:r w:rsidRPr="006F178A">
        <w:rPr>
          <w:rtl/>
        </w:rPr>
        <w:t xml:space="preserve">"ד פרשיות איכא פרשה </w:t>
      </w:r>
      <w:r w:rsidRPr="00F05A14">
        <w:rPr>
          <w:rFonts w:cs="PFT_Frank"/>
          <w:b/>
          <w:bCs/>
          <w:szCs w:val="14"/>
          <w:rtl/>
        </w:rPr>
        <w:t>בחול</w:t>
      </w:r>
      <w:r w:rsidR="004F1076">
        <w:rPr>
          <w:rFonts w:hint="cs"/>
          <w:rtl/>
        </w:rPr>
        <w:t xml:space="preserve"> - </w:t>
      </w:r>
      <w:r w:rsidRPr="006F178A">
        <w:rPr>
          <w:rFonts w:ascii="Fb Fontext" w:hAnsi="Fb Fontext"/>
          <w:sz w:val="20"/>
          <w:rtl/>
        </w:rPr>
        <w:t>הא כדאיתא והא כדאיתא.</w:t>
      </w:r>
    </w:p>
    <w:p w14:paraId="7B8444A3" w14:textId="649F51EA" w:rsidR="000E3858" w:rsidRDefault="004F1076" w:rsidP="004F1076">
      <w:pPr>
        <w:rPr>
          <w:rStyle w:val="afffb"/>
          <w:rtl/>
        </w:rPr>
      </w:pPr>
      <w:r w:rsidRPr="00F05A14">
        <w:rPr>
          <w:rFonts w:ascii="Fb Fontext" w:hAnsi="Fb Fontext" w:cs="PFT_Frank" w:hint="cs"/>
          <w:b/>
          <w:bCs/>
          <w:szCs w:val="14"/>
          <w:rtl/>
        </w:rPr>
        <w:t>ו</w:t>
      </w:r>
      <w:r w:rsidR="00711F3D" w:rsidRPr="00F05A14">
        <w:rPr>
          <w:rFonts w:ascii="Fb Fontext" w:hAnsi="Fb Fontext" w:cs="PFT_Frank" w:hint="cs"/>
          <w:b/>
          <w:bCs/>
          <w:szCs w:val="14"/>
          <w:rtl/>
        </w:rPr>
        <w:t>אין שהות</w:t>
      </w:r>
      <w:r w:rsidRPr="00F05A14">
        <w:rPr>
          <w:rFonts w:ascii="Fb Fontext" w:hAnsi="Fb Fontext" w:cs="PFT_Frank" w:hint="cs"/>
          <w:b/>
          <w:bCs/>
          <w:szCs w:val="14"/>
          <w:rtl/>
        </w:rPr>
        <w:t xml:space="preserve"> בבוקר</w:t>
      </w:r>
      <w:r w:rsidR="00711F3D">
        <w:rPr>
          <w:rFonts w:ascii="Fb Fontext" w:hAnsi="Fb Fontext" w:hint="cs"/>
          <w:rtl/>
        </w:rPr>
        <w:t xml:space="preserve"> -</w:t>
      </w:r>
      <w:r>
        <w:rPr>
          <w:rFonts w:ascii="Fb Fontext" w:hAnsi="Fb Fontext" w:hint="cs"/>
          <w:rtl/>
        </w:rPr>
        <w:t xml:space="preserve"> </w:t>
      </w:r>
      <w:r w:rsidR="000E3858" w:rsidRPr="006F178A">
        <w:rPr>
          <w:rFonts w:ascii="Fb Fontext" w:hAnsi="Fb Fontext" w:hint="cs"/>
          <w:rtl/>
        </w:rPr>
        <w:t>ד</w:t>
      </w:r>
      <w:r w:rsidR="000E3858">
        <w:rPr>
          <w:rFonts w:ascii="Fb Fontext" w:hAnsi="Fb Fontext"/>
          <w:rtl/>
        </w:rPr>
        <w:t>מ</w:t>
      </w:r>
      <w:r w:rsidR="000E3858">
        <w:rPr>
          <w:rFonts w:ascii="Fb Fontext" w:hAnsi="Fb Fontext" w:hint="cs"/>
          <w:rtl/>
        </w:rPr>
        <w:t>הבוקר נתכנסו</w:t>
      </w:r>
      <w:r>
        <w:rPr>
          <w:rFonts w:hint="cs"/>
          <w:rtl/>
        </w:rPr>
        <w:t xml:space="preserve"> </w:t>
      </w:r>
      <w:r w:rsidR="000E3858">
        <w:rPr>
          <w:rFonts w:hint="cs"/>
          <w:rtl/>
        </w:rPr>
        <w:t xml:space="preserve">עד </w:t>
      </w:r>
      <w:r>
        <w:rPr>
          <w:rFonts w:hint="cs"/>
          <w:rtl/>
        </w:rPr>
        <w:t xml:space="preserve">חצות </w:t>
      </w:r>
      <w:r w:rsidR="00711F3D">
        <w:rPr>
          <w:rFonts w:hint="cs"/>
          <w:rtl/>
        </w:rPr>
        <w:t>ל</w:t>
      </w:r>
      <w:r w:rsidR="000E3858" w:rsidRPr="006F178A">
        <w:rPr>
          <w:rtl/>
        </w:rPr>
        <w:t>עיי</w:t>
      </w:r>
      <w:r w:rsidR="00711F3D">
        <w:rPr>
          <w:rFonts w:hint="cs"/>
          <w:rtl/>
        </w:rPr>
        <w:t>ן</w:t>
      </w:r>
      <w:r w:rsidR="000E3858" w:rsidRPr="006F178A">
        <w:rPr>
          <w:rtl/>
        </w:rPr>
        <w:t xml:space="preserve"> </w:t>
      </w:r>
      <w:r w:rsidRPr="00D34738">
        <w:rPr>
          <w:rStyle w:val="afffb"/>
          <w:rFonts w:hint="cs"/>
          <w:rtl/>
        </w:rPr>
        <w:t>בתיקון מעשי</w:t>
      </w:r>
      <w:r w:rsidR="00711F3D" w:rsidRPr="00D34738">
        <w:rPr>
          <w:rStyle w:val="afffb"/>
          <w:rFonts w:hint="cs"/>
          <w:rtl/>
        </w:rPr>
        <w:t xml:space="preserve"> העיר</w:t>
      </w:r>
      <w:r w:rsidR="000E3858">
        <w:rPr>
          <w:rFonts w:hint="cs"/>
          <w:rtl/>
        </w:rPr>
        <w:t xml:space="preserve">, </w:t>
      </w:r>
      <w:r>
        <w:rPr>
          <w:rFonts w:hint="cs"/>
          <w:rtl/>
        </w:rPr>
        <w:t xml:space="preserve">ומחצות </w:t>
      </w:r>
      <w:r w:rsidR="000E3858">
        <w:rPr>
          <w:rFonts w:hint="cs"/>
          <w:rtl/>
        </w:rPr>
        <w:t>רבע</w:t>
      </w:r>
      <w:r>
        <w:rPr>
          <w:rFonts w:hint="cs"/>
          <w:rtl/>
        </w:rPr>
        <w:t xml:space="preserve"> יום</w:t>
      </w:r>
      <w:r w:rsidR="000E3858">
        <w:rPr>
          <w:rFonts w:hint="cs"/>
          <w:rtl/>
        </w:rPr>
        <w:t xml:space="preserve"> </w:t>
      </w:r>
      <w:r w:rsidR="000E3858" w:rsidRPr="00D34738">
        <w:rPr>
          <w:rStyle w:val="afffb"/>
          <w:rFonts w:hint="cs"/>
          <w:rtl/>
        </w:rPr>
        <w:t>קוראים ומפטירים</w:t>
      </w:r>
      <w:r w:rsidR="000E3858">
        <w:rPr>
          <w:rFonts w:hint="cs"/>
          <w:rtl/>
        </w:rPr>
        <w:t xml:space="preserve">, ורבע </w:t>
      </w:r>
      <w:r w:rsidR="000E3858" w:rsidRPr="00D34738">
        <w:rPr>
          <w:rStyle w:val="afffb"/>
          <w:rFonts w:hint="cs"/>
          <w:rtl/>
        </w:rPr>
        <w:t>רחמים</w:t>
      </w:r>
      <w:r w:rsidR="00711F3D">
        <w:rPr>
          <w:rStyle w:val="afffb"/>
          <w:rFonts w:hint="cs"/>
          <w:rtl/>
        </w:rPr>
        <w:t>,</w:t>
      </w:r>
      <w:r w:rsidRPr="00D34738">
        <w:rPr>
          <w:rStyle w:val="afffb"/>
          <w:rFonts w:hint="cs"/>
          <w:rtl/>
        </w:rPr>
        <w:t xml:space="preserve"> </w:t>
      </w:r>
      <w:r w:rsidR="000E3858" w:rsidRPr="00D34738">
        <w:rPr>
          <w:rStyle w:val="afffb"/>
          <w:rFonts w:hint="cs"/>
          <w:rtl/>
        </w:rPr>
        <w:t>מקראי</w:t>
      </w:r>
      <w:r>
        <w:rPr>
          <w:rStyle w:val="afffb"/>
          <w:rFonts w:hint="cs"/>
          <w:rtl/>
        </w:rPr>
        <w:t>.</w:t>
      </w:r>
    </w:p>
    <w:p>
      <w:pPr>
        <w:pStyle w:val="MishnaBatzad"/>
        <w:rPr>
          <w:ins w:id="20079" w:author="קלוד" w:date="2026-10-06T10:09:25Z"/>
        </w:rPr>
      </w:pPr>
      <w:ins w:id="20078" w:author="קלוד" w:date="2026-10-06T10:09:25Z">
        <w:r>
          <w:t xml:space="preserve">משנה ה</w:t>
        </w:r>
      </w:ins>
    </w:p>
    <w:p w14:paraId="70E8CE20" w14:textId="645F5656" w:rsidR="00B5194A" w:rsidRDefault="000E3858" w:rsidP="00010E7A">
      <w:pPr>
        <w:pStyle w:val="afff8"/>
        <w:rPr>
          <w:rtl/>
        </w:rPr>
      </w:pPr>
      <w:r w:rsidRPr="0016456D">
        <w:rPr>
          <w:rtl/>
        </w:rPr>
        <w:t>בפסח</w:t>
      </w:r>
      <w:r w:rsidR="00F9639C">
        <w:rPr>
          <w:rFonts w:hint="cs"/>
          <w:rtl/>
        </w:rPr>
        <w:t xml:space="preserve"> -</w:t>
      </w:r>
      <w:r w:rsidRPr="0016456D">
        <w:rPr>
          <w:rtl/>
        </w:rPr>
        <w:t xml:space="preserve"> קורי</w:t>
      </w:r>
      <w:r w:rsidRPr="006F178A">
        <w:rPr>
          <w:rtl/>
        </w:rPr>
        <w:t xml:space="preserve">ן </w:t>
      </w:r>
      <w:r w:rsidRPr="00010E7A">
        <w:rPr>
          <w:rStyle w:val="a4"/>
          <w:rtl/>
        </w:rPr>
        <w:t>במועדות</w:t>
      </w:r>
      <w:r w:rsidR="00B5194A">
        <w:rPr>
          <w:rStyle w:val="a4"/>
          <w:rFonts w:hint="cs"/>
          <w:rtl/>
        </w:rPr>
        <w:t xml:space="preserve"> שבתו"כ.</w:t>
      </w:r>
      <w:r w:rsidR="00B5194A">
        <w:rPr>
          <w:rFonts w:hint="cs"/>
          <w:rtl/>
        </w:rPr>
        <w:t xml:space="preserve"> </w:t>
      </w:r>
      <w:r w:rsidR="003E142E">
        <w:rPr>
          <w:rtl/>
        </w:rPr>
        <w:tab/>
      </w:r>
      <w:r w:rsidR="00144FD1">
        <w:rPr>
          <w:rFonts w:hint="cs"/>
          <w:rtl/>
        </w:rPr>
        <w:t xml:space="preserve"> </w:t>
      </w:r>
      <w:r w:rsidRPr="006F178A">
        <w:rPr>
          <w:rtl/>
        </w:rPr>
        <w:t>בעצרת</w:t>
      </w:r>
      <w:r w:rsidR="00F9639C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F242F8">
        <w:rPr>
          <w:rStyle w:val="a4"/>
          <w:rtl/>
        </w:rPr>
        <w:t>שבעה שב</w:t>
      </w:r>
      <w:r w:rsidRPr="00F242F8">
        <w:rPr>
          <w:rStyle w:val="a4"/>
          <w:rFonts w:hint="cs"/>
          <w:rtl/>
        </w:rPr>
        <w:t>ו</w:t>
      </w:r>
      <w:r w:rsidRPr="00F242F8">
        <w:rPr>
          <w:rStyle w:val="a4"/>
          <w:rtl/>
        </w:rPr>
        <w:t>ע</w:t>
      </w:r>
      <w:r w:rsidRPr="00F242F8">
        <w:rPr>
          <w:rStyle w:val="a4"/>
          <w:rFonts w:hint="cs"/>
          <w:rtl/>
        </w:rPr>
        <w:t>ו</w:t>
      </w:r>
      <w:r w:rsidRPr="00F242F8">
        <w:rPr>
          <w:rStyle w:val="a4"/>
          <w:rtl/>
        </w:rPr>
        <w:t>ת</w:t>
      </w:r>
      <w:r w:rsidR="00F9639C">
        <w:rPr>
          <w:rFonts w:hint="cs"/>
          <w:rtl/>
        </w:rPr>
        <w:t>.</w:t>
      </w:r>
      <w:r w:rsidRPr="006F178A">
        <w:rPr>
          <w:rtl/>
        </w:rPr>
        <w:t xml:space="preserve"> </w:t>
      </w:r>
    </w:p>
    <w:p w14:paraId="2F66DA65" w14:textId="0F4EE1CC" w:rsidR="000E3858" w:rsidRPr="006F178A" w:rsidRDefault="000E3858" w:rsidP="00B5194A">
      <w:pPr>
        <w:pStyle w:val="afb"/>
        <w:rPr>
          <w:rtl/>
        </w:rPr>
      </w:pPr>
      <w:r w:rsidRPr="006F178A">
        <w:rPr>
          <w:rtl/>
        </w:rPr>
        <w:t>בר"ה</w:t>
      </w:r>
      <w:r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F242F8">
        <w:rPr>
          <w:rStyle w:val="a4"/>
          <w:rtl/>
        </w:rPr>
        <w:t>בחדש השביעי באחד לחדש</w:t>
      </w:r>
      <w:r w:rsidR="00F9639C">
        <w:rPr>
          <w:rStyle w:val="a4"/>
          <w:rFonts w:hint="cs"/>
          <w:rtl/>
        </w:rPr>
        <w:t>.</w:t>
      </w:r>
      <w:r w:rsidR="00B5194A">
        <w:rPr>
          <w:rStyle w:val="a4"/>
          <w:rFonts w:hint="cs"/>
          <w:rtl/>
        </w:rPr>
        <w:t xml:space="preserve"> </w:t>
      </w:r>
      <w:r w:rsidRPr="006F178A">
        <w:rPr>
          <w:rtl/>
        </w:rPr>
        <w:t>ביום הכפורים</w:t>
      </w:r>
      <w:r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F242F8">
        <w:rPr>
          <w:rStyle w:val="a4"/>
          <w:rtl/>
        </w:rPr>
        <w:t>אחרי מות</w:t>
      </w:r>
      <w:r w:rsidRPr="006F178A">
        <w:rPr>
          <w:rtl/>
        </w:rPr>
        <w:t>.</w:t>
      </w:r>
    </w:p>
    <w:p w14:paraId="6616C3B8" w14:textId="118F5DC6" w:rsidR="000E3858" w:rsidRPr="006F178A" w:rsidRDefault="000E3858" w:rsidP="00F9639C">
      <w:pPr>
        <w:pStyle w:val="afb"/>
        <w:rPr>
          <w:rtl/>
        </w:rPr>
      </w:pPr>
      <w:r w:rsidRPr="006F178A">
        <w:rPr>
          <w:rtl/>
        </w:rPr>
        <w:t xml:space="preserve">ביו"ט </w:t>
      </w:r>
      <w:r w:rsidR="00F9639C">
        <w:rPr>
          <w:rFonts w:hint="cs"/>
          <w:rtl/>
        </w:rPr>
        <w:t>א'</w:t>
      </w:r>
      <w:r w:rsidRPr="006F178A">
        <w:rPr>
          <w:rtl/>
        </w:rPr>
        <w:t xml:space="preserve"> </w:t>
      </w:r>
      <w:r w:rsidR="00F9639C">
        <w:rPr>
          <w:rFonts w:hint="cs"/>
          <w:rtl/>
        </w:rPr>
        <w:t>ד</w:t>
      </w:r>
      <w:r w:rsidRPr="006F178A">
        <w:rPr>
          <w:rtl/>
        </w:rPr>
        <w:t>חג</w:t>
      </w:r>
      <w:r w:rsidR="00B5194A">
        <w:rPr>
          <w:rFonts w:hint="cs"/>
          <w:rtl/>
        </w:rPr>
        <w:t>-</w:t>
      </w:r>
      <w:r>
        <w:rPr>
          <w:rtl/>
        </w:rPr>
        <w:t xml:space="preserve"> </w:t>
      </w:r>
      <w:r w:rsidRPr="00F242F8">
        <w:rPr>
          <w:rStyle w:val="a4"/>
          <w:rtl/>
        </w:rPr>
        <w:t>במועדות שבתו</w:t>
      </w:r>
      <w:r w:rsidR="00F9639C">
        <w:rPr>
          <w:rStyle w:val="a4"/>
          <w:rFonts w:hint="cs"/>
          <w:rtl/>
        </w:rPr>
        <w:t>"כ</w:t>
      </w:r>
      <w:r w:rsidRPr="006F178A">
        <w:rPr>
          <w:rtl/>
        </w:rPr>
        <w:t xml:space="preserve">, </w:t>
      </w:r>
      <w:r w:rsidR="003E142E">
        <w:rPr>
          <w:rtl/>
        </w:rPr>
        <w:tab/>
      </w:r>
      <w:r w:rsidRPr="006F178A">
        <w:rPr>
          <w:rtl/>
        </w:rPr>
        <w:t>ובשאר החג</w:t>
      </w:r>
      <w:r w:rsidRPr="006F178A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F242F8">
        <w:rPr>
          <w:rStyle w:val="a4"/>
          <w:rtl/>
        </w:rPr>
        <w:t>בקרבנות החג.</w:t>
      </w:r>
    </w:p>
    <w:p w14:paraId="6C60DA7C" w14:textId="580D898A" w:rsidR="000E3858" w:rsidRPr="00B8349B" w:rsidRDefault="000E3858" w:rsidP="00B5194A">
      <w:pPr>
        <w:pStyle w:val="afb"/>
        <w:rPr>
          <w:rtl/>
        </w:rPr>
      </w:pPr>
      <w:r w:rsidRPr="00B8349B">
        <w:rPr>
          <w:rtl/>
        </w:rPr>
        <w:t xml:space="preserve">בחנוכה- </w:t>
      </w:r>
      <w:r w:rsidRPr="00F242F8">
        <w:rPr>
          <w:rStyle w:val="a4"/>
          <w:rtl/>
        </w:rPr>
        <w:t>בנשיאים</w:t>
      </w:r>
      <w:r w:rsidR="00B5194A">
        <w:rPr>
          <w:rStyle w:val="a4"/>
          <w:rFonts w:hint="cs"/>
          <w:rtl/>
        </w:rPr>
        <w:t>.</w:t>
      </w:r>
      <w:r w:rsidRPr="00B8349B">
        <w:rPr>
          <w:rtl/>
        </w:rPr>
        <w:t xml:space="preserve"> פורים- </w:t>
      </w:r>
      <w:r w:rsidRPr="00F242F8">
        <w:rPr>
          <w:rStyle w:val="a4"/>
          <w:rtl/>
        </w:rPr>
        <w:t>ויבא עמלק</w:t>
      </w:r>
      <w:r w:rsidR="00B5194A">
        <w:rPr>
          <w:rStyle w:val="a4"/>
          <w:rFonts w:hint="cs"/>
          <w:rtl/>
        </w:rPr>
        <w:t>.</w:t>
      </w:r>
      <w:r w:rsidR="00B5194A">
        <w:rPr>
          <w:rFonts w:hint="cs"/>
          <w:rtl/>
        </w:rPr>
        <w:t xml:space="preserve"> </w:t>
      </w:r>
      <w:r w:rsidRPr="00B8349B">
        <w:rPr>
          <w:rtl/>
        </w:rPr>
        <w:t>ר</w:t>
      </w:r>
      <w:r w:rsidR="00B5194A">
        <w:rPr>
          <w:rFonts w:hint="cs"/>
          <w:rtl/>
        </w:rPr>
        <w:t>"ח</w:t>
      </w:r>
      <w:r w:rsidRPr="00B8349B">
        <w:rPr>
          <w:rtl/>
        </w:rPr>
        <w:t xml:space="preserve">- </w:t>
      </w:r>
      <w:r w:rsidRPr="00F242F8">
        <w:rPr>
          <w:rStyle w:val="a4"/>
          <w:rtl/>
        </w:rPr>
        <w:t>ובראשי חדשיכם</w:t>
      </w:r>
    </w:p>
    <w:p w14:paraId="5AAAB5B7" w14:textId="6CEBAA80" w:rsidR="000E3858" w:rsidRPr="006F178A" w:rsidRDefault="000E3858" w:rsidP="000E3858">
      <w:pPr>
        <w:pStyle w:val="afb"/>
        <w:rPr>
          <w:rtl/>
        </w:rPr>
      </w:pPr>
      <w:r w:rsidRPr="006F178A">
        <w:rPr>
          <w:rtl/>
        </w:rPr>
        <w:t>מעמדות</w:t>
      </w:r>
      <w:r w:rsidR="00B5194A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F242F8">
        <w:rPr>
          <w:rStyle w:val="a4"/>
          <w:rtl/>
        </w:rPr>
        <w:t>מעשה בראשית</w:t>
      </w:r>
      <w:r w:rsidR="00B5194A">
        <w:rPr>
          <w:rFonts w:hint="cs"/>
          <w:rtl/>
        </w:rPr>
        <w:t>.</w:t>
      </w:r>
      <w:r w:rsidRPr="006F178A">
        <w:rPr>
          <w:rtl/>
        </w:rPr>
        <w:t xml:space="preserve"> </w:t>
      </w:r>
      <w:r w:rsidR="003E142E">
        <w:rPr>
          <w:rtl/>
        </w:rPr>
        <w:tab/>
      </w:r>
      <w:r w:rsidR="003E142E">
        <w:rPr>
          <w:rtl/>
        </w:rPr>
        <w:tab/>
      </w:r>
      <w:r w:rsidRPr="006F178A">
        <w:rPr>
          <w:rtl/>
        </w:rPr>
        <w:t>תעניות</w:t>
      </w:r>
      <w:r w:rsidR="00B5194A">
        <w:rPr>
          <w:rFonts w:hint="cs"/>
          <w:rtl/>
        </w:rPr>
        <w:t xml:space="preserve"> -</w:t>
      </w:r>
      <w:r>
        <w:rPr>
          <w:rStyle w:val="a4"/>
          <w:rFonts w:hint="cs"/>
          <w:rtl/>
        </w:rPr>
        <w:t xml:space="preserve"> </w:t>
      </w:r>
      <w:r w:rsidRPr="00F242F8">
        <w:rPr>
          <w:rStyle w:val="a4"/>
          <w:rtl/>
        </w:rPr>
        <w:t>ברכות וקללות</w:t>
      </w:r>
      <w:r w:rsidR="00B5194A">
        <w:rPr>
          <w:rFonts w:hint="cs"/>
          <w:rtl/>
        </w:rPr>
        <w:t>,-</w:t>
      </w:r>
    </w:p>
    <w:p w14:paraId="620A1242" w14:textId="0348133E" w:rsidR="000E3858" w:rsidRPr="006F178A" w:rsidRDefault="000E3858" w:rsidP="00EE5445">
      <w:pPr>
        <w:pStyle w:val="afb"/>
        <w:jc w:val="center"/>
        <w:rPr>
          <w:rtl/>
        </w:rPr>
      </w:pPr>
      <w:r w:rsidRPr="006F178A">
        <w:rPr>
          <w:rtl/>
        </w:rPr>
        <w:t>אין מפסיקין בקללות, אלא אחד קורא כולן.</w:t>
      </w:r>
    </w:p>
    <w:p w14:paraId="376B5395" w14:textId="318EF944" w:rsidR="000E3858" w:rsidRPr="00F242F8" w:rsidRDefault="000E3858" w:rsidP="000E3858">
      <w:pPr>
        <w:pStyle w:val="afb"/>
        <w:rPr>
          <w:rtl/>
        </w:rPr>
      </w:pPr>
      <w:r>
        <w:rPr>
          <w:rtl/>
        </w:rPr>
        <w:t xml:space="preserve">בשני </w:t>
      </w:r>
      <w:r w:rsidRPr="00F242F8">
        <w:rPr>
          <w:rtl/>
        </w:rPr>
        <w:t>ובחמישי, בשבת במנחה</w:t>
      </w:r>
      <w:r w:rsidR="00B5194A">
        <w:rPr>
          <w:rFonts w:hint="cs"/>
          <w:rtl/>
        </w:rPr>
        <w:t>,</w:t>
      </w:r>
      <w:r w:rsidRPr="00F242F8">
        <w:rPr>
          <w:rtl/>
        </w:rPr>
        <w:t xml:space="preserve"> קורין כסדרן, </w:t>
      </w:r>
      <w:r w:rsidR="00C42788" w:rsidRPr="00F242F8">
        <w:rPr>
          <w:rtl/>
        </w:rPr>
        <w:t>ו</w:t>
      </w:r>
      <w:r w:rsidR="00C42788">
        <w:rPr>
          <w:rFonts w:hint="cs"/>
          <w:rtl/>
        </w:rPr>
        <w:t>לא</w:t>
      </w:r>
      <w:r w:rsidR="00C42788" w:rsidRPr="00F242F8">
        <w:rPr>
          <w:rtl/>
        </w:rPr>
        <w:t xml:space="preserve"> </w:t>
      </w:r>
      <w:r w:rsidRPr="00F242F8">
        <w:rPr>
          <w:rtl/>
        </w:rPr>
        <w:t>מהחשבון</w:t>
      </w:r>
      <w:r w:rsidR="00C42788">
        <w:rPr>
          <w:rFonts w:hint="cs"/>
          <w:rtl/>
        </w:rPr>
        <w:t>.</w:t>
      </w:r>
      <w:r w:rsidRPr="00F242F8">
        <w:rPr>
          <w:rtl/>
        </w:rPr>
        <w:t xml:space="preserve"> </w:t>
      </w:r>
      <w:r>
        <w:rPr>
          <w:rFonts w:hint="cs"/>
          <w:rtl/>
        </w:rPr>
        <w:t>ד</w:t>
      </w:r>
      <w:r w:rsidRPr="00F242F8">
        <w:rPr>
          <w:rStyle w:val="a4"/>
          <w:rtl/>
        </w:rPr>
        <w:t xml:space="preserve">'וידבר משה את מעדי ה' </w:t>
      </w:r>
      <w:r w:rsidRPr="00F242F8">
        <w:rPr>
          <w:rtl/>
        </w:rPr>
        <w:t xml:space="preserve"> - שיהו קורין כל אחד ואחד בזמנו.</w:t>
      </w:r>
    </w:p>
    <w:p w14:paraId="7CA29A2F" w14:textId="75B8ACFB" w:rsidR="000549D7" w:rsidRDefault="00C42788" w:rsidP="007B5C5C">
      <w:pPr>
        <w:pStyle w:val="ae"/>
        <w:jc w:val="center"/>
        <w:rPr>
          <w:rtl/>
        </w:rPr>
      </w:pPr>
      <w:r w:rsidRPr="00010E7A">
        <w:rPr>
          <w:rStyle w:val="aff2"/>
          <w:rtl/>
        </w:rPr>
        <w:t xml:space="preserve">בפסח קורין </w:t>
      </w:r>
      <w:r w:rsidRPr="00C42788">
        <w:rPr>
          <w:rStyle w:val="a4"/>
          <w:rtl/>
        </w:rPr>
        <w:t>במועדות</w:t>
      </w:r>
      <w:r w:rsidRPr="00C42788">
        <w:rPr>
          <w:rStyle w:val="a4"/>
          <w:rFonts w:hint="cs"/>
          <w:rtl/>
        </w:rPr>
        <w:t xml:space="preserve"> שבתו"כ</w:t>
      </w:r>
    </w:p>
    <w:p w14:paraId="18D2C53C" w14:textId="77777777" w:rsidR="00357E03" w:rsidRDefault="000E3858" w:rsidP="007B5C5C">
      <w:pPr>
        <w:rPr>
          <w:rtl/>
        </w:rPr>
      </w:pPr>
      <w:r w:rsidRPr="006F178A">
        <w:rPr>
          <w:rtl/>
        </w:rPr>
        <w:t xml:space="preserve">ומפטירין </w:t>
      </w:r>
      <w:r w:rsidRPr="00F05A14">
        <w:rPr>
          <w:rFonts w:cs="PFT_Frank" w:hint="eastAsia"/>
          <w:b/>
          <w:bCs/>
          <w:szCs w:val="14"/>
          <w:rtl/>
        </w:rPr>
        <w:t>עכשיו</w:t>
      </w:r>
      <w:r w:rsidRPr="00F05A14">
        <w:rPr>
          <w:rFonts w:cs="PFT_Frank"/>
          <w:b/>
          <w:bCs/>
          <w:szCs w:val="14"/>
          <w:rtl/>
        </w:rPr>
        <w:t xml:space="preserve"> שיש </w:t>
      </w:r>
      <w:r w:rsidR="00C42788" w:rsidRPr="00F05A14">
        <w:rPr>
          <w:rFonts w:cs="PFT_Frank" w:hint="eastAsia"/>
          <w:b/>
          <w:bCs/>
          <w:szCs w:val="14"/>
          <w:rtl/>
        </w:rPr>
        <w:t>ב</w:t>
      </w:r>
      <w:r w:rsidR="00C42788" w:rsidRPr="00F05A14">
        <w:rPr>
          <w:rFonts w:cs="PFT_Frank"/>
          <w:b/>
          <w:bCs/>
          <w:szCs w:val="14"/>
          <w:rtl/>
        </w:rPr>
        <w:t xml:space="preserve">' </w:t>
      </w:r>
      <w:r w:rsidRPr="00F05A14">
        <w:rPr>
          <w:rFonts w:cs="PFT_Frank" w:hint="eastAsia"/>
          <w:b/>
          <w:bCs/>
          <w:szCs w:val="14"/>
          <w:rtl/>
        </w:rPr>
        <w:t>ימים</w:t>
      </w:r>
      <w:r>
        <w:rPr>
          <w:rFonts w:hint="cs"/>
          <w:rtl/>
        </w:rPr>
        <w:t xml:space="preserve">: </w:t>
      </w:r>
      <w:r w:rsidR="000549D7">
        <w:rPr>
          <w:rFonts w:hint="cs"/>
          <w:rtl/>
        </w:rPr>
        <w:t>א'</w:t>
      </w:r>
      <w:r>
        <w:rPr>
          <w:rFonts w:hint="cs"/>
          <w:rtl/>
        </w:rPr>
        <w:t xml:space="preserve"> </w:t>
      </w:r>
      <w:r w:rsidRPr="00010E7A">
        <w:rPr>
          <w:rStyle w:val="a4"/>
          <w:rFonts w:hint="eastAsia"/>
          <w:rtl/>
        </w:rPr>
        <w:t>פסח</w:t>
      </w:r>
      <w:r w:rsidRPr="00010E7A">
        <w:rPr>
          <w:rStyle w:val="a4"/>
          <w:rtl/>
        </w:rPr>
        <w:t xml:space="preserve"> </w:t>
      </w:r>
      <w:r w:rsidRPr="00010E7A">
        <w:rPr>
          <w:rStyle w:val="a4"/>
          <w:rFonts w:hint="eastAsia"/>
          <w:rtl/>
        </w:rPr>
        <w:t>גלגל</w:t>
      </w:r>
      <w:r>
        <w:rPr>
          <w:rFonts w:hint="cs"/>
          <w:rtl/>
        </w:rPr>
        <w:t xml:space="preserve">, </w:t>
      </w:r>
      <w:r>
        <w:rPr>
          <w:rtl/>
        </w:rPr>
        <w:t xml:space="preserve"> </w:t>
      </w:r>
      <w:r w:rsidR="000549D7">
        <w:rPr>
          <w:rFonts w:hint="cs"/>
          <w:rtl/>
        </w:rPr>
        <w:t>ב'</w:t>
      </w:r>
      <w:r w:rsidR="000549D7" w:rsidRPr="006F178A">
        <w:rPr>
          <w:rtl/>
        </w:rPr>
        <w:t xml:space="preserve"> </w:t>
      </w:r>
      <w:r w:rsidRPr="00010E7A">
        <w:rPr>
          <w:rStyle w:val="a4"/>
          <w:rtl/>
        </w:rPr>
        <w:t>פסח יאשיהו</w:t>
      </w:r>
      <w:r w:rsidRPr="006F178A">
        <w:rPr>
          <w:rtl/>
        </w:rPr>
        <w:t>.</w:t>
      </w:r>
      <w:r w:rsidR="00357E03">
        <w:rPr>
          <w:rtl/>
        </w:rPr>
        <w:br/>
      </w:r>
      <w:r w:rsidR="000549D7" w:rsidRPr="009A4CE4">
        <w:rPr>
          <w:rFonts w:cs="PFT_Frank" w:hint="cs"/>
          <w:b/>
          <w:bCs/>
          <w:szCs w:val="14"/>
          <w:rtl/>
        </w:rPr>
        <w:t>שביעי</w:t>
      </w:r>
      <w:r w:rsidRPr="009A4CE4">
        <w:rPr>
          <w:rFonts w:cs="PFT_Frank"/>
          <w:b/>
          <w:bCs/>
          <w:szCs w:val="14"/>
          <w:rtl/>
        </w:rPr>
        <w:t xml:space="preserve"> </w:t>
      </w:r>
      <w:r w:rsidR="000549D7" w:rsidRPr="009A4CE4">
        <w:rPr>
          <w:rFonts w:cs="PFT_Frank" w:hint="cs"/>
          <w:b/>
          <w:bCs/>
          <w:szCs w:val="14"/>
          <w:rtl/>
        </w:rPr>
        <w:t>ד</w:t>
      </w:r>
      <w:r w:rsidRPr="009A4CE4">
        <w:rPr>
          <w:rFonts w:cs="PFT_Frank"/>
          <w:b/>
          <w:bCs/>
          <w:szCs w:val="14"/>
          <w:rtl/>
        </w:rPr>
        <w:t>פסח</w:t>
      </w:r>
      <w:r w:rsidRPr="006F178A">
        <w:rPr>
          <w:rtl/>
        </w:rPr>
        <w:t xml:space="preserve"> </w:t>
      </w:r>
      <w:r w:rsidR="00277DB4">
        <w:rPr>
          <w:rtl/>
        </w:rPr>
        <w:t>קורין</w:t>
      </w:r>
      <w:r w:rsidRPr="006F178A">
        <w:rPr>
          <w:rtl/>
        </w:rPr>
        <w:t xml:space="preserve"> </w:t>
      </w:r>
      <w:r w:rsidRPr="00645FD4">
        <w:rPr>
          <w:rStyle w:val="a4"/>
          <w:rtl/>
        </w:rPr>
        <w:t xml:space="preserve">ויהי בשלח </w:t>
      </w:r>
      <w:r w:rsidRPr="00010E7A">
        <w:rPr>
          <w:rtl/>
        </w:rPr>
        <w:t>מ</w:t>
      </w:r>
      <w:r w:rsidR="000549D7">
        <w:rPr>
          <w:rFonts w:hint="cs"/>
          <w:rtl/>
        </w:rPr>
        <w:t>'</w:t>
      </w:r>
      <w:r w:rsidRPr="00645FD4">
        <w:rPr>
          <w:rStyle w:val="a4"/>
          <w:rtl/>
        </w:rPr>
        <w:t xml:space="preserve"> וידבר דוד, </w:t>
      </w:r>
    </w:p>
    <w:p w14:paraId="3C2FF5CE" w14:textId="3D7DA940" w:rsidR="000E3858" w:rsidRPr="00645FD4" w:rsidRDefault="0086640B" w:rsidP="00357E03">
      <w:pPr>
        <w:rPr>
          <w:rStyle w:val="a4"/>
          <w:rtl/>
        </w:rPr>
      </w:pPr>
      <w:r w:rsidRPr="009A4CE4">
        <w:rPr>
          <w:rFonts w:cs="PFT_Frank" w:hint="cs"/>
          <w:b/>
          <w:bCs/>
          <w:szCs w:val="14"/>
          <w:rtl/>
        </w:rPr>
        <w:t>למחר</w:t>
      </w:r>
      <w:r w:rsidR="000549D7" w:rsidRPr="00010E7A">
        <w:rPr>
          <w:rtl/>
        </w:rPr>
        <w:t xml:space="preserve"> </w:t>
      </w:r>
      <w:r w:rsidR="00277DB4">
        <w:rPr>
          <w:rtl/>
        </w:rPr>
        <w:t>קורין</w:t>
      </w:r>
      <w:r w:rsidR="000E3858" w:rsidRPr="00645FD4">
        <w:rPr>
          <w:rStyle w:val="a4"/>
          <w:rtl/>
        </w:rPr>
        <w:t xml:space="preserve"> כל הבכור </w:t>
      </w:r>
      <w:r w:rsidR="000E3858" w:rsidRPr="00010E7A">
        <w:rPr>
          <w:rtl/>
        </w:rPr>
        <w:t>ו</w:t>
      </w:r>
      <w:r w:rsidR="00277DB4">
        <w:rPr>
          <w:rtl/>
        </w:rPr>
        <w:t>מפטירין</w:t>
      </w:r>
      <w:r w:rsidR="000E3858" w:rsidRPr="00645FD4">
        <w:rPr>
          <w:rStyle w:val="a4"/>
          <w:rtl/>
        </w:rPr>
        <w:t xml:space="preserve"> עוד היום.</w:t>
      </w:r>
    </w:p>
    <w:p w14:paraId="16F5B3E9" w14:textId="1E7FF548" w:rsidR="000E3858" w:rsidRPr="000C0C8B" w:rsidRDefault="000549D7" w:rsidP="000E3858">
      <w:pPr>
        <w:rPr>
          <w:rStyle w:val="afffb"/>
          <w:spacing w:val="-2"/>
          <w:rtl/>
        </w:rPr>
      </w:pPr>
      <w:r w:rsidRPr="009A4CE4">
        <w:rPr>
          <w:rFonts w:cs="PFT_Frank" w:hint="cs"/>
          <w:b/>
          <w:bCs/>
          <w:spacing w:val="-2"/>
          <w:szCs w:val="14"/>
          <w:rtl/>
        </w:rPr>
        <w:t>ו</w:t>
      </w:r>
      <w:r w:rsidR="00277DB4" w:rsidRPr="009A4CE4">
        <w:rPr>
          <w:rFonts w:cs="PFT_Frank" w:hint="cs"/>
          <w:b/>
          <w:bCs/>
          <w:spacing w:val="-2"/>
          <w:szCs w:val="14"/>
          <w:rtl/>
        </w:rPr>
        <w:t>קורין</w:t>
      </w:r>
      <w:r w:rsidRPr="009A4CE4">
        <w:rPr>
          <w:rFonts w:cs="PFT_Frank" w:hint="cs"/>
          <w:b/>
          <w:bCs/>
          <w:spacing w:val="-2"/>
          <w:szCs w:val="14"/>
          <w:rtl/>
        </w:rPr>
        <w:t xml:space="preserve"> כל הפסח</w:t>
      </w:r>
      <w:r w:rsidR="000E3858" w:rsidRPr="000C0C8B">
        <w:rPr>
          <w:spacing w:val="-2"/>
          <w:rtl/>
        </w:rPr>
        <w:t xml:space="preserve"> </w:t>
      </w:r>
      <w:r w:rsidR="000E3858" w:rsidRPr="000C0C8B">
        <w:rPr>
          <w:rStyle w:val="a4"/>
          <w:spacing w:val="-2"/>
          <w:rtl/>
        </w:rPr>
        <w:t>משך תורא קדש בכספא פסל במדברא שלח בוכרא.</w:t>
      </w:r>
      <w:r w:rsidR="000E3858" w:rsidRPr="000C0C8B">
        <w:rPr>
          <w:rStyle w:val="a4"/>
          <w:rFonts w:hint="cs"/>
          <w:spacing w:val="-2"/>
          <w:rtl/>
        </w:rPr>
        <w:t xml:space="preserve"> </w:t>
      </w:r>
      <w:r w:rsidR="000E3858" w:rsidRPr="004F015B">
        <w:rPr>
          <w:rStyle w:val="afffb"/>
          <w:rFonts w:hint="eastAsia"/>
          <w:spacing w:val="-2"/>
          <w:sz w:val="12"/>
          <w:szCs w:val="12"/>
          <w:rtl/>
        </w:rPr>
        <w:t>סימן</w:t>
      </w:r>
    </w:p>
    <w:p w14:paraId="5C1E80A7" w14:textId="77777777" w:rsidR="004F015B" w:rsidRDefault="004F015B">
      <w:pPr>
        <w:bidi w:val="0"/>
        <w:spacing w:after="160" w:line="259" w:lineRule="auto"/>
        <w:jc w:val="left"/>
        <w:rPr>
          <w:rFonts w:cs="BA Vilna Bold"/>
          <w:b/>
          <w:spacing w:val="8"/>
          <w:sz w:val="20"/>
          <w:rtl/>
        </w:rPr>
      </w:pPr>
      <w:r>
        <w:rPr>
          <w:rtl/>
        </w:rPr>
        <w:br w:type="page"/>
      </w:r>
    </w:p>
    <w:p w14:paraId="6B039D7A" w14:textId="2890F548" w:rsidR="000E3858" w:rsidRDefault="000E3858" w:rsidP="00EE5445">
      <w:pPr>
        <w:pStyle w:val="aff1"/>
        <w:spacing w:before="0"/>
        <w:rPr>
          <w:rtl/>
        </w:rPr>
      </w:pPr>
      <w:ins w:id="9818" w:author="מספור קטעי משנה" w:date="2026-10-06T10:04:46Z">
        <w:r>
          <w:rPr>
            <w:rStyle w:val="MisparKeta"/>
          </w:rPr>
          <w:t xml:space="preserve">ב. </w:t>
        </w:r>
      </w:ins>
      <w:r w:rsidRPr="00A22F74">
        <w:rPr>
          <w:rtl/>
        </w:rPr>
        <w:lastRenderedPageBreak/>
        <w:t xml:space="preserve">בעצרת </w:t>
      </w:r>
      <w:r w:rsidRPr="00010E7A">
        <w:rPr>
          <w:rStyle w:val="a4"/>
          <w:rtl/>
        </w:rPr>
        <w:t>שבעה שבועות</w:t>
      </w:r>
    </w:p>
    <w:p w14:paraId="04BD3521" w14:textId="72C9966A" w:rsidR="000E3858" w:rsidRPr="00A22F74" w:rsidRDefault="000E3858" w:rsidP="000E3858">
      <w:pPr>
        <w:rPr>
          <w:spacing w:val="-2"/>
          <w:rtl/>
        </w:rPr>
      </w:pPr>
      <w:r w:rsidRPr="00A22F74">
        <w:rPr>
          <w:spacing w:val="-2"/>
          <w:rtl/>
        </w:rPr>
        <w:t xml:space="preserve">ומפטירין </w:t>
      </w:r>
      <w:r w:rsidRPr="00010E7A">
        <w:rPr>
          <w:rStyle w:val="a4"/>
          <w:rtl/>
        </w:rPr>
        <w:t>בחבקוק</w:t>
      </w:r>
      <w:r w:rsidRPr="00A22F74">
        <w:rPr>
          <w:spacing w:val="-2"/>
          <w:rtl/>
        </w:rPr>
        <w:t>,</w:t>
      </w:r>
      <w:r w:rsidRPr="00411327">
        <w:rPr>
          <w:rStyle w:val="afff"/>
          <w:b/>
          <w:rtl/>
        </w:rPr>
        <w:t xml:space="preserve"> אחרים: </w:t>
      </w:r>
      <w:r w:rsidRPr="00010E7A">
        <w:rPr>
          <w:rStyle w:val="a4"/>
          <w:rtl/>
        </w:rPr>
        <w:t>בחדש השלישי</w:t>
      </w:r>
      <w:r w:rsidRPr="00A22F74">
        <w:rPr>
          <w:spacing w:val="-2"/>
          <w:rtl/>
        </w:rPr>
        <w:t xml:space="preserve"> ומפטירין </w:t>
      </w:r>
      <w:r w:rsidRPr="00010E7A">
        <w:rPr>
          <w:rStyle w:val="a4"/>
          <w:rtl/>
        </w:rPr>
        <w:t>במרכבה</w:t>
      </w:r>
      <w:r w:rsidRPr="00A22F74">
        <w:rPr>
          <w:spacing w:val="-2"/>
          <w:rtl/>
        </w:rPr>
        <w:t>.</w:t>
      </w:r>
    </w:p>
    <w:p w14:paraId="69ABE45D" w14:textId="7A670CAB" w:rsidR="000E3858" w:rsidRPr="00C06F31" w:rsidRDefault="0086640B" w:rsidP="000E3858">
      <w:pPr>
        <w:rPr>
          <w:rtl/>
        </w:rPr>
      </w:pPr>
      <w:r w:rsidRPr="00F05A14">
        <w:rPr>
          <w:rFonts w:cs="PFT_Frank" w:hint="cs"/>
          <w:b/>
          <w:bCs/>
          <w:szCs w:val="14"/>
          <w:rtl/>
        </w:rPr>
        <w:t xml:space="preserve">ועכשיו </w:t>
      </w:r>
      <w:r w:rsidR="000C3053" w:rsidRPr="00010E7A">
        <w:rPr>
          <w:rStyle w:val="afffb"/>
          <w:rFonts w:hint="eastAsia"/>
          <w:rtl/>
        </w:rPr>
        <w:t>דב</w:t>
      </w:r>
      <w:r w:rsidR="000C3053" w:rsidRPr="00010E7A">
        <w:rPr>
          <w:rStyle w:val="afffb"/>
          <w:rtl/>
        </w:rPr>
        <w:t xml:space="preserve">' </w:t>
      </w:r>
      <w:r w:rsidR="000C3053" w:rsidRPr="00010E7A">
        <w:rPr>
          <w:rStyle w:val="afffb"/>
          <w:rFonts w:hint="eastAsia"/>
          <w:rtl/>
        </w:rPr>
        <w:t>ימים</w:t>
      </w:r>
      <w:r w:rsidR="000E3858" w:rsidRPr="00C06F31">
        <w:rPr>
          <w:rtl/>
        </w:rPr>
        <w:t xml:space="preserve">- </w:t>
      </w:r>
      <w:r w:rsidR="000E3858">
        <w:rPr>
          <w:rFonts w:hint="cs"/>
          <w:rtl/>
        </w:rPr>
        <w:t>עושים כשניהם</w:t>
      </w:r>
      <w:r w:rsidR="000C3053">
        <w:rPr>
          <w:rFonts w:hint="cs"/>
          <w:rtl/>
        </w:rPr>
        <w:t>,</w:t>
      </w:r>
      <w:r w:rsidR="000E3858">
        <w:rPr>
          <w:rFonts w:hint="cs"/>
          <w:rtl/>
        </w:rPr>
        <w:t xml:space="preserve"> </w:t>
      </w:r>
      <w:r w:rsidR="000E3858" w:rsidRPr="00C06F31">
        <w:rPr>
          <w:rtl/>
        </w:rPr>
        <w:t>ו</w:t>
      </w:r>
      <w:r w:rsidR="000E3858">
        <w:rPr>
          <w:rFonts w:hint="cs"/>
          <w:rtl/>
        </w:rPr>
        <w:t>להיפך</w:t>
      </w:r>
      <w:r w:rsidR="000E3858" w:rsidRPr="00C06F31">
        <w:rPr>
          <w:rtl/>
        </w:rPr>
        <w:t>.</w:t>
      </w:r>
    </w:p>
    <w:p w14:paraId="037E1F9E" w14:textId="36403F02" w:rsidR="000C3053" w:rsidRDefault="000E3858" w:rsidP="00010E7A">
      <w:pPr>
        <w:pStyle w:val="aff1"/>
        <w:rPr>
          <w:spacing w:val="-2"/>
          <w:rtl/>
        </w:rPr>
      </w:pPr>
      <w:ins w:id="9857" w:author="מספור קטעי משנה" w:date="2026-10-06T06:45:35Z">
        <w:r>
          <w:rPr>
            <w:rStyle w:val="MisparKeta"/>
          </w:rPr>
          <w:t xml:space="preserve">ב. </w:t>
        </w:r>
      </w:ins>
      <w:r w:rsidRPr="00010E7A">
        <w:rPr>
          <w:rStyle w:val="afff5"/>
          <w:rtl/>
        </w:rPr>
        <w:t xml:space="preserve">בר"ה </w:t>
      </w:r>
      <w:r w:rsidRPr="00010E7A">
        <w:rPr>
          <w:rStyle w:val="a4"/>
          <w:rtl/>
        </w:rPr>
        <w:t>בחדש השביעי</w:t>
      </w:r>
    </w:p>
    <w:p w14:paraId="0264B887" w14:textId="6DAFADB4" w:rsidR="000E3858" w:rsidRPr="00701689" w:rsidRDefault="000E3858" w:rsidP="000E3858">
      <w:pPr>
        <w:rPr>
          <w:spacing w:val="-2"/>
          <w:rtl/>
        </w:rPr>
      </w:pPr>
      <w:r w:rsidRPr="00701689">
        <w:rPr>
          <w:spacing w:val="-2"/>
          <w:rtl/>
        </w:rPr>
        <w:t xml:space="preserve">ומפטירין </w:t>
      </w:r>
      <w:r w:rsidRPr="00653AE5">
        <w:rPr>
          <w:rStyle w:val="a4"/>
          <w:rtl/>
        </w:rPr>
        <w:t>הבן יקיר לי אפרים,</w:t>
      </w:r>
      <w:r w:rsidRPr="00701689">
        <w:rPr>
          <w:spacing w:val="-2"/>
          <w:rtl/>
        </w:rPr>
        <w:t xml:space="preserve"> </w:t>
      </w:r>
      <w:r w:rsidRPr="00411327">
        <w:rPr>
          <w:rStyle w:val="afff"/>
          <w:b/>
          <w:rtl/>
        </w:rPr>
        <w:t>וי</w:t>
      </w:r>
      <w:r w:rsidR="000C3053" w:rsidRPr="00411327">
        <w:rPr>
          <w:rStyle w:val="afff"/>
          <w:b/>
          <w:rtl/>
        </w:rPr>
        <w:t>"א</w:t>
      </w:r>
      <w:r w:rsidR="000C3053">
        <w:rPr>
          <w:rFonts w:hint="cs"/>
          <w:spacing w:val="-2"/>
          <w:rtl/>
        </w:rPr>
        <w:t>:</w:t>
      </w:r>
      <w:r w:rsidRPr="00701689">
        <w:rPr>
          <w:spacing w:val="-2"/>
          <w:rtl/>
        </w:rPr>
        <w:t xml:space="preserve"> </w:t>
      </w:r>
      <w:r w:rsidRPr="00701689">
        <w:rPr>
          <w:rStyle w:val="a4"/>
          <w:spacing w:val="-2"/>
          <w:rtl/>
        </w:rPr>
        <w:t>וה' פקד את שרה</w:t>
      </w:r>
      <w:r w:rsidRPr="00701689">
        <w:rPr>
          <w:spacing w:val="-2"/>
          <w:rtl/>
        </w:rPr>
        <w:t xml:space="preserve"> ו</w:t>
      </w:r>
      <w:r w:rsidR="00277DB4">
        <w:rPr>
          <w:spacing w:val="-2"/>
          <w:rtl/>
        </w:rPr>
        <w:t>מפטירין</w:t>
      </w:r>
      <w:r w:rsidRPr="00701689">
        <w:rPr>
          <w:spacing w:val="-2"/>
          <w:rtl/>
        </w:rPr>
        <w:t xml:space="preserve"> </w:t>
      </w:r>
      <w:r w:rsidRPr="00010E7A">
        <w:rPr>
          <w:rStyle w:val="a4"/>
          <w:rtl/>
        </w:rPr>
        <w:t>בחנה</w:t>
      </w:r>
      <w:r w:rsidRPr="00701689">
        <w:rPr>
          <w:rFonts w:hint="cs"/>
          <w:spacing w:val="-2"/>
          <w:rtl/>
        </w:rPr>
        <w:t>.</w:t>
      </w:r>
    </w:p>
    <w:p w14:paraId="16A21607" w14:textId="5F255360" w:rsidR="002F6706" w:rsidRDefault="000E3858" w:rsidP="000C3053">
      <w:pPr>
        <w:rPr>
          <w:rStyle w:val="a4"/>
          <w:rtl/>
        </w:rPr>
      </w:pPr>
      <w:r w:rsidRPr="00F05A14">
        <w:rPr>
          <w:rFonts w:cs="PFT_Frank" w:hint="eastAsia"/>
          <w:b/>
          <w:bCs/>
          <w:szCs w:val="14"/>
          <w:rtl/>
        </w:rPr>
        <w:t>ועכשיו</w:t>
      </w:r>
      <w:r>
        <w:rPr>
          <w:rFonts w:hint="cs"/>
          <w:rtl/>
        </w:rPr>
        <w:t xml:space="preserve"> </w:t>
      </w:r>
      <w:r w:rsidR="000C3053">
        <w:rPr>
          <w:rFonts w:hint="cs"/>
          <w:rtl/>
        </w:rPr>
        <w:t>א'</w:t>
      </w:r>
      <w:r w:rsidRPr="006F178A">
        <w:rPr>
          <w:rtl/>
        </w:rPr>
        <w:t xml:space="preserve"> </w:t>
      </w:r>
      <w:r w:rsidRPr="00411327">
        <w:rPr>
          <w:rStyle w:val="afff"/>
          <w:b/>
          <w:rtl/>
        </w:rPr>
        <w:t>כי</w:t>
      </w:r>
      <w:r w:rsidR="000C3053" w:rsidRPr="00411327">
        <w:rPr>
          <w:rStyle w:val="afff"/>
          <w:b/>
          <w:rtl/>
        </w:rPr>
        <w:t>"א</w:t>
      </w:r>
      <w:r w:rsidR="000C3053" w:rsidRPr="00411327">
        <w:rPr>
          <w:rStyle w:val="afff"/>
          <w:rFonts w:hint="cs"/>
          <w:b/>
          <w:rtl/>
        </w:rPr>
        <w:t>,</w:t>
      </w:r>
      <w:r w:rsidRPr="006F178A">
        <w:rPr>
          <w:rtl/>
        </w:rPr>
        <w:t xml:space="preserve"> </w:t>
      </w:r>
      <w:r w:rsidR="000C3053">
        <w:rPr>
          <w:rFonts w:hint="cs"/>
          <w:rtl/>
        </w:rPr>
        <w:t>ב'</w:t>
      </w:r>
      <w:r w:rsidR="000C3053" w:rsidRPr="006F178A">
        <w:rPr>
          <w:rtl/>
        </w:rPr>
        <w:t xml:space="preserve"> </w:t>
      </w:r>
      <w:r w:rsidR="00277DB4">
        <w:rPr>
          <w:rFonts w:hint="cs"/>
          <w:rtl/>
        </w:rPr>
        <w:t>קורין</w:t>
      </w:r>
      <w:r w:rsidR="000C3053" w:rsidRPr="00645FD4">
        <w:rPr>
          <w:rStyle w:val="a4"/>
          <w:rtl/>
        </w:rPr>
        <w:t xml:space="preserve"> </w:t>
      </w:r>
      <w:r w:rsidRPr="00645FD4">
        <w:rPr>
          <w:rStyle w:val="a4"/>
          <w:rtl/>
        </w:rPr>
        <w:t>והאלהים נסה</w:t>
      </w:r>
      <w:r w:rsidR="000C3053">
        <w:rPr>
          <w:rStyle w:val="a4"/>
          <w:rFonts w:hint="cs"/>
          <w:rtl/>
        </w:rPr>
        <w:t>..</w:t>
      </w:r>
      <w:r w:rsidRPr="00645FD4">
        <w:rPr>
          <w:rStyle w:val="a4"/>
          <w:rtl/>
        </w:rPr>
        <w:t xml:space="preserve"> אברהם </w:t>
      </w:r>
      <w:r w:rsidR="00277DB4">
        <w:rPr>
          <w:rtl/>
        </w:rPr>
        <w:t>מפטירין</w:t>
      </w:r>
      <w:r w:rsidRPr="00645FD4">
        <w:rPr>
          <w:rStyle w:val="a4"/>
          <w:rtl/>
        </w:rPr>
        <w:t xml:space="preserve"> </w:t>
      </w:r>
      <w:r w:rsidR="00357E03">
        <w:rPr>
          <w:rStyle w:val="a4"/>
          <w:spacing w:val="-2"/>
          <w:rtl/>
        </w:rPr>
        <w:t>הבן יקיר</w:t>
      </w:r>
      <w:r w:rsidR="00C70221">
        <w:rPr>
          <w:rStyle w:val="a4"/>
          <w:rFonts w:hint="cs"/>
          <w:spacing w:val="-2"/>
          <w:rtl/>
        </w:rPr>
        <w:t>.</w:t>
      </w:r>
    </w:p>
    <w:p w14:paraId="290D7A6C" w14:textId="2A8451D0" w:rsidR="002F6706" w:rsidRDefault="000E3858" w:rsidP="00010E7A">
      <w:pPr>
        <w:pStyle w:val="aff1"/>
        <w:rPr>
          <w:rtl/>
        </w:rPr>
      </w:pPr>
      <w:ins w:id="9858" w:author="מספור קטעי משנה" w:date="2026-10-06T06:45:35Z">
        <w:r>
          <w:rPr>
            <w:rStyle w:val="MisparKeta"/>
          </w:rPr>
          <w:t xml:space="preserve">ב. </w:t>
        </w:r>
      </w:ins>
      <w:r w:rsidRPr="006F178A">
        <w:rPr>
          <w:rtl/>
        </w:rPr>
        <w:t xml:space="preserve">ביום הכפורים </w:t>
      </w:r>
      <w:r w:rsidRPr="00010E7A">
        <w:rPr>
          <w:rStyle w:val="a4"/>
          <w:rtl/>
        </w:rPr>
        <w:t>אחרי מות</w:t>
      </w:r>
    </w:p>
    <w:p w14:paraId="5E51EE3F" w14:textId="3DB31A06" w:rsidR="000E3858" w:rsidRPr="00357E03" w:rsidRDefault="000E3858" w:rsidP="00DB0B36">
      <w:pPr>
        <w:spacing w:after="60"/>
        <w:rPr>
          <w:spacing w:val="-2"/>
          <w:rtl/>
        </w:rPr>
      </w:pPr>
      <w:r w:rsidRPr="00357E03">
        <w:rPr>
          <w:spacing w:val="-2"/>
          <w:rtl/>
        </w:rPr>
        <w:t xml:space="preserve">ומפטירין </w:t>
      </w:r>
      <w:r w:rsidRPr="00357E03">
        <w:rPr>
          <w:rStyle w:val="a4"/>
          <w:spacing w:val="-2"/>
          <w:rtl/>
        </w:rPr>
        <w:t>כי כה אמר רם ונשא</w:t>
      </w:r>
      <w:r w:rsidR="00C70221" w:rsidRPr="00357E03">
        <w:rPr>
          <w:rStyle w:val="a4"/>
          <w:rFonts w:hint="cs"/>
          <w:spacing w:val="-2"/>
          <w:rtl/>
        </w:rPr>
        <w:t>.</w:t>
      </w:r>
      <w:r w:rsidRPr="00357E03">
        <w:rPr>
          <w:rStyle w:val="a4"/>
          <w:spacing w:val="-2"/>
          <w:rtl/>
        </w:rPr>
        <w:t xml:space="preserve"> </w:t>
      </w:r>
      <w:r w:rsidR="002F6706" w:rsidRPr="00357E03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Pr="00357E03">
        <w:rPr>
          <w:rFonts w:cs="PFT_Frank"/>
          <w:b/>
          <w:bCs/>
          <w:spacing w:val="-2"/>
          <w:szCs w:val="14"/>
          <w:rtl/>
        </w:rPr>
        <w:t>ובמנחה</w:t>
      </w:r>
      <w:r w:rsidRPr="00357E03">
        <w:rPr>
          <w:spacing w:val="-2"/>
          <w:rtl/>
        </w:rPr>
        <w:t xml:space="preserve"> </w:t>
      </w:r>
      <w:r w:rsidR="00277DB4" w:rsidRPr="00357E03">
        <w:rPr>
          <w:spacing w:val="-2"/>
          <w:rtl/>
        </w:rPr>
        <w:t>קורין</w:t>
      </w:r>
      <w:r w:rsidRPr="00357E03">
        <w:rPr>
          <w:spacing w:val="-2"/>
          <w:rtl/>
        </w:rPr>
        <w:t xml:space="preserve"> </w:t>
      </w:r>
      <w:r w:rsidR="002F6706" w:rsidRPr="00357E03">
        <w:rPr>
          <w:rStyle w:val="a4"/>
          <w:rFonts w:hint="cs"/>
          <w:spacing w:val="-2"/>
          <w:rtl/>
        </w:rPr>
        <w:t>ב</w:t>
      </w:r>
      <w:r w:rsidRPr="00357E03">
        <w:rPr>
          <w:rStyle w:val="a4"/>
          <w:spacing w:val="-2"/>
          <w:rtl/>
        </w:rPr>
        <w:t>עריות</w:t>
      </w:r>
      <w:r w:rsidRPr="00357E03">
        <w:rPr>
          <w:spacing w:val="-2"/>
          <w:rtl/>
        </w:rPr>
        <w:t xml:space="preserve"> ו</w:t>
      </w:r>
      <w:r w:rsidR="00277DB4" w:rsidRPr="00357E03">
        <w:rPr>
          <w:spacing w:val="-2"/>
          <w:rtl/>
        </w:rPr>
        <w:t>מפטירין</w:t>
      </w:r>
      <w:r w:rsidRPr="00357E03">
        <w:rPr>
          <w:spacing w:val="-2"/>
          <w:rtl/>
        </w:rPr>
        <w:t xml:space="preserve"> </w:t>
      </w:r>
      <w:r w:rsidRPr="00357E03">
        <w:rPr>
          <w:rStyle w:val="a4"/>
          <w:spacing w:val="-2"/>
          <w:rtl/>
        </w:rPr>
        <w:t>ביונה</w:t>
      </w:r>
      <w:r w:rsidRPr="00357E03">
        <w:rPr>
          <w:spacing w:val="-2"/>
          <w:rtl/>
        </w:rPr>
        <w:t>.</w:t>
      </w:r>
    </w:p>
    <w:p w14:paraId="5AD84BED" w14:textId="61DFFF6B" w:rsidR="0094084F" w:rsidRDefault="00D355BE" w:rsidP="006C601D">
      <w:pPr>
        <w:pStyle w:val="36"/>
        <w:framePr w:wrap="notBeside"/>
        <w:rPr>
          <w:rtl/>
        </w:rPr>
      </w:pPr>
      <w:r w:rsidRPr="006C601D">
        <w:rPr>
          <w:rFonts w:ascii="Times New Roman" w:hAnsi="Times New Roman" w:cs="Times New Roman" w:hint="cs"/>
          <w:rtl/>
        </w:rPr>
        <w:t>◦</w:t>
      </w:r>
      <w:r w:rsidRPr="006C601D">
        <w:rPr>
          <w:rFonts w:hint="cs"/>
          <w:rtl/>
        </w:rPr>
        <w:t xml:space="preserve"> </w:t>
      </w:r>
      <w:r w:rsidR="000E3858" w:rsidRPr="006C601D">
        <w:rPr>
          <w:rFonts w:hint="cs"/>
          <w:rtl/>
        </w:rPr>
        <w:t>רי</w:t>
      </w:r>
      <w:r w:rsidR="000E3858" w:rsidRPr="006C601D">
        <w:rPr>
          <w:rtl/>
        </w:rPr>
        <w:t>"</w:t>
      </w:r>
      <w:r w:rsidR="000E3858" w:rsidRPr="006C601D">
        <w:rPr>
          <w:rFonts w:hint="cs"/>
          <w:rtl/>
        </w:rPr>
        <w:t>ו</w:t>
      </w:r>
      <w:r w:rsidR="0094084F">
        <w:rPr>
          <w:rtl/>
        </w:rPr>
        <w:t>:</w:t>
      </w:r>
    </w:p>
    <w:p w14:paraId="2CB8EEAE" w14:textId="4612D092" w:rsidR="002F6706" w:rsidRDefault="000E3858" w:rsidP="006C601D">
      <w:pPr>
        <w:rPr>
          <w:spacing w:val="-4"/>
          <w:rtl/>
        </w:rPr>
      </w:pPr>
      <w:r w:rsidRPr="006C601D">
        <w:rPr>
          <w:spacing w:val="-4"/>
          <w:rtl/>
        </w:rPr>
        <w:t>כל מקום שאתה מוצא גבורתו של הקב"ה אתה מוצא ענוותנותו</w:t>
      </w:r>
      <w:r w:rsidR="00C70221" w:rsidRPr="006C601D">
        <w:rPr>
          <w:rFonts w:hint="cs"/>
          <w:spacing w:val="-4"/>
          <w:rtl/>
        </w:rPr>
        <w:t>:</w:t>
      </w:r>
    </w:p>
    <w:p w14:paraId="0EEC2D1C" w14:textId="392FE5D0" w:rsidR="00EE3C58" w:rsidRDefault="00EE3C58" w:rsidP="006C601D">
      <w:pPr>
        <w:rPr>
          <w:spacing w:val="-4"/>
          <w:rtl/>
        </w:rPr>
      </w:pPr>
      <w:r w:rsidRPr="003B4ECC">
        <w:rPr>
          <w:rFonts w:cs="PFT_Frank"/>
          <w:b/>
          <w:bCs/>
          <w:spacing w:val="-4"/>
          <w:szCs w:val="14"/>
          <w:rtl/>
        </w:rPr>
        <w:t>בתורה</w:t>
      </w:r>
      <w:r w:rsidRPr="00EE3C58">
        <w:rPr>
          <w:spacing w:val="-4"/>
          <w:rtl/>
        </w:rPr>
        <w:t xml:space="preserve"> - </w:t>
      </w:r>
      <w:r>
        <w:rPr>
          <w:rStyle w:val="a4"/>
          <w:rtl/>
        </w:rPr>
        <w:tab/>
      </w:r>
      <w:r w:rsidRPr="00EE3C58">
        <w:rPr>
          <w:rStyle w:val="a4"/>
          <w:rtl/>
        </w:rPr>
        <w:t>כי ה' אלהיכם הוא אלהי האלהים ואדני האדנים,</w:t>
      </w:r>
      <w:r w:rsidRPr="00EE3C58">
        <w:rPr>
          <w:spacing w:val="-4"/>
          <w:rtl/>
        </w:rPr>
        <w:t xml:space="preserve"> </w:t>
      </w:r>
    </w:p>
    <w:p w14:paraId="201AD245" w14:textId="6F9DAC69" w:rsidR="00EE3C58" w:rsidRDefault="00EE3C58" w:rsidP="00EE3C58">
      <w:pPr>
        <w:ind w:left="340" w:firstLine="170"/>
        <w:rPr>
          <w:spacing w:val="-4"/>
          <w:rtl/>
        </w:rPr>
      </w:pPr>
      <w:r w:rsidRPr="00EE3C58">
        <w:rPr>
          <w:spacing w:val="-4"/>
          <w:rtl/>
        </w:rPr>
        <w:t xml:space="preserve">וכתיב בתריה </w:t>
      </w:r>
      <w:r w:rsidRPr="00EE3C58">
        <w:rPr>
          <w:rStyle w:val="a4"/>
          <w:rtl/>
        </w:rPr>
        <w:t>עשה משפט יתום ואלמנה.</w:t>
      </w:r>
      <w:r w:rsidRPr="00EE3C58">
        <w:rPr>
          <w:spacing w:val="-4"/>
          <w:rtl/>
        </w:rPr>
        <w:t xml:space="preserve"> </w:t>
      </w:r>
    </w:p>
    <w:p w14:paraId="1978DA68" w14:textId="7A41F78C" w:rsidR="00EE3C58" w:rsidRDefault="00EE3C58" w:rsidP="006C601D">
      <w:pPr>
        <w:rPr>
          <w:spacing w:val="-4"/>
          <w:rtl/>
        </w:rPr>
      </w:pPr>
      <w:r w:rsidRPr="003B4ECC">
        <w:rPr>
          <w:rFonts w:cs="PFT_Frank"/>
          <w:b/>
          <w:bCs/>
          <w:spacing w:val="-4"/>
          <w:szCs w:val="14"/>
          <w:rtl/>
        </w:rPr>
        <w:t>בנביאים</w:t>
      </w:r>
      <w:r w:rsidRPr="00EE3C58">
        <w:rPr>
          <w:spacing w:val="-4"/>
          <w:rtl/>
        </w:rPr>
        <w:t xml:space="preserve"> - </w:t>
      </w:r>
      <w:r w:rsidRPr="00EE3C58">
        <w:rPr>
          <w:rStyle w:val="a4"/>
          <w:rtl/>
        </w:rPr>
        <w:t>רם ונשא שכן עד וקדוש וגו',</w:t>
      </w:r>
      <w:r w:rsidRPr="00EE3C58">
        <w:rPr>
          <w:spacing w:val="-4"/>
          <w:rtl/>
        </w:rPr>
        <w:t xml:space="preserve"> </w:t>
      </w:r>
      <w:r w:rsidRPr="00EE3C58">
        <w:rPr>
          <w:rStyle w:val="afff"/>
          <w:rtl/>
        </w:rPr>
        <w:t>ובתריה</w:t>
      </w:r>
      <w:r w:rsidRPr="00EE3C58">
        <w:rPr>
          <w:spacing w:val="-4"/>
          <w:rtl/>
        </w:rPr>
        <w:t xml:space="preserve"> </w:t>
      </w:r>
      <w:r w:rsidRPr="00EE3C58">
        <w:rPr>
          <w:rStyle w:val="a4"/>
          <w:rtl/>
        </w:rPr>
        <w:t>ואת דכא ושפל רוח.</w:t>
      </w:r>
      <w:r w:rsidRPr="00EE3C58">
        <w:rPr>
          <w:spacing w:val="-4"/>
          <w:rtl/>
        </w:rPr>
        <w:t xml:space="preserve"> </w:t>
      </w:r>
    </w:p>
    <w:p w14:paraId="3CC7F1D7" w14:textId="3914B7AB" w:rsidR="00EE3C58" w:rsidRPr="00EE3C58" w:rsidRDefault="00EE3C58" w:rsidP="006C601D">
      <w:pPr>
        <w:rPr>
          <w:spacing w:val="-2"/>
          <w:rtl/>
        </w:rPr>
      </w:pPr>
      <w:r w:rsidRPr="003B4ECC">
        <w:rPr>
          <w:rFonts w:cs="PFT_Frank"/>
          <w:b/>
          <w:bCs/>
          <w:spacing w:val="-2"/>
          <w:szCs w:val="14"/>
          <w:rtl/>
        </w:rPr>
        <w:t>בכתובים</w:t>
      </w:r>
      <w:r w:rsidRPr="00EE3C58">
        <w:rPr>
          <w:spacing w:val="-2"/>
          <w:rtl/>
        </w:rPr>
        <w:t xml:space="preserve"> </w:t>
      </w:r>
      <w:r w:rsidRPr="00EE3C58">
        <w:rPr>
          <w:rStyle w:val="a4"/>
          <w:spacing w:val="-2"/>
          <w:rtl/>
        </w:rPr>
        <w:t>סלו לרכב בערבות ביה שמו,</w:t>
      </w:r>
      <w:r w:rsidRPr="00EE3C58">
        <w:rPr>
          <w:spacing w:val="-2"/>
          <w:rtl/>
        </w:rPr>
        <w:t xml:space="preserve"> </w:t>
      </w:r>
      <w:r w:rsidRPr="00EE3C58">
        <w:rPr>
          <w:rStyle w:val="afff"/>
          <w:spacing w:val="-2"/>
          <w:rtl/>
        </w:rPr>
        <w:t>ובתריה</w:t>
      </w:r>
      <w:r w:rsidRPr="00EE3C58">
        <w:rPr>
          <w:spacing w:val="-2"/>
          <w:rtl/>
        </w:rPr>
        <w:t xml:space="preserve"> </w:t>
      </w:r>
      <w:r w:rsidRPr="00EE3C58">
        <w:rPr>
          <w:rStyle w:val="a4"/>
          <w:rtl/>
        </w:rPr>
        <w:t>אבי יתומים ודין אלמנות.</w:t>
      </w:r>
    </w:p>
    <w:p w14:paraId="7C0B2A5C" w14:textId="2799BA4A" w:rsidR="00DC1AB9" w:rsidRDefault="000E3858" w:rsidP="00010E7A">
      <w:pPr>
        <w:pStyle w:val="aff1"/>
        <w:rPr>
          <w:rtl/>
        </w:rPr>
      </w:pPr>
      <w:ins w:id="9859" w:author="מספור קטעי משנה" w:date="2026-10-06T06:45:35Z">
        <w:r>
          <w:rPr>
            <w:rStyle w:val="MisparKeta"/>
          </w:rPr>
          <w:t xml:space="preserve">ב. </w:t>
        </w:r>
      </w:ins>
      <w:r w:rsidRPr="00701689">
        <w:rPr>
          <w:rtl/>
        </w:rPr>
        <w:t xml:space="preserve">יו"ט </w:t>
      </w:r>
      <w:r w:rsidR="00DC1AB9">
        <w:rPr>
          <w:rFonts w:hint="cs"/>
          <w:rtl/>
        </w:rPr>
        <w:t>א'</w:t>
      </w:r>
      <w:r w:rsidR="00DC1AB9" w:rsidRPr="00701689">
        <w:rPr>
          <w:rtl/>
        </w:rPr>
        <w:t xml:space="preserve"> </w:t>
      </w:r>
      <w:r w:rsidR="00DC1AB9">
        <w:rPr>
          <w:rFonts w:hint="cs"/>
          <w:rtl/>
        </w:rPr>
        <w:t>ד</w:t>
      </w:r>
      <w:r w:rsidRPr="00701689">
        <w:rPr>
          <w:rtl/>
        </w:rPr>
        <w:t xml:space="preserve">חג </w:t>
      </w:r>
      <w:r w:rsidRPr="00010E7A">
        <w:rPr>
          <w:rStyle w:val="a4"/>
          <w:rtl/>
        </w:rPr>
        <w:t>במועדות שבתו</w:t>
      </w:r>
      <w:r w:rsidR="00DC1AB9" w:rsidRPr="00010E7A">
        <w:rPr>
          <w:rStyle w:val="a4"/>
          <w:rtl/>
        </w:rPr>
        <w:t>"</w:t>
      </w:r>
      <w:r w:rsidRPr="00010E7A">
        <w:rPr>
          <w:rStyle w:val="a4"/>
          <w:rtl/>
        </w:rPr>
        <w:t>כ</w:t>
      </w:r>
    </w:p>
    <w:p w14:paraId="457A37D3" w14:textId="00DD239B" w:rsidR="00C70221" w:rsidRDefault="000E3858" w:rsidP="000E3858">
      <w:pPr>
        <w:rPr>
          <w:rFonts w:ascii="Fb Fontext" w:hAnsi="Fb Fontext"/>
          <w:spacing w:val="-2"/>
          <w:rtl/>
        </w:rPr>
      </w:pPr>
      <w:r w:rsidRPr="00701689">
        <w:rPr>
          <w:rFonts w:ascii="Fb Fontext" w:hAnsi="Fb Fontext"/>
          <w:spacing w:val="-2"/>
          <w:rtl/>
        </w:rPr>
        <w:t xml:space="preserve">ומפטירין </w:t>
      </w:r>
      <w:r w:rsidRPr="00010E7A">
        <w:rPr>
          <w:rStyle w:val="a4"/>
          <w:rtl/>
        </w:rPr>
        <w:t>הנה יום בא לה'</w:t>
      </w:r>
      <w:r w:rsidR="00EF4391">
        <w:rPr>
          <w:rStyle w:val="a4"/>
          <w:rFonts w:hint="cs"/>
          <w:spacing w:val="-2"/>
          <w:rtl/>
        </w:rPr>
        <w:t>.</w:t>
      </w:r>
      <w:r w:rsidRPr="00701689">
        <w:rPr>
          <w:rFonts w:ascii="Fb Fontext" w:hAnsi="Fb Fontext"/>
          <w:spacing w:val="-2"/>
          <w:rtl/>
        </w:rPr>
        <w:t xml:space="preserve"> </w:t>
      </w:r>
    </w:p>
    <w:p w14:paraId="45541893" w14:textId="29A195E9" w:rsidR="000E3858" w:rsidRPr="00645FD4" w:rsidRDefault="00C70221" w:rsidP="000E3858">
      <w:pPr>
        <w:rPr>
          <w:rStyle w:val="a4"/>
          <w:rtl/>
        </w:rPr>
      </w:pPr>
      <w:r w:rsidRPr="00F05A14">
        <w:rPr>
          <w:rFonts w:cs="PFT_Frank" w:hint="cs"/>
          <w:b/>
          <w:bCs/>
          <w:szCs w:val="14"/>
          <w:rtl/>
        </w:rPr>
        <w:t>ועכשיו</w:t>
      </w:r>
      <w:r>
        <w:rPr>
          <w:rFonts w:hint="cs"/>
          <w:rtl/>
        </w:rPr>
        <w:t xml:space="preserve"> א' </w:t>
      </w:r>
      <w:r w:rsidRPr="00010E7A">
        <w:rPr>
          <w:rStyle w:val="a4"/>
          <w:rFonts w:hint="eastAsia"/>
          <w:rtl/>
        </w:rPr>
        <w:t>כנ</w:t>
      </w:r>
      <w:r w:rsidRPr="00010E7A">
        <w:rPr>
          <w:rStyle w:val="a4"/>
          <w:rtl/>
        </w:rPr>
        <w:t>"ל</w:t>
      </w:r>
      <w:r>
        <w:rPr>
          <w:rFonts w:hint="cs"/>
          <w:rtl/>
        </w:rPr>
        <w:t xml:space="preserve">, ב' </w:t>
      </w:r>
      <w:r w:rsidR="00277DB4">
        <w:rPr>
          <w:rFonts w:hint="cs"/>
          <w:rtl/>
        </w:rPr>
        <w:t>קורין</w:t>
      </w:r>
      <w:r>
        <w:rPr>
          <w:rFonts w:hint="cs"/>
          <w:rtl/>
        </w:rPr>
        <w:t xml:space="preserve"> </w:t>
      </w:r>
      <w:r w:rsidRPr="00010E7A">
        <w:rPr>
          <w:rStyle w:val="a4"/>
          <w:rFonts w:hint="eastAsia"/>
          <w:rtl/>
        </w:rPr>
        <w:t>כנ</w:t>
      </w:r>
      <w:r w:rsidRPr="00010E7A">
        <w:rPr>
          <w:rStyle w:val="a4"/>
          <w:rtl/>
        </w:rPr>
        <w:t>"ל</w:t>
      </w:r>
      <w:r w:rsidR="000E3858" w:rsidRPr="00392931">
        <w:rPr>
          <w:rtl/>
        </w:rPr>
        <w:t xml:space="preserve"> </w:t>
      </w:r>
      <w:r w:rsidR="000E3858">
        <w:rPr>
          <w:rFonts w:hint="cs"/>
          <w:rtl/>
        </w:rPr>
        <w:t>ו</w:t>
      </w:r>
      <w:r w:rsidR="00277DB4">
        <w:rPr>
          <w:rtl/>
        </w:rPr>
        <w:t>מפטירין</w:t>
      </w:r>
      <w:r w:rsidR="000E3858" w:rsidRPr="00392931">
        <w:rPr>
          <w:rtl/>
        </w:rPr>
        <w:t xml:space="preserve"> </w:t>
      </w:r>
      <w:r w:rsidR="000E3858" w:rsidRPr="00645FD4">
        <w:rPr>
          <w:rStyle w:val="a4"/>
          <w:rtl/>
        </w:rPr>
        <w:t>ויקהלו אל המלך שלמה</w:t>
      </w:r>
      <w:r>
        <w:rPr>
          <w:rStyle w:val="a4"/>
          <w:rFonts w:hint="cs"/>
          <w:rtl/>
        </w:rPr>
        <w:t>.</w:t>
      </w:r>
      <w:r w:rsidR="000E3858" w:rsidRPr="00645FD4">
        <w:rPr>
          <w:rStyle w:val="a4"/>
          <w:rtl/>
        </w:rPr>
        <w:t xml:space="preserve">  </w:t>
      </w:r>
    </w:p>
    <w:p w14:paraId="463FA6A7" w14:textId="26180CE8" w:rsidR="000E3858" w:rsidRPr="006F178A" w:rsidRDefault="000E3858" w:rsidP="000E3858">
      <w:pPr>
        <w:rPr>
          <w:rtl/>
        </w:rPr>
      </w:pPr>
      <w:r w:rsidRPr="009A4CE4">
        <w:rPr>
          <w:rFonts w:cs="PFT_Frank"/>
          <w:b/>
          <w:bCs/>
          <w:szCs w:val="14"/>
          <w:rtl/>
        </w:rPr>
        <w:t>ושאר החג</w:t>
      </w:r>
      <w:r w:rsidR="00AB1C24">
        <w:rPr>
          <w:rFonts w:hint="cs"/>
          <w:rtl/>
        </w:rPr>
        <w:t xml:space="preserve"> </w:t>
      </w:r>
      <w:r w:rsidR="00277DB4">
        <w:rPr>
          <w:rFonts w:hint="cs"/>
          <w:rtl/>
        </w:rPr>
        <w:t>קורין</w:t>
      </w:r>
      <w:r w:rsidRPr="006F178A">
        <w:rPr>
          <w:rtl/>
        </w:rPr>
        <w:t xml:space="preserve"> </w:t>
      </w:r>
      <w:r w:rsidRPr="00010E7A">
        <w:rPr>
          <w:rStyle w:val="a4"/>
          <w:rtl/>
        </w:rPr>
        <w:t>בקרבנות החג</w:t>
      </w:r>
      <w:r w:rsidRPr="006F178A">
        <w:rPr>
          <w:rtl/>
        </w:rPr>
        <w:t>.</w:t>
      </w:r>
    </w:p>
    <w:p w14:paraId="6D5530DA" w14:textId="41966DC9" w:rsidR="00AB1C24" w:rsidRPr="000C0C8B" w:rsidRDefault="000E3858" w:rsidP="00AB1C24">
      <w:pPr>
        <w:rPr>
          <w:spacing w:val="-2"/>
          <w:rtl/>
        </w:rPr>
      </w:pPr>
      <w:r w:rsidRPr="009A4CE4">
        <w:rPr>
          <w:rFonts w:cs="PFT_Frank"/>
          <w:b/>
          <w:bCs/>
          <w:spacing w:val="-2"/>
          <w:szCs w:val="14"/>
          <w:rtl/>
        </w:rPr>
        <w:t>יו"ט אחרון</w:t>
      </w:r>
      <w:r w:rsidRPr="000C0C8B">
        <w:rPr>
          <w:spacing w:val="-2"/>
          <w:rtl/>
        </w:rPr>
        <w:t xml:space="preserve"> </w:t>
      </w:r>
      <w:r w:rsidR="00277DB4" w:rsidRPr="000C0C8B">
        <w:rPr>
          <w:spacing w:val="-2"/>
          <w:rtl/>
        </w:rPr>
        <w:t>קורין</w:t>
      </w:r>
      <w:r w:rsidRPr="000C0C8B">
        <w:rPr>
          <w:spacing w:val="-2"/>
          <w:rtl/>
        </w:rPr>
        <w:t xml:space="preserve"> </w:t>
      </w:r>
      <w:r w:rsidR="00AB1C24" w:rsidRPr="000C0C8B">
        <w:rPr>
          <w:rStyle w:val="a4"/>
          <w:spacing w:val="-2"/>
          <w:rtl/>
        </w:rPr>
        <w:t>מצו</w:t>
      </w:r>
      <w:r w:rsidR="00EF4391" w:rsidRPr="000C0C8B">
        <w:rPr>
          <w:rStyle w:val="a4"/>
          <w:rFonts w:hint="cs"/>
          <w:spacing w:val="-2"/>
          <w:rtl/>
        </w:rPr>
        <w:t>ו</w:t>
      </w:r>
      <w:r w:rsidR="00AB1C24" w:rsidRPr="000C0C8B">
        <w:rPr>
          <w:rStyle w:val="a4"/>
          <w:spacing w:val="-2"/>
          <w:rtl/>
        </w:rPr>
        <w:t>ת</w:t>
      </w:r>
      <w:r w:rsidR="00EF4391" w:rsidRPr="000C0C8B">
        <w:rPr>
          <w:rStyle w:val="a4"/>
          <w:rFonts w:hint="cs"/>
          <w:spacing w:val="-2"/>
          <w:rtl/>
        </w:rPr>
        <w:t xml:space="preserve"> וחוקים</w:t>
      </w:r>
      <w:r w:rsidR="00AB1C24" w:rsidRPr="000C0C8B">
        <w:rPr>
          <w:rStyle w:val="a4"/>
          <w:spacing w:val="-2"/>
          <w:rtl/>
        </w:rPr>
        <w:t xml:space="preserve">, </w:t>
      </w:r>
      <w:r w:rsidR="00AB1C24" w:rsidRPr="000C0C8B">
        <w:rPr>
          <w:rStyle w:val="a4"/>
          <w:rFonts w:hint="eastAsia"/>
          <w:spacing w:val="-2"/>
          <w:rtl/>
        </w:rPr>
        <w:t>ו</w:t>
      </w:r>
      <w:r w:rsidRPr="000C0C8B">
        <w:rPr>
          <w:rStyle w:val="a4"/>
          <w:spacing w:val="-2"/>
          <w:rtl/>
        </w:rPr>
        <w:t>כל הבכור</w:t>
      </w:r>
      <w:r w:rsidR="00EF4391" w:rsidRPr="000C0C8B">
        <w:rPr>
          <w:rStyle w:val="a4"/>
          <w:rFonts w:hint="cs"/>
          <w:spacing w:val="-2"/>
          <w:rtl/>
        </w:rPr>
        <w:t>,</w:t>
      </w:r>
      <w:r w:rsidRPr="000C0C8B">
        <w:rPr>
          <w:spacing w:val="-2"/>
          <w:rtl/>
        </w:rPr>
        <w:t xml:space="preserve"> ו</w:t>
      </w:r>
      <w:r w:rsidR="00277DB4" w:rsidRPr="000C0C8B">
        <w:rPr>
          <w:spacing w:val="-2"/>
          <w:rtl/>
        </w:rPr>
        <w:t>מפטירין</w:t>
      </w:r>
      <w:r w:rsidRPr="000C0C8B">
        <w:rPr>
          <w:spacing w:val="-2"/>
          <w:rtl/>
        </w:rPr>
        <w:t xml:space="preserve"> </w:t>
      </w:r>
      <w:r w:rsidRPr="000C0C8B">
        <w:rPr>
          <w:rStyle w:val="a4"/>
          <w:spacing w:val="-2"/>
          <w:rtl/>
        </w:rPr>
        <w:t>ככלות שלמה</w:t>
      </w:r>
      <w:r w:rsidR="00AB1C24" w:rsidRPr="000C0C8B">
        <w:rPr>
          <w:rFonts w:hint="cs"/>
          <w:spacing w:val="-2"/>
          <w:rtl/>
        </w:rPr>
        <w:t>.</w:t>
      </w:r>
    </w:p>
    <w:p w14:paraId="1864AEFC" w14:textId="59A8BBA1" w:rsidR="000E3858" w:rsidRPr="008F35C8" w:rsidRDefault="000E3858" w:rsidP="00277DB4">
      <w:pPr>
        <w:tabs>
          <w:tab w:val="left" w:pos="1984"/>
        </w:tabs>
        <w:rPr>
          <w:spacing w:val="-6"/>
          <w:rtl/>
        </w:rPr>
      </w:pPr>
      <w:r w:rsidRPr="008F35C8">
        <w:rPr>
          <w:rFonts w:cs="PFT_Frank"/>
          <w:b/>
          <w:bCs/>
          <w:spacing w:val="-6"/>
          <w:szCs w:val="14"/>
          <w:rtl/>
        </w:rPr>
        <w:t>למחר</w:t>
      </w:r>
      <w:r w:rsidRPr="008F35C8">
        <w:rPr>
          <w:spacing w:val="-6"/>
          <w:rtl/>
        </w:rPr>
        <w:t xml:space="preserve"> </w:t>
      </w:r>
      <w:r w:rsidR="00277DB4" w:rsidRPr="008F35C8">
        <w:rPr>
          <w:spacing w:val="-6"/>
          <w:rtl/>
        </w:rPr>
        <w:t>קורין</w:t>
      </w:r>
      <w:r w:rsidRPr="008F35C8">
        <w:rPr>
          <w:spacing w:val="-6"/>
          <w:rtl/>
        </w:rPr>
        <w:t xml:space="preserve"> </w:t>
      </w:r>
      <w:r w:rsidRPr="008F35C8">
        <w:rPr>
          <w:rStyle w:val="a4"/>
          <w:spacing w:val="-6"/>
          <w:rtl/>
        </w:rPr>
        <w:t>וזאת הברכה</w:t>
      </w:r>
      <w:r w:rsidRPr="008F35C8">
        <w:rPr>
          <w:spacing w:val="-6"/>
          <w:rtl/>
        </w:rPr>
        <w:t xml:space="preserve"> ו</w:t>
      </w:r>
      <w:r w:rsidR="00277DB4" w:rsidRPr="008F35C8">
        <w:rPr>
          <w:spacing w:val="-6"/>
          <w:rtl/>
        </w:rPr>
        <w:t>מפטירין</w:t>
      </w:r>
      <w:r w:rsidRPr="008F35C8">
        <w:rPr>
          <w:spacing w:val="-6"/>
          <w:rtl/>
        </w:rPr>
        <w:t xml:space="preserve"> </w:t>
      </w:r>
      <w:r w:rsidRPr="008F35C8">
        <w:rPr>
          <w:rStyle w:val="a4"/>
          <w:spacing w:val="-6"/>
          <w:rtl/>
        </w:rPr>
        <w:t>ויעמד שלמה</w:t>
      </w:r>
      <w:r w:rsidR="00AB1C24" w:rsidRPr="008F35C8">
        <w:rPr>
          <w:rFonts w:hint="cs"/>
          <w:spacing w:val="-6"/>
          <w:rtl/>
        </w:rPr>
        <w:t xml:space="preserve"> </w:t>
      </w:r>
      <w:r w:rsidR="00AB1C24" w:rsidRPr="008F35C8">
        <w:rPr>
          <w:rStyle w:val="afff"/>
          <w:rFonts w:hint="eastAsia"/>
          <w:b/>
          <w:spacing w:val="-6"/>
          <w:rtl/>
        </w:rPr>
        <w:t>וי</w:t>
      </w:r>
      <w:r w:rsidR="00AB1C24" w:rsidRPr="008F35C8">
        <w:rPr>
          <w:rStyle w:val="afff"/>
          <w:b/>
          <w:spacing w:val="-6"/>
          <w:rtl/>
        </w:rPr>
        <w:t>"א:</w:t>
      </w:r>
      <w:r w:rsidR="00357E03" w:rsidRPr="008F35C8">
        <w:rPr>
          <w:rStyle w:val="a4"/>
          <w:spacing w:val="-6"/>
          <w:rtl/>
        </w:rPr>
        <w:t xml:space="preserve"> ויהי אחרי מות משה</w:t>
      </w:r>
      <w:r w:rsidR="00AB1C24" w:rsidRPr="008F35C8">
        <w:rPr>
          <w:rStyle w:val="a4"/>
          <w:rFonts w:hint="cs"/>
          <w:spacing w:val="-6"/>
          <w:rtl/>
        </w:rPr>
        <w:t>.</w:t>
      </w:r>
    </w:p>
    <w:p w14:paraId="1275BE8F" w14:textId="3B9E7763" w:rsidR="0094084F" w:rsidRDefault="00D355BE" w:rsidP="00DB0B36">
      <w:pPr>
        <w:pStyle w:val="36"/>
        <w:framePr w:wrap="notBeside"/>
        <w:rPr>
          <w:rtl/>
        </w:rPr>
      </w:pPr>
      <w:r w:rsidRPr="00DB0B36">
        <w:rPr>
          <w:rFonts w:ascii="Times New Roman" w:hAnsi="Times New Roman" w:cs="Times New Roman" w:hint="cs"/>
          <w:rtl/>
        </w:rPr>
        <w:t>◦</w:t>
      </w:r>
      <w:r w:rsidRPr="00DB0B36">
        <w:rPr>
          <w:rFonts w:hint="eastAsia"/>
          <w:rtl/>
        </w:rPr>
        <w:t xml:space="preserve"> </w:t>
      </w:r>
      <w:r w:rsidR="000E3858" w:rsidRPr="00DB0B36">
        <w:rPr>
          <w:rFonts w:hint="eastAsia"/>
          <w:rtl/>
        </w:rPr>
        <w:t>רב</w:t>
      </w:r>
      <w:r w:rsidR="0094084F">
        <w:rPr>
          <w:rtl/>
        </w:rPr>
        <w:t>:</w:t>
      </w:r>
    </w:p>
    <w:p w14:paraId="747A40C0" w14:textId="0885DCD6" w:rsidR="00852131" w:rsidRPr="00357E03" w:rsidRDefault="000E3858" w:rsidP="000E3858">
      <w:pPr>
        <w:rPr>
          <w:spacing w:val="-2"/>
          <w:rtl/>
        </w:rPr>
      </w:pPr>
      <w:r w:rsidRPr="00357E03">
        <w:rPr>
          <w:rStyle w:val="afffb"/>
          <w:spacing w:val="-2"/>
          <w:rtl/>
        </w:rPr>
        <w:t xml:space="preserve">שבת </w:t>
      </w:r>
      <w:r w:rsidR="00852131" w:rsidRPr="00357E03">
        <w:rPr>
          <w:rStyle w:val="afffb"/>
          <w:rFonts w:hint="eastAsia"/>
          <w:spacing w:val="-2"/>
          <w:rtl/>
        </w:rPr>
        <w:t>חוה</w:t>
      </w:r>
      <w:r w:rsidR="00852131" w:rsidRPr="00357E03">
        <w:rPr>
          <w:rStyle w:val="afffb"/>
          <w:spacing w:val="-2"/>
          <w:rtl/>
        </w:rPr>
        <w:t>"מ</w:t>
      </w:r>
      <w:r w:rsidR="00852131" w:rsidRPr="00357E03">
        <w:rPr>
          <w:rStyle w:val="afffb"/>
          <w:rFonts w:hint="cs"/>
          <w:spacing w:val="-2"/>
          <w:rtl/>
        </w:rPr>
        <w:t>:</w:t>
      </w:r>
      <w:r w:rsidR="00852131" w:rsidRPr="00357E03">
        <w:rPr>
          <w:rStyle w:val="afffb"/>
          <w:spacing w:val="-2"/>
          <w:rtl/>
        </w:rPr>
        <w:t xml:space="preserve"> </w:t>
      </w:r>
      <w:r w:rsidR="00277DB4" w:rsidRPr="00357E03">
        <w:rPr>
          <w:rStyle w:val="afffb"/>
          <w:spacing w:val="-2"/>
          <w:rtl/>
        </w:rPr>
        <w:t>קורין</w:t>
      </w:r>
      <w:r w:rsidRPr="00357E03">
        <w:rPr>
          <w:rStyle w:val="afffb"/>
          <w:spacing w:val="-2"/>
          <w:rtl/>
        </w:rPr>
        <w:t xml:space="preserve"> </w:t>
      </w:r>
      <w:r w:rsidRPr="00357E03">
        <w:rPr>
          <w:rStyle w:val="a4"/>
          <w:spacing w:val="-2"/>
          <w:sz w:val="16"/>
          <w:szCs w:val="14"/>
          <w:rtl/>
        </w:rPr>
        <w:t>ראה אתה</w:t>
      </w:r>
      <w:r w:rsidR="00852131" w:rsidRPr="00357E03">
        <w:rPr>
          <w:rStyle w:val="afffb"/>
          <w:rFonts w:hint="cs"/>
          <w:spacing w:val="-2"/>
          <w:sz w:val="12"/>
          <w:szCs w:val="12"/>
          <w:rtl/>
        </w:rPr>
        <w:t>,</w:t>
      </w:r>
      <w:r w:rsidRPr="00357E03">
        <w:rPr>
          <w:rStyle w:val="afffb"/>
          <w:spacing w:val="-2"/>
          <w:rtl/>
        </w:rPr>
        <w:t xml:space="preserve"> </w:t>
      </w:r>
      <w:r w:rsidRPr="00357E03">
        <w:rPr>
          <w:rStyle w:val="afffb"/>
          <w:rFonts w:hint="eastAsia"/>
          <w:spacing w:val="-2"/>
          <w:rtl/>
        </w:rPr>
        <w:t>ו</w:t>
      </w:r>
      <w:r w:rsidR="00277DB4" w:rsidRPr="00357E03">
        <w:rPr>
          <w:rStyle w:val="afffb"/>
          <w:rFonts w:hint="eastAsia"/>
          <w:spacing w:val="-2"/>
          <w:rtl/>
        </w:rPr>
        <w:t>מפטירין</w:t>
      </w:r>
      <w:r w:rsidR="00852131" w:rsidRPr="00357E03">
        <w:rPr>
          <w:rStyle w:val="afffb"/>
          <w:rFonts w:hint="cs"/>
          <w:spacing w:val="-2"/>
          <w:rtl/>
        </w:rPr>
        <w:t>-</w:t>
      </w:r>
      <w:r w:rsidRPr="00357E03">
        <w:rPr>
          <w:rStyle w:val="afffb"/>
          <w:spacing w:val="-2"/>
          <w:rtl/>
        </w:rPr>
        <w:t xml:space="preserve"> בפסח </w:t>
      </w:r>
      <w:r w:rsidRPr="00357E03">
        <w:rPr>
          <w:rStyle w:val="a4"/>
          <w:spacing w:val="-2"/>
          <w:sz w:val="16"/>
          <w:szCs w:val="14"/>
          <w:rtl/>
        </w:rPr>
        <w:t>עצמות יבשות</w:t>
      </w:r>
      <w:r w:rsidRPr="00357E03">
        <w:rPr>
          <w:rStyle w:val="afffb"/>
          <w:spacing w:val="-2"/>
          <w:rtl/>
        </w:rPr>
        <w:t xml:space="preserve"> בסוכות </w:t>
      </w:r>
      <w:r w:rsidRPr="00357E03">
        <w:rPr>
          <w:rStyle w:val="a4"/>
          <w:spacing w:val="-2"/>
          <w:sz w:val="16"/>
          <w:szCs w:val="14"/>
          <w:rtl/>
        </w:rPr>
        <w:t>בוא גוג</w:t>
      </w:r>
    </w:p>
    <w:p w14:paraId="7253AD1D" w14:textId="4A2E8BDC" w:rsidR="00852131" w:rsidRDefault="000E3858" w:rsidP="007B5C5C">
      <w:pPr>
        <w:pStyle w:val="ae"/>
        <w:jc w:val="center"/>
        <w:rPr>
          <w:rtl/>
        </w:rPr>
      </w:pPr>
      <w:r w:rsidRPr="007B5C5C">
        <w:rPr>
          <w:rStyle w:val="aff2"/>
          <w:rtl/>
        </w:rPr>
        <w:t>בחנוכה</w:t>
      </w:r>
      <w:r w:rsidRPr="006F178A">
        <w:rPr>
          <w:rtl/>
        </w:rPr>
        <w:t xml:space="preserve"> </w:t>
      </w:r>
      <w:r w:rsidRPr="00010E7A">
        <w:rPr>
          <w:rStyle w:val="a4"/>
          <w:rtl/>
        </w:rPr>
        <w:t>בנשיאים</w:t>
      </w:r>
    </w:p>
    <w:p w14:paraId="4A1EF35D" w14:textId="4A5AE95B" w:rsidR="000E3858" w:rsidRPr="00B76630" w:rsidRDefault="00852131" w:rsidP="008569E2">
      <w:pPr>
        <w:rPr>
          <w:spacing w:val="-6"/>
          <w:rtl/>
        </w:rPr>
      </w:pPr>
      <w:r w:rsidRPr="003B4ECC">
        <w:rPr>
          <w:rFonts w:cs="PFT_Frank" w:hint="cs"/>
          <w:b/>
          <w:bCs/>
          <w:spacing w:val="-6"/>
          <w:szCs w:val="14"/>
          <w:rtl/>
        </w:rPr>
        <w:t>בשבת</w:t>
      </w:r>
      <w:r w:rsidR="000E3858" w:rsidRPr="003B4ECC">
        <w:rPr>
          <w:rFonts w:cs="PFT_Frank"/>
          <w:b/>
          <w:bCs/>
          <w:spacing w:val="-6"/>
          <w:szCs w:val="14"/>
          <w:rtl/>
        </w:rPr>
        <w:t xml:space="preserve"> </w:t>
      </w:r>
      <w:r w:rsidRPr="003B4ECC">
        <w:rPr>
          <w:rFonts w:cs="PFT_Frank" w:hint="cs"/>
          <w:b/>
          <w:bCs/>
          <w:spacing w:val="-6"/>
          <w:szCs w:val="14"/>
          <w:rtl/>
        </w:rPr>
        <w:t>א'</w:t>
      </w:r>
      <w:r w:rsidRPr="00B76630">
        <w:rPr>
          <w:rFonts w:hint="cs"/>
          <w:spacing w:val="-6"/>
          <w:rtl/>
        </w:rPr>
        <w:t xml:space="preserve"> </w:t>
      </w:r>
      <w:r w:rsidR="000E3858" w:rsidRPr="00B76630">
        <w:rPr>
          <w:spacing w:val="-6"/>
          <w:rtl/>
        </w:rPr>
        <w:t xml:space="preserve">מפטירין </w:t>
      </w:r>
      <w:r w:rsidRPr="00B76630">
        <w:rPr>
          <w:rStyle w:val="a4"/>
          <w:rFonts w:hint="cs"/>
          <w:spacing w:val="-6"/>
          <w:rtl/>
        </w:rPr>
        <w:t>ב</w:t>
      </w:r>
      <w:r w:rsidR="000E3858" w:rsidRPr="00B76630">
        <w:rPr>
          <w:rStyle w:val="a4"/>
          <w:spacing w:val="-6"/>
          <w:rtl/>
        </w:rPr>
        <w:t>נרות דזכריה</w:t>
      </w:r>
      <w:r w:rsidRPr="00B76630">
        <w:rPr>
          <w:rFonts w:hint="cs"/>
          <w:spacing w:val="-6"/>
          <w:rtl/>
        </w:rPr>
        <w:t>,</w:t>
      </w:r>
      <w:r w:rsidR="000E3858" w:rsidRPr="00B76630">
        <w:rPr>
          <w:rFonts w:hint="cs"/>
          <w:spacing w:val="-6"/>
          <w:rtl/>
        </w:rPr>
        <w:t xml:space="preserve"> </w:t>
      </w:r>
      <w:r w:rsidR="00AA5369" w:rsidRPr="003B4ECC">
        <w:rPr>
          <w:rFonts w:cs="PFT_Frank" w:hint="cs"/>
          <w:b/>
          <w:bCs/>
          <w:szCs w:val="14"/>
          <w:rtl/>
        </w:rPr>
        <w:t xml:space="preserve">בשבת </w:t>
      </w:r>
      <w:r w:rsidR="000E3858" w:rsidRPr="003B4ECC">
        <w:rPr>
          <w:rFonts w:cs="PFT_Frank" w:hint="cs"/>
          <w:b/>
          <w:bCs/>
          <w:szCs w:val="14"/>
          <w:rtl/>
        </w:rPr>
        <w:t>ב'</w:t>
      </w:r>
      <w:r w:rsidR="000E3858" w:rsidRPr="00B76630">
        <w:rPr>
          <w:spacing w:val="-6"/>
          <w:rtl/>
        </w:rPr>
        <w:t xml:space="preserve"> </w:t>
      </w:r>
      <w:r w:rsidR="00AA5369" w:rsidRPr="00B76630">
        <w:rPr>
          <w:rStyle w:val="afffb"/>
          <w:rFonts w:hint="cs"/>
          <w:spacing w:val="-6"/>
          <w:rtl/>
        </w:rPr>
        <w:t>כש</w:t>
      </w:r>
      <w:r w:rsidR="00AA5369" w:rsidRPr="00B76630">
        <w:rPr>
          <w:rStyle w:val="afffb"/>
          <w:rFonts w:hint="eastAsia"/>
          <w:spacing w:val="-6"/>
          <w:rtl/>
        </w:rPr>
        <w:t>יש</w:t>
      </w:r>
      <w:r w:rsidR="000E3858" w:rsidRPr="00B76630">
        <w:rPr>
          <w:spacing w:val="-6"/>
          <w:rtl/>
        </w:rPr>
        <w:t xml:space="preserve"> </w:t>
      </w:r>
      <w:r w:rsidR="00277DB4" w:rsidRPr="00B76630">
        <w:rPr>
          <w:rFonts w:hint="cs"/>
          <w:spacing w:val="-6"/>
          <w:rtl/>
        </w:rPr>
        <w:t>מפטירין</w:t>
      </w:r>
      <w:r w:rsidR="00AA5369" w:rsidRPr="00B76630">
        <w:rPr>
          <w:rFonts w:hint="cs"/>
          <w:spacing w:val="-6"/>
          <w:rtl/>
        </w:rPr>
        <w:t xml:space="preserve"> </w:t>
      </w:r>
      <w:r w:rsidR="000E3858" w:rsidRPr="00B76630">
        <w:rPr>
          <w:rStyle w:val="a4"/>
          <w:spacing w:val="-6"/>
          <w:rtl/>
        </w:rPr>
        <w:t>בנרות שלמה</w:t>
      </w:r>
    </w:p>
    <w:p w14:paraId="4943BAF3" w14:textId="76D4F21F" w:rsidR="000E3858" w:rsidRPr="00A10EA6" w:rsidRDefault="000E3858" w:rsidP="007B5C5C">
      <w:pPr>
        <w:pStyle w:val="ae"/>
        <w:jc w:val="center"/>
        <w:rPr>
          <w:rStyle w:val="a4"/>
          <w:rtl/>
        </w:rPr>
      </w:pPr>
      <w:r w:rsidRPr="007B5C5C">
        <w:rPr>
          <w:rStyle w:val="aff2"/>
          <w:rtl/>
        </w:rPr>
        <w:t xml:space="preserve">בפורים  </w:t>
      </w:r>
      <w:r w:rsidRPr="00A10EA6">
        <w:rPr>
          <w:rStyle w:val="a4"/>
          <w:rtl/>
        </w:rPr>
        <w:t>ויבא עמלק.</w:t>
      </w:r>
      <w:r w:rsidRPr="006F178A">
        <w:rPr>
          <w:rFonts w:hint="cs"/>
          <w:rtl/>
        </w:rPr>
        <w:t xml:space="preserve">   </w:t>
      </w:r>
      <w:r w:rsidRPr="007B5C5C">
        <w:rPr>
          <w:rStyle w:val="aff2"/>
          <w:rtl/>
        </w:rPr>
        <w:t>בראשי חדשים</w:t>
      </w:r>
      <w:r w:rsidRPr="006F178A">
        <w:rPr>
          <w:rtl/>
        </w:rPr>
        <w:t xml:space="preserve"> </w:t>
      </w:r>
      <w:r w:rsidRPr="00A10EA6">
        <w:rPr>
          <w:rStyle w:val="a4"/>
          <w:rtl/>
        </w:rPr>
        <w:t>ובראשי חדשיכם.</w:t>
      </w:r>
    </w:p>
    <w:p w14:paraId="16D9223B" w14:textId="45C058E7" w:rsidR="000E3858" w:rsidRPr="000C0C8B" w:rsidRDefault="00AA5369" w:rsidP="00AA5369">
      <w:pPr>
        <w:rPr>
          <w:rStyle w:val="a4"/>
          <w:spacing w:val="-6"/>
          <w:rtl/>
        </w:rPr>
      </w:pPr>
      <w:r w:rsidRPr="003B4ECC">
        <w:rPr>
          <w:rFonts w:cs="PFT_Frank"/>
          <w:b/>
          <w:bCs/>
          <w:spacing w:val="-6"/>
          <w:szCs w:val="14"/>
          <w:rtl/>
        </w:rPr>
        <w:t xml:space="preserve">שבת </w:t>
      </w:r>
      <w:r>
        <w:rPr>
          <w:rStyle w:val="afff"/>
          <w:rFonts w:cs="PFT_Frank"/>
          <w:b/>
          <w:bCs/>
          <w:spacing w:val="-6"/>
          <w:szCs w:val="14"/>
          <w:rtl/>
          <w:rPrChange w:id="9091" w:author="מנוע אמוראים" w:date="2026-10-05T16:41:43Z">
            <w:rPr>
              <w:rFonts w:cs="PFT_Frank"/>
              <w:b/>
              <w:bCs/>
              <w:spacing w:val="-6"/>
              <w:szCs w:val="14"/>
              <w:rtl/>
            </w:rPr>
          </w:rPrChange>
        </w:rPr>
        <w:t xml:space="preserve">ר</w:t>
      </w:r>
      <w:r>
        <w:rPr>
          <w:rStyle w:val="afff"/>
          <w:rFonts w:cs="PFT_Frank" w:hint="cs"/>
          <w:b/>
          <w:bCs/>
          <w:spacing w:val="-6"/>
          <w:szCs w:val="14"/>
          <w:rtl/>
          <w:rPrChange w:id="9092" w:author="מנוע אמוראים" w:date="2026-10-05T16:41:43Z">
            <w:rPr>
              <w:rFonts w:cs="PFT_Frank" w:hint="cs"/>
              <w:b/>
              <w:bCs/>
              <w:spacing w:val="-6"/>
              <w:szCs w:val="14"/>
              <w:rtl/>
            </w:rPr>
          </w:rPrChange>
        </w:rPr>
        <w:t xml:space="preserve">"ח</w:t>
      </w:r>
      <w:r w:rsidR="00EF4391" w:rsidRPr="003B4ECC">
        <w:rPr>
          <w:rFonts w:cs="PFT_Frank" w:hint="cs"/>
          <w:b/>
          <w:bCs/>
          <w:spacing w:val="-6"/>
          <w:szCs w:val="14"/>
          <w:rtl/>
        </w:rPr>
        <w:t>:</w:t>
      </w:r>
      <w:r w:rsidRPr="000C0C8B">
        <w:rPr>
          <w:rFonts w:hint="cs"/>
          <w:spacing w:val="-6"/>
          <w:rtl/>
        </w:rPr>
        <w:t xml:space="preserve"> </w:t>
      </w:r>
      <w:r w:rsidR="00277DB4" w:rsidRPr="000C0C8B">
        <w:rPr>
          <w:spacing w:val="-6"/>
          <w:rtl/>
        </w:rPr>
        <w:t>מפטירין</w:t>
      </w:r>
      <w:r w:rsidR="000E3858" w:rsidRPr="000C0C8B">
        <w:rPr>
          <w:spacing w:val="-6"/>
          <w:rtl/>
        </w:rPr>
        <w:t xml:space="preserve"> </w:t>
      </w:r>
      <w:r w:rsidR="000E3858" w:rsidRPr="000C0C8B">
        <w:rPr>
          <w:rStyle w:val="a4"/>
          <w:spacing w:val="-6"/>
          <w:rtl/>
        </w:rPr>
        <w:t>והיה מדי חדש</w:t>
      </w:r>
      <w:r w:rsidRPr="000C0C8B">
        <w:rPr>
          <w:rStyle w:val="a4"/>
          <w:rFonts w:hint="cs"/>
          <w:spacing w:val="-6"/>
          <w:rtl/>
        </w:rPr>
        <w:t>,</w:t>
      </w:r>
      <w:r w:rsidRPr="000C0C8B">
        <w:rPr>
          <w:rFonts w:hint="cs"/>
          <w:spacing w:val="-6"/>
          <w:rtl/>
        </w:rPr>
        <w:t xml:space="preserve"> </w:t>
      </w:r>
      <w:r>
        <w:rPr>
          <w:rFonts w:cs="PFT_Frank" w:hint="cs"/>
          <w:b/>
          <w:bCs/>
          <w:spacing w:val="-6"/>
          <w:szCs w:val="14"/>
          <w:rtl/>
        </w:rPr>
        <w:t xml:space="preserve">שבת ערב </w:t>
      </w:r>
      <w:r>
        <w:rPr>
          <w:rStyle w:val="afff"/>
          <w:rFonts w:cs="PFT_Frank" w:hint="cs"/>
          <w:b/>
          <w:bCs/>
          <w:spacing w:val="-6"/>
          <w:szCs w:val="14"/>
          <w:rtl/>
          <w:rPrChange w:id="9093" w:author="מנוע אמוראים" w:date="2026-10-05T16:41:43Z">
            <w:rPr>
              <w:rFonts w:cs="PFT_Frank" w:hint="cs"/>
              <w:b/>
              <w:bCs/>
              <w:spacing w:val="-6"/>
              <w:szCs w:val="14"/>
              <w:rtl/>
            </w:rPr>
          </w:rPrChange>
        </w:rPr>
        <w:t xml:space="preserve">ר"ח</w:t>
      </w:r>
      <w:r w:rsidR="00EF4391" w:rsidRPr="003B4ECC">
        <w:rPr>
          <w:rFonts w:cs="PFT_Frank" w:hint="cs"/>
          <w:b/>
          <w:bCs/>
          <w:spacing w:val="-6"/>
          <w:szCs w:val="14"/>
          <w:rtl/>
        </w:rPr>
        <w:t>:</w:t>
      </w:r>
      <w:r w:rsidR="000E3858" w:rsidRPr="000C0C8B">
        <w:rPr>
          <w:spacing w:val="-6"/>
          <w:rtl/>
        </w:rPr>
        <w:t xml:space="preserve"> </w:t>
      </w:r>
      <w:r w:rsidR="00277DB4" w:rsidRPr="000C0C8B">
        <w:rPr>
          <w:spacing w:val="-6"/>
          <w:rtl/>
        </w:rPr>
        <w:t>מפטירין</w:t>
      </w:r>
      <w:r w:rsidR="000E3858" w:rsidRPr="000C0C8B">
        <w:rPr>
          <w:spacing w:val="-6"/>
          <w:rtl/>
        </w:rPr>
        <w:t xml:space="preserve"> </w:t>
      </w:r>
      <w:r w:rsidR="000E3858" w:rsidRPr="000C0C8B">
        <w:rPr>
          <w:rStyle w:val="a4"/>
          <w:spacing w:val="-6"/>
          <w:rtl/>
        </w:rPr>
        <w:t>מחר חדש.</w:t>
      </w:r>
    </w:p>
    <w:p w14:paraId="2B8D4519" w14:textId="2635B59D" w:rsidR="0094084F" w:rsidRDefault="00D355BE" w:rsidP="00B76630">
      <w:pPr>
        <w:pStyle w:val="36"/>
        <w:framePr w:wrap="notBeside"/>
        <w:rPr>
          <w:rtl/>
        </w:rPr>
      </w:pPr>
      <w:r w:rsidRPr="00B76630">
        <w:rPr>
          <w:rFonts w:ascii="Times New Roman" w:hAnsi="Times New Roman" w:cs="Times New Roman" w:hint="cs"/>
          <w:rtl/>
        </w:rPr>
        <w:t>◦</w:t>
      </w:r>
      <w:r w:rsidRPr="00B76630">
        <w:rPr>
          <w:rFonts w:hint="eastAsia"/>
          <w:rtl/>
        </w:rPr>
        <w:t xml:space="preserve"> </w:t>
      </w:r>
      <w:r w:rsidR="000E3858" w:rsidRPr="00B76630">
        <w:rPr>
          <w:rFonts w:hint="eastAsia"/>
          <w:rtl/>
        </w:rPr>
        <w:t>ר</w:t>
      </w:r>
      <w:r w:rsidR="000E3858" w:rsidRPr="00B76630">
        <w:rPr>
          <w:rtl/>
        </w:rPr>
        <w:t>"</w:t>
      </w:r>
      <w:r w:rsidR="000E3858" w:rsidRPr="00B76630">
        <w:rPr>
          <w:rFonts w:hint="eastAsia"/>
          <w:rtl/>
        </w:rPr>
        <w:t>ה</w:t>
      </w:r>
      <w:r w:rsidR="0094084F">
        <w:rPr>
          <w:rFonts w:hint="cs"/>
          <w:rtl/>
        </w:rPr>
        <w:t>:</w:t>
      </w:r>
    </w:p>
    <w:p w14:paraId="42E63B5E" w14:textId="212535CA" w:rsidR="000E3858" w:rsidRPr="006F178A" w:rsidRDefault="00AA5369" w:rsidP="00010E7A">
      <w:pPr>
        <w:pStyle w:val="afffa"/>
        <w:rPr>
          <w:rFonts w:cs="Guttman Vilna"/>
          <w:b/>
          <w:bCs/>
          <w:rtl/>
        </w:rPr>
      </w:pPr>
      <w:r>
        <w:rPr>
          <w:rFonts w:hint="cs"/>
          <w:spacing w:val="-2"/>
          <w:rtl/>
        </w:rPr>
        <w:t xml:space="preserve">בת </w:t>
      </w:r>
      <w:r>
        <w:rPr>
          <w:rStyle w:val="afff"/>
          <w:spacing w:val="-2"/>
          <w:rtl/>
          <w:rPrChange w:id="9094" w:author="מנוע אמוראים" w:date="2026-10-05T16:41:43Z">
            <w:rPr>
              <w:spacing w:val="-2"/>
              <w:rtl/>
            </w:rPr>
          </w:rPrChange>
        </w:rPr>
        <w:t xml:space="preserve">ר</w:t>
      </w:r>
      <w:r>
        <w:rPr>
          <w:rStyle w:val="afff"/>
          <w:rFonts w:hint="cs"/>
          <w:spacing w:val="-2"/>
          <w:rtl/>
          <w:rPrChange w:id="9095" w:author="מנוע אמוראים" w:date="2026-10-05T16:41:43Z">
            <w:rPr>
              <w:rFonts w:hint="cs"/>
              <w:spacing w:val="-2"/>
              <w:rtl/>
            </w:rPr>
          </w:rPrChange>
        </w:rPr>
        <w:t xml:space="preserve">"ח</w:t>
      </w:r>
      <w:r>
        <w:rPr>
          <w:rFonts w:hint="cs"/>
          <w:spacing w:val="-2"/>
          <w:rtl/>
        </w:rPr>
        <w:t xml:space="preserve"> </w:t>
      </w:r>
      <w:r w:rsidR="000E3858" w:rsidRPr="00F87DC2">
        <w:rPr>
          <w:spacing w:val="-2"/>
          <w:rtl/>
        </w:rPr>
        <w:t>אב</w:t>
      </w:r>
      <w:r w:rsidR="00F32ECD">
        <w:rPr>
          <w:rFonts w:hint="cs"/>
          <w:spacing w:val="-2"/>
          <w:rtl/>
        </w:rPr>
        <w:t>:</w:t>
      </w:r>
      <w:r w:rsidR="000E3858" w:rsidRPr="00F87DC2">
        <w:rPr>
          <w:spacing w:val="-2"/>
          <w:rtl/>
        </w:rPr>
        <w:t xml:space="preserve"> מפטירין </w:t>
      </w:r>
      <w:r w:rsidR="000E3858" w:rsidRPr="00A10EA6">
        <w:rPr>
          <w:rStyle w:val="a4"/>
          <w:rtl/>
        </w:rPr>
        <w:t>חדשיכם ומועדיכם שנאה נפשי</w:t>
      </w:r>
      <w:r w:rsidR="00EF4391">
        <w:rPr>
          <w:rStyle w:val="a4"/>
          <w:rFonts w:hint="cs"/>
          <w:rtl/>
        </w:rPr>
        <w:t>.</w:t>
      </w:r>
    </w:p>
    <w:p w14:paraId="773953A1" w14:textId="24090013" w:rsidR="000E3858" w:rsidRPr="006F178A" w:rsidRDefault="00EF4391" w:rsidP="00010E7A">
      <w:pPr>
        <w:pStyle w:val="afffa"/>
        <w:rPr>
          <w:rtl/>
        </w:rPr>
      </w:pPr>
      <w:r>
        <w:rPr>
          <w:rFonts w:hint="cs"/>
          <w:rtl/>
        </w:rPr>
        <w:t xml:space="preserve">אביי נהוג: </w:t>
      </w:r>
      <w:r w:rsidR="000E3858" w:rsidRPr="006F178A">
        <w:rPr>
          <w:rtl/>
        </w:rPr>
        <w:t>בתשעה באב</w:t>
      </w:r>
      <w:r w:rsidR="00F32ECD">
        <w:rPr>
          <w:rFonts w:hint="cs"/>
          <w:rtl/>
        </w:rPr>
        <w:t>:</w:t>
      </w:r>
      <w:r w:rsidR="000E3858" w:rsidRPr="006F178A">
        <w:rPr>
          <w:rtl/>
        </w:rPr>
        <w:t xml:space="preserve"> </w:t>
      </w:r>
      <w:r w:rsidR="00F32ECD">
        <w:rPr>
          <w:rFonts w:hint="cs"/>
          <w:rtl/>
        </w:rPr>
        <w:t>קורין</w:t>
      </w:r>
      <w:r w:rsidR="000E3858">
        <w:rPr>
          <w:rFonts w:hint="cs"/>
          <w:rtl/>
        </w:rPr>
        <w:t xml:space="preserve"> </w:t>
      </w:r>
      <w:r w:rsidR="000E3858" w:rsidRPr="00A10EA6">
        <w:rPr>
          <w:rStyle w:val="a4"/>
          <w:rtl/>
        </w:rPr>
        <w:t>כי תוליד בנים</w:t>
      </w:r>
      <w:r w:rsidR="000E3858" w:rsidRPr="006F178A">
        <w:rPr>
          <w:rtl/>
        </w:rPr>
        <w:t xml:space="preserve"> ומפטירין </w:t>
      </w:r>
      <w:r w:rsidR="000E3858" w:rsidRPr="00A10EA6">
        <w:rPr>
          <w:rStyle w:val="a4"/>
          <w:rtl/>
        </w:rPr>
        <w:t>אסף אסיפם.</w:t>
      </w:r>
    </w:p>
    <w:p w14:paraId="518592E6" w14:textId="28162C43" w:rsidR="000E3858" w:rsidRPr="00411327" w:rsidRDefault="000E3858" w:rsidP="008670FA">
      <w:pPr>
        <w:pStyle w:val="aff1"/>
        <w:rPr>
          <w:rStyle w:val="afe"/>
          <w:rtl/>
        </w:rPr>
      </w:pPr>
      <w:ins w:id="9860" w:author="מספור קטעי משנה" w:date="2026-10-06T06:45:35Z">
        <w:r>
          <w:rPr>
            <w:rStyle w:val="MisparKeta"/>
          </w:rPr>
          <w:t xml:space="preserve">ב. </w:t>
        </w:r>
      </w:ins>
      <w:r w:rsidRPr="001B1842">
        <w:rPr>
          <w:rtl/>
        </w:rPr>
        <w:lastRenderedPageBreak/>
        <w:t>במעמדות</w:t>
      </w:r>
      <w:r w:rsidRPr="006F178A">
        <w:rPr>
          <w:rStyle w:val="afe"/>
          <w:rtl/>
        </w:rPr>
        <w:t xml:space="preserve"> </w:t>
      </w:r>
      <w:r w:rsidRPr="00010E7A">
        <w:rPr>
          <w:rStyle w:val="a4"/>
          <w:rtl/>
        </w:rPr>
        <w:t>מעשה בראשית</w:t>
      </w:r>
    </w:p>
    <w:p w14:paraId="008C80C5" w14:textId="39A57F01" w:rsidR="000E3858" w:rsidRPr="006F178A" w:rsidRDefault="008670FA" w:rsidP="008670FA">
      <w:pPr>
        <w:rPr>
          <w:rtl/>
        </w:rPr>
      </w:pPr>
      <w:r>
        <w:rPr>
          <w:rFonts w:ascii="Fb Fontext" w:hAnsi="Fb Fontext" w:hint="cs"/>
          <w:rtl/>
        </w:rPr>
        <w:t>ש</w:t>
      </w:r>
      <w:r w:rsidR="000E3858">
        <w:rPr>
          <w:rFonts w:ascii="Fb Fontext" w:hAnsi="Fb Fontext" w:hint="cs"/>
          <w:rtl/>
        </w:rPr>
        <w:t>א</w:t>
      </w:r>
      <w:r w:rsidR="000E3858" w:rsidRPr="006F178A">
        <w:rPr>
          <w:rFonts w:ascii="Fb Fontext" w:hAnsi="Fb Fontext"/>
          <w:rtl/>
        </w:rPr>
        <w:t>למלא מעמדות</w:t>
      </w:r>
      <w:r w:rsidRPr="00010E7A">
        <w:rPr>
          <w:rStyle w:val="afffb"/>
          <w:rtl/>
        </w:rPr>
        <w:t xml:space="preserve"> </w:t>
      </w:r>
      <w:r w:rsidRPr="00010E7A">
        <w:rPr>
          <w:rStyle w:val="afffb"/>
          <w:rFonts w:hint="eastAsia"/>
          <w:rtl/>
        </w:rPr>
        <w:t>קרבנות</w:t>
      </w:r>
      <w:r w:rsidR="000E3858" w:rsidRPr="006F178A">
        <w:rPr>
          <w:rFonts w:ascii="Fb Fontext" w:hAnsi="Fb Fontext"/>
          <w:rtl/>
        </w:rPr>
        <w:t xml:space="preserve"> לא נתקיימו שמים וארץ </w:t>
      </w:r>
      <w:r>
        <w:rPr>
          <w:rFonts w:ascii="Fb Fontext" w:hAnsi="Fb Fontext" w:hint="cs"/>
          <w:rtl/>
        </w:rPr>
        <w:t>ד'</w:t>
      </w:r>
      <w:r w:rsidR="000E3858" w:rsidRPr="004A3A20">
        <w:rPr>
          <w:rStyle w:val="a4"/>
          <w:rtl/>
        </w:rPr>
        <w:t>במה אדע כי אירשנה</w:t>
      </w:r>
      <w:r w:rsidR="000E3858" w:rsidRPr="004A3A20">
        <w:rPr>
          <w:rStyle w:val="a4"/>
          <w:rFonts w:hint="cs"/>
          <w:rtl/>
        </w:rPr>
        <w:t>'</w:t>
      </w:r>
      <w:r w:rsidRPr="00411327">
        <w:rPr>
          <w:rStyle w:val="afff"/>
          <w:rFonts w:hint="cs"/>
          <w:b/>
          <w:rtl/>
        </w:rPr>
        <w:t xml:space="preserve"> </w:t>
      </w:r>
      <w:r w:rsidR="000E3858" w:rsidRPr="00411327">
        <w:rPr>
          <w:rStyle w:val="afff"/>
          <w:b/>
          <w:rtl/>
        </w:rPr>
        <w:t xml:space="preserve">אמר אברהם </w:t>
      </w:r>
      <w:r w:rsidRPr="00411327">
        <w:rPr>
          <w:rStyle w:val="afff"/>
          <w:rFonts w:hint="cs"/>
          <w:b/>
          <w:rtl/>
        </w:rPr>
        <w:t>להקב"ה:</w:t>
      </w:r>
      <w:r w:rsidR="000E3858" w:rsidRPr="00757D20">
        <w:rPr>
          <w:rFonts w:hint="cs"/>
          <w:rtl/>
        </w:rPr>
        <w:t xml:space="preserve"> </w:t>
      </w:r>
      <w:r w:rsidR="000E3858" w:rsidRPr="00757D20">
        <w:rPr>
          <w:rtl/>
        </w:rPr>
        <w:t>שמא ישראל חוטאים ואתה עושה להם כד</w:t>
      </w:r>
      <w:r w:rsidR="000E3858">
        <w:rPr>
          <w:rtl/>
        </w:rPr>
        <w:t>ור המבול והפלגה</w:t>
      </w:r>
      <w:r>
        <w:rPr>
          <w:rFonts w:hint="cs"/>
          <w:rtl/>
        </w:rPr>
        <w:t xml:space="preserve"> </w:t>
      </w:r>
      <w:r w:rsidR="000E3858" w:rsidRPr="00411327">
        <w:rPr>
          <w:rStyle w:val="afff"/>
          <w:b/>
          <w:rtl/>
        </w:rPr>
        <w:t>א"ל:</w:t>
      </w:r>
      <w:r w:rsidR="000E3858" w:rsidRPr="006F178A">
        <w:rPr>
          <w:rFonts w:ascii="Fb Fontext" w:hAnsi="Fb Fontext"/>
          <w:rtl/>
        </w:rPr>
        <w:t xml:space="preserve"> </w:t>
      </w:r>
      <w:r w:rsidR="000E3858" w:rsidRPr="007361FE">
        <w:rPr>
          <w:rStyle w:val="a4"/>
          <w:rtl/>
        </w:rPr>
        <w:t>קחה לי עגלה משלשת</w:t>
      </w:r>
      <w:r w:rsidRPr="00010E7A">
        <w:rPr>
          <w:rStyle w:val="afffb"/>
          <w:rtl/>
        </w:rPr>
        <w:t xml:space="preserve"> זכות </w:t>
      </w:r>
      <w:r w:rsidRPr="00010E7A">
        <w:rPr>
          <w:rStyle w:val="afffb"/>
          <w:rFonts w:hint="eastAsia"/>
          <w:rtl/>
        </w:rPr>
        <w:t>הקרבנות</w:t>
      </w:r>
    </w:p>
    <w:p w14:paraId="685239A8" w14:textId="22B68B3C" w:rsidR="000E3858" w:rsidRPr="00757D20" w:rsidRDefault="008670FA" w:rsidP="00D241FE">
      <w:pPr>
        <w:rPr>
          <w:rtl/>
        </w:rPr>
      </w:pPr>
      <w:r w:rsidRPr="00F05A14">
        <w:rPr>
          <w:rFonts w:cs="PFT_Frank" w:hint="eastAsia"/>
          <w:b/>
          <w:bCs/>
          <w:szCs w:val="14"/>
          <w:rtl/>
        </w:rPr>
        <w:t>וכ</w:t>
      </w:r>
      <w:r w:rsidR="000E3858" w:rsidRPr="00F05A14">
        <w:rPr>
          <w:rFonts w:cs="PFT_Frank"/>
          <w:b/>
          <w:bCs/>
          <w:szCs w:val="14"/>
          <w:rtl/>
        </w:rPr>
        <w:t>שאין ביהמ"ק קיים</w:t>
      </w:r>
      <w:r w:rsidR="00D241FE">
        <w:rPr>
          <w:rFonts w:hint="cs"/>
          <w:rtl/>
        </w:rPr>
        <w:t xml:space="preserve"> - יקראו </w:t>
      </w:r>
      <w:r w:rsidR="000E3858" w:rsidRPr="00757D20">
        <w:rPr>
          <w:rtl/>
        </w:rPr>
        <w:t xml:space="preserve">סדר קרבנות </w:t>
      </w:r>
      <w:r w:rsidR="000E3858">
        <w:rPr>
          <w:rtl/>
        </w:rPr>
        <w:t>ו</w:t>
      </w:r>
      <w:r w:rsidR="000E3858">
        <w:rPr>
          <w:rFonts w:hint="cs"/>
          <w:rtl/>
        </w:rPr>
        <w:t xml:space="preserve">אני </w:t>
      </w:r>
      <w:r w:rsidR="000E3858">
        <w:rPr>
          <w:rtl/>
        </w:rPr>
        <w:t xml:space="preserve">מוחל </w:t>
      </w:r>
      <w:r w:rsidR="00D241FE">
        <w:rPr>
          <w:rFonts w:hint="cs"/>
          <w:rtl/>
        </w:rPr>
        <w:t>להם.</w:t>
      </w:r>
    </w:p>
    <w:p w14:paraId="4361BABC" w14:textId="1A70910A" w:rsidR="000E3858" w:rsidRPr="00411327" w:rsidRDefault="000E3858" w:rsidP="000E3858">
      <w:pPr>
        <w:pStyle w:val="aff1"/>
        <w:rPr>
          <w:rStyle w:val="afe"/>
          <w:rtl/>
        </w:rPr>
      </w:pPr>
      <w:ins w:id="9819" w:author="מספור קטעי משנה" w:date="2026-10-06T10:04:46Z">
        <w:r>
          <w:rPr>
            <w:rStyle w:val="MisparKeta"/>
          </w:rPr>
          <w:t xml:space="preserve">ב. </w:t>
        </w:r>
      </w:ins>
      <w:r w:rsidRPr="007361FE">
        <w:rPr>
          <w:rtl/>
        </w:rPr>
        <w:t>אין מפסיקין בקללות</w:t>
      </w:r>
      <w:r w:rsidR="00D241FE" w:rsidRPr="00411327">
        <w:rPr>
          <w:rStyle w:val="afe"/>
          <w:rFonts w:hint="cs"/>
          <w:rtl/>
        </w:rPr>
        <w:t>.</w:t>
      </w:r>
    </w:p>
    <w:p w14:paraId="2CA640A8" w14:textId="0CF33CC3" w:rsidR="0094084F" w:rsidRDefault="000E3858" w:rsidP="001A612A">
      <w:pPr>
        <w:pStyle w:val="36"/>
        <w:framePr w:wrap="notBeside"/>
        <w:rPr>
          <w:rtl/>
        </w:rPr>
      </w:pPr>
      <w:r w:rsidRPr="001A612A">
        <w:rPr>
          <w:rFonts w:hint="cs"/>
          <w:rtl/>
        </w:rPr>
        <w:t>רב אסי</w:t>
      </w:r>
      <w:r w:rsidR="0094084F">
        <w:rPr>
          <w:rtl/>
        </w:rPr>
        <w:t>:</w:t>
      </w:r>
    </w:p>
    <w:p w14:paraId="6160A59D" w14:textId="7A929050" w:rsidR="000E3858" w:rsidRPr="006F178A" w:rsidRDefault="000E3858" w:rsidP="00D241FE">
      <w:pPr>
        <w:rPr>
          <w:rtl/>
        </w:rPr>
      </w:pPr>
      <w:r w:rsidRPr="00A824E4">
        <w:rPr>
          <w:rStyle w:val="a4"/>
          <w:rFonts w:hint="cs"/>
          <w:rtl/>
        </w:rPr>
        <w:t>'</w:t>
      </w:r>
      <w:r w:rsidRPr="00A824E4">
        <w:rPr>
          <w:rStyle w:val="a4"/>
          <w:rtl/>
        </w:rPr>
        <w:t>מוסר ה</w:t>
      </w:r>
      <w:r>
        <w:rPr>
          <w:rStyle w:val="a4"/>
          <w:rtl/>
        </w:rPr>
        <w:t>'</w:t>
      </w:r>
      <w:r w:rsidRPr="00A824E4">
        <w:rPr>
          <w:rStyle w:val="a4"/>
          <w:rtl/>
        </w:rPr>
        <w:t xml:space="preserve"> בני אל תמאס</w:t>
      </w:r>
      <w:r w:rsidRPr="00A824E4">
        <w:rPr>
          <w:rStyle w:val="a4"/>
          <w:rFonts w:hint="cs"/>
          <w:rtl/>
        </w:rPr>
        <w:t>'</w:t>
      </w:r>
      <w:r w:rsidR="00D241FE" w:rsidRPr="00411327">
        <w:rPr>
          <w:rStyle w:val="afff"/>
          <w:rFonts w:hint="cs"/>
          <w:b/>
          <w:rtl/>
        </w:rPr>
        <w:t xml:space="preserve">, </w:t>
      </w:r>
      <w:r w:rsidR="00782DA3">
        <w:rPr>
          <w:rStyle w:val="afff"/>
          <w:b/>
          <w:rtl/>
        </w:rPr>
        <w:tab/>
      </w:r>
      <w:r w:rsidRPr="00411327">
        <w:rPr>
          <w:rStyle w:val="afff"/>
          <w:b/>
          <w:rtl/>
        </w:rPr>
        <w:t xml:space="preserve">ר"ל: </w:t>
      </w:r>
      <w:r w:rsidRPr="006F178A">
        <w:rPr>
          <w:rtl/>
        </w:rPr>
        <w:t xml:space="preserve">שאין </w:t>
      </w:r>
      <w:r w:rsidR="00D241FE">
        <w:rPr>
          <w:rFonts w:hint="cs"/>
          <w:rtl/>
        </w:rPr>
        <w:t>מברכים</w:t>
      </w:r>
      <w:r w:rsidRPr="006F178A">
        <w:rPr>
          <w:rtl/>
        </w:rPr>
        <w:t xml:space="preserve"> על פורענות.</w:t>
      </w:r>
    </w:p>
    <w:p w14:paraId="05E4C92B" w14:textId="33B057F6" w:rsidR="0094084F" w:rsidRDefault="000E3858" w:rsidP="001A612A">
      <w:pPr>
        <w:pStyle w:val="36"/>
        <w:framePr w:wrap="notBeside"/>
        <w:rPr>
          <w:rtl/>
        </w:rPr>
      </w:pPr>
      <w:r w:rsidRPr="001A612A">
        <w:rPr>
          <w:rtl/>
        </w:rPr>
        <w:t>אביי</w:t>
      </w:r>
      <w:r w:rsidR="0094084F">
        <w:rPr>
          <w:rtl/>
        </w:rPr>
        <w:t>:</w:t>
      </w:r>
    </w:p>
    <w:p w14:paraId="371ABFB4" w14:textId="14D68CD0" w:rsidR="001A612A" w:rsidRDefault="000E3858" w:rsidP="00357E03">
      <w:pPr>
        <w:rPr>
          <w:rtl/>
        </w:rPr>
      </w:pPr>
      <w:r>
        <w:rPr>
          <w:rFonts w:hint="cs"/>
          <w:rtl/>
        </w:rPr>
        <w:t xml:space="preserve">דווקא </w:t>
      </w:r>
      <w:r w:rsidRPr="006F178A">
        <w:rPr>
          <w:rtl/>
        </w:rPr>
        <w:t>שבתורת כהנים, אבל שבמשנה תורה - פוסק.</w:t>
      </w:r>
    </w:p>
    <w:p w14:paraId="53BE5C10" w14:textId="592A87DC" w:rsidR="000E3858" w:rsidRPr="00F53094" w:rsidRDefault="000E3858" w:rsidP="00782DA3">
      <w:pPr>
        <w:rPr>
          <w:rStyle w:val="afff"/>
          <w:b/>
          <w:bCs/>
          <w:rtl/>
        </w:rPr>
      </w:pPr>
      <w:r w:rsidRPr="00357E03">
        <w:rPr>
          <w:rFonts w:cs="PFT_Frank" w:hint="eastAsia"/>
          <w:b/>
          <w:bCs/>
          <w:spacing w:val="-2"/>
          <w:szCs w:val="14"/>
          <w:rtl/>
        </w:rPr>
        <w:t>ד</w:t>
      </w:r>
      <w:r w:rsidRPr="00357E03">
        <w:rPr>
          <w:rFonts w:cs="PFT_Frank"/>
          <w:b/>
          <w:bCs/>
          <w:spacing w:val="-2"/>
          <w:szCs w:val="14"/>
          <w:rtl/>
        </w:rPr>
        <w:t>משה</w:t>
      </w:r>
      <w:r w:rsidRPr="00357E03">
        <w:rPr>
          <w:spacing w:val="-2"/>
          <w:rtl/>
        </w:rPr>
        <w:t xml:space="preserve"> מפי עצמו אמר</w:t>
      </w:r>
      <w:r w:rsidR="00D241FE" w:rsidRPr="00357E03">
        <w:rPr>
          <w:rFonts w:hint="cs"/>
          <w:spacing w:val="-2"/>
          <w:rtl/>
        </w:rPr>
        <w:t xml:space="preserve">ם </w:t>
      </w:r>
      <w:r w:rsidR="00D241FE" w:rsidRPr="00357E03">
        <w:rPr>
          <w:rStyle w:val="afffb"/>
          <w:rFonts w:hint="eastAsia"/>
          <w:spacing w:val="-2"/>
          <w:rtl/>
        </w:rPr>
        <w:t>וברוח</w:t>
      </w:r>
      <w:r w:rsidR="00D241FE" w:rsidRPr="00357E03">
        <w:rPr>
          <w:rStyle w:val="afffb"/>
          <w:spacing w:val="-2"/>
          <w:rtl/>
        </w:rPr>
        <w:t xml:space="preserve"> </w:t>
      </w:r>
      <w:r w:rsidR="00D241FE" w:rsidRPr="00357E03">
        <w:rPr>
          <w:rStyle w:val="afffb"/>
          <w:rFonts w:hint="eastAsia"/>
          <w:spacing w:val="-2"/>
          <w:rtl/>
        </w:rPr>
        <w:t>הקודש</w:t>
      </w:r>
      <w:r w:rsidR="00D241FE" w:rsidRPr="00357E03">
        <w:rPr>
          <w:rFonts w:hint="cs"/>
          <w:spacing w:val="-2"/>
          <w:rtl/>
        </w:rPr>
        <w:t xml:space="preserve">, </w:t>
      </w:r>
      <w:r w:rsidR="00D241FE" w:rsidRPr="00782DA3">
        <w:rPr>
          <w:rFonts w:cs="PFT_Frank" w:hint="eastAsia"/>
          <w:b/>
          <w:bCs/>
          <w:spacing w:val="4"/>
          <w:szCs w:val="14"/>
          <w:rtl/>
        </w:rPr>
        <w:t>וכן</w:t>
      </w:r>
      <w:r w:rsidR="00D241FE" w:rsidRPr="00782DA3">
        <w:rPr>
          <w:rFonts w:hint="cs"/>
          <w:spacing w:val="4"/>
          <w:rtl/>
        </w:rPr>
        <w:t xml:space="preserve"> גמגם בהם </w:t>
      </w:r>
      <w:r w:rsidR="00D241FE" w:rsidRPr="00782DA3">
        <w:rPr>
          <w:rStyle w:val="afff"/>
          <w:rFonts w:hint="eastAsia"/>
          <w:b/>
          <w:rtl/>
        </w:rPr>
        <w:t>לוי</w:t>
      </w:r>
      <w:r w:rsidR="00D241FE" w:rsidRPr="00782DA3">
        <w:rPr>
          <w:rStyle w:val="afff"/>
          <w:b/>
          <w:rtl/>
        </w:rPr>
        <w:t xml:space="preserve"> ב</w:t>
      </w:r>
      <w:r w:rsidR="00D241FE" w:rsidRPr="00782DA3">
        <w:rPr>
          <w:rStyle w:val="afff"/>
          <w:rFonts w:hint="cs"/>
          <w:b/>
          <w:rtl/>
        </w:rPr>
        <w:t>"ב</w:t>
      </w:r>
      <w:r w:rsidR="00583CBE" w:rsidRPr="00782DA3">
        <w:rPr>
          <w:rStyle w:val="afff"/>
          <w:rFonts w:hint="cs"/>
          <w:b/>
          <w:rtl/>
        </w:rPr>
        <w:t>.</w:t>
      </w:r>
    </w:p>
    <w:p w14:paraId="2F009CF5" w14:textId="0C0ECC27" w:rsidR="0094084F" w:rsidRDefault="00583CBE" w:rsidP="001A612A">
      <w:pPr>
        <w:pStyle w:val="36"/>
        <w:framePr w:wrap="notBeside"/>
        <w:rPr>
          <w:rtl/>
        </w:rPr>
      </w:pPr>
      <w:r w:rsidRPr="001A612A">
        <w:rPr>
          <w:rFonts w:hint="cs"/>
          <w:rtl/>
        </w:rPr>
        <w:t xml:space="preserve">א. </w:t>
      </w:r>
      <w:r w:rsidR="000E3858" w:rsidRPr="001A612A">
        <w:rPr>
          <w:rtl/>
        </w:rPr>
        <w:t>ר</w:t>
      </w:r>
      <w:r w:rsidR="000E3858" w:rsidRPr="001A612A">
        <w:rPr>
          <w:rFonts w:hint="cs"/>
          <w:rtl/>
        </w:rPr>
        <w:t>שב</w:t>
      </w:r>
      <w:r w:rsidR="000E3858" w:rsidRPr="001A612A">
        <w:rPr>
          <w:rtl/>
        </w:rPr>
        <w:t>"</w:t>
      </w:r>
      <w:r w:rsidR="000E3858" w:rsidRPr="001A612A">
        <w:rPr>
          <w:rFonts w:hint="cs"/>
          <w:rtl/>
        </w:rPr>
        <w:t>א</w:t>
      </w:r>
      <w:r w:rsidR="0094084F">
        <w:rPr>
          <w:rtl/>
        </w:rPr>
        <w:t>:</w:t>
      </w:r>
    </w:p>
    <w:p w14:paraId="01A5C2F4" w14:textId="74B3C104" w:rsidR="001A612A" w:rsidRDefault="000E3858" w:rsidP="00583CBE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עזרא תיקן שי</w:t>
      </w:r>
      <w:r>
        <w:rPr>
          <w:rFonts w:ascii="Fb Fontext" w:hAnsi="Fb Fontext" w:hint="cs"/>
          <w:rtl/>
        </w:rPr>
        <w:t>קראו</w:t>
      </w:r>
      <w:r w:rsidRPr="006F178A">
        <w:rPr>
          <w:rFonts w:ascii="Fb Fontext" w:hAnsi="Fb Fontext"/>
          <w:rtl/>
        </w:rPr>
        <w:t xml:space="preserve"> </w:t>
      </w:r>
      <w:r w:rsidRPr="00411327">
        <w:rPr>
          <w:rStyle w:val="afff"/>
          <w:b/>
          <w:rtl/>
        </w:rPr>
        <w:t>קללות ש</w:t>
      </w:r>
      <w:r w:rsidR="00583CBE" w:rsidRPr="00411327">
        <w:rPr>
          <w:rStyle w:val="afff"/>
          <w:rFonts w:hint="eastAsia"/>
          <w:b/>
          <w:rtl/>
        </w:rPr>
        <w:t>בתו</w:t>
      </w:r>
      <w:r w:rsidR="00583CBE" w:rsidRPr="00411327">
        <w:rPr>
          <w:rStyle w:val="afff"/>
          <w:b/>
          <w:rtl/>
        </w:rPr>
        <w:t>"כ</w:t>
      </w:r>
      <w:r w:rsidRPr="006F178A">
        <w:rPr>
          <w:rFonts w:ascii="Fb Fontext" w:hAnsi="Fb Fontext"/>
          <w:rtl/>
        </w:rPr>
        <w:t xml:space="preserve"> </w:t>
      </w:r>
      <w:r w:rsidRPr="00782DA3">
        <w:rPr>
          <w:rtl/>
        </w:rPr>
        <w:t>קודם עצרת,</w:t>
      </w:r>
      <w:r w:rsidRPr="006F178A">
        <w:rPr>
          <w:rFonts w:ascii="Fb Fontext" w:hAnsi="Fb Fontext"/>
          <w:rtl/>
        </w:rPr>
        <w:t xml:space="preserve"> </w:t>
      </w:r>
    </w:p>
    <w:p w14:paraId="4318B0C2" w14:textId="0989AC5B" w:rsidR="000E3858" w:rsidRPr="009A4CE4" w:rsidRDefault="000E3858" w:rsidP="00583CBE">
      <w:pPr>
        <w:rPr>
          <w:rFonts w:cs="PFT_Frank"/>
          <w:b/>
          <w:bCs/>
          <w:szCs w:val="14"/>
          <w:rtl/>
        </w:rPr>
      </w:pPr>
      <w:r w:rsidRPr="00411327">
        <w:rPr>
          <w:rStyle w:val="afff"/>
          <w:b/>
          <w:rtl/>
        </w:rPr>
        <w:t xml:space="preserve">ושבמשנה תורה </w:t>
      </w:r>
      <w:r>
        <w:rPr>
          <w:rFonts w:ascii="Fb Fontext" w:hAnsi="Fb Fontext"/>
          <w:rtl/>
        </w:rPr>
        <w:t xml:space="preserve">קודם </w:t>
      </w:r>
      <w:r>
        <w:rPr>
          <w:rStyle w:val="afff"/>
          <w:rFonts w:ascii="Fb Fontext" w:hAnsi="Fb Fontext"/>
          <w:rtl/>
          <w:rPrChange w:id="9096" w:author="מנוע אמוראים" w:date="2026-10-05T16:41:43Z">
            <w:rPr>
              <w:rFonts w:ascii="Fb Fontext" w:hAnsi="Fb Fontext"/>
              <w:rtl/>
            </w:rPr>
          </w:rPrChange>
        </w:rPr>
        <w:t xml:space="preserve">ר"ה</w:t>
      </w:r>
      <w:r w:rsidR="00583CBE">
        <w:rPr>
          <w:rFonts w:ascii="Fb Fontext" w:hAnsi="Fb Fontext" w:hint="cs"/>
          <w:rtl/>
        </w:rPr>
        <w:t>-</w:t>
      </w: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תכלה שנה וקללותיה</w:t>
      </w:r>
      <w:r>
        <w:rPr>
          <w:rStyle w:val="afffb"/>
          <w:rtl/>
        </w:rPr>
        <w:t xml:space="preserve"> ועצרת </w:t>
      </w:r>
      <w:r>
        <w:rPr>
          <w:rStyle w:val="afff"/>
          <w:rtl/>
          <w:rPrChange w:id="9097" w:author="מנוע אמוראים" w:date="2026-10-05T16:41:43Z">
            <w:rPr>
              <w:rStyle w:val="afffb"/>
              <w:rtl/>
            </w:rPr>
          </w:rPrChange>
        </w:rPr>
        <w:t xml:space="preserve">ר"ה</w:t>
      </w:r>
      <w:r>
        <w:rPr>
          <w:rStyle w:val="afffb"/>
          <w:rtl/>
        </w:rPr>
        <w:t xml:space="preserve"> לפירות</w:t>
      </w:r>
    </w:p>
    <w:p w14:paraId="50E6764A" w14:textId="4BB81FDA" w:rsidR="0094084F" w:rsidRDefault="00583CBE" w:rsidP="001A612A">
      <w:pPr>
        <w:pStyle w:val="36"/>
        <w:framePr w:wrap="notBeside"/>
        <w:rPr>
          <w:rtl/>
        </w:rPr>
      </w:pPr>
      <w:r w:rsidRPr="001A612A">
        <w:rPr>
          <w:rFonts w:hint="cs"/>
          <w:rtl/>
        </w:rPr>
        <w:t xml:space="preserve">ב. </w:t>
      </w:r>
      <w:r w:rsidR="000E3858" w:rsidRPr="001A612A">
        <w:rPr>
          <w:rFonts w:hint="cs"/>
          <w:rtl/>
        </w:rPr>
        <w:t>רשב</w:t>
      </w:r>
      <w:r w:rsidR="000E3858" w:rsidRPr="001A612A">
        <w:rPr>
          <w:rtl/>
        </w:rPr>
        <w:t>"</w:t>
      </w:r>
      <w:r w:rsidR="000E3858" w:rsidRPr="001A612A">
        <w:rPr>
          <w:rFonts w:hint="cs"/>
          <w:rtl/>
        </w:rPr>
        <w:t>א</w:t>
      </w:r>
      <w:r w:rsidR="0094084F">
        <w:rPr>
          <w:rtl/>
        </w:rPr>
        <w:t>:</w:t>
      </w:r>
    </w:p>
    <w:p w14:paraId="2541CCA8" w14:textId="511C9755" w:rsidR="000E3858" w:rsidRPr="00010E7A" w:rsidRDefault="000E3858" w:rsidP="000E3858">
      <w:pPr>
        <w:rPr>
          <w:rStyle w:val="afffb"/>
          <w:rtl/>
        </w:rPr>
      </w:pPr>
      <w:r>
        <w:rPr>
          <w:rtl/>
        </w:rPr>
        <w:t xml:space="preserve">סתירת זקנים </w:t>
      </w:r>
      <w:r w:rsidRPr="00F05A14">
        <w:rPr>
          <w:rFonts w:cs="PFT_Frank"/>
          <w:b/>
          <w:bCs/>
          <w:szCs w:val="14"/>
          <w:rtl/>
        </w:rPr>
        <w:t>בנין</w:t>
      </w:r>
      <w:r>
        <w:rPr>
          <w:rtl/>
        </w:rPr>
        <w:t>, ובנין נערים</w:t>
      </w:r>
      <w:r w:rsidRPr="006F178A">
        <w:rPr>
          <w:rtl/>
        </w:rPr>
        <w:t xml:space="preserve"> </w:t>
      </w:r>
      <w:r w:rsidRPr="00F05A14">
        <w:rPr>
          <w:rFonts w:cs="PFT_Frank"/>
          <w:b/>
          <w:bCs/>
          <w:szCs w:val="14"/>
          <w:rtl/>
        </w:rPr>
        <w:t>סתירה</w:t>
      </w:r>
      <w:r w:rsidRPr="006F178A">
        <w:rPr>
          <w:rtl/>
        </w:rPr>
        <w:t xml:space="preserve">, </w:t>
      </w:r>
      <w:r w:rsidRPr="00010E7A">
        <w:rPr>
          <w:rStyle w:val="afffb"/>
          <w:rtl/>
        </w:rPr>
        <w:t>וסימן רחבעם.</w:t>
      </w:r>
    </w:p>
    <w:p w14:paraId="68551C20" w14:textId="3C08E44C" w:rsidR="000E3858" w:rsidRPr="006F178A" w:rsidRDefault="003809EA" w:rsidP="000E3858">
      <w:pPr>
        <w:pStyle w:val="af3"/>
        <w:rPr>
          <w:rtl/>
        </w:rPr>
      </w:pPr>
      <w:r>
        <w:rPr>
          <w:rFonts w:ascii="MS Mincho" w:hAnsi="MS Mincho" w:hint="cs"/>
          <w:rtl/>
        </w:rPr>
        <w:t>****</w:t>
      </w:r>
    </w:p>
    <w:p w14:paraId="4B8B7F6D" w14:textId="40418D83" w:rsidR="0094084F" w:rsidRDefault="00583CBE" w:rsidP="001A612A">
      <w:pPr>
        <w:pStyle w:val="36"/>
        <w:framePr w:wrap="notBeside"/>
        <w:rPr>
          <w:rtl/>
        </w:rPr>
      </w:pPr>
      <w:r w:rsidRPr="001A612A">
        <w:rPr>
          <w:rFonts w:hint="cs"/>
          <w:rtl/>
        </w:rPr>
        <w:t>ר"מ</w:t>
      </w:r>
      <w:r w:rsidR="0094084F">
        <w:rPr>
          <w:rFonts w:hint="cs"/>
          <w:rtl/>
        </w:rPr>
        <w:t>:</w:t>
      </w:r>
    </w:p>
    <w:p w14:paraId="35280BE7" w14:textId="175C5091" w:rsidR="003F68AB" w:rsidRPr="003F68AB" w:rsidRDefault="000E3858" w:rsidP="003F68AB">
      <w:pPr>
        <w:rPr>
          <w:rStyle w:val="afff"/>
          <w:rFonts w:cs="FrankRuehl"/>
          <w:spacing w:val="0"/>
          <w:szCs w:val="18"/>
          <w:rtl/>
        </w:rPr>
      </w:pPr>
      <w:r w:rsidRPr="006F178A">
        <w:rPr>
          <w:rFonts w:ascii="Fb Fontext" w:hAnsi="Fb Fontext"/>
          <w:rtl/>
        </w:rPr>
        <w:t xml:space="preserve">מקום </w:t>
      </w:r>
      <w:r w:rsidR="006E7E58">
        <w:rPr>
          <w:rFonts w:ascii="Fb Fontext" w:hAnsi="Fb Fontext" w:hint="cs"/>
          <w:rtl/>
        </w:rPr>
        <w:t>שפסקו</w:t>
      </w:r>
      <w:r w:rsidR="006E7E58"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/>
          <w:rtl/>
        </w:rPr>
        <w:t xml:space="preserve">בשבת שחרית קורין במנחה, </w:t>
      </w:r>
      <w:r w:rsidR="006E7E58">
        <w:rPr>
          <w:rFonts w:ascii="Fb Fontext" w:hAnsi="Fb Fontext" w:hint="cs"/>
          <w:rtl/>
        </w:rPr>
        <w:t>מקום שפסקו</w:t>
      </w:r>
      <w:r w:rsidR="003F68AB">
        <w:rPr>
          <w:rFonts w:ascii="Fb Fontext" w:hAnsi="Fb Fontext" w:hint="cs"/>
          <w:rtl/>
        </w:rPr>
        <w:t xml:space="preserve"> </w:t>
      </w:r>
      <w:r w:rsidR="00357E03">
        <w:rPr>
          <w:rFonts w:ascii="Fb Fontext" w:hAnsi="Fb Fontext" w:hint="cs"/>
          <w:rtl/>
        </w:rPr>
        <w:t xml:space="preserve">  </w:t>
      </w:r>
      <w:r w:rsidRPr="00357E03">
        <w:rPr>
          <w:rFonts w:ascii="Fb Fontext" w:hAnsi="Fb Fontext"/>
          <w:spacing w:val="-2"/>
          <w:rtl/>
        </w:rPr>
        <w:t xml:space="preserve">במנחה קורין בשני, </w:t>
      </w:r>
      <w:r w:rsidR="006E7E58" w:rsidRPr="00357E03">
        <w:rPr>
          <w:rFonts w:hint="cs"/>
          <w:spacing w:val="-2"/>
          <w:rtl/>
        </w:rPr>
        <w:t xml:space="preserve">וכן בחמישי ובשבת הבאה </w:t>
      </w:r>
      <w:r w:rsidR="006E7E58" w:rsidRPr="00357E03">
        <w:rPr>
          <w:rStyle w:val="afffb"/>
          <w:rFonts w:hint="eastAsia"/>
          <w:spacing w:val="-2"/>
          <w:rtl/>
        </w:rPr>
        <w:t>ממשיך</w:t>
      </w:r>
      <w:r w:rsidR="006E7E58" w:rsidRPr="00357E03">
        <w:rPr>
          <w:rStyle w:val="afffb"/>
          <w:spacing w:val="-2"/>
          <w:rtl/>
        </w:rPr>
        <w:t xml:space="preserve"> </w:t>
      </w:r>
      <w:r w:rsidR="006E7E58" w:rsidRPr="00357E03">
        <w:rPr>
          <w:rStyle w:val="afffb"/>
          <w:rFonts w:hint="eastAsia"/>
          <w:spacing w:val="-2"/>
          <w:rtl/>
        </w:rPr>
        <w:t>הלאה</w:t>
      </w:r>
      <w:r w:rsidR="0078672B" w:rsidRPr="00357E03">
        <w:rPr>
          <w:rFonts w:hint="cs"/>
          <w:spacing w:val="-2"/>
          <w:rtl/>
        </w:rPr>
        <w:t>.</w:t>
      </w:r>
    </w:p>
    <w:p w14:paraId="5E064ACF" w14:textId="50BA544B" w:rsidR="0094084F" w:rsidRDefault="000E3858" w:rsidP="003F68AB">
      <w:pPr>
        <w:pStyle w:val="36"/>
        <w:framePr w:wrap="notBeside"/>
        <w:rPr>
          <w:rtl/>
        </w:rPr>
      </w:pPr>
      <w:r w:rsidRPr="003F68AB">
        <w:rPr>
          <w:rtl/>
        </w:rPr>
        <w:t>ר"י</w:t>
      </w:r>
      <w:r w:rsidR="0094084F">
        <w:rPr>
          <w:rtl/>
        </w:rPr>
        <w:t>:</w:t>
      </w:r>
    </w:p>
    <w:p w14:paraId="6DB1C88B" w14:textId="50AB7DCF" w:rsidR="000E3858" w:rsidRPr="000C0C8B" w:rsidRDefault="000E3858" w:rsidP="00010E7A">
      <w:pPr>
        <w:rPr>
          <w:spacing w:val="-4"/>
          <w:rtl/>
        </w:rPr>
      </w:pPr>
      <w:r w:rsidRPr="000C0C8B">
        <w:rPr>
          <w:spacing w:val="-4"/>
          <w:rtl/>
        </w:rPr>
        <w:t xml:space="preserve">מקום </w:t>
      </w:r>
      <w:r w:rsidR="006E7E58" w:rsidRPr="000C0C8B">
        <w:rPr>
          <w:rFonts w:hint="cs"/>
          <w:spacing w:val="-4"/>
          <w:rtl/>
        </w:rPr>
        <w:t xml:space="preserve">שפסקו </w:t>
      </w:r>
      <w:r w:rsidR="006E7E58" w:rsidRPr="000C0C8B">
        <w:rPr>
          <w:rStyle w:val="afffb"/>
          <w:rFonts w:hint="eastAsia"/>
          <w:spacing w:val="-4"/>
          <w:rtl/>
        </w:rPr>
        <w:t>בשבת</w:t>
      </w:r>
      <w:r w:rsidR="006E7E58" w:rsidRPr="000C0C8B">
        <w:rPr>
          <w:spacing w:val="-4"/>
          <w:rtl/>
        </w:rPr>
        <w:t xml:space="preserve"> </w:t>
      </w:r>
      <w:r w:rsidR="00277DB4" w:rsidRPr="000C0C8B">
        <w:rPr>
          <w:spacing w:val="-4"/>
          <w:rtl/>
        </w:rPr>
        <w:t>קורין</w:t>
      </w:r>
      <w:r w:rsidRPr="000C0C8B">
        <w:rPr>
          <w:spacing w:val="-4"/>
          <w:rtl/>
        </w:rPr>
        <w:t xml:space="preserve"> במנחה, שני</w:t>
      </w:r>
      <w:r w:rsidR="006E7E58" w:rsidRPr="000C0C8B">
        <w:rPr>
          <w:rFonts w:hint="cs"/>
          <w:spacing w:val="-4"/>
          <w:rtl/>
        </w:rPr>
        <w:t>,</w:t>
      </w:r>
      <w:r w:rsidRPr="000C0C8B">
        <w:rPr>
          <w:spacing w:val="-4"/>
          <w:rtl/>
        </w:rPr>
        <w:t xml:space="preserve"> חמישי ושבת </w:t>
      </w:r>
      <w:r w:rsidR="0078672B" w:rsidRPr="000C0C8B">
        <w:rPr>
          <w:rStyle w:val="afffb"/>
          <w:rFonts w:hint="eastAsia"/>
          <w:b/>
          <w:bCs/>
          <w:spacing w:val="-4"/>
          <w:rtl/>
        </w:rPr>
        <w:t>וכן</w:t>
      </w:r>
      <w:r w:rsidR="0078672B" w:rsidRPr="000C0C8B">
        <w:rPr>
          <w:rStyle w:val="afffb"/>
          <w:b/>
          <w:bCs/>
          <w:spacing w:val="-4"/>
          <w:rtl/>
        </w:rPr>
        <w:t xml:space="preserve"> </w:t>
      </w:r>
      <w:r w:rsidR="0078672B" w:rsidRPr="000C0C8B">
        <w:rPr>
          <w:rStyle w:val="afffb"/>
          <w:rFonts w:hint="eastAsia"/>
          <w:b/>
          <w:bCs/>
          <w:spacing w:val="-4"/>
          <w:rtl/>
        </w:rPr>
        <w:t>הלכה</w:t>
      </w:r>
      <w:r w:rsidR="0078672B" w:rsidRPr="000C0C8B">
        <w:rPr>
          <w:rFonts w:hint="cs"/>
          <w:spacing w:val="-4"/>
          <w:rtl/>
        </w:rPr>
        <w:t>.</w:t>
      </w:r>
    </w:p>
    <w:p w14:paraId="5FF55961" w14:textId="77777777" w:rsidR="000E3858" w:rsidRPr="006F178A" w:rsidRDefault="000E3858" w:rsidP="006242E0">
      <w:pPr>
        <w:pStyle w:val="af5"/>
        <w:framePr w:wrap="around"/>
        <w:rPr>
          <w:rtl/>
        </w:rPr>
      </w:pPr>
      <w:r w:rsidRPr="006F178A">
        <w:rPr>
          <w:rFonts w:hint="cs"/>
          <w:rtl/>
        </w:rPr>
        <w:t>לב.</w:t>
      </w:r>
    </w:p>
    <w:p w14:paraId="55F04584" w14:textId="2342BB69" w:rsidR="0094084F" w:rsidRDefault="000E3858" w:rsidP="003F68AB">
      <w:pPr>
        <w:pStyle w:val="36"/>
        <w:framePr w:wrap="notBeside"/>
        <w:rPr>
          <w:rtl/>
        </w:rPr>
      </w:pPr>
      <w:r w:rsidRPr="003F68AB">
        <w:rPr>
          <w:rFonts w:hint="eastAsia"/>
          <w:rtl/>
        </w:rPr>
        <w:t>ר</w:t>
      </w:r>
      <w:r w:rsidRPr="003F68AB">
        <w:rPr>
          <w:rtl/>
        </w:rPr>
        <w:t>"</w:t>
      </w:r>
      <w:r w:rsidRPr="003F68AB">
        <w:rPr>
          <w:rFonts w:hint="eastAsia"/>
          <w:rtl/>
        </w:rPr>
        <w:t>מ</w:t>
      </w:r>
      <w:r w:rsidR="0094084F">
        <w:rPr>
          <w:rFonts w:hint="cs"/>
          <w:rtl/>
        </w:rPr>
        <w:t>:</w:t>
      </w:r>
    </w:p>
    <w:p w14:paraId="68E10858" w14:textId="66DA0B4C" w:rsidR="000E3858" w:rsidRPr="007361FE" w:rsidRDefault="000E3858" w:rsidP="0078672B">
      <w:pPr>
        <w:rPr>
          <w:rStyle w:val="afffb"/>
          <w:rtl/>
        </w:rPr>
      </w:pPr>
      <w:r w:rsidRPr="00F87DC2">
        <w:rPr>
          <w:rFonts w:ascii="Fb Fontext" w:hAnsi="Fb Fontext"/>
          <w:spacing w:val="-2"/>
          <w:rtl/>
        </w:rPr>
        <w:t>פותח רואה, גולל מברך, פותח קורא</w:t>
      </w:r>
      <w:r w:rsidR="0078672B">
        <w:rPr>
          <w:rStyle w:val="afffb"/>
          <w:rFonts w:hint="cs"/>
          <w:rtl/>
        </w:rPr>
        <w:t xml:space="preserve"> </w:t>
      </w:r>
      <w:r w:rsidRPr="007361FE">
        <w:rPr>
          <w:rStyle w:val="afffb"/>
          <w:rtl/>
        </w:rPr>
        <w:t>שלא יאמרו ברכות כתובין</w:t>
      </w:r>
      <w:r w:rsidR="0078672B">
        <w:rPr>
          <w:rStyle w:val="afffb"/>
          <w:rFonts w:hint="cs"/>
          <w:rtl/>
        </w:rPr>
        <w:t>.</w:t>
      </w:r>
    </w:p>
    <w:p w14:paraId="23B378FA" w14:textId="26BFBBEB" w:rsidR="0094084F" w:rsidRDefault="000E3858" w:rsidP="003F68AB">
      <w:pPr>
        <w:pStyle w:val="36"/>
        <w:framePr w:wrap="notBeside"/>
        <w:rPr>
          <w:rtl/>
        </w:rPr>
      </w:pPr>
      <w:r w:rsidRPr="003F68AB">
        <w:rPr>
          <w:rtl/>
        </w:rPr>
        <w:t>ר"י</w:t>
      </w:r>
      <w:r w:rsidR="0094084F">
        <w:rPr>
          <w:rtl/>
        </w:rPr>
        <w:t>:</w:t>
      </w:r>
    </w:p>
    <w:p w14:paraId="1C0A1507" w14:textId="78F32A87" w:rsidR="000E3858" w:rsidRPr="006F178A" w:rsidRDefault="000E3858" w:rsidP="005144E9">
      <w:pPr>
        <w:rPr>
          <w:rtl/>
        </w:rPr>
      </w:pPr>
      <w:r w:rsidRPr="006F178A">
        <w:rPr>
          <w:rtl/>
        </w:rPr>
        <w:t>פותח רואה</w:t>
      </w:r>
      <w:r w:rsidR="0078672B">
        <w:rPr>
          <w:rFonts w:hint="cs"/>
          <w:rtl/>
        </w:rPr>
        <w:t>,</w:t>
      </w:r>
      <w:r w:rsidRPr="006F178A">
        <w:rPr>
          <w:rtl/>
        </w:rPr>
        <w:t xml:space="preserve"> מברך קורא</w:t>
      </w:r>
      <w:r>
        <w:rPr>
          <w:rStyle w:val="afffb"/>
          <w:rFonts w:hint="cs"/>
          <w:rtl/>
        </w:rPr>
        <w:t xml:space="preserve"> </w:t>
      </w:r>
      <w:r w:rsidRPr="00010E7A">
        <w:rPr>
          <w:rStyle w:val="afffb"/>
          <w:rFonts w:hint="eastAsia"/>
          <w:b/>
          <w:bCs/>
          <w:rtl/>
        </w:rPr>
        <w:t>שרק</w:t>
      </w:r>
      <w:r w:rsidRPr="00010E7A">
        <w:rPr>
          <w:rStyle w:val="afffb"/>
          <w:b/>
          <w:bCs/>
          <w:rtl/>
        </w:rPr>
        <w:t xml:space="preserve"> </w:t>
      </w:r>
      <w:r w:rsidR="0078672B" w:rsidRPr="00010E7A">
        <w:rPr>
          <w:rStyle w:val="afffb"/>
          <w:rFonts w:hint="eastAsia"/>
          <w:b/>
          <w:bCs/>
          <w:rtl/>
        </w:rPr>
        <w:t>ב</w:t>
      </w:r>
      <w:r w:rsidRPr="00010E7A">
        <w:rPr>
          <w:rStyle w:val="afffb"/>
          <w:rFonts w:hint="eastAsia"/>
          <w:b/>
          <w:bCs/>
          <w:rtl/>
        </w:rPr>
        <w:t>תרגום</w:t>
      </w:r>
      <w:r w:rsidRPr="007361FE">
        <w:rPr>
          <w:rStyle w:val="afffb"/>
          <w:rFonts w:hint="cs"/>
          <w:rtl/>
        </w:rPr>
        <w:t xml:space="preserve"> אפשר ל</w:t>
      </w:r>
      <w:r w:rsidR="005144E9">
        <w:rPr>
          <w:rStyle w:val="afffb"/>
          <w:rFonts w:hint="cs"/>
          <w:rtl/>
        </w:rPr>
        <w:t>טעות</w:t>
      </w:r>
      <w:r w:rsidRPr="007361FE">
        <w:rPr>
          <w:rStyle w:val="afffb"/>
          <w:rFonts w:hint="cs"/>
          <w:rtl/>
        </w:rPr>
        <w:t xml:space="preserve"> </w:t>
      </w:r>
      <w:r w:rsidR="0078672B">
        <w:rPr>
          <w:rStyle w:val="afffb"/>
          <w:rFonts w:hint="cs"/>
          <w:rtl/>
        </w:rPr>
        <w:t xml:space="preserve">כן, </w:t>
      </w:r>
      <w:r w:rsidR="0078672B" w:rsidRPr="00010E7A">
        <w:rPr>
          <w:rStyle w:val="afffb"/>
          <w:rFonts w:hint="eastAsia"/>
          <w:b/>
          <w:bCs/>
          <w:rtl/>
        </w:rPr>
        <w:t>וכן</w:t>
      </w:r>
      <w:r w:rsidR="0078672B" w:rsidRPr="00010E7A">
        <w:rPr>
          <w:rStyle w:val="afffb"/>
          <w:b/>
          <w:bCs/>
          <w:rtl/>
        </w:rPr>
        <w:t xml:space="preserve"> </w:t>
      </w:r>
      <w:r w:rsidR="0078672B" w:rsidRPr="00010E7A">
        <w:rPr>
          <w:rStyle w:val="afffb"/>
          <w:rFonts w:hint="eastAsia"/>
          <w:b/>
          <w:bCs/>
          <w:rtl/>
        </w:rPr>
        <w:t>הלכה</w:t>
      </w:r>
      <w:r w:rsidR="0078672B">
        <w:rPr>
          <w:rStyle w:val="afffb"/>
          <w:rFonts w:hint="cs"/>
          <w:rtl/>
        </w:rPr>
        <w:t>.</w:t>
      </w:r>
    </w:p>
    <w:p w14:paraId="49D56716" w14:textId="61ADE100" w:rsidR="000E3858" w:rsidRPr="006F178A" w:rsidRDefault="0078672B" w:rsidP="000E3858">
      <w:pPr>
        <w:rPr>
          <w:rtl/>
        </w:rPr>
      </w:pPr>
      <w:r w:rsidRPr="00F05A14">
        <w:rPr>
          <w:rFonts w:cs="PFT_Frank" w:hint="eastAsia"/>
          <w:b/>
          <w:bCs/>
          <w:szCs w:val="14"/>
          <w:rtl/>
        </w:rPr>
        <w:t>ולכן</w:t>
      </w:r>
      <w:r>
        <w:rPr>
          <w:rFonts w:hint="cs"/>
          <w:rtl/>
        </w:rPr>
        <w:t xml:space="preserve"> </w:t>
      </w:r>
      <w:r w:rsidR="000E3858" w:rsidRPr="006F178A">
        <w:rPr>
          <w:rFonts w:hint="cs"/>
          <w:rtl/>
        </w:rPr>
        <w:t xml:space="preserve">הקורא לא יסייע למתורגמן </w:t>
      </w:r>
      <w:r w:rsidR="000E3858" w:rsidRPr="00010E7A">
        <w:rPr>
          <w:rStyle w:val="afffb"/>
          <w:rFonts w:hint="eastAsia"/>
          <w:rtl/>
        </w:rPr>
        <w:t>שלא</w:t>
      </w:r>
      <w:r w:rsidR="000E3858" w:rsidRPr="00010E7A">
        <w:rPr>
          <w:rStyle w:val="afffb"/>
          <w:rtl/>
        </w:rPr>
        <w:t xml:space="preserve"> </w:t>
      </w:r>
      <w:r w:rsidR="000E3858" w:rsidRPr="00010E7A">
        <w:rPr>
          <w:rStyle w:val="afffb"/>
          <w:rFonts w:hint="eastAsia"/>
          <w:rtl/>
        </w:rPr>
        <w:t>יאמרו</w:t>
      </w:r>
      <w:r w:rsidR="000E3858" w:rsidRPr="00010E7A">
        <w:rPr>
          <w:rStyle w:val="afffb"/>
          <w:rtl/>
        </w:rPr>
        <w:t xml:space="preserve"> </w:t>
      </w:r>
      <w:r w:rsidR="000E3858" w:rsidRPr="00010E7A">
        <w:rPr>
          <w:rStyle w:val="afffb"/>
          <w:rFonts w:hint="eastAsia"/>
          <w:rtl/>
        </w:rPr>
        <w:t>תרגום</w:t>
      </w:r>
      <w:r w:rsidR="000E3858" w:rsidRPr="00010E7A">
        <w:rPr>
          <w:rStyle w:val="afffb"/>
          <w:rtl/>
        </w:rPr>
        <w:t xml:space="preserve"> </w:t>
      </w:r>
      <w:r w:rsidR="000E3858" w:rsidRPr="00010E7A">
        <w:rPr>
          <w:rStyle w:val="afffb"/>
          <w:rFonts w:hint="eastAsia"/>
          <w:rtl/>
        </w:rPr>
        <w:t>כתוב</w:t>
      </w:r>
      <w:r>
        <w:rPr>
          <w:rFonts w:hint="cs"/>
          <w:rtl/>
        </w:rPr>
        <w:t>.</w:t>
      </w:r>
    </w:p>
    <w:p w14:paraId="3968691F" w14:textId="554066C2" w:rsidR="000E3858" w:rsidRDefault="00C061FA" w:rsidP="00C061FA">
      <w:pPr>
        <w:pStyle w:val="af3"/>
        <w:rPr>
          <w:rtl/>
        </w:rPr>
      </w:pPr>
      <w:r>
        <w:rPr>
          <w:rFonts w:hint="cs"/>
          <w:rtl/>
        </w:rPr>
        <w:t>***</w:t>
      </w:r>
    </w:p>
    <w:p w14:paraId="396A9482" w14:textId="1779E50A" w:rsidR="0094084F" w:rsidRDefault="0078672B" w:rsidP="00C061FA">
      <w:pPr>
        <w:pStyle w:val="36"/>
        <w:framePr w:wrap="notBeside"/>
        <w:rPr>
          <w:rtl/>
        </w:rPr>
      </w:pPr>
      <w:r w:rsidRPr="00C061FA">
        <w:rPr>
          <w:rFonts w:hint="cs"/>
          <w:rtl/>
        </w:rPr>
        <w:t>ר</w:t>
      </w:r>
      <w:r w:rsidRPr="00C061FA">
        <w:rPr>
          <w:rtl/>
        </w:rPr>
        <w:t>"</w:t>
      </w:r>
      <w:r w:rsidRPr="00C061FA">
        <w:rPr>
          <w:rFonts w:hint="cs"/>
          <w:rtl/>
        </w:rPr>
        <w:t>ז מר</w:t>
      </w:r>
      <w:r w:rsidRPr="00C061FA">
        <w:rPr>
          <w:rtl/>
        </w:rPr>
        <w:t>"</w:t>
      </w:r>
      <w:r w:rsidRPr="00C061FA">
        <w:rPr>
          <w:rFonts w:hint="cs"/>
          <w:rtl/>
        </w:rPr>
        <w:t>מ</w:t>
      </w:r>
      <w:r w:rsidR="0094084F">
        <w:rPr>
          <w:rtl/>
        </w:rPr>
        <w:t>:</w:t>
      </w:r>
    </w:p>
    <w:p w14:paraId="4BA73787" w14:textId="02E715ED" w:rsidR="0078672B" w:rsidRPr="009A4CE4" w:rsidRDefault="0078672B" w:rsidP="0078672B">
      <w:pPr>
        <w:rPr>
          <w:rFonts w:cs="PFT_Frank"/>
          <w:b/>
          <w:bCs/>
          <w:szCs w:val="14"/>
          <w:rtl/>
        </w:rPr>
      </w:pPr>
      <w:r w:rsidRPr="006F178A">
        <w:rPr>
          <w:rtl/>
        </w:rPr>
        <w:t>הלוחות</w:t>
      </w:r>
      <w:r w:rsidR="0020679F">
        <w:rPr>
          <w:rFonts w:hint="cs"/>
          <w:rtl/>
        </w:rPr>
        <w:t xml:space="preserve"> </w:t>
      </w:r>
      <w:r w:rsidR="0020679F" w:rsidRPr="00010E7A">
        <w:rPr>
          <w:rStyle w:val="afffb"/>
          <w:rFonts w:hint="eastAsia"/>
          <w:rtl/>
        </w:rPr>
        <w:t>לספר</w:t>
      </w:r>
      <w:r w:rsidRPr="006F178A">
        <w:rPr>
          <w:rtl/>
        </w:rPr>
        <w:t xml:space="preserve"> והבימות </w:t>
      </w:r>
      <w:r w:rsidR="0020679F" w:rsidRPr="00010E7A">
        <w:rPr>
          <w:rStyle w:val="afffb"/>
          <w:rFonts w:hint="eastAsia"/>
          <w:rtl/>
        </w:rPr>
        <w:t>כסא</w:t>
      </w:r>
      <w:r w:rsidR="0020679F" w:rsidRPr="00010E7A">
        <w:rPr>
          <w:rStyle w:val="afffb"/>
          <w:rtl/>
        </w:rPr>
        <w:t xml:space="preserve"> </w:t>
      </w:r>
      <w:r w:rsidR="000525C7">
        <w:rPr>
          <w:rFonts w:hint="cs"/>
          <w:rtl/>
        </w:rPr>
        <w:t xml:space="preserve">- </w:t>
      </w:r>
      <w:r w:rsidRPr="006F178A">
        <w:rPr>
          <w:rtl/>
        </w:rPr>
        <w:t>אין בהן קדושה.</w:t>
      </w:r>
    </w:p>
    <w:p w14:paraId="1A562C90" w14:textId="561DAEFA" w:rsidR="0094084F" w:rsidRDefault="0020679F" w:rsidP="002731C3">
      <w:pPr>
        <w:pStyle w:val="36"/>
        <w:framePr w:wrap="notBeside"/>
        <w:rPr>
          <w:rtl/>
        </w:rPr>
      </w:pPr>
      <w:r w:rsidRPr="002731C3">
        <w:rPr>
          <w:rFonts w:hint="cs"/>
          <w:rtl/>
        </w:rPr>
        <w:t xml:space="preserve">א. </w:t>
      </w:r>
      <w:r w:rsidR="000E3858" w:rsidRPr="002731C3">
        <w:rPr>
          <w:rFonts w:hint="cs"/>
          <w:rtl/>
        </w:rPr>
        <w:t>ר</w:t>
      </w:r>
      <w:r w:rsidR="000E3858" w:rsidRPr="002731C3">
        <w:rPr>
          <w:rtl/>
        </w:rPr>
        <w:t>"</w:t>
      </w:r>
      <w:r w:rsidR="000E3858" w:rsidRPr="002731C3">
        <w:rPr>
          <w:rFonts w:hint="cs"/>
          <w:rtl/>
        </w:rPr>
        <w:t>ש מרי</w:t>
      </w:r>
      <w:r w:rsidR="000E3858" w:rsidRPr="002731C3">
        <w:rPr>
          <w:rtl/>
        </w:rPr>
        <w:t>"</w:t>
      </w:r>
      <w:r w:rsidR="000E3858" w:rsidRPr="002731C3">
        <w:rPr>
          <w:rFonts w:hint="cs"/>
          <w:rtl/>
        </w:rPr>
        <w:t>ו</w:t>
      </w:r>
      <w:r w:rsidR="0094084F">
        <w:rPr>
          <w:rtl/>
        </w:rPr>
        <w:t>:</w:t>
      </w:r>
    </w:p>
    <w:p w14:paraId="7595ABAA" w14:textId="40B5D26B" w:rsidR="000E3858" w:rsidRPr="009A4CE4" w:rsidRDefault="000E3858" w:rsidP="000E3858">
      <w:pPr>
        <w:rPr>
          <w:rFonts w:cs="PFT_Frank"/>
          <w:b/>
          <w:bCs/>
          <w:szCs w:val="14"/>
          <w:rtl/>
        </w:rPr>
      </w:pPr>
      <w:r w:rsidRPr="006F178A">
        <w:rPr>
          <w:rFonts w:ascii="Fb Fontext" w:hAnsi="Fb Fontext"/>
          <w:rtl/>
        </w:rPr>
        <w:t>הגולל ס</w:t>
      </w:r>
      <w:r w:rsidR="0020679F">
        <w:rPr>
          <w:rFonts w:ascii="Fb Fontext" w:hAnsi="Fb Fontext" w:hint="cs"/>
          <w:rtl/>
        </w:rPr>
        <w:t>"ת</w:t>
      </w:r>
      <w:r w:rsidRPr="006F178A">
        <w:rPr>
          <w:rFonts w:ascii="Fb Fontext" w:hAnsi="Fb Fontext"/>
          <w:rtl/>
        </w:rPr>
        <w:t xml:space="preserve"> יעמידנו על התפר</w:t>
      </w:r>
      <w:r w:rsidR="0020679F">
        <w:rPr>
          <w:rFonts w:hint="cs"/>
          <w:rtl/>
        </w:rPr>
        <w:t xml:space="preserve"> </w:t>
      </w:r>
      <w:r w:rsidR="0020679F" w:rsidRPr="00010E7A">
        <w:rPr>
          <w:rStyle w:val="afffb"/>
          <w:rFonts w:hint="eastAsia"/>
          <w:rtl/>
        </w:rPr>
        <w:t>להדק</w:t>
      </w:r>
      <w:r w:rsidR="0020679F">
        <w:rPr>
          <w:rStyle w:val="afffb"/>
          <w:rFonts w:hint="cs"/>
          <w:rtl/>
        </w:rPr>
        <w:t xml:space="preserve"> יפה</w:t>
      </w:r>
    </w:p>
    <w:p w14:paraId="412D3A6B" w14:textId="4D501039" w:rsidR="0094084F" w:rsidRDefault="0020679F" w:rsidP="009D0F85">
      <w:pPr>
        <w:pStyle w:val="36"/>
        <w:framePr w:wrap="notBeside"/>
        <w:rPr>
          <w:rtl/>
        </w:rPr>
      </w:pPr>
      <w:r w:rsidRPr="009D0F85">
        <w:rPr>
          <w:rFonts w:hint="cs"/>
          <w:rtl/>
        </w:rPr>
        <w:t xml:space="preserve">ב. </w:t>
      </w:r>
      <w:r w:rsidR="000E3858" w:rsidRPr="009D0F85">
        <w:rPr>
          <w:rFonts w:hint="cs"/>
          <w:rtl/>
        </w:rPr>
        <w:t>ר</w:t>
      </w:r>
      <w:r w:rsidR="000E3858" w:rsidRPr="009D0F85">
        <w:rPr>
          <w:rtl/>
        </w:rPr>
        <w:t>"</w:t>
      </w:r>
      <w:r w:rsidR="000E3858" w:rsidRPr="009D0F85">
        <w:rPr>
          <w:rFonts w:hint="cs"/>
          <w:rtl/>
        </w:rPr>
        <w:t>ש מרי</w:t>
      </w:r>
      <w:r w:rsidR="000E3858" w:rsidRPr="009D0F85">
        <w:rPr>
          <w:rtl/>
        </w:rPr>
        <w:t>"</w:t>
      </w:r>
      <w:r w:rsidR="000E3858" w:rsidRPr="009D0F85">
        <w:rPr>
          <w:rFonts w:hint="cs"/>
          <w:rtl/>
        </w:rPr>
        <w:t>ו</w:t>
      </w:r>
      <w:r w:rsidR="0094084F">
        <w:rPr>
          <w:rtl/>
        </w:rPr>
        <w:t>:</w:t>
      </w:r>
    </w:p>
    <w:p w14:paraId="09E79E0F" w14:textId="0833AAD4" w:rsidR="000E3858" w:rsidRPr="00C27D7D" w:rsidRDefault="000E3858" w:rsidP="000E3858">
      <w:pPr>
        <w:rPr>
          <w:rStyle w:val="afffb"/>
          <w:b/>
          <w:bCs/>
          <w:spacing w:val="-2"/>
          <w:rtl/>
        </w:rPr>
      </w:pPr>
      <w:r w:rsidRPr="009D0F85">
        <w:rPr>
          <w:rtl/>
        </w:rPr>
        <w:t>גוללו מבחוץ</w:t>
      </w:r>
      <w:r w:rsidRPr="00C27D7D">
        <w:rPr>
          <w:spacing w:val="-2"/>
          <w:rtl/>
        </w:rPr>
        <w:t xml:space="preserve"> </w:t>
      </w:r>
      <w:r w:rsidR="0020679F" w:rsidRPr="00C27D7D">
        <w:rPr>
          <w:rStyle w:val="afffb"/>
          <w:rFonts w:hint="eastAsia"/>
          <w:spacing w:val="-2"/>
          <w:rtl/>
        </w:rPr>
        <w:t>ולא</w:t>
      </w:r>
      <w:r w:rsidRPr="00C27D7D">
        <w:rPr>
          <w:rStyle w:val="afffb"/>
          <w:spacing w:val="-2"/>
          <w:rtl/>
        </w:rPr>
        <w:t xml:space="preserve"> מבפנים</w:t>
      </w:r>
      <w:r w:rsidRPr="00C27D7D">
        <w:rPr>
          <w:spacing w:val="-2"/>
          <w:rtl/>
        </w:rPr>
        <w:t xml:space="preserve"> ומהדקו מבפנים </w:t>
      </w:r>
      <w:r w:rsidRPr="00C27D7D">
        <w:rPr>
          <w:rStyle w:val="afffb"/>
          <w:rFonts w:hint="eastAsia"/>
          <w:spacing w:val="-2"/>
          <w:rtl/>
        </w:rPr>
        <w:t>ולא</w:t>
      </w:r>
      <w:r w:rsidRPr="00C27D7D">
        <w:rPr>
          <w:rStyle w:val="afffb"/>
          <w:spacing w:val="-2"/>
          <w:rtl/>
        </w:rPr>
        <w:t xml:space="preserve"> </w:t>
      </w:r>
      <w:r w:rsidRPr="00C27D7D">
        <w:rPr>
          <w:rStyle w:val="afffb"/>
          <w:rFonts w:hint="eastAsia"/>
          <w:spacing w:val="-2"/>
          <w:rtl/>
        </w:rPr>
        <w:t>מבחוץ</w:t>
      </w:r>
    </w:p>
    <w:p w14:paraId="60E8EA32" w14:textId="5C43C95C" w:rsidR="0094084F" w:rsidRDefault="0020679F" w:rsidP="009D0F85">
      <w:pPr>
        <w:pStyle w:val="36"/>
        <w:framePr w:wrap="notBeside"/>
        <w:rPr>
          <w:rtl/>
        </w:rPr>
      </w:pPr>
      <w:r w:rsidRPr="009D0F85">
        <w:rPr>
          <w:rFonts w:hint="cs"/>
          <w:rtl/>
        </w:rPr>
        <w:t xml:space="preserve">ג. </w:t>
      </w:r>
      <w:r w:rsidR="000E3858" w:rsidRPr="009D0F85">
        <w:rPr>
          <w:rFonts w:hint="cs"/>
          <w:rtl/>
        </w:rPr>
        <w:t>ר</w:t>
      </w:r>
      <w:r w:rsidR="000E3858" w:rsidRPr="009D0F85">
        <w:rPr>
          <w:rtl/>
        </w:rPr>
        <w:t>"</w:t>
      </w:r>
      <w:r w:rsidR="000E3858" w:rsidRPr="009D0F85">
        <w:rPr>
          <w:rFonts w:hint="cs"/>
          <w:rtl/>
        </w:rPr>
        <w:t>ש מרי</w:t>
      </w:r>
      <w:r w:rsidR="000E3858" w:rsidRPr="009D0F85">
        <w:rPr>
          <w:rtl/>
        </w:rPr>
        <w:t>"</w:t>
      </w:r>
      <w:r w:rsidR="000E3858" w:rsidRPr="009D0F85">
        <w:rPr>
          <w:rFonts w:hint="cs"/>
          <w:rtl/>
        </w:rPr>
        <w:t>ו</w:t>
      </w:r>
      <w:r w:rsidR="0094084F">
        <w:rPr>
          <w:rtl/>
        </w:rPr>
        <w:t>:</w:t>
      </w:r>
    </w:p>
    <w:p w14:paraId="50DA4475" w14:textId="0C4F7FDD" w:rsidR="000E3858" w:rsidRPr="00F53094" w:rsidRDefault="009D0F85" w:rsidP="0020679F">
      <w:pPr>
        <w:rPr>
          <w:rStyle w:val="afffb"/>
          <w:b/>
          <w:bCs/>
          <w:rtl/>
        </w:rPr>
      </w:pPr>
      <w:r>
        <w:rPr>
          <w:rFonts w:hint="cs"/>
          <w:rtl/>
        </w:rPr>
        <w:t>עשרה</w:t>
      </w:r>
      <w:r w:rsidR="000E3858">
        <w:rPr>
          <w:rtl/>
        </w:rPr>
        <w:t xml:space="preserve"> שקראו בתורה </w:t>
      </w:r>
      <w:r w:rsidR="000E3858" w:rsidRPr="006F178A">
        <w:rPr>
          <w:rtl/>
        </w:rPr>
        <w:t>הגדול גולל</w:t>
      </w:r>
      <w:r w:rsidR="0020679F">
        <w:rPr>
          <w:rFonts w:hint="cs"/>
          <w:rtl/>
        </w:rPr>
        <w:t xml:space="preserve">, </w:t>
      </w:r>
      <w:r w:rsidR="0020679F">
        <w:rPr>
          <w:rStyle w:val="afffb"/>
          <w:rFonts w:hint="cs"/>
          <w:rtl/>
        </w:rPr>
        <w:t>ד</w:t>
      </w:r>
      <w:r w:rsidR="000E3858" w:rsidRPr="00010E7A">
        <w:rPr>
          <w:rStyle w:val="afffb"/>
          <w:rtl/>
        </w:rPr>
        <w:t xml:space="preserve">נוטל שכר </w:t>
      </w:r>
      <w:r w:rsidR="0020679F">
        <w:rPr>
          <w:rStyle w:val="afffb"/>
          <w:rFonts w:hint="cs"/>
          <w:rtl/>
        </w:rPr>
        <w:t xml:space="preserve">כנגד </w:t>
      </w:r>
      <w:r w:rsidR="000E3858" w:rsidRPr="00010E7A">
        <w:rPr>
          <w:rStyle w:val="afffb"/>
          <w:rtl/>
        </w:rPr>
        <w:t>כולן</w:t>
      </w:r>
      <w:r w:rsidR="0020679F">
        <w:rPr>
          <w:rStyle w:val="afffb"/>
          <w:rFonts w:hint="cs"/>
          <w:rtl/>
        </w:rPr>
        <w:t>.</w:t>
      </w:r>
    </w:p>
    <w:p w14:paraId="1447F7DF" w14:textId="5F1A7B67" w:rsidR="0094084F" w:rsidRDefault="0020679F" w:rsidP="00462A17">
      <w:pPr>
        <w:pStyle w:val="36"/>
        <w:framePr w:wrap="notBeside"/>
        <w:rPr>
          <w:rtl/>
        </w:rPr>
      </w:pPr>
      <w:r w:rsidRPr="00462A17">
        <w:rPr>
          <w:rFonts w:hint="cs"/>
          <w:rtl/>
        </w:rPr>
        <w:t>ד. ר"ש מ</w:t>
      </w:r>
      <w:r w:rsidR="000E3858" w:rsidRPr="00462A17">
        <w:rPr>
          <w:rFonts w:hint="cs"/>
          <w:rtl/>
        </w:rPr>
        <w:t>רי</w:t>
      </w:r>
      <w:r w:rsidR="000E3858" w:rsidRPr="00462A17">
        <w:rPr>
          <w:rtl/>
        </w:rPr>
        <w:t>"</w:t>
      </w:r>
      <w:r w:rsidR="000E3858" w:rsidRPr="00462A17">
        <w:rPr>
          <w:rFonts w:hint="cs"/>
          <w:rtl/>
        </w:rPr>
        <w:t>ו</w:t>
      </w:r>
      <w:r w:rsidR="0094084F">
        <w:rPr>
          <w:rtl/>
        </w:rPr>
        <w:t>:</w:t>
      </w:r>
    </w:p>
    <w:p w14:paraId="54B8AED4" w14:textId="49A32ED2" w:rsidR="000E3858" w:rsidRPr="009A4CE4" w:rsidRDefault="000E3858" w:rsidP="00950B3F">
      <w:pPr>
        <w:rPr>
          <w:rFonts w:cs="PFT_Frank"/>
          <w:b/>
          <w:bCs/>
          <w:szCs w:val="14"/>
          <w:rtl/>
        </w:rPr>
      </w:pPr>
      <w:r>
        <w:rPr>
          <w:rtl/>
        </w:rPr>
        <w:t xml:space="preserve">משתמשין בבת </w:t>
      </w:r>
      <w:r w:rsidR="00950B3F">
        <w:rPr>
          <w:rFonts w:hint="cs"/>
          <w:rtl/>
        </w:rPr>
        <w:t xml:space="preserve">קול </w:t>
      </w:r>
      <w:r w:rsidR="00950B3F" w:rsidRPr="00010E7A">
        <w:rPr>
          <w:rStyle w:val="afffb"/>
          <w:rFonts w:hint="eastAsia"/>
          <w:rtl/>
        </w:rPr>
        <w:t>מקרא</w:t>
      </w:r>
      <w:r w:rsidR="00950B3F">
        <w:rPr>
          <w:rStyle w:val="afffb"/>
          <w:rFonts w:hint="cs"/>
          <w:rtl/>
        </w:rPr>
        <w:t xml:space="preserve">, </w:t>
      </w:r>
      <w:r w:rsidR="00950B3F" w:rsidRPr="00010E7A">
        <w:rPr>
          <w:rStyle w:val="afffb"/>
          <w:rFonts w:hint="eastAsia"/>
          <w:b/>
          <w:bCs/>
          <w:rtl/>
        </w:rPr>
        <w:t>בקול</w:t>
      </w:r>
      <w:r w:rsidR="00950B3F">
        <w:rPr>
          <w:rStyle w:val="afffb"/>
          <w:rFonts w:hint="cs"/>
          <w:rtl/>
        </w:rPr>
        <w:t xml:space="preserve"> לא שכיח, </w:t>
      </w:r>
      <w:r w:rsidR="00950B3F" w:rsidRPr="00010E7A">
        <w:rPr>
          <w:rStyle w:val="afffb"/>
          <w:rFonts w:hint="eastAsia"/>
          <w:b/>
          <w:bCs/>
          <w:rtl/>
        </w:rPr>
        <w:t>וכשכופל</w:t>
      </w:r>
      <w:r w:rsidR="00950B3F">
        <w:rPr>
          <w:rStyle w:val="afffb"/>
          <w:rFonts w:hint="cs"/>
          <w:rtl/>
        </w:rPr>
        <w:t>.</w:t>
      </w:r>
    </w:p>
    <w:p w14:paraId="38B1A991" w14:textId="26483C94" w:rsidR="0094084F" w:rsidRDefault="0020679F" w:rsidP="00462A17">
      <w:pPr>
        <w:pStyle w:val="36"/>
        <w:framePr w:wrap="notBeside"/>
        <w:rPr>
          <w:rtl/>
        </w:rPr>
      </w:pPr>
      <w:r w:rsidRPr="00462A17">
        <w:rPr>
          <w:rFonts w:hint="cs"/>
          <w:rtl/>
        </w:rPr>
        <w:t xml:space="preserve">ה. </w:t>
      </w:r>
      <w:r w:rsidR="000E3858" w:rsidRPr="00462A17">
        <w:rPr>
          <w:rFonts w:hint="cs"/>
          <w:rtl/>
        </w:rPr>
        <w:t>ר</w:t>
      </w:r>
      <w:r w:rsidR="000E3858" w:rsidRPr="00462A17">
        <w:rPr>
          <w:rtl/>
        </w:rPr>
        <w:t>"</w:t>
      </w:r>
      <w:r w:rsidR="000E3858" w:rsidRPr="00462A17">
        <w:rPr>
          <w:rFonts w:hint="cs"/>
          <w:rtl/>
        </w:rPr>
        <w:t>ש מרי</w:t>
      </w:r>
      <w:r w:rsidR="000E3858" w:rsidRPr="00462A17">
        <w:rPr>
          <w:rtl/>
        </w:rPr>
        <w:t>"</w:t>
      </w:r>
      <w:r w:rsidR="000E3858" w:rsidRPr="00462A17">
        <w:rPr>
          <w:rFonts w:hint="cs"/>
          <w:rtl/>
        </w:rPr>
        <w:t>ו</w:t>
      </w:r>
      <w:r w:rsidR="0094084F">
        <w:rPr>
          <w:rtl/>
        </w:rPr>
        <w:t>:</w:t>
      </w:r>
    </w:p>
    <w:p w14:paraId="497025AE" w14:textId="7572303E" w:rsidR="000E3858" w:rsidRPr="00EB7F17" w:rsidRDefault="000E3858" w:rsidP="000E3858">
      <w:pPr>
        <w:rPr>
          <w:rStyle w:val="a4"/>
          <w:rtl/>
        </w:rPr>
      </w:pPr>
      <w:r w:rsidRPr="00EB7F17">
        <w:rPr>
          <w:rtl/>
        </w:rPr>
        <w:t>קורא בלא נעימה</w:t>
      </w:r>
      <w:r w:rsidRPr="00C27D7D">
        <w:rPr>
          <w:spacing w:val="-2"/>
          <w:rtl/>
        </w:rPr>
        <w:t xml:space="preserve"> </w:t>
      </w:r>
      <w:r w:rsidRPr="00C27D7D">
        <w:rPr>
          <w:rStyle w:val="afffb"/>
          <w:spacing w:val="-2"/>
          <w:rtl/>
        </w:rPr>
        <w:t>ושונה בלא זמרה</w:t>
      </w:r>
      <w:r w:rsidR="00950B3F" w:rsidRPr="00C27D7D">
        <w:rPr>
          <w:rStyle w:val="afffb"/>
          <w:rFonts w:hint="cs"/>
          <w:spacing w:val="-2"/>
          <w:rtl/>
        </w:rPr>
        <w:t>-</w:t>
      </w:r>
      <w:r w:rsidRPr="00C27D7D">
        <w:rPr>
          <w:spacing w:val="-2"/>
          <w:rtl/>
        </w:rPr>
        <w:t xml:space="preserve"> </w:t>
      </w:r>
      <w:r w:rsidRPr="00EB7F17">
        <w:rPr>
          <w:rStyle w:val="a4"/>
          <w:rtl/>
        </w:rPr>
        <w:t>ח</w:t>
      </w:r>
      <w:r w:rsidR="00950B3F" w:rsidRPr="00EB7F17">
        <w:rPr>
          <w:rStyle w:val="a4"/>
          <w:rFonts w:hint="cs"/>
          <w:rtl/>
        </w:rPr>
        <w:t>ו</w:t>
      </w:r>
      <w:r w:rsidRPr="00EB7F17">
        <w:rPr>
          <w:rStyle w:val="a4"/>
          <w:rtl/>
        </w:rPr>
        <w:t>קים לא טובים</w:t>
      </w:r>
      <w:r w:rsidR="00950B3F" w:rsidRPr="00EB7F17">
        <w:rPr>
          <w:rStyle w:val="a4"/>
          <w:rFonts w:hint="cs"/>
          <w:rtl/>
        </w:rPr>
        <w:t>...</w:t>
      </w:r>
    </w:p>
    <w:p w14:paraId="28868F75" w14:textId="4FD0FFA7" w:rsidR="0094084F" w:rsidRDefault="00950B3F" w:rsidP="00EB7F17">
      <w:pPr>
        <w:pStyle w:val="36"/>
        <w:framePr w:wrap="notBeside"/>
        <w:rPr>
          <w:rtl/>
        </w:rPr>
      </w:pPr>
      <w:r w:rsidRPr="00EB7F17">
        <w:rPr>
          <w:rFonts w:hint="cs"/>
          <w:rtl/>
        </w:rPr>
        <w:t>ודחה</w:t>
      </w:r>
      <w:r w:rsidRPr="00EB7F17">
        <w:rPr>
          <w:rtl/>
        </w:rPr>
        <w:t xml:space="preserve"> </w:t>
      </w:r>
      <w:r w:rsidR="000E3858" w:rsidRPr="00EB7F17">
        <w:rPr>
          <w:rtl/>
        </w:rPr>
        <w:t>אביי</w:t>
      </w:r>
      <w:r w:rsidR="0094084F">
        <w:rPr>
          <w:rtl/>
        </w:rPr>
        <w:t>:</w:t>
      </w:r>
    </w:p>
    <w:p w14:paraId="6E625282" w14:textId="541E4694" w:rsidR="000E3858" w:rsidRPr="006F178A" w:rsidRDefault="00950B3F" w:rsidP="00950B3F">
      <w:pPr>
        <w:rPr>
          <w:rtl/>
        </w:rPr>
      </w:pPr>
      <w:r>
        <w:rPr>
          <w:rFonts w:hint="cs"/>
          <w:rtl/>
        </w:rPr>
        <w:t>לב'</w:t>
      </w:r>
      <w:r w:rsidR="000E3858" w:rsidRPr="006F178A">
        <w:rPr>
          <w:rtl/>
        </w:rPr>
        <w:t xml:space="preserve"> </w:t>
      </w:r>
      <w:r>
        <w:rPr>
          <w:rFonts w:hint="cs"/>
          <w:rtl/>
        </w:rPr>
        <w:t>ת"ח</w:t>
      </w:r>
      <w:r w:rsidR="000E3858" w:rsidRPr="006F178A">
        <w:rPr>
          <w:rtl/>
        </w:rPr>
        <w:t xml:space="preserve"> בעיר אחת ואין נוחין זה </w:t>
      </w:r>
      <w:r>
        <w:rPr>
          <w:rFonts w:hint="cs"/>
          <w:rtl/>
        </w:rPr>
        <w:t>ל</w:t>
      </w:r>
      <w:r w:rsidR="000E3858" w:rsidRPr="006F178A">
        <w:rPr>
          <w:rtl/>
        </w:rPr>
        <w:t>זה בהלכה</w:t>
      </w:r>
      <w:r>
        <w:rPr>
          <w:rFonts w:ascii="Fb Fontext" w:hAnsi="Fb Fontext" w:hint="cs"/>
          <w:sz w:val="20"/>
          <w:rtl/>
        </w:rPr>
        <w:t>.</w:t>
      </w:r>
    </w:p>
    <w:p w14:paraId="470DED8B" w14:textId="5274C1C1" w:rsidR="0094084F" w:rsidRDefault="000E3858" w:rsidP="002D367A">
      <w:pPr>
        <w:pStyle w:val="36"/>
        <w:framePr w:wrap="notBeside"/>
        <w:rPr>
          <w:rtl/>
        </w:rPr>
      </w:pPr>
      <w:r w:rsidRPr="002D367A">
        <w:rPr>
          <w:rFonts w:hint="cs"/>
          <w:rtl/>
        </w:rPr>
        <w:lastRenderedPageBreak/>
        <w:t>ר</w:t>
      </w:r>
      <w:r w:rsidRPr="002D367A">
        <w:rPr>
          <w:rtl/>
        </w:rPr>
        <w:t>"</w:t>
      </w:r>
      <w:r w:rsidRPr="002D367A">
        <w:rPr>
          <w:rFonts w:hint="cs"/>
          <w:rtl/>
        </w:rPr>
        <w:t>פ מרי</w:t>
      </w:r>
      <w:r w:rsidR="00950B3F" w:rsidRPr="002D367A">
        <w:rPr>
          <w:rFonts w:hint="cs"/>
          <w:rtl/>
        </w:rPr>
        <w:t>"</w:t>
      </w:r>
      <w:r w:rsidRPr="002D367A">
        <w:rPr>
          <w:rFonts w:hint="cs"/>
          <w:rtl/>
        </w:rPr>
        <w:t>ו</w:t>
      </w:r>
      <w:r w:rsidR="0094084F">
        <w:rPr>
          <w:rtl/>
        </w:rPr>
        <w:t>:</w:t>
      </w:r>
    </w:p>
    <w:p w14:paraId="4D043E4F" w14:textId="5147B595" w:rsidR="000E3858" w:rsidRPr="006F178A" w:rsidRDefault="000E3858" w:rsidP="000E3858">
      <w:pPr>
        <w:rPr>
          <w:rtl/>
        </w:rPr>
      </w:pPr>
      <w:r w:rsidRPr="006F178A">
        <w:rPr>
          <w:rFonts w:ascii="Fb Fontext" w:hAnsi="Fb Fontext"/>
          <w:rtl/>
        </w:rPr>
        <w:t xml:space="preserve">האוחז </w:t>
      </w:r>
      <w:r>
        <w:rPr>
          <w:rFonts w:ascii="Fb Fontext" w:hAnsi="Fb Fontext" w:hint="cs"/>
          <w:rtl/>
        </w:rPr>
        <w:t>ס"ת</w:t>
      </w:r>
      <w:r w:rsidRPr="006F178A">
        <w:rPr>
          <w:rFonts w:ascii="Fb Fontext" w:hAnsi="Fb Fontext"/>
          <w:rtl/>
        </w:rPr>
        <w:t xml:space="preserve"> ערום נקבר ערום</w:t>
      </w:r>
      <w:r w:rsidR="00950B3F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בלא אותה מצוה.</w:t>
      </w:r>
    </w:p>
    <w:p w14:paraId="5AEFF2E5" w14:textId="1F6212AC" w:rsidR="0094084F" w:rsidRDefault="00950B3F" w:rsidP="002D367A">
      <w:pPr>
        <w:pStyle w:val="36"/>
        <w:framePr w:wrap="notBeside"/>
        <w:rPr>
          <w:rtl/>
        </w:rPr>
      </w:pPr>
      <w:r w:rsidRPr="002D367A">
        <w:rPr>
          <w:rFonts w:hint="cs"/>
          <w:rtl/>
        </w:rPr>
        <w:t xml:space="preserve">ר' ינאי </w:t>
      </w:r>
      <w:r w:rsidR="000E3858" w:rsidRPr="002D367A">
        <w:rPr>
          <w:rtl/>
        </w:rPr>
        <w:t>רבה</w:t>
      </w:r>
      <w:r w:rsidR="0094084F">
        <w:rPr>
          <w:rtl/>
        </w:rPr>
        <w:t>:</w:t>
      </w:r>
    </w:p>
    <w:p w14:paraId="3C72122B" w14:textId="73E2B2BD" w:rsidR="00A83C69" w:rsidRDefault="000E3858" w:rsidP="0013737F">
      <w:pPr>
        <w:rPr>
          <w:rtl/>
        </w:rPr>
      </w:pPr>
      <w:r w:rsidRPr="006F178A">
        <w:rPr>
          <w:rtl/>
        </w:rPr>
        <w:t>מוטב תיגלל מטפחת</w:t>
      </w:r>
      <w:r w:rsidR="00950B3F">
        <w:rPr>
          <w:rFonts w:hint="cs"/>
          <w:rtl/>
        </w:rPr>
        <w:t xml:space="preserve"> </w:t>
      </w:r>
      <w:r w:rsidR="00950B3F" w:rsidRPr="00010E7A">
        <w:rPr>
          <w:rStyle w:val="afffb"/>
          <w:rFonts w:hint="eastAsia"/>
          <w:rtl/>
        </w:rPr>
        <w:t>סביב</w:t>
      </w:r>
      <w:r w:rsidR="00950B3F" w:rsidRPr="00010E7A">
        <w:rPr>
          <w:rStyle w:val="afffb"/>
          <w:rtl/>
        </w:rPr>
        <w:t xml:space="preserve"> </w:t>
      </w:r>
      <w:r w:rsidR="00950B3F" w:rsidRPr="00010E7A">
        <w:rPr>
          <w:rStyle w:val="afffb"/>
          <w:rFonts w:hint="eastAsia"/>
          <w:rtl/>
        </w:rPr>
        <w:t>ס</w:t>
      </w:r>
      <w:r w:rsidR="00950B3F" w:rsidRPr="00010E7A">
        <w:rPr>
          <w:rStyle w:val="afffb"/>
          <w:rtl/>
        </w:rPr>
        <w:t>"ת</w:t>
      </w:r>
      <w:r w:rsidRPr="006F178A">
        <w:rPr>
          <w:rtl/>
        </w:rPr>
        <w:t xml:space="preserve"> ו</w:t>
      </w:r>
      <w:r w:rsidR="00A83C69">
        <w:rPr>
          <w:rFonts w:hint="cs"/>
          <w:rtl/>
        </w:rPr>
        <w:t>לא תגלל</w:t>
      </w:r>
      <w:r w:rsidRPr="006F178A">
        <w:rPr>
          <w:rtl/>
        </w:rPr>
        <w:t xml:space="preserve"> ס</w:t>
      </w:r>
      <w:r>
        <w:rPr>
          <w:rFonts w:hint="cs"/>
          <w:rtl/>
        </w:rPr>
        <w:t>''ת</w:t>
      </w:r>
      <w:r w:rsidRPr="006F178A">
        <w:rPr>
          <w:rFonts w:hint="cs"/>
          <w:rtl/>
        </w:rPr>
        <w:t xml:space="preserve"> </w:t>
      </w:r>
      <w:r w:rsidR="00950B3F" w:rsidRPr="00010E7A">
        <w:rPr>
          <w:rStyle w:val="afffb"/>
          <w:rFonts w:hint="eastAsia"/>
          <w:rtl/>
        </w:rPr>
        <w:t>בתוכה</w:t>
      </w:r>
      <w:r w:rsidR="0013737F">
        <w:rPr>
          <w:rStyle w:val="afffb"/>
          <w:rFonts w:hint="cs"/>
          <w:rtl/>
        </w:rPr>
        <w:t>.</w:t>
      </w:r>
    </w:p>
    <w:p w14:paraId="7C61FAA0" w14:textId="4E49148A" w:rsidR="000E3858" w:rsidRPr="006F178A" w:rsidRDefault="000E3858" w:rsidP="009C1EF5">
      <w:pPr>
        <w:pStyle w:val="aff1"/>
        <w:ind w:end="0"/>
        <w:jc w:val="both"/>
        <w:rPr>
          <w:rtl/>
        </w:rPr>
      </w:pPr>
      <w:r w:rsidRPr="0063694C">
        <w:rPr>
          <w:rStyle w:val="a4"/>
          <w:rFonts w:hint="cs"/>
          <w:rtl/>
        </w:rPr>
        <w:t>'</w:t>
      </w:r>
      <w:r w:rsidRPr="0063694C">
        <w:rPr>
          <w:rStyle w:val="a4"/>
          <w:rtl/>
        </w:rPr>
        <w:t>וידבר משה את מעדי ה</w:t>
      </w:r>
      <w:r>
        <w:rPr>
          <w:rStyle w:val="a4"/>
          <w:rtl/>
        </w:rPr>
        <w:t>'</w:t>
      </w:r>
      <w:r w:rsidRPr="0063694C">
        <w:rPr>
          <w:rStyle w:val="a4"/>
          <w:rtl/>
        </w:rPr>
        <w:t xml:space="preserve"> אל בני ישראל</w:t>
      </w:r>
      <w:r w:rsidRPr="0063694C">
        <w:rPr>
          <w:rStyle w:val="a4"/>
          <w:rFonts w:hint="cs"/>
          <w:rtl/>
        </w:rPr>
        <w:t>'</w:t>
      </w:r>
      <w:r w:rsidR="00A83C69">
        <w:rPr>
          <w:rFonts w:hint="cs"/>
          <w:rtl/>
        </w:rPr>
        <w:t xml:space="preserve"> -</w:t>
      </w:r>
      <w:r w:rsidRPr="006F178A">
        <w:rPr>
          <w:rtl/>
        </w:rPr>
        <w:t xml:space="preserve"> </w:t>
      </w:r>
      <w:r w:rsidRPr="00010E7A">
        <w:rPr>
          <w:rFonts w:hint="eastAsia"/>
          <w:b w:val="0"/>
          <w:bCs/>
          <w:rtl/>
        </w:rPr>
        <w:t>שיקראו</w:t>
      </w:r>
      <w:r>
        <w:rPr>
          <w:rFonts w:hint="cs"/>
          <w:rtl/>
        </w:rPr>
        <w:t xml:space="preserve"> כ</w:t>
      </w:r>
      <w:r w:rsidR="00A83C69">
        <w:rPr>
          <w:rFonts w:hint="cs"/>
          <w:rtl/>
        </w:rPr>
        <w:t>"א</w:t>
      </w:r>
      <w:r>
        <w:rPr>
          <w:rFonts w:hint="cs"/>
          <w:rtl/>
        </w:rPr>
        <w:t xml:space="preserve"> בזמנו</w:t>
      </w:r>
      <w:r w:rsidR="00A83C69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44276674" w14:textId="77777777" w:rsidR="0094084F" w:rsidRDefault="00A83C69" w:rsidP="009C1EF5">
      <w:pPr>
        <w:pStyle w:val="36"/>
        <w:framePr w:wrap="notBeside"/>
        <w:rPr>
          <w:rtl/>
        </w:rPr>
      </w:pPr>
      <w:r w:rsidRPr="009C1EF5">
        <w:rPr>
          <w:rFonts w:hint="cs"/>
          <w:rtl/>
        </w:rPr>
        <w:t xml:space="preserve">וכן </w:t>
      </w:r>
      <w:r w:rsidR="000E3858" w:rsidRPr="009C1EF5">
        <w:rPr>
          <w:rtl/>
        </w:rPr>
        <w:t>תיקן</w:t>
      </w:r>
      <w:r w:rsidR="0094084F">
        <w:rPr>
          <w:rtl/>
        </w:rPr>
        <w:t>:</w:t>
      </w:r>
    </w:p>
    <w:p w14:paraId="77D05385" w14:textId="0677FCBC" w:rsidR="000E3858" w:rsidRPr="006F178A" w:rsidRDefault="000E3858" w:rsidP="00A83C69">
      <w:pPr>
        <w:rPr>
          <w:rtl/>
        </w:rPr>
      </w:pPr>
      <w:r w:rsidRPr="00F05A14">
        <w:rPr>
          <w:rFonts w:ascii="Fb Fontext" w:hAnsi="Fb Fontext" w:cs="PFT_Frank"/>
          <w:b/>
          <w:bCs/>
          <w:szCs w:val="14"/>
          <w:rtl/>
        </w:rPr>
        <w:t>שדורשין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tl/>
        </w:rPr>
        <w:t>הלכות פסח בפסח, עצרת בעצרת, חג בחג.</w:t>
      </w:r>
    </w:p>
    <w:p w14:paraId="7F0AE936" w14:textId="193875DB" w:rsidR="00CE5268" w:rsidRPr="000E3858" w:rsidRDefault="000E3858" w:rsidP="000525C7">
      <w:pPr>
        <w:pStyle w:val="af3"/>
      </w:pPr>
      <w:r w:rsidRPr="006F178A">
        <w:rPr>
          <w:rStyle w:val="afe"/>
          <w:b/>
          <w:sz w:val="20"/>
          <w:rtl/>
        </w:rPr>
        <w:t xml:space="preserve">הדרן עלך בני העיר </w:t>
      </w:r>
      <w:r>
        <w:rPr>
          <w:rStyle w:val="afe"/>
          <w:rFonts w:hint="cs"/>
          <w:b/>
          <w:sz w:val="20"/>
          <w:rtl/>
        </w:rPr>
        <w:t xml:space="preserve"> וסליקא לה</w:t>
      </w:r>
      <w:r w:rsidRPr="006F178A">
        <w:rPr>
          <w:rStyle w:val="afe"/>
          <w:rFonts w:hint="cs"/>
          <w:b/>
          <w:sz w:val="20"/>
          <w:rtl/>
        </w:rPr>
        <w:t xml:space="preserve"> מסכת מגיל</w:t>
      </w:r>
      <w:r>
        <w:rPr>
          <w:rStyle w:val="afe"/>
          <w:rFonts w:hint="cs"/>
          <w:b/>
          <w:sz w:val="20"/>
          <w:rtl/>
        </w:rPr>
        <w:t>ה</w:t>
      </w:r>
    </w:p>
    <w:sectPr w:rsidR="00CE5268" w:rsidRPr="000E3858" w:rsidSect="00DC2915">
      <w:footerReference w:type="default" r:id="rId14"/>
      <w:headerReference w:type="first" r:id="rId15"/>
      <w:pgSz w:w="5103" w:h="7371" w:code="11"/>
      <w:pgMar w:top="567" w:right="1134" w:bottom="284" w:left="567" w:header="284" w:footer="284" w:gutter="0"/>
      <w:cols w:space="34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55D46" w14:textId="77777777" w:rsidR="003B68F5" w:rsidRDefault="003B68F5">
      <w:pPr>
        <w:spacing w:line="240" w:lineRule="auto"/>
      </w:pPr>
      <w:r>
        <w:separator/>
      </w:r>
    </w:p>
  </w:endnote>
  <w:endnote w:type="continuationSeparator" w:id="0">
    <w:p w14:paraId="61778D98" w14:textId="77777777" w:rsidR="003B68F5" w:rsidRDefault="003B68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 Fontov Regular">
    <w:altName w:val="BA Fontov"/>
    <w:charset w:val="00"/>
    <w:family w:val="roman"/>
    <w:pitch w:val="variable"/>
    <w:sig w:usb0="00000803" w:usb1="5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BA Haketer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TM • Tzlotana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BA Franknatan Light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TM • Vilna Extra-Bold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BA Vilna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Esthetic Bold">
    <w:panose1 w:val="02020803050405020304"/>
    <w:charset w:val="00"/>
    <w:family w:val="roman"/>
    <w:pitch w:val="variable"/>
    <w:sig w:usb0="80000823" w:usb1="50002002" w:usb2="00000020" w:usb3="00000000" w:csb0="00000021" w:csb1="00000000"/>
  </w:font>
  <w:font w:name="BA Esthetic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W TM • Vilna hollow">
    <w:panose1 w:val="02000500000000000000"/>
    <w:charset w:val="00"/>
    <w:family w:val="modern"/>
    <w:notTrueType/>
    <w:pitch w:val="variable"/>
    <w:sig w:usb0="80000803" w:usb1="5000200A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 Viln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  Leukmey Girs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Tefilot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047906614"/>
      <w:docPartObj>
        <w:docPartGallery w:val="Page Numbers (Bottom of Page)"/>
        <w:docPartUnique/>
      </w:docPartObj>
    </w:sdtPr>
    <w:sdtContent>
      <w:p w14:paraId="04473AFC" w14:textId="1402FF87" w:rsidR="002055A1" w:rsidRDefault="002055A1" w:rsidP="00AC43C6">
        <w:pPr>
          <w:pStyle w:val="affff0"/>
          <w:jc w:val="center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7B2CE6" w:rsidRPr="007B2CE6">
          <w:rPr>
            <w:noProof/>
            <w:rtl/>
            <w:lang w:val="he-IL"/>
          </w:rPr>
          <w:t>12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232195693"/>
      <w:docPartObj>
        <w:docPartGallery w:val="Page Numbers (Bottom of Page)"/>
        <w:docPartUnique/>
      </w:docPartObj>
    </w:sdtPr>
    <w:sdtEndPr>
      <w:rPr>
        <w:cs/>
      </w:rPr>
    </w:sdtEndPr>
    <w:sdtContent>
      <w:p w14:paraId="09C2A97F" w14:textId="0D250D75" w:rsidR="002055A1" w:rsidRDefault="002055A1" w:rsidP="00602935">
        <w:pPr>
          <w:pStyle w:val="affff0"/>
          <w:jc w:val="center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F05B5D" w:rsidRPr="00F05B5D">
          <w:rPr>
            <w:noProof/>
            <w:rtl/>
            <w:lang w:val="he-IL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44745485"/>
      <w:docPartObj>
        <w:docPartGallery w:val="Page Numbers (Bottom of Page)"/>
        <w:docPartUnique/>
      </w:docPartObj>
    </w:sdtPr>
    <w:sdtEndPr>
      <w:rPr>
        <w:cs/>
      </w:rPr>
    </w:sdtEndPr>
    <w:sdtContent>
      <w:p w14:paraId="23005919" w14:textId="4BF0FB0B" w:rsidR="002055A1" w:rsidRDefault="002055A1" w:rsidP="00602935">
        <w:pPr>
          <w:pStyle w:val="affff0"/>
          <w:jc w:val="center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7B2CE6" w:rsidRPr="007B2CE6">
          <w:rPr>
            <w:noProof/>
            <w:rtl/>
            <w:lang w:val="he-IL"/>
          </w:rPr>
          <w:t>48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897317341"/>
      <w:docPartObj>
        <w:docPartGallery w:val="Page Numbers (Bottom of Page)"/>
        <w:docPartUnique/>
      </w:docPartObj>
    </w:sdtPr>
    <w:sdtEndPr>
      <w:rPr>
        <w:cs/>
      </w:rPr>
    </w:sdtEndPr>
    <w:sdtContent>
      <w:p w14:paraId="4CC5F7F6" w14:textId="5BAF5837" w:rsidR="002055A1" w:rsidRPr="0074413A" w:rsidRDefault="002055A1" w:rsidP="00602935">
        <w:pPr>
          <w:pStyle w:val="affff0"/>
          <w:jc w:val="center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7B2CE6" w:rsidRPr="007B2CE6">
          <w:rPr>
            <w:noProof/>
            <w:rtl/>
            <w:lang w:val="he-IL"/>
          </w:rPr>
          <w:t>59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6A747" w14:textId="77777777" w:rsidR="003B68F5" w:rsidRDefault="003B68F5">
      <w:pPr>
        <w:spacing w:line="240" w:lineRule="auto"/>
      </w:pPr>
      <w:r>
        <w:separator/>
      </w:r>
    </w:p>
  </w:footnote>
  <w:footnote w:type="continuationSeparator" w:id="0">
    <w:p w14:paraId="204EB22C" w14:textId="77777777" w:rsidR="003B68F5" w:rsidRDefault="003B68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D58" w14:textId="4D839814" w:rsidR="00251B13" w:rsidRPr="003E4546" w:rsidRDefault="00251B13" w:rsidP="00251B13">
    <w:pPr>
      <w:pBdr>
        <w:bottom w:val="double" w:sz="6" w:space="1" w:color="auto"/>
      </w:pBdr>
      <w:spacing w:after="60"/>
      <w:jc w:val="center"/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</w:pP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begin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STYLEREF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 "פרק שם"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separate"/>
    </w:r>
    <w:r w:rsidR="00D823B3">
      <w:rPr>
        <w:rFonts w:ascii="BA TM • Vilna Extra-Bold" w:hAnsi="BA TM • Vilna Extra-Bold" w:cs="BA TM • Vilna Extra-Bold"/>
        <w:b/>
        <w:bCs/>
        <w:noProof/>
        <w:spacing w:val="4"/>
        <w:sz w:val="36"/>
        <w:szCs w:val="22"/>
        <w:rtl/>
      </w:rPr>
      <w:t>בני העיר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end"/>
    </w:r>
    <w:r>
      <w:rPr>
        <w:rFonts w:ascii="BA TM • Vilna Extra-Bold" w:hAnsi="BA TM • Vilna Extra-Bold" w:cs="BA TM • Vilna Extra-Bold" w:hint="cs"/>
        <w:b/>
        <w:bCs/>
        <w:spacing w:val="4"/>
        <w:sz w:val="36"/>
        <w:szCs w:val="22"/>
        <w:rtl/>
      </w:rPr>
      <w:t xml:space="preserve"> 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begin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STYLEREF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 פרק  \*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MERGEFORMAT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separate"/>
    </w:r>
    <w:r w:rsidR="00D823B3">
      <w:rPr>
        <w:rFonts w:ascii="BA TM • Vilna Extra-Bold" w:hAnsi="BA TM • Vilna Extra-Bold" w:cs="BA TM • Vilna Extra-Bold"/>
        <w:b/>
        <w:bCs/>
        <w:noProof/>
        <w:spacing w:val="4"/>
        <w:sz w:val="36"/>
        <w:szCs w:val="22"/>
        <w:rtl/>
      </w:rPr>
      <w:t>פרק רביעי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end"/>
    </w:r>
    <w:r w:rsidRPr="006A42E2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 w:hint="cs"/>
        <w:b/>
        <w:bCs/>
        <w:spacing w:val="4"/>
        <w:sz w:val="36"/>
        <w:szCs w:val="22"/>
        <w:rtl/>
      </w:rPr>
      <w:t xml:space="preserve">  </w:t>
    </w:r>
    <w:r w:rsidRPr="006A42E2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begin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STYLEREF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 מסכת  \*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MERGEFORMAT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separate"/>
    </w:r>
    <w:r w:rsidR="00D823B3">
      <w:rPr>
        <w:rFonts w:ascii="BA TM • Vilna Extra-Bold" w:hAnsi="BA TM • Vilna Extra-Bold" w:cs="BA TM • Vilna Extra-Bold"/>
        <w:b/>
        <w:bCs/>
        <w:noProof/>
        <w:spacing w:val="4"/>
        <w:sz w:val="36"/>
        <w:szCs w:val="22"/>
        <w:rtl/>
      </w:rPr>
      <w:t>מגילה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end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begin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STYLEREF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 "דף בצד"  \*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MERGEFORMAT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separate"/>
    </w:r>
    <w:r w:rsidR="00D823B3">
      <w:rPr>
        <w:rFonts w:ascii="BA TM • Vilna Extra-Bold" w:hAnsi="BA TM • Vilna Extra-Bold" w:cs="BA TM • Vilna Extra-Bold"/>
        <w:b/>
        <w:bCs/>
        <w:noProof/>
        <w:spacing w:val="4"/>
        <w:sz w:val="36"/>
        <w:szCs w:val="22"/>
        <w:rtl/>
      </w:rPr>
      <w:t>לב.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6CD52" w14:textId="2E6BEA5E" w:rsidR="002055A1" w:rsidRPr="003E4546" w:rsidRDefault="001F023C" w:rsidP="00137EEA">
    <w:pPr>
      <w:pBdr>
        <w:bottom w:val="double" w:sz="6" w:space="1" w:color="auto"/>
      </w:pBdr>
      <w:spacing w:after="60"/>
      <w:jc w:val="center"/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</w:pP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begin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STYLEREF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 "פרק שם"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separate"/>
    </w:r>
    <w:r w:rsidR="00D823B3">
      <w:rPr>
        <w:rFonts w:ascii="BA TM • Vilna Extra-Bold" w:hAnsi="BA TM • Vilna Extra-Bold" w:cs="BA TM • Vilna Extra-Bold"/>
        <w:b/>
        <w:bCs/>
        <w:noProof/>
        <w:spacing w:val="4"/>
        <w:sz w:val="36"/>
        <w:szCs w:val="22"/>
        <w:rtl/>
      </w:rPr>
      <w:t>בני העיר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end"/>
    </w:r>
    <w:r>
      <w:rPr>
        <w:rFonts w:ascii="BA TM • Vilna Extra-Bold" w:hAnsi="BA TM • Vilna Extra-Bold" w:cs="BA TM • Vilna Extra-Bold" w:hint="cs"/>
        <w:b/>
        <w:bCs/>
        <w:spacing w:val="4"/>
        <w:sz w:val="36"/>
        <w:szCs w:val="22"/>
        <w:rtl/>
      </w:rPr>
      <w:t xml:space="preserve"> </w:t>
    </w:r>
    <w:r w:rsidR="008403E4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 w:rsidR="00251B13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begin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STYLEREF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 פרק  \*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MERGEFORMAT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separate"/>
    </w:r>
    <w:r w:rsidR="00D823B3">
      <w:rPr>
        <w:rFonts w:ascii="BA TM • Vilna Extra-Bold" w:hAnsi="BA TM • Vilna Extra-Bold" w:cs="BA TM • Vilna Extra-Bold"/>
        <w:b/>
        <w:bCs/>
        <w:noProof/>
        <w:spacing w:val="4"/>
        <w:sz w:val="36"/>
        <w:szCs w:val="22"/>
        <w:rtl/>
      </w:rPr>
      <w:t>פרק רביעי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end"/>
    </w:r>
    <w:r w:rsidRPr="006A42E2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 w:rsidRPr="006A42E2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begin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STYLEREF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 מסכת  \*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MERGEFORMAT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separate"/>
    </w:r>
    <w:r w:rsidR="00D823B3">
      <w:rPr>
        <w:rFonts w:ascii="BA TM • Vilna Extra-Bold" w:hAnsi="BA TM • Vilna Extra-Bold" w:cs="BA TM • Vilna Extra-Bold"/>
        <w:b/>
        <w:bCs/>
        <w:noProof/>
        <w:spacing w:val="4"/>
        <w:sz w:val="36"/>
        <w:szCs w:val="22"/>
        <w:rtl/>
      </w:rPr>
      <w:t>מגילה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end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 w:rsidR="008403E4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begin"/>
    </w:r>
    <w:r w:rsidR="008403E4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 w:rsidR="008403E4"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STYLEREF</w:instrText>
    </w:r>
    <w:r w:rsidR="008403E4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 "דף בצד"  \* </w:instrText>
    </w:r>
    <w:r w:rsidR="008403E4"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MERGEFORMAT</w:instrText>
    </w:r>
    <w:r w:rsidR="008403E4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 w:rsidR="008403E4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separate"/>
    </w:r>
    <w:r w:rsidR="00D823B3">
      <w:rPr>
        <w:rFonts w:ascii="BA TM • Vilna Extra-Bold" w:hAnsi="BA TM • Vilna Extra-Bold" w:cs="BA TM • Vilna Extra-Bold"/>
        <w:b/>
        <w:bCs/>
        <w:noProof/>
        <w:spacing w:val="4"/>
        <w:sz w:val="36"/>
        <w:szCs w:val="22"/>
        <w:rtl/>
      </w:rPr>
      <w:t>לב.</w:t>
    </w:r>
    <w:r w:rsidR="008403E4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A1973" w14:textId="645717F0" w:rsidR="002055A1" w:rsidRPr="00F60D73" w:rsidRDefault="002055A1" w:rsidP="00A80466">
    <w:pPr>
      <w:pStyle w:val="afffe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2976"/>
        <w:tab w:val="right" w:pos="15564"/>
      </w:tabs>
      <w:spacing w:line="240" w:lineRule="exact"/>
      <w:jc w:val="left"/>
      <w:rPr>
        <w:rFonts w:ascii="BA Vilna Bold" w:hAnsi="BA Vilna Bold" w:cs="BA Vilna Bold"/>
        <w:b/>
        <w:bCs/>
        <w:spacing w:val="14"/>
        <w:sz w:val="10"/>
        <w:szCs w:val="12"/>
      </w:rPr>
    </w:pPr>
    <w:r w:rsidRPr="00EE16B1">
      <w:rPr>
        <w:rFonts w:ascii="BA Vilna Bold" w:hAnsi="BA Vilna Bold" w:cs="BA Vilna Bold"/>
        <w:b/>
        <w:bCs/>
        <w:spacing w:val="14"/>
        <w:rtl/>
      </w:rPr>
      <w:fldChar w:fldCharType="begin"/>
    </w:r>
    <w:r w:rsidRPr="00EE16B1">
      <w:rPr>
        <w:rFonts w:ascii="BA Vilna Bold" w:hAnsi="BA Vilna Bold" w:cs="BA Vilna Bold"/>
        <w:b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 w:hint="cs"/>
        <w:b/>
        <w:bCs/>
        <w:spacing w:val="14"/>
      </w:rPr>
      <w:instrText>STYLEREF</w:instrText>
    </w:r>
    <w:r w:rsidRPr="00EE16B1">
      <w:rPr>
        <w:rFonts w:ascii="BA Vilna Bold" w:hAnsi="BA Vilna Bold" w:cs="BA Vilna Bold" w:hint="cs"/>
        <w:b/>
        <w:bCs/>
        <w:spacing w:val="14"/>
        <w:rtl/>
      </w:rPr>
      <w:instrText xml:space="preserve">  "דף בצד"  \* </w:instrText>
    </w:r>
    <w:r w:rsidRPr="00EE16B1">
      <w:rPr>
        <w:rFonts w:ascii="BA Vilna Bold" w:hAnsi="BA Vilna Bold" w:cs="BA Vilna Bold" w:hint="cs"/>
        <w:b/>
        <w:bCs/>
        <w:spacing w:val="14"/>
      </w:rPr>
      <w:instrText>MERGEFORMAT</w:instrText>
    </w:r>
    <w:r w:rsidRPr="00EE16B1">
      <w:rPr>
        <w:rFonts w:ascii="BA Vilna Bold" w:hAnsi="BA Vilna Bold" w:cs="BA Vilna Bold"/>
        <w:b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/>
        <w:bCs/>
        <w:spacing w:val="14"/>
        <w:rtl/>
      </w:rPr>
      <w:fldChar w:fldCharType="separate"/>
    </w:r>
    <w:r w:rsidR="00AB0001">
      <w:rPr>
        <w:rFonts w:ascii="BA Vilna Bold" w:hAnsi="BA Vilna Bold" w:cs="BA Vilna Bold"/>
        <w:b/>
        <w:bCs/>
        <w:noProof/>
        <w:spacing w:val="14"/>
        <w:rtl/>
      </w:rPr>
      <w:t>כו:</w:t>
    </w:r>
    <w:r w:rsidRPr="00EE16B1">
      <w:rPr>
        <w:rFonts w:ascii="BA Vilna Bold" w:hAnsi="BA Vilna Bold" w:cs="BA Vilna Bold"/>
        <w:b/>
        <w:bCs/>
        <w:spacing w:val="14"/>
        <w:rtl/>
      </w:rPr>
      <w:fldChar w:fldCharType="end"/>
    </w:r>
    <w:r w:rsidRPr="00EE16B1">
      <w:rPr>
        <w:rFonts w:ascii="BA Vilna Bold" w:hAnsi="BA Vilna Bold" w:cs="BA Vilna Bold" w:hint="cs"/>
        <w:b/>
        <w:bCs/>
        <w:spacing w:val="14"/>
        <w:rtl/>
      </w:rPr>
      <w:t xml:space="preserve"> </w:t>
    </w:r>
    <w:r w:rsidRPr="00EE16B1">
      <w:rPr>
        <w:rFonts w:ascii="BA Vilna Bold" w:hAnsi="BA Vilna Bold" w:cs="BA Vilna Bold"/>
        <w:bCs/>
        <w:spacing w:val="14"/>
        <w:rtl/>
      </w:rPr>
      <w:fldChar w:fldCharType="begin"/>
    </w:r>
    <w:r w:rsidRPr="00EE16B1">
      <w:rPr>
        <w:rFonts w:ascii="BA Vilna Bold" w:hAnsi="BA Vilna Bold" w:cs="BA Vilna Bold"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Cs/>
        <w:spacing w:val="14"/>
      </w:rPr>
      <w:instrText>STYLEREF</w:instrText>
    </w:r>
    <w:r w:rsidRPr="00EE16B1">
      <w:rPr>
        <w:rFonts w:ascii="BA Vilna Bold" w:hAnsi="BA Vilna Bold" w:cs="BA Vilna Bold"/>
        <w:bCs/>
        <w:spacing w:val="14"/>
        <w:rtl/>
      </w:rPr>
      <w:instrText xml:space="preserve">  "פרק שם"  \* </w:instrText>
    </w:r>
    <w:r w:rsidRPr="00EE16B1">
      <w:rPr>
        <w:rFonts w:ascii="BA Vilna Bold" w:hAnsi="BA Vilna Bold" w:cs="BA Vilna Bold"/>
        <w:bCs/>
        <w:spacing w:val="14"/>
      </w:rPr>
      <w:instrText>MERGEFORMAT</w:instrText>
    </w:r>
    <w:r w:rsidRPr="00EE16B1">
      <w:rPr>
        <w:rFonts w:ascii="BA Vilna Bold" w:hAnsi="BA Vilna Bold" w:cs="BA Vilna Bold"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Cs/>
        <w:spacing w:val="14"/>
        <w:rtl/>
      </w:rPr>
      <w:fldChar w:fldCharType="separate"/>
    </w:r>
    <w:r w:rsidR="00AB0001">
      <w:rPr>
        <w:rFonts w:ascii="BA Vilna Bold" w:hAnsi="BA Vilna Bold" w:cs="BA Vilna Bold"/>
        <w:bCs/>
        <w:noProof/>
        <w:spacing w:val="14"/>
        <w:rtl/>
      </w:rPr>
      <w:t>בני העיר</w:t>
    </w:r>
    <w:r w:rsidRPr="00EE16B1">
      <w:rPr>
        <w:rFonts w:ascii="BA Vilna Bold" w:hAnsi="BA Vilna Bold" w:cs="BA Vilna Bold"/>
        <w:bCs/>
        <w:spacing w:val="14"/>
        <w:rtl/>
      </w:rPr>
      <w:fldChar w:fldCharType="end"/>
    </w:r>
    <w:r w:rsidRPr="00935660">
      <w:rPr>
        <w:rFonts w:ascii="BA  Leukmey Girsa Regular" w:hAnsi="BA  Leukmey Girsa Regular" w:cs="BA  Leukmey Girsa Regular"/>
        <w:color w:val="808080" w:themeColor="background1" w:themeShade="80"/>
        <w:sz w:val="22"/>
        <w:rtl/>
      </w:rPr>
      <w:t>׹</w:t>
    </w:r>
    <w:r w:rsidRPr="00935660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24"/>
        <w:szCs w:val="24"/>
        <w:rtl/>
      </w:rPr>
      <w:t xml:space="preserve"> שיננא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24"/>
        <w:szCs w:val="24"/>
        <w:rtl/>
      </w:rPr>
      <w:t xml:space="preserve"> </w:t>
    </w:r>
    <w:r w:rsidRPr="00935660">
      <w:rPr>
        <w:rFonts w:ascii="BA  Leukmey Girsa Regular" w:hAnsi="BA  Leukmey Girsa Regular" w:cs="BA  Leukmey Girsa Regular"/>
        <w:color w:val="808080" w:themeColor="background1" w:themeShade="80"/>
        <w:sz w:val="22"/>
        <w:rtl/>
      </w:rPr>
      <w:t>׶</w:t>
    </w:r>
    <w:r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tab/>
    </w:r>
    <w:r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tab/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fldChar w:fldCharType="begin"/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instrText xml:space="preserve"> 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</w:rPr>
      <w:instrText>STYLEREF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instrText xml:space="preserve">  "דפים בפרק ב"  \* 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</w:rPr>
      <w:instrText>MERGEFORMAT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instrText xml:space="preserve"> 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fldChar w:fldCharType="separate"/>
    </w:r>
    <w:r w:rsidR="00AB0001">
      <w:rPr>
        <w:rFonts w:ascii="BA Vilna Bold" w:hAnsi="BA Vilna Bold" w:cs="BA Vilna Bold"/>
        <w:b/>
        <w:bCs/>
        <w:noProof/>
        <w:color w:val="A6A6A6" w:themeColor="background1" w:themeShade="A6"/>
        <w:spacing w:val="14"/>
        <w:sz w:val="12"/>
        <w:szCs w:val="12"/>
        <w:rtl/>
      </w:rPr>
      <w:t>כא.- כה:</w: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9DF47" w14:textId="2FD2BB76" w:rsidR="00AB0001" w:rsidRPr="00AB0001" w:rsidRDefault="00AB0001" w:rsidP="00AB0001">
    <w:pPr>
      <w:pBdr>
        <w:bottom w:val="double" w:sz="6" w:space="1" w:color="auto"/>
      </w:pBdr>
      <w:spacing w:after="60"/>
      <w:jc w:val="center"/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</w:pP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begin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STYLEREF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 "פרק שם"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separate"/>
    </w:r>
    <w:r w:rsidR="00D823B3">
      <w:rPr>
        <w:rFonts w:ascii="BA TM • Vilna Extra-Bold" w:hAnsi="BA TM • Vilna Extra-Bold" w:cs="BA TM • Vilna Extra-Bold"/>
        <w:b/>
        <w:bCs/>
        <w:noProof/>
        <w:spacing w:val="4"/>
        <w:sz w:val="36"/>
        <w:szCs w:val="22"/>
        <w:rtl/>
      </w:rPr>
      <w:t>בני העיר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end"/>
    </w:r>
    <w:r>
      <w:rPr>
        <w:rFonts w:ascii="BA TM • Vilna Extra-Bold" w:hAnsi="BA TM • Vilna Extra-Bold" w:cs="BA TM • Vilna Extra-Bold" w:hint="cs"/>
        <w:b/>
        <w:bCs/>
        <w:spacing w:val="4"/>
        <w:sz w:val="36"/>
        <w:szCs w:val="22"/>
        <w:rtl/>
      </w:rPr>
      <w:t xml:space="preserve"> 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begin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STYLEREF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 פרק  \*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MERGEFORMAT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separate"/>
    </w:r>
    <w:r w:rsidR="00D823B3">
      <w:rPr>
        <w:rFonts w:ascii="BA TM • Vilna Extra-Bold" w:hAnsi="BA TM • Vilna Extra-Bold" w:cs="BA TM • Vilna Extra-Bold"/>
        <w:b/>
        <w:bCs/>
        <w:noProof/>
        <w:spacing w:val="4"/>
        <w:sz w:val="36"/>
        <w:szCs w:val="22"/>
        <w:rtl/>
      </w:rPr>
      <w:t>פרק רביעי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end"/>
    </w:r>
    <w:r w:rsidRPr="006A42E2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 w:rsidRPr="006A42E2"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begin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STYLEREF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 מסכת  \*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MERGEFORMAT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separate"/>
    </w:r>
    <w:r w:rsidR="00D823B3">
      <w:rPr>
        <w:rFonts w:ascii="BA TM • Vilna Extra-Bold" w:hAnsi="BA TM • Vilna Extra-Bold" w:cs="BA TM • Vilna Extra-Bold"/>
        <w:b/>
        <w:bCs/>
        <w:noProof/>
        <w:spacing w:val="4"/>
        <w:sz w:val="36"/>
        <w:szCs w:val="22"/>
        <w:rtl/>
      </w:rPr>
      <w:t>מגילה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end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tab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begin"/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STYLEREF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 "דף בצד"  \*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</w:rPr>
      <w:instrText>MERGEFORMAT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instrText xml:space="preserve"> </w:instrTex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separate"/>
    </w:r>
    <w:r w:rsidR="00D823B3">
      <w:rPr>
        <w:rFonts w:ascii="BA TM • Vilna Extra-Bold" w:hAnsi="BA TM • Vilna Extra-Bold" w:cs="BA TM • Vilna Extra-Bold"/>
        <w:b/>
        <w:bCs/>
        <w:noProof/>
        <w:spacing w:val="4"/>
        <w:sz w:val="36"/>
        <w:szCs w:val="22"/>
        <w:rtl/>
      </w:rPr>
      <w:t>כו:</w:t>
    </w:r>
    <w:r>
      <w:rPr>
        <w:rFonts w:ascii="BA TM • Vilna Extra-Bold" w:hAnsi="BA TM • Vilna Extra-Bold" w:cs="BA TM • Vilna Extra-Bold"/>
        <w:b/>
        <w:bCs/>
        <w:spacing w:val="4"/>
        <w:sz w:val="36"/>
        <w:szCs w:val="22"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F0078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38D1A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7BAF4F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18E8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D426BD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EA2B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CE059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A2A2C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E45F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DC29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7A5BDD"/>
    <w:multiLevelType w:val="hybridMultilevel"/>
    <w:tmpl w:val="18CA3EDC"/>
    <w:lvl w:ilvl="0" w:tplc="C318F5E6">
      <w:start w:val="7"/>
      <w:numFmt w:val="bullet"/>
      <w:lvlText w:val="-"/>
      <w:lvlJc w:val="left"/>
      <w:pPr>
        <w:ind w:left="720" w:hanging="360"/>
      </w:pPr>
      <w:rPr>
        <w:rFonts w:ascii="BA Fontov Regular" w:eastAsiaTheme="minorHAnsi" w:hAnsi="BA Fontov Regular" w:cs="PFT_Frank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B67120"/>
    <w:multiLevelType w:val="hybridMultilevel"/>
    <w:tmpl w:val="250CB148"/>
    <w:lvl w:ilvl="0" w:tplc="220C74F4">
      <w:start w:val="2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1E0BB8"/>
    <w:multiLevelType w:val="hybridMultilevel"/>
    <w:tmpl w:val="9C9690AC"/>
    <w:lvl w:ilvl="0" w:tplc="8782F86A">
      <w:start w:val="1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93765"/>
    <w:multiLevelType w:val="hybridMultilevel"/>
    <w:tmpl w:val="C5FCDBA4"/>
    <w:lvl w:ilvl="0" w:tplc="C6C62F5E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DB4196"/>
    <w:multiLevelType w:val="hybridMultilevel"/>
    <w:tmpl w:val="C276E1FE"/>
    <w:lvl w:ilvl="0" w:tplc="0C00BC92">
      <w:start w:val="66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639E2"/>
    <w:multiLevelType w:val="hybridMultilevel"/>
    <w:tmpl w:val="8D50E114"/>
    <w:lvl w:ilvl="0" w:tplc="9EAA57C4">
      <w:start w:val="3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C5C62"/>
    <w:multiLevelType w:val="hybridMultilevel"/>
    <w:tmpl w:val="DBDC2BC4"/>
    <w:lvl w:ilvl="0" w:tplc="D09A42A4">
      <w:start w:val="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34627"/>
    <w:multiLevelType w:val="hybridMultilevel"/>
    <w:tmpl w:val="A2EEFC16"/>
    <w:lvl w:ilvl="0" w:tplc="E3F010EC"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34006E"/>
    <w:multiLevelType w:val="hybridMultilevel"/>
    <w:tmpl w:val="DA72F146"/>
    <w:lvl w:ilvl="0" w:tplc="FB266B88">
      <w:start w:val="2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15965">
    <w:abstractNumId w:val="0"/>
  </w:num>
  <w:num w:numId="2" w16cid:durableId="241571234">
    <w:abstractNumId w:val="0"/>
  </w:num>
  <w:num w:numId="3" w16cid:durableId="155844962">
    <w:abstractNumId w:val="11"/>
  </w:num>
  <w:num w:numId="4" w16cid:durableId="1876885834">
    <w:abstractNumId w:val="13"/>
  </w:num>
  <w:num w:numId="5" w16cid:durableId="1773428856">
    <w:abstractNumId w:val="12"/>
  </w:num>
  <w:num w:numId="6" w16cid:durableId="1878807714">
    <w:abstractNumId w:val="15"/>
  </w:num>
  <w:num w:numId="7" w16cid:durableId="509417792">
    <w:abstractNumId w:val="18"/>
  </w:num>
  <w:num w:numId="8" w16cid:durableId="676738167">
    <w:abstractNumId w:val="14"/>
  </w:num>
  <w:num w:numId="9" w16cid:durableId="2125689693">
    <w:abstractNumId w:val="17"/>
  </w:num>
  <w:num w:numId="10" w16cid:durableId="1539121477">
    <w:abstractNumId w:val="16"/>
  </w:num>
  <w:num w:numId="11" w16cid:durableId="2021853493">
    <w:abstractNumId w:val="8"/>
  </w:num>
  <w:num w:numId="12" w16cid:durableId="455102666">
    <w:abstractNumId w:val="3"/>
  </w:num>
  <w:num w:numId="13" w16cid:durableId="1251814513">
    <w:abstractNumId w:val="2"/>
  </w:num>
  <w:num w:numId="14" w16cid:durableId="322050074">
    <w:abstractNumId w:val="1"/>
  </w:num>
  <w:num w:numId="15" w16cid:durableId="948661926">
    <w:abstractNumId w:val="9"/>
  </w:num>
  <w:num w:numId="16" w16cid:durableId="1484814694">
    <w:abstractNumId w:val="7"/>
  </w:num>
  <w:num w:numId="17" w16cid:durableId="1023170594">
    <w:abstractNumId w:val="6"/>
  </w:num>
  <w:num w:numId="18" w16cid:durableId="675770510">
    <w:abstractNumId w:val="5"/>
  </w:num>
  <w:num w:numId="19" w16cid:durableId="2008708494">
    <w:abstractNumId w:val="4"/>
  </w:num>
  <w:num w:numId="20" w16cid:durableId="4098849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activeWritingStyle w:appName="MSWord" w:lang="ar-SA" w:vendorID="64" w:dllVersion="6" w:nlCheck="1" w:checkStyle="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70"/>
  <w:trackRevisions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25E"/>
    <w:rsid w:val="00001649"/>
    <w:rsid w:val="00010E7A"/>
    <w:rsid w:val="00015C93"/>
    <w:rsid w:val="0001670C"/>
    <w:rsid w:val="00020226"/>
    <w:rsid w:val="000202A0"/>
    <w:rsid w:val="000266D7"/>
    <w:rsid w:val="000273E4"/>
    <w:rsid w:val="00031C89"/>
    <w:rsid w:val="00031E04"/>
    <w:rsid w:val="000353C9"/>
    <w:rsid w:val="00040DA5"/>
    <w:rsid w:val="00041261"/>
    <w:rsid w:val="00041AA1"/>
    <w:rsid w:val="00043699"/>
    <w:rsid w:val="00044EFB"/>
    <w:rsid w:val="0005042A"/>
    <w:rsid w:val="00050FEC"/>
    <w:rsid w:val="0005167D"/>
    <w:rsid w:val="000519C2"/>
    <w:rsid w:val="000525C7"/>
    <w:rsid w:val="00053162"/>
    <w:rsid w:val="00053D18"/>
    <w:rsid w:val="000549D7"/>
    <w:rsid w:val="00055AE2"/>
    <w:rsid w:val="00060727"/>
    <w:rsid w:val="00063C83"/>
    <w:rsid w:val="00067A23"/>
    <w:rsid w:val="0007314A"/>
    <w:rsid w:val="000766C5"/>
    <w:rsid w:val="00080D39"/>
    <w:rsid w:val="000813F1"/>
    <w:rsid w:val="0008188E"/>
    <w:rsid w:val="000829E2"/>
    <w:rsid w:val="00083B0A"/>
    <w:rsid w:val="00084759"/>
    <w:rsid w:val="0009230F"/>
    <w:rsid w:val="00093CEA"/>
    <w:rsid w:val="00095FF2"/>
    <w:rsid w:val="00096597"/>
    <w:rsid w:val="00096E36"/>
    <w:rsid w:val="000A1204"/>
    <w:rsid w:val="000A14D8"/>
    <w:rsid w:val="000A3F6C"/>
    <w:rsid w:val="000A5C6F"/>
    <w:rsid w:val="000B1E8D"/>
    <w:rsid w:val="000B54DB"/>
    <w:rsid w:val="000B5656"/>
    <w:rsid w:val="000B5A65"/>
    <w:rsid w:val="000B5D27"/>
    <w:rsid w:val="000C0C8B"/>
    <w:rsid w:val="000C3053"/>
    <w:rsid w:val="000C34CA"/>
    <w:rsid w:val="000C50B7"/>
    <w:rsid w:val="000C5353"/>
    <w:rsid w:val="000C6C4D"/>
    <w:rsid w:val="000D0F4C"/>
    <w:rsid w:val="000D6B1A"/>
    <w:rsid w:val="000D6D9E"/>
    <w:rsid w:val="000D73A9"/>
    <w:rsid w:val="000E084C"/>
    <w:rsid w:val="000E1A67"/>
    <w:rsid w:val="000E203E"/>
    <w:rsid w:val="000E3858"/>
    <w:rsid w:val="000E4729"/>
    <w:rsid w:val="000E6E40"/>
    <w:rsid w:val="000E7796"/>
    <w:rsid w:val="000F0A31"/>
    <w:rsid w:val="000F6FEB"/>
    <w:rsid w:val="00110168"/>
    <w:rsid w:val="001121A4"/>
    <w:rsid w:val="0011578C"/>
    <w:rsid w:val="00120296"/>
    <w:rsid w:val="00121E15"/>
    <w:rsid w:val="00124F22"/>
    <w:rsid w:val="0012541A"/>
    <w:rsid w:val="00126099"/>
    <w:rsid w:val="001269BD"/>
    <w:rsid w:val="00134611"/>
    <w:rsid w:val="00135477"/>
    <w:rsid w:val="0013595B"/>
    <w:rsid w:val="0013737F"/>
    <w:rsid w:val="001377B9"/>
    <w:rsid w:val="00137EEA"/>
    <w:rsid w:val="001408FF"/>
    <w:rsid w:val="00141FDE"/>
    <w:rsid w:val="00144B2A"/>
    <w:rsid w:val="00144FD1"/>
    <w:rsid w:val="00145EE3"/>
    <w:rsid w:val="00146AEE"/>
    <w:rsid w:val="00153113"/>
    <w:rsid w:val="00160B89"/>
    <w:rsid w:val="00164982"/>
    <w:rsid w:val="001654AF"/>
    <w:rsid w:val="00170152"/>
    <w:rsid w:val="00170C98"/>
    <w:rsid w:val="001741CA"/>
    <w:rsid w:val="00176368"/>
    <w:rsid w:val="00180A12"/>
    <w:rsid w:val="0018186E"/>
    <w:rsid w:val="00185B55"/>
    <w:rsid w:val="001864F0"/>
    <w:rsid w:val="00193A29"/>
    <w:rsid w:val="001949BA"/>
    <w:rsid w:val="001A0272"/>
    <w:rsid w:val="001A037A"/>
    <w:rsid w:val="001A0574"/>
    <w:rsid w:val="001A0BB6"/>
    <w:rsid w:val="001A45C7"/>
    <w:rsid w:val="001A612A"/>
    <w:rsid w:val="001B1842"/>
    <w:rsid w:val="001B384D"/>
    <w:rsid w:val="001B59CD"/>
    <w:rsid w:val="001B6227"/>
    <w:rsid w:val="001B651F"/>
    <w:rsid w:val="001B77F5"/>
    <w:rsid w:val="001C0858"/>
    <w:rsid w:val="001C12D0"/>
    <w:rsid w:val="001C1FAE"/>
    <w:rsid w:val="001C4369"/>
    <w:rsid w:val="001C5888"/>
    <w:rsid w:val="001C76EA"/>
    <w:rsid w:val="001D03D7"/>
    <w:rsid w:val="001D177A"/>
    <w:rsid w:val="001D211E"/>
    <w:rsid w:val="001D365F"/>
    <w:rsid w:val="001D471C"/>
    <w:rsid w:val="001D60AC"/>
    <w:rsid w:val="001D6495"/>
    <w:rsid w:val="001E1328"/>
    <w:rsid w:val="001E3C94"/>
    <w:rsid w:val="001E5F9D"/>
    <w:rsid w:val="001E6BBD"/>
    <w:rsid w:val="001E710C"/>
    <w:rsid w:val="001E79FE"/>
    <w:rsid w:val="001F023C"/>
    <w:rsid w:val="002011CE"/>
    <w:rsid w:val="00202963"/>
    <w:rsid w:val="002055A1"/>
    <w:rsid w:val="0020679F"/>
    <w:rsid w:val="00211B20"/>
    <w:rsid w:val="0021785C"/>
    <w:rsid w:val="00220FDA"/>
    <w:rsid w:val="002243A3"/>
    <w:rsid w:val="00227FA3"/>
    <w:rsid w:val="00227FF3"/>
    <w:rsid w:val="00231B03"/>
    <w:rsid w:val="0023475C"/>
    <w:rsid w:val="002365AF"/>
    <w:rsid w:val="00241A7B"/>
    <w:rsid w:val="002440BB"/>
    <w:rsid w:val="00244236"/>
    <w:rsid w:val="00250295"/>
    <w:rsid w:val="00251B13"/>
    <w:rsid w:val="002532B5"/>
    <w:rsid w:val="00254969"/>
    <w:rsid w:val="00260C34"/>
    <w:rsid w:val="00262073"/>
    <w:rsid w:val="002625A8"/>
    <w:rsid w:val="00262AB6"/>
    <w:rsid w:val="00265E38"/>
    <w:rsid w:val="00267369"/>
    <w:rsid w:val="0027035C"/>
    <w:rsid w:val="0027072B"/>
    <w:rsid w:val="00270FF9"/>
    <w:rsid w:val="002731C3"/>
    <w:rsid w:val="00275157"/>
    <w:rsid w:val="0027636C"/>
    <w:rsid w:val="00276535"/>
    <w:rsid w:val="00277DB4"/>
    <w:rsid w:val="002843AE"/>
    <w:rsid w:val="00286196"/>
    <w:rsid w:val="00286A6F"/>
    <w:rsid w:val="00287C85"/>
    <w:rsid w:val="00292E90"/>
    <w:rsid w:val="002A04FB"/>
    <w:rsid w:val="002A0B84"/>
    <w:rsid w:val="002A0D90"/>
    <w:rsid w:val="002A125E"/>
    <w:rsid w:val="002A36AA"/>
    <w:rsid w:val="002A69A0"/>
    <w:rsid w:val="002A7748"/>
    <w:rsid w:val="002B100E"/>
    <w:rsid w:val="002B2715"/>
    <w:rsid w:val="002B3E36"/>
    <w:rsid w:val="002B4173"/>
    <w:rsid w:val="002B41B1"/>
    <w:rsid w:val="002B4CEB"/>
    <w:rsid w:val="002B7B95"/>
    <w:rsid w:val="002C2071"/>
    <w:rsid w:val="002C2754"/>
    <w:rsid w:val="002C47B9"/>
    <w:rsid w:val="002C642D"/>
    <w:rsid w:val="002C6989"/>
    <w:rsid w:val="002C6C97"/>
    <w:rsid w:val="002C79FD"/>
    <w:rsid w:val="002D367A"/>
    <w:rsid w:val="002E0FDC"/>
    <w:rsid w:val="002E2811"/>
    <w:rsid w:val="002E2914"/>
    <w:rsid w:val="002E5F9F"/>
    <w:rsid w:val="002E65D4"/>
    <w:rsid w:val="002E65E3"/>
    <w:rsid w:val="002E670A"/>
    <w:rsid w:val="002E6EDC"/>
    <w:rsid w:val="002E7692"/>
    <w:rsid w:val="002F067C"/>
    <w:rsid w:val="002F6706"/>
    <w:rsid w:val="00300C79"/>
    <w:rsid w:val="003031D4"/>
    <w:rsid w:val="003049DF"/>
    <w:rsid w:val="00305368"/>
    <w:rsid w:val="00314551"/>
    <w:rsid w:val="003145A8"/>
    <w:rsid w:val="00317602"/>
    <w:rsid w:val="003225D0"/>
    <w:rsid w:val="00327A00"/>
    <w:rsid w:val="003324C7"/>
    <w:rsid w:val="00332AC0"/>
    <w:rsid w:val="00333C7A"/>
    <w:rsid w:val="0033406A"/>
    <w:rsid w:val="003351F1"/>
    <w:rsid w:val="003474D8"/>
    <w:rsid w:val="0035196D"/>
    <w:rsid w:val="00353A29"/>
    <w:rsid w:val="00356C3E"/>
    <w:rsid w:val="00357E03"/>
    <w:rsid w:val="00361519"/>
    <w:rsid w:val="00363A24"/>
    <w:rsid w:val="00367711"/>
    <w:rsid w:val="00367DF9"/>
    <w:rsid w:val="00367EF3"/>
    <w:rsid w:val="0037121A"/>
    <w:rsid w:val="00371EAC"/>
    <w:rsid w:val="003779C1"/>
    <w:rsid w:val="003809EA"/>
    <w:rsid w:val="003827F1"/>
    <w:rsid w:val="003858D4"/>
    <w:rsid w:val="00387AD8"/>
    <w:rsid w:val="00390308"/>
    <w:rsid w:val="00394308"/>
    <w:rsid w:val="003A1D4D"/>
    <w:rsid w:val="003B04AA"/>
    <w:rsid w:val="003B1096"/>
    <w:rsid w:val="003B3D9C"/>
    <w:rsid w:val="003B3DE1"/>
    <w:rsid w:val="003B4ECC"/>
    <w:rsid w:val="003B68F5"/>
    <w:rsid w:val="003C160B"/>
    <w:rsid w:val="003C18B4"/>
    <w:rsid w:val="003C27DE"/>
    <w:rsid w:val="003D03CD"/>
    <w:rsid w:val="003D5FFE"/>
    <w:rsid w:val="003D6E80"/>
    <w:rsid w:val="003E07A7"/>
    <w:rsid w:val="003E142E"/>
    <w:rsid w:val="003E2FE8"/>
    <w:rsid w:val="003E341B"/>
    <w:rsid w:val="003E4546"/>
    <w:rsid w:val="003E45A8"/>
    <w:rsid w:val="003F166A"/>
    <w:rsid w:val="003F3847"/>
    <w:rsid w:val="003F4C2D"/>
    <w:rsid w:val="003F68AB"/>
    <w:rsid w:val="003F7417"/>
    <w:rsid w:val="00400560"/>
    <w:rsid w:val="00404079"/>
    <w:rsid w:val="00406650"/>
    <w:rsid w:val="004067B3"/>
    <w:rsid w:val="00410C78"/>
    <w:rsid w:val="00411104"/>
    <w:rsid w:val="00411327"/>
    <w:rsid w:val="0041465D"/>
    <w:rsid w:val="0042799A"/>
    <w:rsid w:val="0043022F"/>
    <w:rsid w:val="004311F5"/>
    <w:rsid w:val="004314FE"/>
    <w:rsid w:val="00431F91"/>
    <w:rsid w:val="00433CE8"/>
    <w:rsid w:val="00435288"/>
    <w:rsid w:val="00436DD8"/>
    <w:rsid w:val="00441415"/>
    <w:rsid w:val="004414B3"/>
    <w:rsid w:val="004425B5"/>
    <w:rsid w:val="00442A75"/>
    <w:rsid w:val="00442ADE"/>
    <w:rsid w:val="0044388C"/>
    <w:rsid w:val="004439F9"/>
    <w:rsid w:val="00447795"/>
    <w:rsid w:val="0045002E"/>
    <w:rsid w:val="00450087"/>
    <w:rsid w:val="00456B41"/>
    <w:rsid w:val="00462A17"/>
    <w:rsid w:val="0046592A"/>
    <w:rsid w:val="00470443"/>
    <w:rsid w:val="00472285"/>
    <w:rsid w:val="004778A8"/>
    <w:rsid w:val="004826F1"/>
    <w:rsid w:val="0048487E"/>
    <w:rsid w:val="0048544E"/>
    <w:rsid w:val="004921F8"/>
    <w:rsid w:val="0049274B"/>
    <w:rsid w:val="00493E69"/>
    <w:rsid w:val="004962A7"/>
    <w:rsid w:val="004A345A"/>
    <w:rsid w:val="004A4300"/>
    <w:rsid w:val="004A47CA"/>
    <w:rsid w:val="004A5203"/>
    <w:rsid w:val="004B06FB"/>
    <w:rsid w:val="004B22A5"/>
    <w:rsid w:val="004B2B35"/>
    <w:rsid w:val="004C47A8"/>
    <w:rsid w:val="004D03E2"/>
    <w:rsid w:val="004D1462"/>
    <w:rsid w:val="004D4CDC"/>
    <w:rsid w:val="004D55DD"/>
    <w:rsid w:val="004E5849"/>
    <w:rsid w:val="004E6C6E"/>
    <w:rsid w:val="004F015B"/>
    <w:rsid w:val="004F1076"/>
    <w:rsid w:val="004F2233"/>
    <w:rsid w:val="004F293A"/>
    <w:rsid w:val="004F6EC9"/>
    <w:rsid w:val="00500F19"/>
    <w:rsid w:val="00501B31"/>
    <w:rsid w:val="00505FA7"/>
    <w:rsid w:val="00507402"/>
    <w:rsid w:val="00507FCA"/>
    <w:rsid w:val="005126F6"/>
    <w:rsid w:val="005144E9"/>
    <w:rsid w:val="00514ADD"/>
    <w:rsid w:val="005203CC"/>
    <w:rsid w:val="00522D74"/>
    <w:rsid w:val="00523AC7"/>
    <w:rsid w:val="00524D1F"/>
    <w:rsid w:val="0053374E"/>
    <w:rsid w:val="005341D4"/>
    <w:rsid w:val="00540606"/>
    <w:rsid w:val="00542440"/>
    <w:rsid w:val="00543A3F"/>
    <w:rsid w:val="0054630D"/>
    <w:rsid w:val="00546362"/>
    <w:rsid w:val="00551A5F"/>
    <w:rsid w:val="00553C46"/>
    <w:rsid w:val="00555136"/>
    <w:rsid w:val="00555F6B"/>
    <w:rsid w:val="00561746"/>
    <w:rsid w:val="0056285D"/>
    <w:rsid w:val="00563557"/>
    <w:rsid w:val="00567379"/>
    <w:rsid w:val="00570F57"/>
    <w:rsid w:val="0057432C"/>
    <w:rsid w:val="00577020"/>
    <w:rsid w:val="00583CBE"/>
    <w:rsid w:val="00586BE4"/>
    <w:rsid w:val="00586D3A"/>
    <w:rsid w:val="00587986"/>
    <w:rsid w:val="005906DB"/>
    <w:rsid w:val="00594654"/>
    <w:rsid w:val="00594926"/>
    <w:rsid w:val="00596338"/>
    <w:rsid w:val="00596473"/>
    <w:rsid w:val="00596B2F"/>
    <w:rsid w:val="00596C4F"/>
    <w:rsid w:val="00597235"/>
    <w:rsid w:val="00597278"/>
    <w:rsid w:val="0059783C"/>
    <w:rsid w:val="005A159A"/>
    <w:rsid w:val="005A1866"/>
    <w:rsid w:val="005A2459"/>
    <w:rsid w:val="005A40B3"/>
    <w:rsid w:val="005A7488"/>
    <w:rsid w:val="005B3547"/>
    <w:rsid w:val="005B447F"/>
    <w:rsid w:val="005B5E4E"/>
    <w:rsid w:val="005B7FFA"/>
    <w:rsid w:val="005C7B93"/>
    <w:rsid w:val="005D1C84"/>
    <w:rsid w:val="005D4B15"/>
    <w:rsid w:val="005D733E"/>
    <w:rsid w:val="005D76B6"/>
    <w:rsid w:val="005E04C6"/>
    <w:rsid w:val="005E0963"/>
    <w:rsid w:val="005E3EC9"/>
    <w:rsid w:val="005E467C"/>
    <w:rsid w:val="005E6D65"/>
    <w:rsid w:val="005E6DBA"/>
    <w:rsid w:val="005F014E"/>
    <w:rsid w:val="0060107E"/>
    <w:rsid w:val="00601886"/>
    <w:rsid w:val="00601E31"/>
    <w:rsid w:val="00602935"/>
    <w:rsid w:val="00604C0F"/>
    <w:rsid w:val="0060712C"/>
    <w:rsid w:val="00610074"/>
    <w:rsid w:val="00610505"/>
    <w:rsid w:val="006106B5"/>
    <w:rsid w:val="00612C6E"/>
    <w:rsid w:val="0061701C"/>
    <w:rsid w:val="00623A41"/>
    <w:rsid w:val="006242E0"/>
    <w:rsid w:val="00625014"/>
    <w:rsid w:val="00626193"/>
    <w:rsid w:val="00633A74"/>
    <w:rsid w:val="006348B1"/>
    <w:rsid w:val="00637DFC"/>
    <w:rsid w:val="00640B16"/>
    <w:rsid w:val="0064698A"/>
    <w:rsid w:val="00647FE3"/>
    <w:rsid w:val="00652539"/>
    <w:rsid w:val="00653825"/>
    <w:rsid w:val="00653906"/>
    <w:rsid w:val="00653AE5"/>
    <w:rsid w:val="00657260"/>
    <w:rsid w:val="00662D5F"/>
    <w:rsid w:val="00666371"/>
    <w:rsid w:val="00667A33"/>
    <w:rsid w:val="00670D50"/>
    <w:rsid w:val="0067130F"/>
    <w:rsid w:val="00671E2C"/>
    <w:rsid w:val="006727E3"/>
    <w:rsid w:val="00673560"/>
    <w:rsid w:val="00673D56"/>
    <w:rsid w:val="00674EC5"/>
    <w:rsid w:val="00675EED"/>
    <w:rsid w:val="00677D79"/>
    <w:rsid w:val="00690579"/>
    <w:rsid w:val="00694E19"/>
    <w:rsid w:val="00697698"/>
    <w:rsid w:val="006A2897"/>
    <w:rsid w:val="006A44D2"/>
    <w:rsid w:val="006B41B1"/>
    <w:rsid w:val="006B64E4"/>
    <w:rsid w:val="006B6AB9"/>
    <w:rsid w:val="006C0012"/>
    <w:rsid w:val="006C362F"/>
    <w:rsid w:val="006C4056"/>
    <w:rsid w:val="006C601D"/>
    <w:rsid w:val="006C62D2"/>
    <w:rsid w:val="006D03C1"/>
    <w:rsid w:val="006D1B6C"/>
    <w:rsid w:val="006D1E95"/>
    <w:rsid w:val="006D2297"/>
    <w:rsid w:val="006D4160"/>
    <w:rsid w:val="006D4C21"/>
    <w:rsid w:val="006D6378"/>
    <w:rsid w:val="006E6E23"/>
    <w:rsid w:val="006E7E58"/>
    <w:rsid w:val="006F1239"/>
    <w:rsid w:val="006F2879"/>
    <w:rsid w:val="006F4CEC"/>
    <w:rsid w:val="00705327"/>
    <w:rsid w:val="00707C99"/>
    <w:rsid w:val="00707CFA"/>
    <w:rsid w:val="007105D9"/>
    <w:rsid w:val="00711F3D"/>
    <w:rsid w:val="00712439"/>
    <w:rsid w:val="00714A95"/>
    <w:rsid w:val="00722F87"/>
    <w:rsid w:val="00724C49"/>
    <w:rsid w:val="00727533"/>
    <w:rsid w:val="0073236E"/>
    <w:rsid w:val="00733C91"/>
    <w:rsid w:val="0073422E"/>
    <w:rsid w:val="00742218"/>
    <w:rsid w:val="007439EF"/>
    <w:rsid w:val="00743C64"/>
    <w:rsid w:val="0074413A"/>
    <w:rsid w:val="00744631"/>
    <w:rsid w:val="007448F2"/>
    <w:rsid w:val="00746367"/>
    <w:rsid w:val="007558DB"/>
    <w:rsid w:val="00756AD5"/>
    <w:rsid w:val="00760F79"/>
    <w:rsid w:val="00761935"/>
    <w:rsid w:val="007701D6"/>
    <w:rsid w:val="0077040E"/>
    <w:rsid w:val="00772062"/>
    <w:rsid w:val="0078006A"/>
    <w:rsid w:val="00782DA3"/>
    <w:rsid w:val="0078672B"/>
    <w:rsid w:val="00791931"/>
    <w:rsid w:val="00797002"/>
    <w:rsid w:val="007A006B"/>
    <w:rsid w:val="007A0977"/>
    <w:rsid w:val="007A0A22"/>
    <w:rsid w:val="007A15FA"/>
    <w:rsid w:val="007A419E"/>
    <w:rsid w:val="007A509E"/>
    <w:rsid w:val="007A60D9"/>
    <w:rsid w:val="007B2CE6"/>
    <w:rsid w:val="007B489E"/>
    <w:rsid w:val="007B57D8"/>
    <w:rsid w:val="007B5C5C"/>
    <w:rsid w:val="007B5E0F"/>
    <w:rsid w:val="007B69AC"/>
    <w:rsid w:val="007B6BBA"/>
    <w:rsid w:val="007C399E"/>
    <w:rsid w:val="007C64D0"/>
    <w:rsid w:val="007D2E4F"/>
    <w:rsid w:val="007D68CD"/>
    <w:rsid w:val="007E0681"/>
    <w:rsid w:val="007E2D6D"/>
    <w:rsid w:val="007E3E2F"/>
    <w:rsid w:val="007F2AF7"/>
    <w:rsid w:val="007F75A9"/>
    <w:rsid w:val="0080034A"/>
    <w:rsid w:val="00803FBC"/>
    <w:rsid w:val="00805805"/>
    <w:rsid w:val="00806133"/>
    <w:rsid w:val="008110BE"/>
    <w:rsid w:val="00812DD7"/>
    <w:rsid w:val="00817107"/>
    <w:rsid w:val="008229BF"/>
    <w:rsid w:val="00825A18"/>
    <w:rsid w:val="00827729"/>
    <w:rsid w:val="008338A6"/>
    <w:rsid w:val="008403E4"/>
    <w:rsid w:val="008429A1"/>
    <w:rsid w:val="008439D8"/>
    <w:rsid w:val="008448BC"/>
    <w:rsid w:val="00845997"/>
    <w:rsid w:val="00845F2D"/>
    <w:rsid w:val="00847BD1"/>
    <w:rsid w:val="008516AD"/>
    <w:rsid w:val="00851A26"/>
    <w:rsid w:val="00852131"/>
    <w:rsid w:val="00854356"/>
    <w:rsid w:val="008569E2"/>
    <w:rsid w:val="00857157"/>
    <w:rsid w:val="008613A7"/>
    <w:rsid w:val="0086640B"/>
    <w:rsid w:val="008670FA"/>
    <w:rsid w:val="008672E7"/>
    <w:rsid w:val="00867AEA"/>
    <w:rsid w:val="0087004A"/>
    <w:rsid w:val="00870FBF"/>
    <w:rsid w:val="008737E8"/>
    <w:rsid w:val="00874416"/>
    <w:rsid w:val="0087734B"/>
    <w:rsid w:val="008800AB"/>
    <w:rsid w:val="00880D9C"/>
    <w:rsid w:val="00880EBF"/>
    <w:rsid w:val="008840DF"/>
    <w:rsid w:val="00885A85"/>
    <w:rsid w:val="00885C4F"/>
    <w:rsid w:val="008902A9"/>
    <w:rsid w:val="008933D1"/>
    <w:rsid w:val="00894D08"/>
    <w:rsid w:val="008A0E17"/>
    <w:rsid w:val="008A3A3D"/>
    <w:rsid w:val="008A6A4C"/>
    <w:rsid w:val="008B00E3"/>
    <w:rsid w:val="008B4404"/>
    <w:rsid w:val="008B5253"/>
    <w:rsid w:val="008B70E2"/>
    <w:rsid w:val="008C291D"/>
    <w:rsid w:val="008C4B29"/>
    <w:rsid w:val="008D4507"/>
    <w:rsid w:val="008D4DB4"/>
    <w:rsid w:val="008F145C"/>
    <w:rsid w:val="008F23AE"/>
    <w:rsid w:val="008F35C8"/>
    <w:rsid w:val="008F5182"/>
    <w:rsid w:val="008F7733"/>
    <w:rsid w:val="008F7813"/>
    <w:rsid w:val="00901502"/>
    <w:rsid w:val="00903C23"/>
    <w:rsid w:val="00904121"/>
    <w:rsid w:val="009122D8"/>
    <w:rsid w:val="00913E64"/>
    <w:rsid w:val="00914584"/>
    <w:rsid w:val="00914E8B"/>
    <w:rsid w:val="00916830"/>
    <w:rsid w:val="00917D12"/>
    <w:rsid w:val="00922490"/>
    <w:rsid w:val="00922889"/>
    <w:rsid w:val="00925226"/>
    <w:rsid w:val="00925753"/>
    <w:rsid w:val="00926DA5"/>
    <w:rsid w:val="00931536"/>
    <w:rsid w:val="0093207C"/>
    <w:rsid w:val="00932476"/>
    <w:rsid w:val="00932C29"/>
    <w:rsid w:val="00934AE8"/>
    <w:rsid w:val="0094084F"/>
    <w:rsid w:val="00940ABD"/>
    <w:rsid w:val="00941425"/>
    <w:rsid w:val="0094166B"/>
    <w:rsid w:val="00943E1B"/>
    <w:rsid w:val="009442CB"/>
    <w:rsid w:val="0094661F"/>
    <w:rsid w:val="00950B3F"/>
    <w:rsid w:val="0096126D"/>
    <w:rsid w:val="00964084"/>
    <w:rsid w:val="009741C9"/>
    <w:rsid w:val="00974D16"/>
    <w:rsid w:val="00987753"/>
    <w:rsid w:val="00990C3F"/>
    <w:rsid w:val="00991111"/>
    <w:rsid w:val="009959A8"/>
    <w:rsid w:val="00995B9F"/>
    <w:rsid w:val="00995FD8"/>
    <w:rsid w:val="00997067"/>
    <w:rsid w:val="009A4CE4"/>
    <w:rsid w:val="009A55CF"/>
    <w:rsid w:val="009A5E3C"/>
    <w:rsid w:val="009B03FA"/>
    <w:rsid w:val="009B2034"/>
    <w:rsid w:val="009C1D53"/>
    <w:rsid w:val="009C1EF5"/>
    <w:rsid w:val="009C4A69"/>
    <w:rsid w:val="009C6508"/>
    <w:rsid w:val="009D02FD"/>
    <w:rsid w:val="009D0BFA"/>
    <w:rsid w:val="009D0F85"/>
    <w:rsid w:val="009E224F"/>
    <w:rsid w:val="009E228E"/>
    <w:rsid w:val="009E5264"/>
    <w:rsid w:val="009E679A"/>
    <w:rsid w:val="009F0DD6"/>
    <w:rsid w:val="009F337B"/>
    <w:rsid w:val="009F544E"/>
    <w:rsid w:val="009F5971"/>
    <w:rsid w:val="009F6DB8"/>
    <w:rsid w:val="009F76E1"/>
    <w:rsid w:val="009F7DC9"/>
    <w:rsid w:val="00A0367A"/>
    <w:rsid w:val="00A04F09"/>
    <w:rsid w:val="00A10AA5"/>
    <w:rsid w:val="00A20162"/>
    <w:rsid w:val="00A231CF"/>
    <w:rsid w:val="00A24066"/>
    <w:rsid w:val="00A26316"/>
    <w:rsid w:val="00A27386"/>
    <w:rsid w:val="00A32B85"/>
    <w:rsid w:val="00A34BDC"/>
    <w:rsid w:val="00A35418"/>
    <w:rsid w:val="00A36021"/>
    <w:rsid w:val="00A36119"/>
    <w:rsid w:val="00A36F9E"/>
    <w:rsid w:val="00A43104"/>
    <w:rsid w:val="00A4539B"/>
    <w:rsid w:val="00A4696C"/>
    <w:rsid w:val="00A52D0C"/>
    <w:rsid w:val="00A548CB"/>
    <w:rsid w:val="00A55AA7"/>
    <w:rsid w:val="00A55BEB"/>
    <w:rsid w:val="00A61875"/>
    <w:rsid w:val="00A62D3C"/>
    <w:rsid w:val="00A6434D"/>
    <w:rsid w:val="00A65220"/>
    <w:rsid w:val="00A65CCD"/>
    <w:rsid w:val="00A66597"/>
    <w:rsid w:val="00A66C00"/>
    <w:rsid w:val="00A671FE"/>
    <w:rsid w:val="00A70672"/>
    <w:rsid w:val="00A71498"/>
    <w:rsid w:val="00A7151C"/>
    <w:rsid w:val="00A72928"/>
    <w:rsid w:val="00A73421"/>
    <w:rsid w:val="00A74776"/>
    <w:rsid w:val="00A76674"/>
    <w:rsid w:val="00A80466"/>
    <w:rsid w:val="00A81376"/>
    <w:rsid w:val="00A83C69"/>
    <w:rsid w:val="00A84DF2"/>
    <w:rsid w:val="00A850CF"/>
    <w:rsid w:val="00A9003C"/>
    <w:rsid w:val="00A9088C"/>
    <w:rsid w:val="00A90DAF"/>
    <w:rsid w:val="00A93C23"/>
    <w:rsid w:val="00A94617"/>
    <w:rsid w:val="00A94C31"/>
    <w:rsid w:val="00AA2A08"/>
    <w:rsid w:val="00AA47A5"/>
    <w:rsid w:val="00AA5369"/>
    <w:rsid w:val="00AB0001"/>
    <w:rsid w:val="00AB1810"/>
    <w:rsid w:val="00AB1C24"/>
    <w:rsid w:val="00AB1DA4"/>
    <w:rsid w:val="00AB2BDE"/>
    <w:rsid w:val="00AB4A30"/>
    <w:rsid w:val="00AC19E1"/>
    <w:rsid w:val="00AC43C6"/>
    <w:rsid w:val="00AC4CD8"/>
    <w:rsid w:val="00AC5077"/>
    <w:rsid w:val="00AD003E"/>
    <w:rsid w:val="00AD11BD"/>
    <w:rsid w:val="00AE050C"/>
    <w:rsid w:val="00AE17D0"/>
    <w:rsid w:val="00AE18C6"/>
    <w:rsid w:val="00AE2469"/>
    <w:rsid w:val="00AE2E75"/>
    <w:rsid w:val="00AE4A15"/>
    <w:rsid w:val="00AE703D"/>
    <w:rsid w:val="00AF4F24"/>
    <w:rsid w:val="00AF6FD4"/>
    <w:rsid w:val="00B009FD"/>
    <w:rsid w:val="00B014E1"/>
    <w:rsid w:val="00B0650C"/>
    <w:rsid w:val="00B0681F"/>
    <w:rsid w:val="00B141AC"/>
    <w:rsid w:val="00B170FA"/>
    <w:rsid w:val="00B176B0"/>
    <w:rsid w:val="00B22377"/>
    <w:rsid w:val="00B26D48"/>
    <w:rsid w:val="00B27A9A"/>
    <w:rsid w:val="00B3042C"/>
    <w:rsid w:val="00B3125F"/>
    <w:rsid w:val="00B47262"/>
    <w:rsid w:val="00B47E25"/>
    <w:rsid w:val="00B5194A"/>
    <w:rsid w:val="00B55438"/>
    <w:rsid w:val="00B60CEE"/>
    <w:rsid w:val="00B615D8"/>
    <w:rsid w:val="00B75924"/>
    <w:rsid w:val="00B76630"/>
    <w:rsid w:val="00B766AD"/>
    <w:rsid w:val="00B77CCB"/>
    <w:rsid w:val="00B77D04"/>
    <w:rsid w:val="00B860B3"/>
    <w:rsid w:val="00B868B6"/>
    <w:rsid w:val="00B87236"/>
    <w:rsid w:val="00B9643D"/>
    <w:rsid w:val="00B97F70"/>
    <w:rsid w:val="00B97F72"/>
    <w:rsid w:val="00BA05CB"/>
    <w:rsid w:val="00BA07F3"/>
    <w:rsid w:val="00BA503C"/>
    <w:rsid w:val="00BA73A1"/>
    <w:rsid w:val="00BB23FD"/>
    <w:rsid w:val="00BB3738"/>
    <w:rsid w:val="00BB4A96"/>
    <w:rsid w:val="00BB57CE"/>
    <w:rsid w:val="00BC3A5C"/>
    <w:rsid w:val="00BC524B"/>
    <w:rsid w:val="00BD04C4"/>
    <w:rsid w:val="00BD2304"/>
    <w:rsid w:val="00BD6EE5"/>
    <w:rsid w:val="00BD7D86"/>
    <w:rsid w:val="00BE2A81"/>
    <w:rsid w:val="00BE3060"/>
    <w:rsid w:val="00BE34A2"/>
    <w:rsid w:val="00BF24E7"/>
    <w:rsid w:val="00BF6E24"/>
    <w:rsid w:val="00C0029C"/>
    <w:rsid w:val="00C02E52"/>
    <w:rsid w:val="00C04DCB"/>
    <w:rsid w:val="00C054AF"/>
    <w:rsid w:val="00C05512"/>
    <w:rsid w:val="00C0592D"/>
    <w:rsid w:val="00C061FA"/>
    <w:rsid w:val="00C11782"/>
    <w:rsid w:val="00C23814"/>
    <w:rsid w:val="00C26C6B"/>
    <w:rsid w:val="00C27D7D"/>
    <w:rsid w:val="00C325C6"/>
    <w:rsid w:val="00C32928"/>
    <w:rsid w:val="00C34263"/>
    <w:rsid w:val="00C35E8F"/>
    <w:rsid w:val="00C364BD"/>
    <w:rsid w:val="00C375EF"/>
    <w:rsid w:val="00C42788"/>
    <w:rsid w:val="00C42C01"/>
    <w:rsid w:val="00C432DF"/>
    <w:rsid w:val="00C44730"/>
    <w:rsid w:val="00C454E9"/>
    <w:rsid w:val="00C47A45"/>
    <w:rsid w:val="00C47D8E"/>
    <w:rsid w:val="00C47DA7"/>
    <w:rsid w:val="00C51869"/>
    <w:rsid w:val="00C555D1"/>
    <w:rsid w:val="00C61493"/>
    <w:rsid w:val="00C635C9"/>
    <w:rsid w:val="00C66572"/>
    <w:rsid w:val="00C70221"/>
    <w:rsid w:val="00C70A37"/>
    <w:rsid w:val="00C71D92"/>
    <w:rsid w:val="00C7214A"/>
    <w:rsid w:val="00C7222A"/>
    <w:rsid w:val="00C72C52"/>
    <w:rsid w:val="00C749E8"/>
    <w:rsid w:val="00C75845"/>
    <w:rsid w:val="00C777C0"/>
    <w:rsid w:val="00C819B3"/>
    <w:rsid w:val="00C86183"/>
    <w:rsid w:val="00C87C56"/>
    <w:rsid w:val="00C90F4A"/>
    <w:rsid w:val="00C9109B"/>
    <w:rsid w:val="00C91FD0"/>
    <w:rsid w:val="00C92259"/>
    <w:rsid w:val="00C9393F"/>
    <w:rsid w:val="00C93DB4"/>
    <w:rsid w:val="00C9427A"/>
    <w:rsid w:val="00CA15D8"/>
    <w:rsid w:val="00CA24B6"/>
    <w:rsid w:val="00CA2776"/>
    <w:rsid w:val="00CA4E04"/>
    <w:rsid w:val="00CA4E24"/>
    <w:rsid w:val="00CA531A"/>
    <w:rsid w:val="00CA6479"/>
    <w:rsid w:val="00CA7403"/>
    <w:rsid w:val="00CB05B8"/>
    <w:rsid w:val="00CB5967"/>
    <w:rsid w:val="00CB5EA7"/>
    <w:rsid w:val="00CC27E8"/>
    <w:rsid w:val="00CC6356"/>
    <w:rsid w:val="00CD50BF"/>
    <w:rsid w:val="00CD62FF"/>
    <w:rsid w:val="00CE3459"/>
    <w:rsid w:val="00CE5268"/>
    <w:rsid w:val="00CE5F72"/>
    <w:rsid w:val="00CF283A"/>
    <w:rsid w:val="00CF2B93"/>
    <w:rsid w:val="00CF4BB7"/>
    <w:rsid w:val="00CF4D90"/>
    <w:rsid w:val="00CF6B7D"/>
    <w:rsid w:val="00CF7AD4"/>
    <w:rsid w:val="00D00DEE"/>
    <w:rsid w:val="00D029B3"/>
    <w:rsid w:val="00D038BB"/>
    <w:rsid w:val="00D03FC6"/>
    <w:rsid w:val="00D1146C"/>
    <w:rsid w:val="00D17768"/>
    <w:rsid w:val="00D2095D"/>
    <w:rsid w:val="00D21101"/>
    <w:rsid w:val="00D2290C"/>
    <w:rsid w:val="00D232CD"/>
    <w:rsid w:val="00D241FE"/>
    <w:rsid w:val="00D24D68"/>
    <w:rsid w:val="00D3434D"/>
    <w:rsid w:val="00D34738"/>
    <w:rsid w:val="00D355BE"/>
    <w:rsid w:val="00D367E1"/>
    <w:rsid w:val="00D36D0D"/>
    <w:rsid w:val="00D37C2B"/>
    <w:rsid w:val="00D41C9F"/>
    <w:rsid w:val="00D41EC7"/>
    <w:rsid w:val="00D544E4"/>
    <w:rsid w:val="00D5478B"/>
    <w:rsid w:val="00D57B36"/>
    <w:rsid w:val="00D62A56"/>
    <w:rsid w:val="00D63B5B"/>
    <w:rsid w:val="00D67FCF"/>
    <w:rsid w:val="00D70933"/>
    <w:rsid w:val="00D7309E"/>
    <w:rsid w:val="00D73D79"/>
    <w:rsid w:val="00D74250"/>
    <w:rsid w:val="00D755C7"/>
    <w:rsid w:val="00D815DA"/>
    <w:rsid w:val="00D8220F"/>
    <w:rsid w:val="00D823B3"/>
    <w:rsid w:val="00D837AA"/>
    <w:rsid w:val="00D8497B"/>
    <w:rsid w:val="00D920C1"/>
    <w:rsid w:val="00D955CE"/>
    <w:rsid w:val="00D9638D"/>
    <w:rsid w:val="00DA1509"/>
    <w:rsid w:val="00DA4092"/>
    <w:rsid w:val="00DA4B52"/>
    <w:rsid w:val="00DA4EDD"/>
    <w:rsid w:val="00DA55B8"/>
    <w:rsid w:val="00DB0121"/>
    <w:rsid w:val="00DB023F"/>
    <w:rsid w:val="00DB0B36"/>
    <w:rsid w:val="00DB40B3"/>
    <w:rsid w:val="00DB6950"/>
    <w:rsid w:val="00DB7117"/>
    <w:rsid w:val="00DC1AB9"/>
    <w:rsid w:val="00DC2915"/>
    <w:rsid w:val="00DC4A46"/>
    <w:rsid w:val="00DC67D2"/>
    <w:rsid w:val="00DC70EC"/>
    <w:rsid w:val="00DD2868"/>
    <w:rsid w:val="00DD2E07"/>
    <w:rsid w:val="00DD313A"/>
    <w:rsid w:val="00DD614A"/>
    <w:rsid w:val="00DE2533"/>
    <w:rsid w:val="00DE3B64"/>
    <w:rsid w:val="00DE567E"/>
    <w:rsid w:val="00DF2108"/>
    <w:rsid w:val="00DF2657"/>
    <w:rsid w:val="00DF52ED"/>
    <w:rsid w:val="00E03478"/>
    <w:rsid w:val="00E10080"/>
    <w:rsid w:val="00E130D4"/>
    <w:rsid w:val="00E150B1"/>
    <w:rsid w:val="00E170E1"/>
    <w:rsid w:val="00E176CD"/>
    <w:rsid w:val="00E21667"/>
    <w:rsid w:val="00E21E14"/>
    <w:rsid w:val="00E23364"/>
    <w:rsid w:val="00E25ACA"/>
    <w:rsid w:val="00E31892"/>
    <w:rsid w:val="00E33C11"/>
    <w:rsid w:val="00E42854"/>
    <w:rsid w:val="00E436EB"/>
    <w:rsid w:val="00E500AB"/>
    <w:rsid w:val="00E512D5"/>
    <w:rsid w:val="00E51476"/>
    <w:rsid w:val="00E650F1"/>
    <w:rsid w:val="00E662D5"/>
    <w:rsid w:val="00E714CD"/>
    <w:rsid w:val="00E7367D"/>
    <w:rsid w:val="00E80A74"/>
    <w:rsid w:val="00E81D9D"/>
    <w:rsid w:val="00E8336A"/>
    <w:rsid w:val="00E833BB"/>
    <w:rsid w:val="00E84445"/>
    <w:rsid w:val="00E870E0"/>
    <w:rsid w:val="00E87343"/>
    <w:rsid w:val="00E87F93"/>
    <w:rsid w:val="00E90C2E"/>
    <w:rsid w:val="00E91472"/>
    <w:rsid w:val="00EA0EA5"/>
    <w:rsid w:val="00EA58DA"/>
    <w:rsid w:val="00EA7A69"/>
    <w:rsid w:val="00EB235D"/>
    <w:rsid w:val="00EB5ABF"/>
    <w:rsid w:val="00EB611D"/>
    <w:rsid w:val="00EB7F17"/>
    <w:rsid w:val="00EC1638"/>
    <w:rsid w:val="00EC3CB3"/>
    <w:rsid w:val="00EC50A4"/>
    <w:rsid w:val="00EC54FB"/>
    <w:rsid w:val="00EC79C0"/>
    <w:rsid w:val="00EC7F52"/>
    <w:rsid w:val="00ED15BF"/>
    <w:rsid w:val="00ED681B"/>
    <w:rsid w:val="00ED706A"/>
    <w:rsid w:val="00EE3664"/>
    <w:rsid w:val="00EE3C58"/>
    <w:rsid w:val="00EE4734"/>
    <w:rsid w:val="00EE5445"/>
    <w:rsid w:val="00EF1701"/>
    <w:rsid w:val="00EF3B38"/>
    <w:rsid w:val="00EF3DD7"/>
    <w:rsid w:val="00EF4391"/>
    <w:rsid w:val="00EF7509"/>
    <w:rsid w:val="00EF78F6"/>
    <w:rsid w:val="00F05A14"/>
    <w:rsid w:val="00F05B5D"/>
    <w:rsid w:val="00F06DEB"/>
    <w:rsid w:val="00F07E67"/>
    <w:rsid w:val="00F1495A"/>
    <w:rsid w:val="00F14ACD"/>
    <w:rsid w:val="00F14FDB"/>
    <w:rsid w:val="00F152F5"/>
    <w:rsid w:val="00F201CC"/>
    <w:rsid w:val="00F25310"/>
    <w:rsid w:val="00F27238"/>
    <w:rsid w:val="00F3031E"/>
    <w:rsid w:val="00F314BF"/>
    <w:rsid w:val="00F32ECD"/>
    <w:rsid w:val="00F33583"/>
    <w:rsid w:val="00F33A10"/>
    <w:rsid w:val="00F34126"/>
    <w:rsid w:val="00F35D11"/>
    <w:rsid w:val="00F3769E"/>
    <w:rsid w:val="00F40A89"/>
    <w:rsid w:val="00F50D57"/>
    <w:rsid w:val="00F52412"/>
    <w:rsid w:val="00F53094"/>
    <w:rsid w:val="00F53D68"/>
    <w:rsid w:val="00F547AA"/>
    <w:rsid w:val="00F56824"/>
    <w:rsid w:val="00F64384"/>
    <w:rsid w:val="00F64E59"/>
    <w:rsid w:val="00F6584D"/>
    <w:rsid w:val="00F659CD"/>
    <w:rsid w:val="00F65FEB"/>
    <w:rsid w:val="00F712BE"/>
    <w:rsid w:val="00F768B1"/>
    <w:rsid w:val="00F77084"/>
    <w:rsid w:val="00F80ED1"/>
    <w:rsid w:val="00F82C0C"/>
    <w:rsid w:val="00F83216"/>
    <w:rsid w:val="00F8712B"/>
    <w:rsid w:val="00F87C63"/>
    <w:rsid w:val="00F9021F"/>
    <w:rsid w:val="00F950B9"/>
    <w:rsid w:val="00F95F2F"/>
    <w:rsid w:val="00F9639C"/>
    <w:rsid w:val="00F9640A"/>
    <w:rsid w:val="00FA11F6"/>
    <w:rsid w:val="00FA207E"/>
    <w:rsid w:val="00FA21E6"/>
    <w:rsid w:val="00FA591A"/>
    <w:rsid w:val="00FA633B"/>
    <w:rsid w:val="00FA791D"/>
    <w:rsid w:val="00FB27E8"/>
    <w:rsid w:val="00FB2DFF"/>
    <w:rsid w:val="00FB4114"/>
    <w:rsid w:val="00FB769B"/>
    <w:rsid w:val="00FC220A"/>
    <w:rsid w:val="00FC30FE"/>
    <w:rsid w:val="00FC46DD"/>
    <w:rsid w:val="00FC6E07"/>
    <w:rsid w:val="00FD26DE"/>
    <w:rsid w:val="00FD27A8"/>
    <w:rsid w:val="00FD45FD"/>
    <w:rsid w:val="00FE2A2C"/>
    <w:rsid w:val="00FE5B8E"/>
    <w:rsid w:val="00FE5BEC"/>
    <w:rsid w:val="00FE6DF8"/>
    <w:rsid w:val="00FE7670"/>
    <w:rsid w:val="00FE79AC"/>
    <w:rsid w:val="00FE79BA"/>
    <w:rsid w:val="00FF0D95"/>
    <w:rsid w:val="00FF15C6"/>
    <w:rsid w:val="00FF210F"/>
    <w:rsid w:val="00FF70BC"/>
    <w:rsid w:val="00FF754C"/>
    <w:rsid w:val="00FF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F1712"/>
  <w15:docId w15:val="{6D7CBBA5-CF29-45DC-AEDF-5730E976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FF2"/>
    <w:pPr>
      <w:bidi/>
      <w:spacing w:after="0" w:line="220" w:lineRule="exact"/>
      <w:jc w:val="both"/>
    </w:pPr>
    <w:rPr>
      <w:rFonts w:ascii="BA Fontov Regular" w:hAnsi="BA Fontov Regular" w:cs="FrankRuehl"/>
      <w:sz w:val="18"/>
      <w:szCs w:val="18"/>
      <w:lang w:bidi="he-IL"/>
    </w:rPr>
  </w:style>
  <w:style w:type="paragraph" w:styleId="1">
    <w:name w:val="heading 1"/>
    <w:aliases w:val="100,0.7 דחוס"/>
    <w:basedOn w:val="a"/>
    <w:next w:val="a"/>
    <w:link w:val="10"/>
    <w:uiPriority w:val="9"/>
    <w:rsid w:val="00A93C23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"/>
    <w:next w:val="a"/>
    <w:link w:val="20"/>
    <w:uiPriority w:val="9"/>
    <w:unhideWhenUsed/>
    <w:rsid w:val="00A93C23"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"/>
    <w:next w:val="a"/>
    <w:link w:val="30"/>
    <w:unhideWhenUsed/>
    <w:qFormat/>
    <w:rsid w:val="00A93C23"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"/>
    <w:next w:val="a"/>
    <w:link w:val="40"/>
    <w:uiPriority w:val="9"/>
    <w:unhideWhenUsed/>
    <w:qFormat/>
    <w:rsid w:val="00A93C23"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"/>
    <w:next w:val="a"/>
    <w:link w:val="50"/>
    <w:uiPriority w:val="9"/>
    <w:unhideWhenUsed/>
    <w:qFormat/>
    <w:rsid w:val="00A93C23"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"/>
    <w:next w:val="a"/>
    <w:link w:val="60"/>
    <w:uiPriority w:val="9"/>
    <w:unhideWhenUsed/>
    <w:qFormat/>
    <w:rsid w:val="00A93C23"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rsid w:val="00A93C23"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"/>
    <w:next w:val="a"/>
    <w:link w:val="80"/>
    <w:uiPriority w:val="9"/>
    <w:unhideWhenUsed/>
    <w:qFormat/>
    <w:rsid w:val="00A93C23"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"/>
    <w:next w:val="a"/>
    <w:link w:val="90"/>
    <w:uiPriority w:val="9"/>
    <w:unhideWhenUsed/>
    <w:qFormat/>
    <w:rsid w:val="00A93C23"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סגנון2"/>
    <w:basedOn w:val="a"/>
    <w:link w:val="22"/>
    <w:qFormat/>
    <w:rsid w:val="00A93C23"/>
    <w:pPr>
      <w:contextualSpacing/>
    </w:pPr>
    <w:rPr>
      <w:rFonts w:ascii="Fb Fontext" w:hAnsi="Fb Fontext" w:cs="BA Haketer Regular"/>
    </w:rPr>
  </w:style>
  <w:style w:type="character" w:customStyle="1" w:styleId="22">
    <w:name w:val="סגנון2 תו"/>
    <w:basedOn w:val="a0"/>
    <w:link w:val="21"/>
    <w:rsid w:val="00A93C23"/>
    <w:rPr>
      <w:rFonts w:ascii="Fb Fontext" w:hAnsi="Fb Fontext" w:cs="BA Haketer Regular"/>
      <w:sz w:val="18"/>
      <w:szCs w:val="16"/>
    </w:rPr>
  </w:style>
  <w:style w:type="paragraph" w:customStyle="1" w:styleId="a3">
    <w:name w:val="פסוק"/>
    <w:basedOn w:val="a"/>
    <w:link w:val="a4"/>
    <w:qFormat/>
    <w:rsid w:val="000E203E"/>
    <w:pPr>
      <w:contextualSpacing/>
    </w:pPr>
    <w:rPr>
      <w:rFonts w:ascii="Fb Fontext" w:hAnsi="Fb Fontext" w:cs="BA TM • Tzlotana"/>
      <w:lang w:bidi="ar-SA"/>
    </w:rPr>
  </w:style>
  <w:style w:type="character" w:customStyle="1" w:styleId="a4">
    <w:name w:val="פסוק תו"/>
    <w:basedOn w:val="a0"/>
    <w:link w:val="a3"/>
    <w:rsid w:val="000E203E"/>
    <w:rPr>
      <w:rFonts w:ascii="Fb Fontext" w:hAnsi="Fb Fontext" w:cs="BA TM • Tzlotana"/>
      <w:spacing w:val="4"/>
      <w:sz w:val="18"/>
      <w:szCs w:val="16"/>
    </w:rPr>
  </w:style>
  <w:style w:type="character" w:customStyle="1" w:styleId="31">
    <w:name w:val="סגנון 3"/>
    <w:basedOn w:val="a0"/>
    <w:uiPriority w:val="1"/>
    <w:qFormat/>
    <w:rsid w:val="00A93C23"/>
  </w:style>
  <w:style w:type="paragraph" w:customStyle="1" w:styleId="04">
    <w:name w:val="0.4."/>
    <w:basedOn w:val="2"/>
    <w:link w:val="040"/>
    <w:rsid w:val="00A93C23"/>
    <w:rPr>
      <w:bCs w:val="0"/>
      <w:spacing w:val="-8"/>
      <w:sz w:val="32"/>
    </w:rPr>
  </w:style>
  <w:style w:type="character" w:customStyle="1" w:styleId="040">
    <w:name w:val="0.4. תו"/>
    <w:basedOn w:val="a0"/>
    <w:link w:val="04"/>
    <w:rsid w:val="00A93C23"/>
    <w:rPr>
      <w:rFonts w:ascii="David" w:hAnsi="David" w:cs="FrankRuehl"/>
      <w:b/>
      <w:spacing w:val="-8"/>
      <w:w w:val="92"/>
      <w:sz w:val="32"/>
      <w:szCs w:val="18"/>
      <w:lang w:bidi="he-IL"/>
    </w:rPr>
  </w:style>
  <w:style w:type="character" w:customStyle="1" w:styleId="20">
    <w:name w:val="כותרת 2 תו"/>
    <w:aliases w:val="וילנא 0.5 תו,2 תו,98 תו"/>
    <w:basedOn w:val="a0"/>
    <w:link w:val="2"/>
    <w:uiPriority w:val="9"/>
    <w:rsid w:val="00A93C23"/>
    <w:rPr>
      <w:rFonts w:ascii="David" w:hAnsi="David" w:cs="FrankRuehl"/>
      <w:b/>
      <w:bCs/>
      <w:w w:val="92"/>
      <w:sz w:val="18"/>
      <w:szCs w:val="18"/>
      <w:lang w:bidi="he-IL"/>
    </w:rPr>
  </w:style>
  <w:style w:type="paragraph" w:customStyle="1" w:styleId="-04">
    <w:name w:val="טאב-  0.4"/>
    <w:basedOn w:val="a5"/>
    <w:link w:val="-040"/>
    <w:rsid w:val="00A93C23"/>
    <w:pPr>
      <w:ind w:hanging="360"/>
    </w:pPr>
    <w:rPr>
      <w:spacing w:val="-8"/>
      <w:sz w:val="32"/>
    </w:rPr>
  </w:style>
  <w:style w:type="character" w:customStyle="1" w:styleId="-040">
    <w:name w:val="טאב-  0.4 תו"/>
    <w:basedOn w:val="a6"/>
    <w:link w:val="-04"/>
    <w:rsid w:val="00A93C23"/>
    <w:rPr>
      <w:rFonts w:ascii="BA Fontov Regular" w:hAnsi="BA Fontov Regular" w:cs="FrankRuehl"/>
      <w:spacing w:val="-8"/>
      <w:sz w:val="32"/>
      <w:szCs w:val="18"/>
      <w:lang w:bidi="he-IL"/>
    </w:rPr>
  </w:style>
  <w:style w:type="paragraph" w:styleId="a5">
    <w:name w:val="List Paragraph"/>
    <w:basedOn w:val="a"/>
    <w:link w:val="a6"/>
    <w:uiPriority w:val="34"/>
    <w:qFormat/>
    <w:rsid w:val="00A93C23"/>
    <w:pPr>
      <w:ind w:left="720"/>
      <w:contextualSpacing/>
    </w:pPr>
  </w:style>
  <w:style w:type="paragraph" w:customStyle="1" w:styleId="02">
    <w:name w:val="0.2 וילנא"/>
    <w:basedOn w:val="a"/>
    <w:link w:val="020"/>
    <w:rsid w:val="00A93C23"/>
    <w:rPr>
      <w:rFonts w:ascii="David" w:hAnsi="David" w:cs="Guttman Vilna"/>
      <w:b/>
      <w:bCs/>
      <w:spacing w:val="-4"/>
      <w:sz w:val="30"/>
    </w:rPr>
  </w:style>
  <w:style w:type="character" w:customStyle="1" w:styleId="020">
    <w:name w:val="0.2 וילנא תו"/>
    <w:basedOn w:val="a0"/>
    <w:link w:val="02"/>
    <w:rsid w:val="00A93C23"/>
    <w:rPr>
      <w:rFonts w:ascii="David" w:hAnsi="David" w:cs="Guttman Vilna"/>
      <w:b/>
      <w:bCs/>
      <w:spacing w:val="-4"/>
      <w:sz w:val="30"/>
      <w:szCs w:val="18"/>
      <w:lang w:bidi="he-IL"/>
    </w:rPr>
  </w:style>
  <w:style w:type="paragraph" w:customStyle="1" w:styleId="a7">
    <w:name w:val="הערת שוליים מ''מ"/>
    <w:basedOn w:val="a8"/>
    <w:link w:val="a9"/>
    <w:autoRedefine/>
    <w:qFormat/>
    <w:rsid w:val="00A93C23"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9">
    <w:name w:val="הערת שוליים מ''מ תו"/>
    <w:basedOn w:val="aa"/>
    <w:link w:val="a7"/>
    <w:rsid w:val="00A93C23"/>
    <w:rPr>
      <w:rFonts w:ascii="David" w:hAnsi="David" w:cs="Guttman Vilna"/>
      <w:bCs/>
      <w:spacing w:val="-10"/>
      <w:position w:val="8"/>
      <w:sz w:val="18"/>
      <w:szCs w:val="26"/>
      <w:lang w:bidi="he-IL"/>
    </w:rPr>
  </w:style>
  <w:style w:type="paragraph" w:styleId="a8">
    <w:name w:val="footnote text"/>
    <w:basedOn w:val="a"/>
    <w:link w:val="aa"/>
    <w:uiPriority w:val="99"/>
    <w:unhideWhenUsed/>
    <w:rsid w:val="00A93C23"/>
    <w:pPr>
      <w:spacing w:line="160" w:lineRule="exact"/>
      <w:ind w:left="-284" w:right="284"/>
    </w:pPr>
    <w:rPr>
      <w:rFonts w:cs="BA Franknatan Light"/>
      <w:szCs w:val="13"/>
    </w:rPr>
  </w:style>
  <w:style w:type="character" w:customStyle="1" w:styleId="aa">
    <w:name w:val="טקסט הערת שוליים תו"/>
    <w:basedOn w:val="a0"/>
    <w:link w:val="a8"/>
    <w:uiPriority w:val="99"/>
    <w:rsid w:val="00A93C23"/>
    <w:rPr>
      <w:rFonts w:ascii="BA Fontov Regular" w:hAnsi="BA Fontov Regular" w:cs="BA Franknatan Light"/>
      <w:sz w:val="18"/>
      <w:szCs w:val="13"/>
      <w:lang w:bidi="he-IL"/>
    </w:rPr>
  </w:style>
  <w:style w:type="paragraph" w:customStyle="1" w:styleId="ab">
    <w:name w:val="הערת שוליים"/>
    <w:basedOn w:val="a8"/>
    <w:autoRedefine/>
    <w:qFormat/>
    <w:rsid w:val="00A93C23"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c">
    <w:name w:val="הערת שולייים"/>
    <w:basedOn w:val="a8"/>
    <w:link w:val="ad"/>
    <w:autoRedefine/>
    <w:qFormat/>
    <w:rsid w:val="00A93C23"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d">
    <w:name w:val="הערת שולייים תו"/>
    <w:basedOn w:val="a0"/>
    <w:link w:val="ac"/>
    <w:rsid w:val="00A93C23"/>
    <w:rPr>
      <w:rFonts w:ascii="David" w:hAnsi="David" w:cs="Guttman Vilna"/>
      <w:bCs/>
      <w:position w:val="8"/>
      <w:sz w:val="32"/>
      <w:szCs w:val="26"/>
      <w:lang w:bidi="he-IL"/>
    </w:rPr>
  </w:style>
  <w:style w:type="paragraph" w:customStyle="1" w:styleId="ae">
    <w:name w:val="רגיל ורווח"/>
    <w:basedOn w:val="a"/>
    <w:link w:val="af"/>
    <w:rsid w:val="00A93C23"/>
    <w:pPr>
      <w:spacing w:before="60"/>
    </w:pPr>
  </w:style>
  <w:style w:type="character" w:customStyle="1" w:styleId="af">
    <w:name w:val="רגיל ורווח תו"/>
    <w:basedOn w:val="a0"/>
    <w:link w:val="ae"/>
    <w:rsid w:val="00A93C23"/>
    <w:rPr>
      <w:rFonts w:ascii="BA Fontov Regular" w:hAnsi="BA Fontov Regular" w:cs="FrankRuehl"/>
      <w:sz w:val="18"/>
      <w:szCs w:val="18"/>
      <w:lang w:bidi="he-IL"/>
    </w:rPr>
  </w:style>
  <w:style w:type="paragraph" w:customStyle="1" w:styleId="af0">
    <w:name w:val="רגיל אדום"/>
    <w:basedOn w:val="a"/>
    <w:rsid w:val="00A93C23"/>
    <w:rPr>
      <w:color w:val="FF0000"/>
    </w:rPr>
  </w:style>
  <w:style w:type="paragraph" w:customStyle="1" w:styleId="af1">
    <w:name w:val="דף"/>
    <w:basedOn w:val="a"/>
    <w:link w:val="af2"/>
    <w:qFormat/>
    <w:rsid w:val="00A93C23"/>
    <w:rPr>
      <w:rFonts w:ascii="David" w:hAnsi="David" w:cs="Guttman Vilna"/>
      <w:b/>
      <w:bCs/>
      <w:color w:val="0070C0"/>
      <w:sz w:val="32"/>
      <w:szCs w:val="30"/>
    </w:rPr>
  </w:style>
  <w:style w:type="character" w:customStyle="1" w:styleId="af2">
    <w:name w:val="דף תו"/>
    <w:basedOn w:val="a0"/>
    <w:link w:val="af1"/>
    <w:rsid w:val="00A93C23"/>
    <w:rPr>
      <w:rFonts w:ascii="David" w:hAnsi="David" w:cs="Guttman Vilna"/>
      <w:b/>
      <w:bCs/>
      <w:color w:val="0070C0"/>
      <w:sz w:val="32"/>
      <w:szCs w:val="30"/>
      <w:lang w:bidi="he-IL"/>
    </w:rPr>
  </w:style>
  <w:style w:type="paragraph" w:customStyle="1" w:styleId="af3">
    <w:name w:val="חציצה"/>
    <w:basedOn w:val="a"/>
    <w:link w:val="af4"/>
    <w:qFormat/>
    <w:rsid w:val="003809EA"/>
    <w:pPr>
      <w:spacing w:before="40" w:after="40"/>
      <w:jc w:val="center"/>
    </w:pPr>
    <w:rPr>
      <w:rFonts w:cs="BA TM • Vilna Extra-Bold"/>
      <w:bCs/>
      <w:color w:val="A6A6A6" w:themeColor="background1" w:themeShade="A6"/>
    </w:rPr>
  </w:style>
  <w:style w:type="character" w:customStyle="1" w:styleId="af4">
    <w:name w:val="חציצה תו"/>
    <w:basedOn w:val="a0"/>
    <w:link w:val="af3"/>
    <w:rsid w:val="003809EA"/>
    <w:rPr>
      <w:rFonts w:ascii="BA Fontov Regular" w:hAnsi="BA Fontov Regular" w:cs="BA TM • Vilna Extra-Bold"/>
      <w:bCs/>
      <w:color w:val="A6A6A6" w:themeColor="background1" w:themeShade="A6"/>
      <w:sz w:val="18"/>
      <w:szCs w:val="18"/>
      <w:lang w:bidi="he-IL"/>
    </w:rPr>
  </w:style>
  <w:style w:type="paragraph" w:customStyle="1" w:styleId="af5">
    <w:name w:val="דף בצד"/>
    <w:basedOn w:val="af1"/>
    <w:link w:val="af6"/>
    <w:qFormat/>
    <w:rsid w:val="009F5971"/>
    <w:pPr>
      <w:framePr w:hSpace="57" w:vSpace="6" w:wrap="around" w:vAnchor="text" w:hAnchor="page" w:xAlign="inside" w:y="171"/>
    </w:pPr>
    <w:rPr>
      <w:rFonts w:ascii="Fb Fontext" w:hAnsi="Fb Fontext" w:cs="BA TM • Vilna Extra-Bold"/>
      <w:bCs w:val="0"/>
      <w:color w:val="auto"/>
      <w:sz w:val="20"/>
      <w:szCs w:val="18"/>
    </w:rPr>
  </w:style>
  <w:style w:type="character" w:customStyle="1" w:styleId="af6">
    <w:name w:val="דף בצד תו"/>
    <w:basedOn w:val="af2"/>
    <w:link w:val="af5"/>
    <w:rsid w:val="009F5971"/>
    <w:rPr>
      <w:rFonts w:ascii="Fb Fontext" w:hAnsi="Fb Fontext" w:cs="BA TM • Vilna Extra-Bold"/>
      <w:b/>
      <w:bCs w:val="0"/>
      <w:color w:val="0070C0"/>
      <w:sz w:val="20"/>
      <w:szCs w:val="18"/>
      <w:lang w:bidi="he-IL"/>
    </w:rPr>
  </w:style>
  <w:style w:type="paragraph" w:customStyle="1" w:styleId="af7">
    <w:name w:val="מסכת"/>
    <w:basedOn w:val="a"/>
    <w:rsid w:val="00A93C23"/>
    <w:pPr>
      <w:framePr w:hSpace="113" w:vSpace="284" w:wrap="around" w:vAnchor="page" w:hAnchor="page" w:xAlign="center" w:yAlign="bottom"/>
      <w:spacing w:line="240" w:lineRule="auto"/>
      <w:jc w:val="center"/>
    </w:pPr>
    <w:rPr>
      <w:rFonts w:cs="Guttman Vilna"/>
      <w:bCs/>
      <w:color w:val="F2F2F2" w:themeColor="background1" w:themeShade="F2"/>
    </w:rPr>
  </w:style>
  <w:style w:type="paragraph" w:customStyle="1" w:styleId="af8">
    <w:name w:val="פרק"/>
    <w:basedOn w:val="a"/>
    <w:rsid w:val="00A93C23"/>
    <w:pPr>
      <w:framePr w:h="284" w:hRule="exact" w:hSpace="181" w:wrap="around" w:vAnchor="page" w:hAnchor="text" w:xAlign="right" w:yAlign="bottom"/>
      <w:widowControl w:val="0"/>
      <w:spacing w:line="240" w:lineRule="auto"/>
    </w:pPr>
    <w:rPr>
      <w:color w:val="F2F2F2" w:themeColor="background1" w:themeShade="F2"/>
    </w:rPr>
  </w:style>
  <w:style w:type="paragraph" w:customStyle="1" w:styleId="af9">
    <w:name w:val="פרק שם"/>
    <w:basedOn w:val="a"/>
    <w:rsid w:val="00A93C23"/>
    <w:pPr>
      <w:framePr w:hSpace="567" w:wrap="around" w:vAnchor="page" w:hAnchor="text" w:yAlign="bottom"/>
      <w:spacing w:line="240" w:lineRule="auto"/>
      <w:jc w:val="right"/>
    </w:pPr>
    <w:rPr>
      <w:rFonts w:cs="Guttman Vilna"/>
      <w:bCs/>
      <w:color w:val="F2F2F2" w:themeColor="background1" w:themeShade="F2"/>
      <w:sz w:val="24"/>
    </w:rPr>
  </w:style>
  <w:style w:type="paragraph" w:customStyle="1" w:styleId="afa">
    <w:name w:val="דפים בפרק ב"/>
    <w:basedOn w:val="a"/>
    <w:rsid w:val="00A93C23"/>
    <w:pPr>
      <w:framePr w:h="284" w:hRule="exact" w:hSpace="181" w:wrap="around" w:vAnchor="page" w:hAnchor="page" w:x="2836" w:yAlign="bottom"/>
      <w:spacing w:after="60" w:line="300" w:lineRule="exact"/>
    </w:pPr>
    <w:rPr>
      <w:color w:val="F2F2F2" w:themeColor="background1" w:themeShade="F2"/>
    </w:rPr>
  </w:style>
  <w:style w:type="paragraph" w:customStyle="1" w:styleId="afb">
    <w:name w:val="משניות"/>
    <w:basedOn w:val="a"/>
    <w:link w:val="afc"/>
    <w:rsid w:val="00DA4092"/>
    <w:pPr>
      <w:shd w:val="clear" w:color="auto" w:fill="F2F2F2" w:themeFill="background1" w:themeFillShade="F2"/>
    </w:pPr>
    <w:rPr>
      <w:rFonts w:cs="BA Vilna Bold"/>
      <w:spacing w:val="4"/>
      <w:sz w:val="22"/>
      <w:szCs w:val="22"/>
    </w:rPr>
  </w:style>
  <w:style w:type="character" w:customStyle="1" w:styleId="afc">
    <w:name w:val="משניות תו"/>
    <w:basedOn w:val="a0"/>
    <w:link w:val="afb"/>
    <w:rsid w:val="00DA4092"/>
    <w:rPr>
      <w:rFonts w:ascii="BA Fontov Regular" w:hAnsi="BA Fontov Regular" w:cs="BA Vilna Bold"/>
      <w:spacing w:val="4"/>
      <w:sz w:val="22"/>
      <w:szCs w:val="22"/>
      <w:shd w:val="clear" w:color="auto" w:fill="F2F2F2" w:themeFill="background1" w:themeFillShade="F2"/>
      <w:lang w:bidi="he-IL"/>
    </w:rPr>
  </w:style>
  <w:style w:type="paragraph" w:customStyle="1" w:styleId="afd">
    <w:name w:val="דעות"/>
    <w:basedOn w:val="a"/>
    <w:rsid w:val="00A93C23"/>
    <w:pPr>
      <w:tabs>
        <w:tab w:val="right" w:pos="4677"/>
        <w:tab w:val="left" w:pos="4961"/>
      </w:tabs>
      <w:spacing w:after="50"/>
      <w:ind w:firstLine="720"/>
      <w:contextualSpacing/>
    </w:pPr>
  </w:style>
  <w:style w:type="character" w:customStyle="1" w:styleId="afe">
    <w:name w:val="מודגש"/>
    <w:basedOn w:val="a0"/>
    <w:uiPriority w:val="1"/>
    <w:rsid w:val="00A93C23"/>
    <w:rPr>
      <w:rFonts w:cs="PFT_Frank"/>
      <w:bCs/>
      <w:szCs w:val="14"/>
    </w:rPr>
  </w:style>
  <w:style w:type="paragraph" w:customStyle="1" w:styleId="aff">
    <w:name w:val="הדרן עלך"/>
    <w:basedOn w:val="a"/>
    <w:link w:val="aff0"/>
    <w:qFormat/>
    <w:rsid w:val="00A93C23"/>
    <w:pPr>
      <w:jc w:val="center"/>
    </w:pPr>
    <w:rPr>
      <w:rFonts w:ascii="Fb Fontext" w:hAnsi="Fb Fontext"/>
      <w:bCs/>
      <w:color w:val="808080" w:themeColor="background1" w:themeShade="80"/>
      <w:sz w:val="24"/>
    </w:rPr>
  </w:style>
  <w:style w:type="character" w:customStyle="1" w:styleId="aff0">
    <w:name w:val="הדרן עלך תו"/>
    <w:basedOn w:val="a0"/>
    <w:link w:val="aff"/>
    <w:rsid w:val="00A93C23"/>
    <w:rPr>
      <w:rFonts w:ascii="Fb Fontext" w:hAnsi="Fb Fontext" w:cs="FrankRuehl"/>
      <w:bCs/>
      <w:color w:val="808080" w:themeColor="background1" w:themeShade="80"/>
      <w:sz w:val="24"/>
      <w:szCs w:val="18"/>
      <w:lang w:bidi="he-IL"/>
    </w:rPr>
  </w:style>
  <w:style w:type="paragraph" w:customStyle="1" w:styleId="23">
    <w:name w:val="כולל 2"/>
    <w:basedOn w:val="ae"/>
    <w:link w:val="24"/>
    <w:qFormat/>
    <w:rsid w:val="00A93C23"/>
    <w:pPr>
      <w:spacing w:line="360" w:lineRule="exact"/>
    </w:pPr>
    <w:rPr>
      <w:rFonts w:ascii="Fb Fontext" w:hAnsi="Fb Fontext"/>
      <w:spacing w:val="-4"/>
    </w:rPr>
  </w:style>
  <w:style w:type="character" w:customStyle="1" w:styleId="24">
    <w:name w:val="כולל 2 תו"/>
    <w:basedOn w:val="af"/>
    <w:link w:val="23"/>
    <w:rsid w:val="00A93C23"/>
    <w:rPr>
      <w:rFonts w:ascii="Fb Fontext" w:hAnsi="Fb Fontext" w:cs="FrankRuehl"/>
      <w:spacing w:val="-4"/>
      <w:sz w:val="18"/>
      <w:szCs w:val="18"/>
      <w:lang w:bidi="he-IL"/>
    </w:rPr>
  </w:style>
  <w:style w:type="paragraph" w:customStyle="1" w:styleId="aff1">
    <w:name w:val="ד''ה משנה"/>
    <w:basedOn w:val="a"/>
    <w:link w:val="aff2"/>
    <w:qFormat/>
    <w:rsid w:val="00A93C23"/>
    <w:pPr>
      <w:spacing w:before="120"/>
      <w:ind w:end="320"/>
      <w:contextualSpacing/>
      <w:jc w:val="center"/>
    </w:pPr>
    <w:rPr>
      <w:rFonts w:cs="BA Vilna Bold"/>
      <w:b/>
      <w:spacing w:val="8"/>
      <w:sz w:val="22"/>
      <w:szCs w:val="22"/>
    </w:rPr>
  </w:style>
  <w:style w:type="character" w:customStyle="1" w:styleId="aff2">
    <w:name w:val="ד''ה משנה תו"/>
    <w:basedOn w:val="a0"/>
    <w:link w:val="aff1"/>
    <w:rsid w:val="00A93C23"/>
    <w:rPr>
      <w:rFonts w:ascii="BA Fontov Regular" w:hAnsi="BA Fontov Regular" w:cs="BA Vilna Bold"/>
      <w:b/>
      <w:spacing w:val="8"/>
      <w:sz w:val="22"/>
      <w:szCs w:val="22"/>
      <w:lang w:bidi="he-IL"/>
    </w:rPr>
  </w:style>
  <w:style w:type="paragraph" w:customStyle="1" w:styleId="aff3">
    <w:name w:val="מבואה"/>
    <w:basedOn w:val="a"/>
    <w:link w:val="aff4"/>
    <w:qFormat/>
    <w:rsid w:val="00A93C23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4">
    <w:name w:val="מבואה תו"/>
    <w:basedOn w:val="a0"/>
    <w:link w:val="aff3"/>
    <w:rsid w:val="00A93C23"/>
    <w:rPr>
      <w:rFonts w:ascii="David" w:eastAsia="Times New Roman" w:hAnsi="David" w:cs="David"/>
      <w:b/>
      <w:bCs/>
      <w:color w:val="A6A6A6" w:themeColor="background1" w:themeShade="A6"/>
      <w:sz w:val="18"/>
      <w:szCs w:val="18"/>
      <w:lang w:bidi="he-IL"/>
    </w:rPr>
  </w:style>
  <w:style w:type="paragraph" w:customStyle="1" w:styleId="aff5">
    <w:name w:val="טור הערות לאוקמי"/>
    <w:basedOn w:val="a8"/>
    <w:link w:val="aff6"/>
    <w:qFormat/>
    <w:rsid w:val="00A93C23"/>
    <w:pPr>
      <w:ind w:left="113" w:hanging="113"/>
    </w:pPr>
  </w:style>
  <w:style w:type="character" w:customStyle="1" w:styleId="aff6">
    <w:name w:val="טור הערות לאוקמי תו"/>
    <w:basedOn w:val="aa"/>
    <w:link w:val="aff5"/>
    <w:rsid w:val="00A93C23"/>
    <w:rPr>
      <w:rFonts w:ascii="BA Fontov Regular" w:hAnsi="BA Fontov Regular" w:cs="BA Franknatan Light"/>
      <w:sz w:val="18"/>
      <w:szCs w:val="13"/>
      <w:lang w:bidi="he-IL"/>
    </w:rPr>
  </w:style>
  <w:style w:type="paragraph" w:customStyle="1" w:styleId="01">
    <w:name w:val="0.1 משנה"/>
    <w:basedOn w:val="afb"/>
    <w:link w:val="010"/>
    <w:qFormat/>
    <w:rsid w:val="00A93C23"/>
    <w:rPr>
      <w:b/>
      <w:spacing w:val="-4"/>
      <w:sz w:val="22"/>
      <w:szCs w:val="22"/>
    </w:rPr>
  </w:style>
  <w:style w:type="character" w:customStyle="1" w:styleId="010">
    <w:name w:val="0.1 משנה תו"/>
    <w:basedOn w:val="afc"/>
    <w:link w:val="01"/>
    <w:rsid w:val="00A93C23"/>
    <w:rPr>
      <w:rFonts w:ascii="BA Fontov Regular" w:hAnsi="BA Fontov Regular" w:cs="BA Vilna Bold"/>
      <w:b/>
      <w:spacing w:val="-4"/>
      <w:sz w:val="20"/>
      <w:szCs w:val="18"/>
      <w:shd w:val="clear" w:color="auto" w:fill="F2F2F2" w:themeFill="background1" w:themeFillShade="F2"/>
      <w:lang w:bidi="he-IL"/>
    </w:rPr>
  </w:style>
  <w:style w:type="paragraph" w:customStyle="1" w:styleId="03">
    <w:name w:val="0.3 משנה"/>
    <w:basedOn w:val="afb"/>
    <w:link w:val="030"/>
    <w:qFormat/>
    <w:rsid w:val="00A93C23"/>
    <w:rPr>
      <w:rFonts w:ascii="Fb Fontext" w:hAnsi="Fb Fontext"/>
      <w:b/>
      <w:spacing w:val="-8"/>
      <w:sz w:val="22"/>
      <w:szCs w:val="22"/>
    </w:rPr>
  </w:style>
  <w:style w:type="character" w:customStyle="1" w:styleId="030">
    <w:name w:val="0.3 משנה תו"/>
    <w:basedOn w:val="010"/>
    <w:link w:val="03"/>
    <w:rsid w:val="00A93C23"/>
    <w:rPr>
      <w:rFonts w:ascii="Fb Fontext" w:hAnsi="Fb Fontext" w:cs="BA Vilna Bold"/>
      <w:b/>
      <w:spacing w:val="-8"/>
      <w:sz w:val="18"/>
      <w:szCs w:val="18"/>
      <w:shd w:val="clear" w:color="auto" w:fill="F2F2F2" w:themeFill="background1" w:themeFillShade="F2"/>
      <w:lang w:bidi="he-IL"/>
    </w:rPr>
  </w:style>
  <w:style w:type="paragraph" w:customStyle="1" w:styleId="11">
    <w:name w:val="סגנון1"/>
    <w:basedOn w:val="03"/>
    <w:link w:val="12"/>
    <w:qFormat/>
    <w:rsid w:val="00A93C23"/>
  </w:style>
  <w:style w:type="character" w:customStyle="1" w:styleId="12">
    <w:name w:val="סגנון1 תו"/>
    <w:basedOn w:val="030"/>
    <w:link w:val="11"/>
    <w:rsid w:val="00A93C23"/>
    <w:rPr>
      <w:rFonts w:ascii="Fb Fontext" w:hAnsi="Fb Fontext" w:cs="BA Vilna Bold"/>
      <w:b/>
      <w:spacing w:val="-8"/>
      <w:sz w:val="18"/>
      <w:szCs w:val="18"/>
      <w:shd w:val="clear" w:color="auto" w:fill="F2F2F2" w:themeFill="background1" w:themeFillShade="F2"/>
      <w:lang w:bidi="he-IL"/>
    </w:rPr>
  </w:style>
  <w:style w:type="paragraph" w:customStyle="1" w:styleId="aff7">
    <w:name w:val="פיסקת תשובה"/>
    <w:basedOn w:val="a5"/>
    <w:link w:val="aff8"/>
    <w:qFormat/>
    <w:rsid w:val="00A93C23"/>
    <w:pPr>
      <w:ind w:left="397" w:hanging="113"/>
    </w:pPr>
    <w:rPr>
      <w:rFonts w:ascii="Fb Fontext" w:hAnsi="Fb Fontext"/>
    </w:rPr>
  </w:style>
  <w:style w:type="character" w:customStyle="1" w:styleId="aff8">
    <w:name w:val="פיסקת תשובה תו"/>
    <w:basedOn w:val="a6"/>
    <w:link w:val="aff7"/>
    <w:rsid w:val="00A93C23"/>
    <w:rPr>
      <w:rFonts w:ascii="Fb Fontext" w:hAnsi="Fb Fontext" w:cs="FrankRuehl"/>
      <w:sz w:val="18"/>
      <w:szCs w:val="18"/>
      <w:lang w:bidi="he-IL"/>
    </w:rPr>
  </w:style>
  <w:style w:type="paragraph" w:customStyle="1" w:styleId="aff9">
    <w:name w:val="כוכבים"/>
    <w:basedOn w:val="a"/>
    <w:rsid w:val="00A93C23"/>
    <w:pPr>
      <w:spacing w:before="40" w:after="40"/>
      <w:jc w:val="center"/>
    </w:pPr>
    <w:rPr>
      <w:bCs/>
      <w:color w:val="A6A6A6" w:themeColor="background1" w:themeShade="A6"/>
    </w:rPr>
  </w:style>
  <w:style w:type="paragraph" w:customStyle="1" w:styleId="041">
    <w:name w:val="0.4"/>
    <w:basedOn w:val="a"/>
    <w:link w:val="042"/>
    <w:qFormat/>
    <w:rsid w:val="00A93C23"/>
    <w:rPr>
      <w:rFonts w:ascii="Fb Fontext" w:hAnsi="Fb Fontext"/>
      <w:spacing w:val="-8"/>
    </w:rPr>
  </w:style>
  <w:style w:type="character" w:customStyle="1" w:styleId="042">
    <w:name w:val="0.4 תו"/>
    <w:basedOn w:val="a0"/>
    <w:link w:val="041"/>
    <w:rsid w:val="00A93C23"/>
    <w:rPr>
      <w:rFonts w:ascii="Fb Fontext" w:hAnsi="Fb Fontext" w:cs="FrankRuehl"/>
      <w:spacing w:val="-8"/>
      <w:sz w:val="18"/>
      <w:szCs w:val="18"/>
      <w:lang w:bidi="he-IL"/>
    </w:rPr>
  </w:style>
  <w:style w:type="paragraph" w:customStyle="1" w:styleId="021">
    <w:name w:val="0.2"/>
    <w:basedOn w:val="041"/>
    <w:link w:val="022"/>
    <w:rsid w:val="00A93C23"/>
  </w:style>
  <w:style w:type="character" w:customStyle="1" w:styleId="022">
    <w:name w:val="0.2 תו"/>
    <w:basedOn w:val="042"/>
    <w:link w:val="021"/>
    <w:rsid w:val="00A93C23"/>
    <w:rPr>
      <w:rFonts w:ascii="Fb Fontext" w:hAnsi="Fb Fontext" w:cs="FrankRuehl"/>
      <w:spacing w:val="-8"/>
      <w:sz w:val="18"/>
      <w:szCs w:val="18"/>
      <w:lang w:bidi="he-IL"/>
    </w:rPr>
  </w:style>
  <w:style w:type="paragraph" w:customStyle="1" w:styleId="affa">
    <w:name w:val="תנאי משנה"/>
    <w:basedOn w:val="afb"/>
    <w:next w:val="affb"/>
    <w:link w:val="affc"/>
    <w:qFormat/>
    <w:rsid w:val="00A93C23"/>
    <w:rPr>
      <w:sz w:val="18"/>
      <w:szCs w:val="18"/>
    </w:rPr>
  </w:style>
  <w:style w:type="character" w:customStyle="1" w:styleId="affc">
    <w:name w:val="תנאי משנה תו"/>
    <w:basedOn w:val="afc"/>
    <w:link w:val="affa"/>
    <w:rsid w:val="00A93C23"/>
    <w:rPr>
      <w:rFonts w:ascii="BA Fontov Regular" w:hAnsi="BA Fontov Regular" w:cs="BA Vilna Bold"/>
      <w:spacing w:val="8"/>
      <w:sz w:val="18"/>
      <w:szCs w:val="18"/>
      <w:shd w:val="clear" w:color="auto" w:fill="F2F2F2" w:themeFill="background1" w:themeFillShade="F2"/>
      <w:lang w:bidi="he-IL"/>
    </w:rPr>
  </w:style>
  <w:style w:type="paragraph" w:styleId="affb">
    <w:name w:val="Date"/>
    <w:basedOn w:val="a"/>
    <w:next w:val="a"/>
    <w:link w:val="affd"/>
    <w:uiPriority w:val="99"/>
    <w:semiHidden/>
    <w:unhideWhenUsed/>
    <w:rsid w:val="00A93C23"/>
  </w:style>
  <w:style w:type="character" w:customStyle="1" w:styleId="affd">
    <w:name w:val="תאריך תו"/>
    <w:basedOn w:val="a0"/>
    <w:link w:val="affb"/>
    <w:uiPriority w:val="99"/>
    <w:semiHidden/>
    <w:rsid w:val="00A93C23"/>
    <w:rPr>
      <w:rFonts w:ascii="BA Fontov Regular" w:hAnsi="BA Fontov Regular" w:cs="FrankRuehl"/>
      <w:sz w:val="18"/>
      <w:szCs w:val="18"/>
      <w:lang w:bidi="he-IL"/>
    </w:rPr>
  </w:style>
  <w:style w:type="paragraph" w:customStyle="1" w:styleId="affe">
    <w:name w:val="אמוראים"/>
    <w:basedOn w:val="a"/>
    <w:link w:val="afff"/>
    <w:qFormat/>
    <w:rsid w:val="000E203E"/>
    <w:rPr>
      <w:rFonts w:cs="BA Vilna Bold"/>
      <w:szCs w:val="14"/>
    </w:rPr>
  </w:style>
  <w:style w:type="character" w:customStyle="1" w:styleId="afff">
    <w:name w:val="אמוראים תו"/>
    <w:basedOn w:val="a0"/>
    <w:link w:val="affe"/>
    <w:rsid w:val="000E203E"/>
    <w:rPr>
      <w:rFonts w:ascii="BA Fontov Regular" w:hAnsi="BA Fontov Regular" w:cs="BA Vilna Bold"/>
      <w:spacing w:val="4"/>
      <w:sz w:val="18"/>
      <w:szCs w:val="14"/>
      <w:lang w:bidi="he-IL"/>
    </w:rPr>
  </w:style>
  <w:style w:type="paragraph" w:customStyle="1" w:styleId="afff0">
    <w:name w:val="סעיף מתחיל"/>
    <w:link w:val="afff1"/>
    <w:qFormat/>
    <w:rsid w:val="00A93C23"/>
    <w:pPr>
      <w:framePr w:wrap="around" w:vAnchor="text" w:hAnchor="margin" w:x="2666" w:y="12"/>
      <w:bidi/>
      <w:spacing w:after="0"/>
      <w:jc w:val="right"/>
    </w:pPr>
    <w:rPr>
      <w:rFonts w:ascii="BA Esthetic Bold" w:hAnsi="BA Esthetic Bold" w:cs="BA Esthetic Bold"/>
      <w:color w:val="0070C0"/>
      <w:sz w:val="18"/>
      <w:szCs w:val="18"/>
      <w:lang w:bidi="he-IL"/>
    </w:rPr>
  </w:style>
  <w:style w:type="character" w:customStyle="1" w:styleId="afff1">
    <w:name w:val="סעיף מתחיל תו"/>
    <w:basedOn w:val="af6"/>
    <w:link w:val="afff0"/>
    <w:rsid w:val="00A93C23"/>
    <w:rPr>
      <w:rFonts w:ascii="BA Esthetic Bold" w:hAnsi="BA Esthetic Bold" w:cs="BA Esthetic Bold"/>
      <w:b w:val="0"/>
      <w:bCs/>
      <w:color w:val="0070C0"/>
      <w:sz w:val="18"/>
      <w:szCs w:val="18"/>
      <w:lang w:bidi="he-IL"/>
    </w:rPr>
  </w:style>
  <w:style w:type="paragraph" w:customStyle="1" w:styleId="afff2">
    <w:name w:val="אות מודגשת"/>
    <w:basedOn w:val="a"/>
    <w:link w:val="afff3"/>
    <w:qFormat/>
    <w:rsid w:val="00A93C23"/>
    <w:rPr>
      <w:rFonts w:ascii="Fb Fontext" w:hAnsi="Fb Fontext" w:cs="BA Esthetic Bold"/>
      <w:b/>
      <w:sz w:val="16"/>
      <w:szCs w:val="15"/>
    </w:rPr>
  </w:style>
  <w:style w:type="character" w:customStyle="1" w:styleId="afff3">
    <w:name w:val="אות מודגשת תו"/>
    <w:basedOn w:val="a0"/>
    <w:link w:val="afff2"/>
    <w:rsid w:val="00A93C23"/>
    <w:rPr>
      <w:rFonts w:ascii="Fb Fontext" w:hAnsi="Fb Fontext" w:cs="BA Esthetic Bold"/>
      <w:b/>
      <w:sz w:val="16"/>
      <w:szCs w:val="15"/>
      <w:lang w:bidi="he-IL"/>
    </w:rPr>
  </w:style>
  <w:style w:type="paragraph" w:customStyle="1" w:styleId="afff4">
    <w:name w:val="נושא"/>
    <w:basedOn w:val="a"/>
    <w:link w:val="afff5"/>
    <w:qFormat/>
    <w:rsid w:val="00E7367D"/>
    <w:pPr>
      <w:spacing w:before="60"/>
      <w:jc w:val="center"/>
    </w:pPr>
    <w:rPr>
      <w:rFonts w:ascii="BA Esthetic Regular" w:hAnsi="BA Esthetic Regular" w:cs="BAW TM • Vilna hollow"/>
      <w:spacing w:val="4"/>
      <w:szCs w:val="15"/>
    </w:rPr>
  </w:style>
  <w:style w:type="character" w:customStyle="1" w:styleId="afff5">
    <w:name w:val="נושא תו"/>
    <w:basedOn w:val="a0"/>
    <w:link w:val="afff4"/>
    <w:rsid w:val="00E7367D"/>
    <w:rPr>
      <w:rFonts w:ascii="BA Esthetic Regular" w:hAnsi="BA Esthetic Regular" w:cs="BAW TM • Vilna hollow"/>
      <w:spacing w:val="4"/>
      <w:sz w:val="18"/>
      <w:szCs w:val="15"/>
      <w:lang w:bidi="he-IL"/>
    </w:rPr>
  </w:style>
  <w:style w:type="paragraph" w:customStyle="1" w:styleId="afff6">
    <w:name w:val="הסבר"/>
    <w:basedOn w:val="a"/>
    <w:link w:val="afff7"/>
    <w:qFormat/>
    <w:rsid w:val="00BE3060"/>
    <w:rPr>
      <w:sz w:val="14"/>
      <w:szCs w:val="14"/>
    </w:rPr>
  </w:style>
  <w:style w:type="character" w:customStyle="1" w:styleId="afff7">
    <w:name w:val="הסבר תו"/>
    <w:basedOn w:val="a0"/>
    <w:link w:val="afff6"/>
    <w:rsid w:val="00BE3060"/>
    <w:rPr>
      <w:rFonts w:ascii="BA Fontov Regular" w:hAnsi="BA Fontov Regular" w:cs="FrankRuehl"/>
      <w:sz w:val="14"/>
      <w:szCs w:val="14"/>
      <w:lang w:bidi="he-IL"/>
    </w:rPr>
  </w:style>
  <w:style w:type="paragraph" w:customStyle="1" w:styleId="afff8">
    <w:name w:val="תחילת משניות"/>
    <w:basedOn w:val="afb"/>
    <w:link w:val="afff9"/>
    <w:qFormat/>
    <w:rsid w:val="00A93C23"/>
    <w:pPr>
      <w:spacing w:before="120"/>
    </w:pPr>
    <w:rPr>
      <w:sz w:val="22"/>
      <w:szCs w:val="22"/>
    </w:rPr>
  </w:style>
  <w:style w:type="character" w:customStyle="1" w:styleId="afff9">
    <w:name w:val="תחילת משניות תו"/>
    <w:basedOn w:val="afc"/>
    <w:link w:val="afff8"/>
    <w:rsid w:val="00A93C23"/>
    <w:rPr>
      <w:rFonts w:ascii="BA Fontov Regular" w:hAnsi="BA Fontov Regular" w:cs="BA Vilna Bold"/>
      <w:spacing w:val="8"/>
      <w:sz w:val="22"/>
      <w:szCs w:val="22"/>
      <w:shd w:val="clear" w:color="auto" w:fill="F2F2F2" w:themeFill="background1" w:themeFillShade="F2"/>
      <w:lang w:bidi="he-IL"/>
    </w:rPr>
  </w:style>
  <w:style w:type="paragraph" w:customStyle="1" w:styleId="afffa">
    <w:name w:val="רקע והסבר"/>
    <w:basedOn w:val="a"/>
    <w:link w:val="afffb"/>
    <w:qFormat/>
    <w:rsid w:val="00A93C23"/>
    <w:pPr>
      <w:ind w:left="170" w:hanging="170"/>
    </w:pPr>
    <w:rPr>
      <w:sz w:val="14"/>
      <w:szCs w:val="14"/>
    </w:rPr>
  </w:style>
  <w:style w:type="character" w:customStyle="1" w:styleId="afffb">
    <w:name w:val="רקע והסבר תו"/>
    <w:basedOn w:val="a0"/>
    <w:link w:val="afffa"/>
    <w:rsid w:val="00A93C23"/>
    <w:rPr>
      <w:rFonts w:ascii="BA Fontov Regular" w:hAnsi="BA Fontov Regular" w:cs="FrankRuehl"/>
      <w:sz w:val="14"/>
      <w:szCs w:val="14"/>
      <w:lang w:bidi="he-IL"/>
    </w:rPr>
  </w:style>
  <w:style w:type="character" w:customStyle="1" w:styleId="10">
    <w:name w:val="כותרת 1 תו"/>
    <w:aliases w:val="100 תו,0.7 דחוס תו"/>
    <w:basedOn w:val="a0"/>
    <w:link w:val="1"/>
    <w:uiPriority w:val="9"/>
    <w:rsid w:val="00A93C23"/>
    <w:rPr>
      <w:rFonts w:asciiTheme="majorHAnsi" w:eastAsiaTheme="majorEastAsia" w:hAnsiTheme="majorHAnsi" w:cstheme="majorBidi"/>
      <w:color w:val="2E74B5" w:themeColor="accent1" w:themeShade="BF"/>
      <w:sz w:val="32"/>
      <w:szCs w:val="18"/>
      <w:lang w:bidi="he-IL"/>
    </w:rPr>
  </w:style>
  <w:style w:type="character" w:customStyle="1" w:styleId="30">
    <w:name w:val="כותרת 3 תו"/>
    <w:basedOn w:val="a0"/>
    <w:link w:val="3"/>
    <w:rsid w:val="00A93C23"/>
    <w:rPr>
      <w:rFonts w:ascii="David" w:hAnsi="David" w:cs="FrankRuehl"/>
      <w:w w:val="92"/>
      <w:sz w:val="18"/>
      <w:szCs w:val="18"/>
      <w:lang w:bidi="he-IL"/>
    </w:rPr>
  </w:style>
  <w:style w:type="character" w:customStyle="1" w:styleId="40">
    <w:name w:val="כותרת 4 תו"/>
    <w:basedOn w:val="a0"/>
    <w:link w:val="4"/>
    <w:uiPriority w:val="9"/>
    <w:rsid w:val="00A93C23"/>
    <w:rPr>
      <w:rFonts w:ascii="David" w:hAnsi="David" w:cs="FrankRuehl"/>
      <w:b/>
      <w:bCs/>
      <w:w w:val="92"/>
      <w:sz w:val="18"/>
      <w:szCs w:val="18"/>
      <w:lang w:bidi="he-IL"/>
    </w:rPr>
  </w:style>
  <w:style w:type="character" w:customStyle="1" w:styleId="50">
    <w:name w:val="כותרת 5 תו"/>
    <w:basedOn w:val="a0"/>
    <w:link w:val="5"/>
    <w:uiPriority w:val="9"/>
    <w:rsid w:val="00A93C23"/>
    <w:rPr>
      <w:rFonts w:ascii="David" w:hAnsi="David" w:cs="FrankRuehl"/>
      <w:w w:val="92"/>
      <w:sz w:val="32"/>
      <w:szCs w:val="18"/>
      <w:lang w:bidi="he-IL"/>
    </w:rPr>
  </w:style>
  <w:style w:type="character" w:customStyle="1" w:styleId="60">
    <w:name w:val="כותרת 6 תו"/>
    <w:basedOn w:val="a0"/>
    <w:link w:val="6"/>
    <w:uiPriority w:val="9"/>
    <w:rsid w:val="00A93C23"/>
    <w:rPr>
      <w:rFonts w:ascii="David" w:hAnsi="David" w:cs="FrankRuehl"/>
      <w:b/>
      <w:bCs/>
      <w:w w:val="92"/>
      <w:sz w:val="32"/>
      <w:szCs w:val="18"/>
      <w:lang w:bidi="he-IL"/>
    </w:rPr>
  </w:style>
  <w:style w:type="character" w:customStyle="1" w:styleId="70">
    <w:name w:val="כותרת 7 תו"/>
    <w:basedOn w:val="a0"/>
    <w:link w:val="7"/>
    <w:uiPriority w:val="9"/>
    <w:rsid w:val="00A93C23"/>
    <w:rPr>
      <w:rFonts w:ascii="BA Fontov Regular" w:hAnsi="BA Fontov Regular" w:cs="Guttman Vilna"/>
      <w:bCs/>
      <w:w w:val="92"/>
      <w:sz w:val="18"/>
      <w:szCs w:val="30"/>
      <w:lang w:bidi="he-IL"/>
    </w:rPr>
  </w:style>
  <w:style w:type="character" w:customStyle="1" w:styleId="80">
    <w:name w:val="כותרת 8 תו"/>
    <w:basedOn w:val="a0"/>
    <w:link w:val="8"/>
    <w:uiPriority w:val="9"/>
    <w:rsid w:val="00A93C23"/>
    <w:rPr>
      <w:rFonts w:ascii="David" w:hAnsi="David" w:cs="FrankRuehl"/>
      <w:w w:val="92"/>
      <w:sz w:val="18"/>
      <w:szCs w:val="18"/>
      <w:lang w:bidi="he-IL"/>
    </w:rPr>
  </w:style>
  <w:style w:type="character" w:customStyle="1" w:styleId="90">
    <w:name w:val="כותרת 9 תו"/>
    <w:basedOn w:val="a0"/>
    <w:link w:val="9"/>
    <w:uiPriority w:val="9"/>
    <w:rsid w:val="00A93C23"/>
    <w:rPr>
      <w:rFonts w:ascii="David" w:hAnsi="David" w:cs="FrankRuehl"/>
      <w:b/>
      <w:bCs/>
      <w:sz w:val="30"/>
      <w:szCs w:val="30"/>
      <w:lang w:bidi="he-IL"/>
    </w:rPr>
  </w:style>
  <w:style w:type="paragraph" w:styleId="TOC1">
    <w:name w:val="toc 1"/>
    <w:basedOn w:val="a"/>
    <w:next w:val="a"/>
    <w:autoRedefine/>
    <w:uiPriority w:val="39"/>
    <w:unhideWhenUsed/>
    <w:rsid w:val="00A93C23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A93C23"/>
    <w:pPr>
      <w:spacing w:after="100"/>
      <w:ind w:left="220"/>
    </w:pPr>
  </w:style>
  <w:style w:type="paragraph" w:styleId="afffc">
    <w:name w:val="annotation text"/>
    <w:basedOn w:val="a"/>
    <w:link w:val="afffd"/>
    <w:uiPriority w:val="99"/>
    <w:rsid w:val="00A93C23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ffd">
    <w:name w:val="טקסט הערה תו"/>
    <w:basedOn w:val="a0"/>
    <w:link w:val="afffc"/>
    <w:uiPriority w:val="99"/>
    <w:rsid w:val="00A93C23"/>
    <w:rPr>
      <w:rFonts w:ascii="Times New Roman" w:eastAsia="Times New Roman" w:hAnsi="Times New Roman" w:cs="Times New Roman"/>
      <w:sz w:val="18"/>
      <w:szCs w:val="18"/>
      <w:lang w:bidi="he-IL"/>
    </w:rPr>
  </w:style>
  <w:style w:type="paragraph" w:styleId="afffe">
    <w:name w:val="header"/>
    <w:basedOn w:val="a"/>
    <w:link w:val="affff"/>
    <w:uiPriority w:val="99"/>
    <w:unhideWhenUsed/>
    <w:rsid w:val="001F023C"/>
    <w:pPr>
      <w:tabs>
        <w:tab w:val="center" w:pos="2835"/>
        <w:tab w:val="center" w:pos="4153"/>
        <w:tab w:val="right" w:pos="5670"/>
        <w:tab w:val="right" w:pos="8306"/>
      </w:tabs>
      <w:spacing w:after="60"/>
    </w:pPr>
    <w:rPr>
      <w:rFonts w:cs="BA TM • Vilna Extra-Bold"/>
      <w:szCs w:val="22"/>
    </w:rPr>
  </w:style>
  <w:style w:type="character" w:customStyle="1" w:styleId="affff">
    <w:name w:val="כותרת עליונה תו"/>
    <w:basedOn w:val="a0"/>
    <w:link w:val="afffe"/>
    <w:uiPriority w:val="99"/>
    <w:rsid w:val="001F023C"/>
    <w:rPr>
      <w:rFonts w:ascii="BA Fontov Regular" w:hAnsi="BA Fontov Regular" w:cs="BA TM • Vilna Extra-Bold"/>
      <w:sz w:val="18"/>
      <w:lang w:bidi="he-IL"/>
    </w:rPr>
  </w:style>
  <w:style w:type="paragraph" w:styleId="affff0">
    <w:name w:val="footer"/>
    <w:basedOn w:val="a"/>
    <w:link w:val="affff1"/>
    <w:uiPriority w:val="99"/>
    <w:unhideWhenUsed/>
    <w:rsid w:val="00A93C23"/>
    <w:pPr>
      <w:tabs>
        <w:tab w:val="center" w:pos="4153"/>
        <w:tab w:val="right" w:pos="8306"/>
      </w:tabs>
      <w:spacing w:line="160" w:lineRule="exact"/>
    </w:pPr>
  </w:style>
  <w:style w:type="character" w:customStyle="1" w:styleId="affff1">
    <w:name w:val="כותרת תחתונה תו"/>
    <w:basedOn w:val="a0"/>
    <w:link w:val="affff0"/>
    <w:uiPriority w:val="99"/>
    <w:rsid w:val="00A93C23"/>
    <w:rPr>
      <w:rFonts w:ascii="BA Fontov Regular" w:hAnsi="BA Fontov Regular" w:cs="FrankRuehl"/>
      <w:sz w:val="18"/>
      <w:szCs w:val="18"/>
      <w:lang w:bidi="he-IL"/>
    </w:rPr>
  </w:style>
  <w:style w:type="paragraph" w:styleId="affff2">
    <w:name w:val="caption"/>
    <w:basedOn w:val="a"/>
    <w:next w:val="a"/>
    <w:uiPriority w:val="35"/>
    <w:unhideWhenUsed/>
    <w:qFormat/>
    <w:rsid w:val="00A93C23"/>
    <w:pPr>
      <w:spacing w:after="200" w:line="240" w:lineRule="auto"/>
    </w:pPr>
    <w:rPr>
      <w:i/>
      <w:iCs/>
      <w:color w:val="44546A" w:themeColor="text2"/>
    </w:rPr>
  </w:style>
  <w:style w:type="paragraph" w:styleId="affff3">
    <w:name w:val="table of figures"/>
    <w:basedOn w:val="a"/>
    <w:next w:val="a"/>
    <w:uiPriority w:val="99"/>
    <w:semiHidden/>
    <w:unhideWhenUsed/>
    <w:rsid w:val="00A93C23"/>
  </w:style>
  <w:style w:type="character" w:styleId="affff4">
    <w:name w:val="footnote reference"/>
    <w:basedOn w:val="a0"/>
    <w:uiPriority w:val="99"/>
    <w:semiHidden/>
    <w:unhideWhenUsed/>
    <w:rsid w:val="00A93C23"/>
    <w:rPr>
      <w:vertAlign w:val="superscript"/>
    </w:rPr>
  </w:style>
  <w:style w:type="character" w:styleId="affff5">
    <w:name w:val="annotation reference"/>
    <w:uiPriority w:val="99"/>
    <w:rsid w:val="00A93C23"/>
    <w:rPr>
      <w:sz w:val="16"/>
      <w:szCs w:val="16"/>
    </w:rPr>
  </w:style>
  <w:style w:type="character" w:styleId="affff6">
    <w:name w:val="line number"/>
    <w:basedOn w:val="a0"/>
    <w:uiPriority w:val="99"/>
    <w:semiHidden/>
    <w:unhideWhenUsed/>
    <w:rsid w:val="00A93C23"/>
  </w:style>
  <w:style w:type="character" w:styleId="affff7">
    <w:name w:val="page number"/>
    <w:basedOn w:val="a0"/>
    <w:rsid w:val="00A93C23"/>
  </w:style>
  <w:style w:type="paragraph" w:styleId="affff8">
    <w:name w:val="Body Text"/>
    <w:basedOn w:val="a"/>
    <w:link w:val="affff9"/>
    <w:uiPriority w:val="99"/>
    <w:unhideWhenUsed/>
    <w:rsid w:val="00A93C23"/>
    <w:pPr>
      <w:spacing w:after="120" w:line="276" w:lineRule="auto"/>
      <w:ind w:left="454" w:hanging="454"/>
    </w:pPr>
    <w:rPr>
      <w:szCs w:val="20"/>
    </w:rPr>
  </w:style>
  <w:style w:type="character" w:customStyle="1" w:styleId="affff9">
    <w:name w:val="גוף טקסט תו"/>
    <w:basedOn w:val="a0"/>
    <w:link w:val="affff8"/>
    <w:uiPriority w:val="99"/>
    <w:rsid w:val="00A93C23"/>
    <w:rPr>
      <w:rFonts w:ascii="BA Fontov Regular" w:hAnsi="BA Fontov Regular" w:cs="FrankRuehl"/>
      <w:sz w:val="18"/>
      <w:szCs w:val="20"/>
      <w:lang w:bidi="he-IL"/>
    </w:rPr>
  </w:style>
  <w:style w:type="paragraph" w:styleId="affffa">
    <w:name w:val="Body Text Indent"/>
    <w:basedOn w:val="a"/>
    <w:link w:val="affffb"/>
    <w:uiPriority w:val="99"/>
    <w:unhideWhenUsed/>
    <w:rsid w:val="00A93C23"/>
    <w:pPr>
      <w:ind w:left="2160" w:firstLine="720"/>
    </w:pPr>
    <w:rPr>
      <w:rFonts w:ascii="David" w:hAnsi="David"/>
      <w:w w:val="92"/>
    </w:rPr>
  </w:style>
  <w:style w:type="character" w:customStyle="1" w:styleId="affffb">
    <w:name w:val="כניסה בגוף טקסט תו"/>
    <w:basedOn w:val="a0"/>
    <w:link w:val="affffa"/>
    <w:uiPriority w:val="99"/>
    <w:rsid w:val="00A93C23"/>
    <w:rPr>
      <w:rFonts w:ascii="David" w:hAnsi="David" w:cs="FrankRuehl"/>
      <w:w w:val="92"/>
      <w:sz w:val="18"/>
      <w:szCs w:val="18"/>
      <w:lang w:bidi="he-IL"/>
    </w:rPr>
  </w:style>
  <w:style w:type="paragraph" w:styleId="affffc">
    <w:name w:val="Subtitle"/>
    <w:basedOn w:val="a"/>
    <w:next w:val="a"/>
    <w:link w:val="affffd"/>
    <w:uiPriority w:val="11"/>
    <w:qFormat/>
    <w:rsid w:val="00A93C23"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</w:rPr>
  </w:style>
  <w:style w:type="character" w:customStyle="1" w:styleId="affffd">
    <w:name w:val="כותרת משנה תו"/>
    <w:basedOn w:val="a0"/>
    <w:link w:val="affffc"/>
    <w:uiPriority w:val="11"/>
    <w:rsid w:val="00A93C23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18"/>
      <w:lang w:bidi="he-IL"/>
    </w:rPr>
  </w:style>
  <w:style w:type="paragraph" w:styleId="affffe">
    <w:name w:val="Body Text First Indent"/>
    <w:basedOn w:val="a"/>
    <w:link w:val="afffff"/>
    <w:uiPriority w:val="99"/>
    <w:semiHidden/>
    <w:unhideWhenUsed/>
    <w:rsid w:val="00A93C23"/>
    <w:pPr>
      <w:spacing w:line="360" w:lineRule="exact"/>
      <w:ind w:firstLine="360"/>
    </w:pPr>
    <w:rPr>
      <w:rFonts w:asciiTheme="minorHAnsi" w:hAnsiTheme="minorHAnsi"/>
      <w:sz w:val="22"/>
    </w:rPr>
  </w:style>
  <w:style w:type="character" w:customStyle="1" w:styleId="afffff">
    <w:name w:val="כניסת שורה ראשונה בגוף טקסט תו"/>
    <w:basedOn w:val="a0"/>
    <w:link w:val="affffe"/>
    <w:uiPriority w:val="99"/>
    <w:semiHidden/>
    <w:rsid w:val="00A93C23"/>
    <w:rPr>
      <w:rFonts w:cs="FrankRuehl"/>
      <w:szCs w:val="18"/>
      <w:lang w:bidi="he-IL"/>
    </w:rPr>
  </w:style>
  <w:style w:type="paragraph" w:styleId="25">
    <w:name w:val="Body Text 2"/>
    <w:basedOn w:val="a"/>
    <w:link w:val="26"/>
    <w:uiPriority w:val="99"/>
    <w:unhideWhenUsed/>
    <w:rsid w:val="00A93C23"/>
    <w:rPr>
      <w:rFonts w:ascii="David" w:hAnsi="David"/>
      <w:w w:val="92"/>
    </w:rPr>
  </w:style>
  <w:style w:type="character" w:customStyle="1" w:styleId="26">
    <w:name w:val="גוף טקסט 2 תו"/>
    <w:basedOn w:val="a0"/>
    <w:link w:val="25"/>
    <w:uiPriority w:val="99"/>
    <w:rsid w:val="00A93C23"/>
    <w:rPr>
      <w:rFonts w:ascii="David" w:hAnsi="David" w:cs="FrankRuehl"/>
      <w:w w:val="92"/>
      <w:sz w:val="18"/>
      <w:szCs w:val="18"/>
      <w:lang w:bidi="he-IL"/>
    </w:rPr>
  </w:style>
  <w:style w:type="paragraph" w:styleId="32">
    <w:name w:val="Body Text 3"/>
    <w:basedOn w:val="a"/>
    <w:link w:val="33"/>
    <w:uiPriority w:val="99"/>
    <w:unhideWhenUsed/>
    <w:rsid w:val="00A93C23"/>
    <w:rPr>
      <w:rFonts w:ascii="David" w:hAnsi="David"/>
      <w:w w:val="92"/>
    </w:rPr>
  </w:style>
  <w:style w:type="character" w:customStyle="1" w:styleId="33">
    <w:name w:val="גוף טקסט 3 תו"/>
    <w:basedOn w:val="a0"/>
    <w:link w:val="32"/>
    <w:uiPriority w:val="99"/>
    <w:rsid w:val="00A93C23"/>
    <w:rPr>
      <w:rFonts w:ascii="David" w:hAnsi="David" w:cs="FrankRuehl"/>
      <w:w w:val="92"/>
      <w:sz w:val="18"/>
      <w:szCs w:val="18"/>
      <w:lang w:bidi="he-IL"/>
    </w:rPr>
  </w:style>
  <w:style w:type="paragraph" w:styleId="27">
    <w:name w:val="Body Text Indent 2"/>
    <w:basedOn w:val="a"/>
    <w:link w:val="28"/>
    <w:uiPriority w:val="99"/>
    <w:unhideWhenUsed/>
    <w:rsid w:val="00A93C23"/>
    <w:pPr>
      <w:ind w:left="720"/>
    </w:pPr>
    <w:rPr>
      <w:rFonts w:ascii="David" w:hAnsi="David"/>
      <w:w w:val="92"/>
    </w:rPr>
  </w:style>
  <w:style w:type="character" w:customStyle="1" w:styleId="28">
    <w:name w:val="כניסה בגוף טקסט 2 תו"/>
    <w:basedOn w:val="a0"/>
    <w:link w:val="27"/>
    <w:uiPriority w:val="99"/>
    <w:rsid w:val="00A93C23"/>
    <w:rPr>
      <w:rFonts w:ascii="David" w:hAnsi="David" w:cs="FrankRuehl"/>
      <w:w w:val="92"/>
      <w:sz w:val="18"/>
      <w:szCs w:val="18"/>
      <w:lang w:bidi="he-IL"/>
    </w:rPr>
  </w:style>
  <w:style w:type="paragraph" w:styleId="34">
    <w:name w:val="Body Text Indent 3"/>
    <w:basedOn w:val="a"/>
    <w:link w:val="35"/>
    <w:uiPriority w:val="99"/>
    <w:unhideWhenUsed/>
    <w:rsid w:val="00A93C23"/>
    <w:pPr>
      <w:ind w:firstLine="720"/>
    </w:pPr>
    <w:rPr>
      <w:rFonts w:ascii="David" w:hAnsi="David"/>
      <w:w w:val="92"/>
    </w:rPr>
  </w:style>
  <w:style w:type="character" w:customStyle="1" w:styleId="35">
    <w:name w:val="כניסה בגוף טקסט 3 תו"/>
    <w:basedOn w:val="a0"/>
    <w:link w:val="34"/>
    <w:uiPriority w:val="99"/>
    <w:rsid w:val="00A93C23"/>
    <w:rPr>
      <w:rFonts w:ascii="David" w:hAnsi="David" w:cs="FrankRuehl"/>
      <w:w w:val="92"/>
      <w:sz w:val="18"/>
      <w:szCs w:val="18"/>
      <w:lang w:bidi="he-IL"/>
    </w:rPr>
  </w:style>
  <w:style w:type="character" w:styleId="Hyperlink">
    <w:name w:val="Hyperlink"/>
    <w:basedOn w:val="a0"/>
    <w:uiPriority w:val="99"/>
    <w:unhideWhenUsed/>
    <w:rsid w:val="00A93C23"/>
    <w:rPr>
      <w:color w:val="0563C1" w:themeColor="hyperlink"/>
      <w:u w:val="single"/>
    </w:rPr>
  </w:style>
  <w:style w:type="character" w:styleId="afffff0">
    <w:name w:val="Strong"/>
    <w:basedOn w:val="a0"/>
    <w:uiPriority w:val="22"/>
    <w:qFormat/>
    <w:rsid w:val="00A93C23"/>
    <w:rPr>
      <w:b/>
      <w:bCs/>
    </w:rPr>
  </w:style>
  <w:style w:type="character" w:styleId="afffff1">
    <w:name w:val="Emphasis"/>
    <w:qFormat/>
    <w:rsid w:val="00A93C23"/>
    <w:rPr>
      <w:rFonts w:cs="David"/>
      <w:i/>
      <w:iCs w:val="0"/>
      <w:w w:val="96"/>
      <w:szCs w:val="18"/>
    </w:rPr>
  </w:style>
  <w:style w:type="paragraph" w:styleId="afffff2">
    <w:name w:val="Document Map"/>
    <w:basedOn w:val="a"/>
    <w:link w:val="afffff3"/>
    <w:uiPriority w:val="99"/>
    <w:semiHidden/>
    <w:unhideWhenUsed/>
    <w:rsid w:val="00A93C23"/>
    <w:pPr>
      <w:spacing w:line="240" w:lineRule="auto"/>
    </w:pPr>
    <w:rPr>
      <w:rFonts w:ascii="Tahoma" w:eastAsia="Times New Roman" w:hAnsi="Tahoma" w:cs="Tahoma"/>
      <w:spacing w:val="-10"/>
      <w:sz w:val="16"/>
    </w:rPr>
  </w:style>
  <w:style w:type="character" w:customStyle="1" w:styleId="afffff3">
    <w:name w:val="מפת מסמך תו"/>
    <w:basedOn w:val="a0"/>
    <w:link w:val="afffff2"/>
    <w:uiPriority w:val="99"/>
    <w:semiHidden/>
    <w:rsid w:val="00A93C23"/>
    <w:rPr>
      <w:rFonts w:ascii="Tahoma" w:eastAsia="Times New Roman" w:hAnsi="Tahoma" w:cs="Tahoma"/>
      <w:spacing w:val="-10"/>
      <w:sz w:val="16"/>
      <w:szCs w:val="16"/>
      <w:lang w:bidi="he-IL"/>
    </w:rPr>
  </w:style>
  <w:style w:type="paragraph" w:styleId="afffff4">
    <w:name w:val="annotation subject"/>
    <w:basedOn w:val="afffc"/>
    <w:next w:val="afffc"/>
    <w:link w:val="afffff5"/>
    <w:uiPriority w:val="99"/>
    <w:rsid w:val="00A93C23"/>
    <w:rPr>
      <w:b/>
      <w:bCs/>
    </w:rPr>
  </w:style>
  <w:style w:type="character" w:customStyle="1" w:styleId="afffff5">
    <w:name w:val="נושא הערה תו"/>
    <w:basedOn w:val="afffd"/>
    <w:link w:val="afffff4"/>
    <w:uiPriority w:val="99"/>
    <w:rsid w:val="00A93C23"/>
    <w:rPr>
      <w:rFonts w:ascii="Times New Roman" w:eastAsia="Times New Roman" w:hAnsi="Times New Roman" w:cs="Times New Roman"/>
      <w:b/>
      <w:bCs/>
      <w:sz w:val="18"/>
      <w:szCs w:val="18"/>
      <w:lang w:bidi="he-IL"/>
    </w:rPr>
  </w:style>
  <w:style w:type="paragraph" w:styleId="afffff6">
    <w:name w:val="Balloon Text"/>
    <w:basedOn w:val="a"/>
    <w:link w:val="afffff7"/>
    <w:uiPriority w:val="99"/>
    <w:unhideWhenUsed/>
    <w:rsid w:val="00A93C23"/>
    <w:pPr>
      <w:spacing w:line="240" w:lineRule="auto"/>
    </w:pPr>
    <w:rPr>
      <w:rFonts w:ascii="Tahoma" w:hAnsi="Tahoma" w:cs="Tahoma"/>
    </w:rPr>
  </w:style>
  <w:style w:type="character" w:customStyle="1" w:styleId="afffff7">
    <w:name w:val="טקסט בלונים תו"/>
    <w:basedOn w:val="a0"/>
    <w:link w:val="afffff6"/>
    <w:uiPriority w:val="99"/>
    <w:rsid w:val="00A93C23"/>
    <w:rPr>
      <w:rFonts w:ascii="Tahoma" w:hAnsi="Tahoma" w:cs="Tahoma"/>
      <w:sz w:val="18"/>
      <w:szCs w:val="18"/>
      <w:lang w:bidi="he-IL"/>
    </w:rPr>
  </w:style>
  <w:style w:type="table" w:styleId="afffff8">
    <w:name w:val="Table Grid"/>
    <w:basedOn w:val="a1"/>
    <w:uiPriority w:val="59"/>
    <w:rsid w:val="00A93C23"/>
    <w:pPr>
      <w:spacing w:after="0" w:line="240" w:lineRule="auto"/>
    </w:pPr>
    <w:rPr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9">
    <w:name w:val="Placeholder Text"/>
    <w:basedOn w:val="a0"/>
    <w:uiPriority w:val="99"/>
    <w:semiHidden/>
    <w:rsid w:val="00A93C23"/>
    <w:rPr>
      <w:color w:val="808080"/>
    </w:rPr>
  </w:style>
  <w:style w:type="paragraph" w:styleId="afffffa">
    <w:name w:val="No Spacing"/>
    <w:uiPriority w:val="1"/>
    <w:qFormat/>
    <w:rsid w:val="00A93C23"/>
    <w:pPr>
      <w:bidi/>
      <w:spacing w:after="0" w:line="240" w:lineRule="auto"/>
      <w:ind w:left="454" w:hanging="454"/>
      <w:jc w:val="both"/>
    </w:pPr>
    <w:rPr>
      <w:rFonts w:ascii="BA Fontov Regular" w:hAnsi="BA Fontov Regular" w:cs="FrankRuehl"/>
      <w:sz w:val="18"/>
      <w:szCs w:val="20"/>
      <w:lang w:bidi="he-IL"/>
    </w:rPr>
  </w:style>
  <w:style w:type="table" w:styleId="afffffb">
    <w:name w:val="Light Shading"/>
    <w:basedOn w:val="a1"/>
    <w:uiPriority w:val="60"/>
    <w:rsid w:val="00A93C23"/>
    <w:pPr>
      <w:spacing w:after="0" w:line="240" w:lineRule="auto"/>
    </w:pPr>
    <w:rPr>
      <w:color w:val="000000" w:themeColor="text1" w:themeShade="BF"/>
      <w:lang w:bidi="he-I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fffc">
    <w:name w:val="Light Grid"/>
    <w:basedOn w:val="a1"/>
    <w:uiPriority w:val="62"/>
    <w:rsid w:val="00A93C23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a6">
    <w:name w:val="פיסקת רשימה תו"/>
    <w:basedOn w:val="a0"/>
    <w:link w:val="a5"/>
    <w:uiPriority w:val="34"/>
    <w:rsid w:val="00A93C23"/>
    <w:rPr>
      <w:rFonts w:ascii="BA Fontov Regular" w:hAnsi="BA Fontov Regular" w:cs="FrankRuehl"/>
      <w:sz w:val="18"/>
      <w:szCs w:val="18"/>
      <w:lang w:bidi="he-IL"/>
    </w:rPr>
  </w:style>
  <w:style w:type="paragraph" w:styleId="afffffd">
    <w:name w:val="Intense Quote"/>
    <w:basedOn w:val="a"/>
    <w:next w:val="a"/>
    <w:link w:val="afffffe"/>
    <w:uiPriority w:val="30"/>
    <w:qFormat/>
    <w:rsid w:val="00A93C2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ffe">
    <w:name w:val="ציטוט חזק תו"/>
    <w:basedOn w:val="a0"/>
    <w:link w:val="afffffd"/>
    <w:uiPriority w:val="30"/>
    <w:rsid w:val="00A93C23"/>
    <w:rPr>
      <w:rFonts w:ascii="BA Fontov Regular" w:hAnsi="BA Fontov Regular" w:cs="FrankRuehl"/>
      <w:i/>
      <w:iCs/>
      <w:color w:val="5B9BD5" w:themeColor="accent1"/>
      <w:sz w:val="18"/>
      <w:szCs w:val="18"/>
      <w:lang w:bidi="he-IL"/>
    </w:rPr>
  </w:style>
  <w:style w:type="character" w:styleId="affffff">
    <w:name w:val="Subtle Emphasis"/>
    <w:basedOn w:val="a0"/>
    <w:uiPriority w:val="19"/>
    <w:qFormat/>
    <w:rsid w:val="00A93C23"/>
    <w:rPr>
      <w:i/>
      <w:iCs/>
      <w:color w:val="808080" w:themeColor="text1" w:themeTint="7F"/>
    </w:rPr>
  </w:style>
  <w:style w:type="paragraph" w:styleId="affffff0">
    <w:name w:val="TOC Heading"/>
    <w:basedOn w:val="1"/>
    <w:next w:val="a"/>
    <w:uiPriority w:val="39"/>
    <w:unhideWhenUsed/>
    <w:qFormat/>
    <w:rsid w:val="00A93C23"/>
    <w:pPr>
      <w:pageBreakBefore w:val="0"/>
      <w:outlineLvl w:val="9"/>
    </w:pPr>
    <w:rPr>
      <w:rtl/>
      <w:cs/>
    </w:rPr>
  </w:style>
  <w:style w:type="paragraph" w:styleId="affffff1">
    <w:name w:val="Revision"/>
    <w:hidden/>
    <w:uiPriority w:val="99"/>
    <w:semiHidden/>
    <w:rsid w:val="002A125E"/>
    <w:pPr>
      <w:spacing w:after="0" w:line="240" w:lineRule="auto"/>
    </w:pPr>
    <w:rPr>
      <w:rFonts w:ascii="BA Fontov Regular" w:hAnsi="BA Fontov Regular" w:cs="FrankRuehl"/>
      <w:sz w:val="18"/>
      <w:szCs w:val="20"/>
      <w:lang w:bidi="he-IL"/>
    </w:rPr>
  </w:style>
  <w:style w:type="paragraph" w:customStyle="1" w:styleId="36">
    <w:name w:val="חלון 3"/>
    <w:basedOn w:val="a"/>
    <w:link w:val="37"/>
    <w:autoRedefine/>
    <w:qFormat/>
    <w:rsid w:val="000E203E"/>
    <w:pPr>
      <w:framePr w:wrap="notBeside" w:vAnchor="text" w:hAnchor="text" w:x="3482" w:y="58"/>
      <w:spacing w:line="140" w:lineRule="exact"/>
      <w:jc w:val="right"/>
    </w:pPr>
    <w:rPr>
      <w:rFonts w:ascii="BA Vilna Regular" w:hAnsi="BA Vilna Regular" w:cs="BA Vilna Bold"/>
      <w:color w:val="767171" w:themeColor="background2" w:themeShade="80"/>
      <w:spacing w:val="2"/>
      <w:sz w:val="14"/>
      <w:szCs w:val="14"/>
    </w:rPr>
  </w:style>
  <w:style w:type="character" w:customStyle="1" w:styleId="37">
    <w:name w:val="חלון 3 תו"/>
    <w:basedOn w:val="a0"/>
    <w:link w:val="36"/>
    <w:rsid w:val="000E203E"/>
    <w:rPr>
      <w:rFonts w:ascii="BA Vilna Regular" w:hAnsi="BA Vilna Regular" w:cs="BA Vilna Bold"/>
      <w:color w:val="767171" w:themeColor="background2" w:themeShade="80"/>
      <w:spacing w:val="2"/>
      <w:sz w:val="14"/>
      <w:szCs w:val="14"/>
      <w:lang w:bidi="he-IL"/>
    </w:rPr>
  </w:style>
  <w:style w:type="paragraph" w:customStyle="1" w:styleId="affffff2">
    <w:name w:val="נושא במשנה"/>
    <w:basedOn w:val="afb"/>
    <w:link w:val="affffff3"/>
    <w:qFormat/>
    <w:rsid w:val="00C47DA7"/>
    <w:pPr>
      <w:jc w:val="center"/>
    </w:pPr>
    <w:rPr>
      <w:rFonts w:ascii="BA TM • Vilna Extra-Bold" w:hAnsi="BA TM • Vilna Extra-Bold" w:cs="BA TM • Vilna Extra-Bold"/>
      <w:sz w:val="22"/>
      <w:szCs w:val="22"/>
    </w:rPr>
  </w:style>
  <w:style w:type="character" w:customStyle="1" w:styleId="affffff3">
    <w:name w:val="נושא במשנה תו"/>
    <w:basedOn w:val="afc"/>
    <w:link w:val="affffff2"/>
    <w:rsid w:val="00C47DA7"/>
    <w:rPr>
      <w:rFonts w:ascii="BA TM • Vilna Extra-Bold" w:hAnsi="BA TM • Vilna Extra-Bold" w:cs="BA TM • Vilna Extra-Bold"/>
      <w:spacing w:val="4"/>
      <w:sz w:val="22"/>
      <w:szCs w:val="22"/>
      <w:shd w:val="clear" w:color="auto" w:fill="F2F2F2" w:themeFill="background1" w:themeFillShade="F2"/>
      <w:lang w:bidi="he-IL"/>
    </w:rPr>
  </w:style>
  <w:style w:type="character" w:customStyle="1" w:styleId="MisparKeta">
    <w:name w:val="מספר קטע"/>
    <w:basedOn w:val="a0"/>
    <w:uiPriority w:val="1"/>
    <w:qFormat/>
    <w:rPr>
      <w:rFonts w:cs="BA Vilna Bold"/>
      <w:bCs/>
      <w:color w:val="7A5A14"/>
      <w:szCs w:val="14"/>
    </w:rPr>
  </w:style>
  <w:style w:type="character" w:customStyle="1" w:styleId="NoseMishna">
    <w:name w:val="נושא משנה"/>
    <w:basedOn w:val="a0"/>
    <w:uiPriority w:val="1"/>
    <w:qFormat/>
    <w:rPr>
      <w:rFonts w:cs="BA TM • Vilna Extra-Bold"/>
      <w:spacing w:val="4"/>
      <w:sz w:val="22"/>
      <w:szCs w:val="22"/>
    </w:rPr>
  </w:style>
  <w:style w:type="character" w:customStyle="1" w:styleId="TanaimMishna">
    <w:name w:val="תנאי המשנה"/>
    <w:basedOn w:val="a0"/>
    <w:uiPriority w:val="1"/>
    <w:qFormat/>
    <w:rPr>
      <w:rFonts w:ascii="BA Vilna Bold" w:hAnsi="BA Vilna Bold" w:cs="BA Vilna Bold"/>
      <w:b/>
      <w:bCs/>
      <w:spacing w:val="4"/>
      <w:sz w:val="18"/>
      <w:szCs w:val="18"/>
    </w:rPr>
  </w:style>
  <w:style w:type="character" w:customStyle="1" w:styleId="HesberMishna">
    <w:name w:val="הסבר במשנה"/>
    <w:basedOn w:val="a0"/>
    <w:uiPriority w:val="1"/>
    <w:qFormat/>
    <w:rPr>
      <w:rFonts w:ascii="Fb Fontext" w:hAnsi="Fb Fontext" w:cs="FrankRuehl"/>
      <w:sz w:val="16"/>
      <w:szCs w:val="16"/>
    </w:rPr>
  </w:style>
  <w:style w:type="paragraph" w:customStyle="1" w:styleId="MishnaBatzad">
    <w:name w:val="משנה בצד"/>
    <w:basedOn w:val="a"/>
    <w:qFormat/>
    <w:pPr>
      <w:framePr w:w="700" w:hSpace="57" w:wrap="around" w:vAnchor="text" w:hAnchor="text" w:x="3516" w:y="1"/>
      <w:pBdr>
        <w:top w:val="single" w:sz="4" w:space="1" w:color="8A7D66"/>
        <w:left w:val="single" w:sz="4" w:space="1" w:color="8A7D66"/>
        <w:bottom w:val="single" w:sz="4" w:space="1" w:color="8A7D66"/>
        <w:right w:val="single" w:sz="4" w:space="1" w:color="8A7D66"/>
      </w:pBdr>
      <w:spacing w:line="200" w:lineRule="exact"/>
      <w:jc w:val="center"/>
    </w:pPr>
    <w:rPr>
      <w:rFonts w:ascii="BA Vilna Bold" w:hAnsi="BA Vilna Bold" w:cs="BA Vilna Bold"/>
      <w:bCs/>
      <w:color w:val="7A6A45"/>
      <w:sz w:val="14"/>
      <w:szCs w:val="14"/>
    </w:rPr>
  </w:style>
  <w:style w:type="paragraph" w:customStyle="1" w:styleId="PetichatPerek">
    <w:name w:val="פתיחת פרק"/>
    <w:basedOn w:val="a"/>
    <w:next w:val="a"/>
    <w:qFormat/>
    <w:pPr>
      <w:keepNext/>
      <w:keepLines/>
      <w:jc w:val="center"/>
    </w:pPr>
    <w:rPr>
      <w:rFonts w:ascii="BA Fontov Regular" w:hAnsi="BA Fontov Regular" w:cs="BA TM • Vilna Extra-Bold"/>
      <w:color w:val="000000"/>
      <w:spacing w:val="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05A7C-9F84-41C8-9834-952A915EB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9948</TotalTime>
  <Pages>56</Pages>
  <Words>13546</Words>
  <Characters>56084</Characters>
  <Application>Microsoft Office Word</Application>
  <DocSecurity>0</DocSecurity>
  <Lines>2157</Lines>
  <Paragraphs>2047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shalom</dc:creator>
  <cp:keywords/>
  <dc:description/>
  <cp:lastModifiedBy>michael flegg</cp:lastModifiedBy>
  <cp:revision>751</cp:revision>
  <cp:lastPrinted>2022-01-30T09:53:00Z</cp:lastPrinted>
  <dcterms:created xsi:type="dcterms:W3CDTF">2022-01-11T12:04:00Z</dcterms:created>
  <dcterms:modified xsi:type="dcterms:W3CDTF">2025-03-12T12:35:00Z</dcterms:modified>
</cp:coreProperties>
</file>