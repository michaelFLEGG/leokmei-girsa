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del w:id="90002" w:author="עורך - ציוני דף" w:date="2026-10-05T11:51:54Z"/>
          <w:rtl/>
        </w:rPr>
      </w:pPr>
      <w:del w:id="90001" w:author="עורך - ציוני דף" w:date="2026-10-05T11:51:54Z">
        <w:r>
          <w:rPr>
            <w:rFonts w:hint="cs"/>
            <w:rtl/>
          </w:rPr>
          <w:delText xml:space="preserve">ב.</w:delText>
        </w:r>
      </w:del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04" w:author="עורך - פרקים א-ב" w:date="2026-10-05T11:51:54Z"/>
        </w:rPr>
      </w:pPr>
      <w:ins w:id="93505" w:author="עורך - פרקים א-ב" w:date="2026-10-05T11:51:54Z">
        <w:r>
          <w:rPr>
            <w:color w:val="7B3F00"/>
          </w:rPr>
          <w:t xml:space="preserve">למה נשנו כל מקרי המשנה</w:t>
        </w:r>
      </w:ins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</w:t>
      </w:r>
      <w:ins w:id="90008" w:author="עורך - פרקים א-ב" w:date="2026-10-05T11:51:54Z">
        <w:r>
          <w:rPr>
            <w:rFonts w:hint="cs"/>
            <w:rtl/>
          </w:rPr>
          <w:t xml:space="preserve">שמפקיע</w:t>
        </w:r>
      </w:ins>
      <w:del w:id="90009" w:author="עורך - פרקים א-ב" w:date="2026-10-05T11:51:54Z">
        <w:r>
          <w:rPr>
            <w:rFonts w:hint="cs"/>
            <w:rtl/>
          </w:rPr>
          <w:delText xml:space="preserve">דמפקע</w:delText>
        </w:r>
      </w:del>
      <w:r>
        <w:rPr>
          <w:rFonts w:hint="cs"/>
          <w:rtl/>
        </w:rPr>
        <w:t xml:space="preserve"> </w:t>
      </w:r>
      <w:ins w:id="90006" w:author="עורך - פרקים א-ב" w:date="2026-10-05T11:51:54Z">
        <w:r>
          <w:rPr>
            <w:rFonts w:hint="cs"/>
            <w:rtl/>
          </w:rPr>
          <w:t xml:space="preserve">מקדושה,</w:t>
        </w:r>
      </w:ins>
      <w:del w:id="90007" w:author="עורך - פרקים א-ב" w:date="2026-10-05T11:51:54Z">
        <w:r>
          <w:rPr>
            <w:rFonts w:hint="cs"/>
            <w:rtl/>
          </w:rPr>
          <w:delText xml:space="preserve">לקדושה</w:delText>
        </w:r>
      </w:del>
      <w:r>
        <w:rPr>
          <w:rFonts w:hint="cs"/>
          <w:rtl/>
        </w:rPr>
        <w:t xml:space="preserve"> </w:t>
      </w:r>
      <w:ins w:id="90004" w:author="עורך - פרקים א-ב" w:date="2026-10-05T11:51:54Z">
        <w:r>
          <w:rPr>
            <w:rFonts w:hint="cs"/>
            <w:rtl/>
          </w:rPr>
          <w:t xml:space="preserve">הייתי</w:t>
        </w:r>
      </w:ins>
      <w:del w:id="90005" w:author="עורך - פרקים א-ב" w:date="2026-10-05T11:51:54Z">
        <w:r>
          <w:rPr>
            <w:rFonts w:hint="cs"/>
            <w:rtl/>
          </w:rPr>
          <w:delText xml:space="preserve">אימא</w:delText>
        </w:r>
      </w:del>
      <w:r>
        <w:rPr>
          <w:rFonts w:hint="cs"/>
          <w:rtl/>
        </w:rPr>
        <w:t xml:space="preserve"> </w:t>
      </w:r>
      <w:ins w:id="90002" w:author="עורך - פרקים א-ב" w:date="2026-10-05T11:51:54Z">
        <w:r>
          <w:rPr>
            <w:rFonts w:hint="cs"/>
            <w:rtl/>
          </w:rPr>
          <w:t xml:space="preserve">אומר שנקנסנו,</w:t>
        </w:r>
      </w:ins>
      <w:del w:id="90003" w:author="עורך - פרקים א-ב" w:date="2026-10-05T11:51:54Z">
        <w:r>
          <w:rPr>
            <w:rFonts w:hint="cs"/>
            <w:rtl/>
          </w:rPr>
          <w:delText xml:space="preserve">ליקנסיה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  <w:ins w:id="90001" w:author="עורך - פרקים א-ב" w:date="2026-10-05T11:51:54Z">
        <w:r>
          <w:rPr>
            <w:rStyle w:val="afffffe"/>
            <w:rFonts w:hint="cs"/>
            <w:rtl/>
          </w:rPr>
          <w:t xml:space="preserve">שפטור</w:t>
        </w:r>
        <w:r>
          <w:rPr>
            <w:rFonts w:hint="cs"/>
            <w:rtl/>
          </w:rPr>
          <w:t xml:space="preserve"> </w:t>
        </w:r>
      </w:ins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</w:t>
      </w:r>
      <w:ins w:id="90022" w:author="עורך - פרקים א-ב" w:date="2026-10-05T11:51:54Z">
        <w:r>
          <w:rPr>
            <w:rtl/>
          </w:rPr>
          <w:t xml:space="preserve"> -</w:t>
        </w:r>
      </w:ins>
      <w:r>
        <w:rPr>
          <w:rtl/>
        </w:rPr>
        <w:t xml:space="preserve"> </w:t>
      </w:r>
      <w:r w:rsidR="00D11EC0">
        <w:rPr>
          <w:rFonts w:hint="cs"/>
          <w:rtl/>
        </w:rPr>
        <w:t xml:space="preserve">משום סיפא </w:t>
      </w:r>
      <w:ins w:id="90020" w:author="עורך - פרקים א-ב" w:date="2026-10-05T11:51:54Z">
        <w:r>
          <w:rPr>
            <w:rFonts w:hint="cs"/>
            <w:rtl/>
          </w:rPr>
          <w:t xml:space="preserve">של</w:t>
        </w:r>
      </w:ins>
      <w:del w:id="90021" w:author="עורך - פרקים א-ב" w:date="2026-10-05T11:51:54Z">
        <w:r w:rsidR="00D11EC0">
          <w:rPr>
            <w:rFonts w:hint="cs"/>
            <w:rtl/>
          </w:rPr>
          <w:delText xml:space="preserve">דנותן</w:delText>
        </w:r>
      </w:del>
      <w:r w:rsidR="00D11EC0">
        <w:rPr>
          <w:rFonts w:hint="cs"/>
          <w:rtl/>
        </w:rPr>
        <w:t xml:space="preserve"> </w:t>
      </w:r>
      <w:ins w:id="90018" w:author="עורך - פרקים א-ב" w:date="2026-10-05T11:51:54Z">
        <w:r>
          <w:rPr>
            <w:rFonts w:hint="cs"/>
            <w:rtl/>
          </w:rPr>
          <w:t xml:space="preserve">נותן</w:t>
        </w:r>
      </w:ins>
      <w:del w:id="90019" w:author="עורך - פרקים א-ב" w:date="2026-10-05T11:51:54Z">
        <w:r w:rsidR="00D11EC0">
          <w:rPr>
            <w:rFonts w:hint="cs"/>
            <w:rtl/>
          </w:rPr>
          <w:delText xml:space="preserve">בקבלה</w:delText>
        </w:r>
      </w:del>
      <w:r w:rsidR="00D11EC0">
        <w:rPr>
          <w:rFonts w:hint="cs"/>
          <w:rtl/>
        </w:rPr>
        <w:t xml:space="preserve"> </w:t>
      </w:r>
      <w:ins w:id="90016" w:author="עורך - פרקים א-ב" w:date="2026-10-05T11:51:54Z">
        <w:r>
          <w:rPr>
            <w:rFonts w:hint="cs"/>
            <w:rtl/>
          </w:rPr>
          <w:t xml:space="preserve">בקבלה, שהייתי אומר:</w:t>
        </w:r>
      </w:ins>
      <w:del w:id="90017" w:author="עורך - פרקים א-ב" w:date="2026-10-05T11:51:54Z">
        <w:r w:rsidR="00D11EC0">
          <w:rPr>
            <w:rFonts w:hint="cs"/>
            <w:rtl/>
          </w:rPr>
          <w:delText xml:space="preserve">דס</w:delText>
        </w:r>
        <w:r>
          <w:rPr>
            <w:rtl/>
          </w:rPr>
          <w:delText xml:space="preserve">"א:</w:delText>
        </w:r>
      </w:del>
      <w:r>
        <w:rPr>
          <w:rtl/>
        </w:rPr>
        <w:t xml:space="preserve"> הואיל ועיקר בהמה </w:t>
      </w:r>
      <w:ins w:id="90014" w:author="עורך - פרקים א-ב" w:date="2026-10-05T11:51:54Z">
        <w:r>
          <w:rPr>
            <w:rtl/>
          </w:rPr>
          <w:t xml:space="preserve">של ישראל</w:t>
        </w:r>
      </w:ins>
      <w:del w:id="90015" w:author="עורך - פרקים א-ב" w:date="2026-10-05T11:51:54Z">
        <w:r>
          <w:rPr>
            <w:rtl/>
          </w:rPr>
          <w:delText xml:space="preserve">דישראל</w:delText>
        </w:r>
      </w:del>
      <w:r>
        <w:rPr>
          <w:rtl/>
        </w:rPr>
        <w:t xml:space="preserve"> היא</w:t>
      </w:r>
      <w:r w:rsidR="00D11EC0">
        <w:rPr>
          <w:rFonts w:hint="cs"/>
          <w:rtl/>
        </w:rPr>
        <w:t xml:space="preserve"> </w:t>
      </w:r>
      <w:ins w:id="90012" w:author="עורך - פרקים א-ב" w:date="2026-10-05T11:51:54Z">
        <w:r>
          <w:rPr>
            <w:rFonts w:hint="cs"/>
            <w:rtl/>
          </w:rPr>
          <w:t xml:space="preserve">נקנסנו </w:t>
        </w:r>
        <w:r>
          <w:rPr>
            <w:rStyle w:val="afffffe"/>
            <w:rFonts w:hint="cs"/>
            <w:rtl/>
          </w:rPr>
          <w:t xml:space="preserve">שמא יחליף</w:t>
        </w:r>
        <w:r>
          <w:rPr>
            <w:rFonts w:hint="cs"/>
            <w:rtl/>
          </w:rPr>
          <w:t xml:space="preserve">,</w:t>
        </w:r>
      </w:ins>
      <w:del w:id="90013" w:author="עורך - פרקים א-ב" w:date="2026-10-05T11:51:54Z">
        <w:r w:rsidR="00D11EC0">
          <w:rPr>
            <w:rFonts w:hint="cs"/>
            <w:rtl/>
          </w:rPr>
          <w:delText xml:space="preserve">ליקנסיה</w:delText>
        </w:r>
      </w:del>
      <w:r w:rsidR="00D11EC0">
        <w:rPr>
          <w:rFonts w:hint="cs"/>
          <w:rtl/>
        </w:rPr>
        <w:t xml:space="preserve">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</w:t>
      </w:r>
      <w:ins w:id="90010" w:author="עורך - פרקים א-ב" w:date="2026-10-05T11:51:54Z">
        <w:r>
          <w:rPr>
            <w:rFonts w:hint="cs"/>
            <w:rtl/>
          </w:rPr>
          <w:t xml:space="preserve">שלא</w:t>
        </w:r>
      </w:ins>
      <w:del w:id="90011" w:author="עורך - פרקים א-ב" w:date="2026-10-05T11:51:54Z">
        <w:r w:rsidR="00D11EC0">
          <w:rPr>
            <w:rFonts w:hint="cs"/>
            <w:rtl/>
          </w:rPr>
          <w:delText xml:space="preserve">דלא</w:delText>
        </w:r>
      </w:del>
      <w:r w:rsidR="00D11EC0">
        <w:rPr>
          <w:rFonts w:hint="cs"/>
          <w:rtl/>
        </w:rPr>
        <w:t xml:space="preserve">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afffff8"/>
        <w:rPr>
          <w:ins w:id="93506" w:author="עורך - פרקים א-ב" w:date="2026-10-05T11:51:54Z"/>
        </w:rPr>
      </w:pPr>
      <w:ins w:id="93507" w:author="עורך - פרקים א-ב" w:date="2026-10-05T11:51:54Z">
        <w:r>
          <w:rPr>
            <w:color w:val="7B3F00"/>
          </w:rPr>
          <w:t xml:space="preserve">מכירת עובר לנכרי לר' יהודה</w:t>
        </w:r>
      </w:ins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</w:t>
      </w:r>
      <w:ins w:id="90023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למכור לנכרי</w:t>
        </w:r>
      </w:ins>
      <w:r>
        <w:rPr>
          <w:rtl/>
        </w:rPr>
        <w:t xml:space="preserve">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0030" w:author="עורך - פרקים א-ב" w:date="2026-10-05T11:51:54Z">
        <w:r>
          <w:rPr>
            <w:rStyle w:val="afffffe"/>
            <w:rFonts w:hint="cs"/>
            <w:rtl/>
          </w:rPr>
          <w:t xml:space="preserve">לר"י</w:t>
        </w:r>
        <w:r>
          <w:rPr>
            <w:rFonts w:hint="cs"/>
            <w:rtl/>
          </w:rPr>
          <w:t xml:space="preserve">? </w:t>
        </w:r>
      </w:ins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ins w:id="90028" w:author="עורך - פרקים א-ב" w:date="2026-10-05T11:51:54Z">
        <w:r>
          <w:rPr>
            <w:rStyle w:val="afffffe"/>
            <w:rFonts w:hint="cs"/>
            <w:rtl/>
          </w:rPr>
          <w:t xml:space="preserve">טעמו</w:t>
        </w:r>
      </w:ins>
      <w:del w:id="90029" w:author="עורך - פרקים א-ב" w:date="2026-10-05T11:51:54Z">
        <w:r w:rsidR="00B874E6">
          <w:rPr>
            <w:rFonts w:hint="cs"/>
            <w:rtl/>
          </w:rPr>
          <w:delText xml:space="preserve">דווקא</w:delText>
        </w:r>
      </w:del>
      <w:r w:rsidR="00B874E6">
        <w:rPr>
          <w:rFonts w:hint="cs"/>
          <w:rtl/>
        </w:rPr>
        <w:t xml:space="preserve"> </w:t>
      </w:r>
      <w:ins w:id="90026" w:author="עורך - פרקים א-ב" w:date="2026-10-05T11:51:54Z">
        <w:r>
          <w:rPr>
            <w:rFonts w:hint="cs"/>
            <w:rtl/>
          </w:rPr>
          <w:t xml:space="preserve">משום</w:t>
        </w:r>
      </w:ins>
      <w:del w:id="90027" w:author="עורך - פרקים א-ב" w:date="2026-10-05T11:51:54Z">
        <w:r w:rsidR="00B874E6">
          <w:rPr>
            <w:rFonts w:hint="cs"/>
            <w:rtl/>
          </w:rPr>
          <w:delText xml:space="preserve">בשבורה</w:delText>
        </w:r>
      </w:del>
      <w:r w:rsidR="00B874E6">
        <w:rPr>
          <w:rFonts w:hint="cs"/>
          <w:rtl/>
        </w:rPr>
        <w:t xml:space="preserve"> </w:t>
      </w:r>
      <w:ins w:id="90024" w:author="עורך - פרקים א-ב" w:date="2026-10-05T11:51:54Z">
        <w:r>
          <w:rPr>
            <w:rFonts w:hint="cs"/>
            <w:rtl/>
          </w:rPr>
          <w:t xml:space="preserve">שבורה, גם</w:t>
        </w:r>
      </w:ins>
      <w:del w:id="90025" w:author="עורך - פרקים א-ב" w:date="2026-10-05T11:51:54Z">
        <w:r w:rsidR="00B874E6">
          <w:rPr>
            <w:rFonts w:hint="cs"/>
            <w:rtl/>
          </w:rPr>
          <w:delText xml:space="preserve">ו</w:delText>
        </w:r>
        <w:r>
          <w:rPr>
            <w:rFonts w:hint="cs"/>
            <w:rtl/>
          </w:rPr>
          <w:delText xml:space="preserve">ה"נ</w:delText>
        </w:r>
      </w:del>
      <w:ins w:id="90001" w:author="מנוע מכני" w:date="2026-10-05T11:32:12Z"/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  <w:ins w:id="90031" w:author="עורך - פרקים א-ב" w:date="2026-10-05T11:51:54Z">
        <w:r>
          <w:rPr>
            <w:rStyle w:val="afffffe"/>
            <w:rFonts w:hint="cs"/>
            <w:rtl/>
          </w:rPr>
          <w:t xml:space="preserve">ואינו שבור</w:t>
        </w:r>
        <w:r>
          <w:rPr>
            <w:rFonts w:hint="cs"/>
            <w:rtl/>
          </w:rPr>
          <w:t xml:space="preserve"> </w:t>
        </w:r>
      </w:ins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</w:t>
      </w:r>
      <w:ins w:id="90036" w:author="עורך - פרקים א-ב" w:date="2026-10-05T11:51:54Z">
        <w:r>
          <w:rPr>
            <w:rtl/>
          </w:rPr>
          <w:t xml:space="preserve">חולק</w:t>
        </w:r>
      </w:ins>
      <w:del w:id="90037" w:author="עורך - פרקים א-ב" w:date="2026-10-05T11:51:54Z">
        <w:r>
          <w:rPr>
            <w:rtl/>
          </w:rPr>
          <w:delText xml:space="preserve">פליג</w:delText>
        </w:r>
      </w:del>
      <w:r>
        <w:rPr>
          <w:rtl/>
        </w:rPr>
        <w:t xml:space="preserve"> ר' </w:t>
      </w:r>
      <w:ins w:id="90034" w:author="עורך - פרקים א-ב" w:date="2026-10-05T11:51:54Z">
        <w:r>
          <w:rPr>
            <w:rtl/>
          </w:rPr>
          <w:t xml:space="preserve">יהודה</w:t>
        </w:r>
      </w:ins>
      <w:del w:id="90035" w:author="עורך - פרקים א-ב" w:date="2026-10-05T11:51:54Z">
        <w:r>
          <w:rPr>
            <w:rtl/>
          </w:rPr>
          <w:delText xml:space="preserve">יהודה</w:delText>
        </w:r>
        <w:r>
          <w:rPr>
            <w:rtl/>
          </w:rPr>
          <w:delText xml:space="preserve">,</w:delText>
        </w:r>
        <w:r w:rsidR="00824319">
          <w:rPr>
            <w:rFonts w:hint="cs"/>
            <w:rtl/>
          </w:rPr>
          <w:delText xml:space="preserve">-משמע</w:delText>
        </w:r>
      </w:del>
      <w:ins w:id="95835" w:author="מנוע מכני" w:date="2026-10-05T11:32:12Z"/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 xml:space="preserve"> </w:t>
      </w:r>
      <w:ins w:id="90032" w:author="עורך - פרקים א-ב" w:date="2026-10-05T11:51:54Z">
        <w:r>
          <w:rPr>
            <w:rFonts w:hint="cs"/>
            <w:rtl/>
          </w:rPr>
          <w:t xml:space="preserve">- משמע שאסור</w:t>
        </w:r>
      </w:ins>
      <w:del w:id="90033" w:author="עורך - פרקים א-ב" w:date="2026-10-05T11:51:54Z">
        <w:r w:rsidR="00824319">
          <w:rPr>
            <w:rFonts w:hint="cs"/>
            <w:rtl/>
          </w:rPr>
          <w:delText xml:space="preserve">דאסור</w:delText>
        </w:r>
      </w:del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</w:t>
      </w:r>
      <w:ins w:id="90056" w:author="עורך - פרקים א-ב" w:date="2026-10-05T11:51:54Z">
        <w:r>
          <w:rPr>
            <w:rtl/>
          </w:rPr>
          <w:t xml:space="preserve">בקבלה,</w:t>
        </w:r>
      </w:ins>
      <w:del w:id="90057" w:author="עורך - פרקים א-ב" w:date="2026-10-05T11:51:54Z">
        <w:r>
          <w:rPr>
            <w:rtl/>
          </w:rPr>
          <w:delText xml:space="preserve">בקבלה</w:delText>
        </w:r>
      </w:del>
      <w:r>
        <w:rPr>
          <w:rtl/>
        </w:rPr>
        <w:t xml:space="preserve"> </w:t>
      </w:r>
      <w:ins w:id="90054" w:author="עורך - פרקים א-ב" w:date="2026-10-05T11:51:54Z">
        <w:r>
          <w:rPr>
            <w:rtl/>
          </w:rPr>
          <w:t xml:space="preserve">שלא</w:t>
        </w:r>
      </w:ins>
      <w:del w:id="90055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052" w:author="עורך - פרקים א-ב" w:date="2026-10-05T11:51:54Z">
        <w:r>
          <w:rPr>
            <w:rtl/>
          </w:rPr>
          <w:t xml:space="preserve">שנה </w:t>
        </w:r>
        <w:r>
          <w:rPr>
            <w:rStyle w:val="afffffe"/>
            <w:rtl/>
          </w:rPr>
          <w:t xml:space="preserve">מחלוקתו</w:t>
        </w:r>
        <w:r>
          <w:rPr>
            <w:rtl/>
          </w:rPr>
          <w:t xml:space="preserve">,</w:t>
        </w:r>
      </w:ins>
      <w:del w:id="90053" w:author="עורך - פרקים א-ב" w:date="2026-10-05T11:51:54Z">
        <w:r>
          <w:rPr>
            <w:rtl/>
          </w:rPr>
          <w:delText xml:space="preserve">קתני,</w:delText>
        </w:r>
      </w:del>
      <w:r>
        <w:rPr>
          <w:rtl/>
        </w:rPr>
        <w:t xml:space="preserve">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0050" w:author="עורך - פרקים א-ב" w:date="2026-10-05T11:51:54Z">
        <w:r>
          <w:rPr>
            <w:rtl/>
          </w:rPr>
          <w:t xml:space="preserve">שלא</w:t>
        </w:r>
      </w:ins>
      <w:del w:id="90051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048" w:author="עורך - פרקים א-ב" w:date="2026-10-05T11:51:54Z">
        <w:r>
          <w:rPr>
            <w:rtl/>
          </w:rPr>
          <w:t xml:space="preserve">חולק?</w:t>
        </w:r>
      </w:ins>
      <w:del w:id="90049" w:author="עורך - פרקים א-ב" w:date="2026-10-05T11:51:54Z">
        <w:r>
          <w:rPr>
            <w:rtl/>
          </w:rPr>
          <w:delText xml:space="preserve">פליג?</w:delText>
        </w:r>
      </w:del>
      <w:r>
        <w:rPr>
          <w:rtl/>
        </w:rPr>
        <w:t xml:space="preserve"> אלא </w:t>
      </w:r>
      <w:ins w:id="90046" w:author="עורך - פרקים א-ב" w:date="2026-10-05T11:51:54Z">
        <w:r>
          <w:rPr>
            <w:rtl/>
          </w:rPr>
          <w:t xml:space="preserve">חולק</w:t>
        </w:r>
      </w:ins>
      <w:del w:id="90047" w:author="עורך - פרקים א-ב" w:date="2026-10-05T11:51:54Z">
        <w:r>
          <w:rPr>
            <w:rtl/>
          </w:rPr>
          <w:delText xml:space="preserve">פליג</w:delText>
        </w:r>
      </w:del>
      <w:r>
        <w:rPr>
          <w:rtl/>
        </w:rPr>
        <w:t xml:space="preserve"> ולא </w:t>
      </w:r>
      <w:ins w:id="90044" w:author="עורך - פרקים א-ב" w:date="2026-10-05T11:51:54Z">
        <w:r>
          <w:rPr>
            <w:rtl/>
          </w:rPr>
          <w:t xml:space="preserve">שנה,</w:t>
        </w:r>
      </w:ins>
      <w:del w:id="90045" w:author="עורך - פרקים א-ב" w:date="2026-10-05T11:51:54Z">
        <w:r>
          <w:rPr>
            <w:rtl/>
          </w:rPr>
          <w:delText xml:space="preserve">קתני,</w:delText>
        </w:r>
      </w:del>
      <w:r>
        <w:rPr>
          <w:rtl/>
        </w:rPr>
        <w:t xml:space="preserve"> </w:t>
      </w:r>
      <w:ins w:id="90042" w:author="עורך - פרקים א-ב" w:date="2026-10-05T11:51:54Z">
        <w:r>
          <w:rPr>
            <w:rtl/>
          </w:rPr>
          <w:t xml:space="preserve">כאן גם</w:t>
        </w:r>
      </w:ins>
      <w:del w:id="90043" w:author="עורך - פרקים א-ב" w:date="2026-10-05T11:51:54Z">
        <w:r>
          <w:rPr>
            <w:rtl/>
          </w:rPr>
          <w:delText xml:space="preserve">ה"נ</w:delText>
        </w:r>
      </w:del>
      <w:r>
        <w:rPr>
          <w:rtl/>
        </w:rPr>
        <w:t xml:space="preserve"> - </w:t>
      </w:r>
      <w:ins w:id="90040" w:author="עורך - פרקים א-ב" w:date="2026-10-05T11:51:54Z">
        <w:r>
          <w:rPr>
            <w:rtl/>
          </w:rPr>
          <w:t xml:space="preserve">חולק</w:t>
        </w:r>
      </w:ins>
      <w:del w:id="90041" w:author="עורך - פרקים א-ב" w:date="2026-10-05T11:51:54Z">
        <w:r>
          <w:rPr>
            <w:rtl/>
          </w:rPr>
          <w:delText xml:space="preserve">פליג</w:delText>
        </w:r>
      </w:del>
      <w:r>
        <w:rPr>
          <w:rtl/>
        </w:rPr>
        <w:t xml:space="preserve"> ולא </w:t>
      </w:r>
      <w:ins w:id="90038" w:author="עורך - פרקים א-ב" w:date="2026-10-05T11:51:54Z">
        <w:r>
          <w:rPr>
            <w:rtl/>
          </w:rPr>
          <w:t xml:space="preserve">שנה.</w:t>
        </w:r>
      </w:ins>
      <w:del w:id="90039" w:author="עורך - פרקים א-ב" w:date="2026-10-05T11:51:54Z">
        <w:r>
          <w:rPr>
            <w:rtl/>
          </w:rPr>
          <w:delText xml:space="preserve">קתני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 xml:space="preserve">, ונותן כל דמיו </w:t>
      </w:r>
      <w:ins w:id="90070" w:author="עורך - פרקים א-ב" w:date="2026-10-05T11:51:54Z">
        <w:r>
          <w:rPr>
            <w:rtl/>
          </w:rPr>
          <w:t xml:space="preserve">לכהן.</w:t>
        </w:r>
      </w:ins>
      <w:del w:id="90071" w:author="עורך - פרקים א-ב" w:date="2026-10-05T11:51:54Z">
        <w:r>
          <w:rPr>
            <w:rtl/>
          </w:rPr>
          <w:delText xml:space="preserve">לכהן</w:delText>
        </w:r>
        <w:r>
          <w:rPr>
            <w:rtl/>
          </w:rPr>
          <w:delText xml:space="preserve">,</w:delText>
        </w:r>
        <w:r>
          <w:rPr>
            <w:rFonts w:hint="cs"/>
            <w:rtl/>
          </w:rPr>
          <w:delText xml:space="preserve">לא</w:delText>
        </w:r>
      </w:del>
      <w:ins w:id="95837" w:author="מנוע מכני" w:date="2026-10-05T11:32:12Z"/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/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</w:t>
      </w:r>
      <w:ins w:id="90068" w:author="עורך - פרקים א-ב" w:date="2026-10-05T11:51:54Z">
        <w:r>
          <w:rPr>
            <w:rFonts w:hint="cs"/>
            <w:rtl/>
          </w:rPr>
          <w:t xml:space="preserve">לא על העובר</w:t>
        </w:r>
      </w:ins>
      <w:del w:id="90069" w:author="עורך - פרקים א-ב" w:date="2026-10-05T11:51:54Z">
        <w:r w:rsidR="009C0567">
          <w:rPr>
            <w:rFonts w:hint="cs"/>
            <w:rtl/>
          </w:rPr>
          <w:delText xml:space="preserve">אעובר</w:delText>
        </w:r>
      </w:del>
      <w:r w:rsidR="009C0567">
        <w:rPr>
          <w:rFonts w:hint="cs"/>
          <w:rtl/>
        </w:rPr>
        <w:t xml:space="preserve"> מיירי אלא </w:t>
      </w:r>
      <w:ins w:id="90066" w:author="עורך - פרקים א-ב" w:date="2026-10-05T11:51:54Z">
        <w:r>
          <w:rPr>
            <w:rFonts w:hint="cs"/>
            <w:rtl/>
          </w:rPr>
          <w:t xml:space="preserve">על</w:t>
        </w:r>
      </w:ins>
      <w:del w:id="90067" w:author="עורך - פרקים א-ב" w:date="2026-10-05T11:51:54Z">
        <w:r w:rsidR="009C0567">
          <w:rPr>
            <w:rFonts w:hint="cs"/>
            <w:rtl/>
          </w:rPr>
          <w:delText xml:space="preserve">אבהמה</w:delText>
        </w:r>
      </w:del>
      <w:r w:rsidR="009C0567">
        <w:rPr>
          <w:rFonts w:hint="cs"/>
          <w:rtl/>
        </w:rPr>
        <w:t xml:space="preserve"> </w:t>
      </w:r>
      <w:ins w:id="90064" w:author="עורך - פרקים א-ב" w:date="2026-10-05T11:51:54Z">
        <w:r>
          <w:rPr>
            <w:rFonts w:hint="cs"/>
            <w:rtl/>
          </w:rPr>
          <w:t xml:space="preserve">הבהמה,</w:t>
        </w:r>
      </w:ins>
      <w:del w:id="90065" w:author="עורך - פרקים א-ב" w:date="2026-10-05T11:51:54Z">
        <w:r w:rsidR="009C0567">
          <w:rPr>
            <w:rFonts w:hint="cs"/>
            <w:rtl/>
          </w:rPr>
          <w:delText xml:space="preserve">וקתני</w:delText>
        </w:r>
      </w:del>
      <w:r w:rsidR="009C0567">
        <w:rPr>
          <w:rFonts w:hint="cs"/>
          <w:rtl/>
        </w:rPr>
        <w:t xml:space="preserve"> </w:t>
      </w:r>
      <w:ins w:id="90062" w:author="עורך - פרקים א-ב" w:date="2026-10-05T11:51:54Z">
        <w:r>
          <w:rPr>
            <w:rFonts w:hint="cs"/>
            <w:rtl/>
          </w:rPr>
          <w:t xml:space="preserve">ושנה</w:t>
        </w:r>
      </w:ins>
      <w:del w:id="90063" w:author="עורך - פרקים א-ב" w:date="2026-10-05T11:51:54Z">
        <w:r w:rsidR="009C0567" w:rsidRPr="00FA1A10">
          <w:rPr>
            <w:rFonts w:hint="cs"/>
            <w:rtl/>
          </w:rPr>
          <w:delText xml:space="preserve">דמיה</w:delText>
        </w:r>
      </w:del>
      <w:r w:rsidR="00FA1A10">
        <w:rPr>
          <w:rFonts w:hint="cs"/>
          <w:rtl/>
        </w:rPr>
        <w:t xml:space="preserve"> </w:t>
      </w:r>
      <w:ins w:id="90060" w:author="עורך - פרקים א-ב" w:date="2026-10-05T11:51:54Z">
        <w:r>
          <w:rPr>
            <w:rFonts w:hint="cs"/>
            <w:rtl/>
          </w:rPr>
          <w:t xml:space="preserve">'דמיה',</w:t>
        </w:r>
      </w:ins>
      <w:del w:id="90061" w:author="עורך - פרקים א-ב" w:date="2026-10-05T11:51:54Z">
        <w:r w:rsidR="00FA1A10">
          <w:rPr>
            <w:rFonts w:hint="cs"/>
            <w:rtl/>
          </w:rPr>
          <w:delText xml:space="preserve">והך</w:delText>
        </w:r>
      </w:del>
      <w:r w:rsidR="00FA1A10">
        <w:rPr>
          <w:rFonts w:hint="cs"/>
          <w:rtl/>
        </w:rPr>
        <w:t xml:space="preserve"> </w:t>
      </w:r>
      <w:ins w:id="90058" w:author="עורך - פרקים א-ב" w:date="2026-10-05T11:51:54Z">
        <w:r>
          <w:rPr>
            <w:rFonts w:hint="cs"/>
            <w:rtl/>
          </w:rPr>
          <w:t xml:space="preserve">וזה שנותן</w:t>
        </w:r>
      </w:ins>
      <w:del w:id="90059" w:author="עורך - פרקים א-ב" w:date="2026-10-05T11:51:54Z">
        <w:r w:rsidR="00FA1A10">
          <w:rPr>
            <w:rFonts w:hint="cs"/>
            <w:rtl/>
          </w:rPr>
          <w:delText xml:space="preserve">דנותן</w:delText>
        </w:r>
      </w:del>
      <w:r w:rsidR="00FA1A10">
        <w:rPr>
          <w:rFonts w:hint="cs"/>
          <w:rtl/>
        </w:rPr>
        <w:t xml:space="preserve">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</w:t>
      </w:r>
      <w:ins w:id="90083" w:author="עורך - פרקים א-ב" w:date="2026-10-05T11:51:54Z">
        <w:r>
          <w:rPr>
            <w:rFonts w:hint="cs"/>
            <w:rtl/>
          </w:rPr>
          <w:t xml:space="preserve">שנתן </w:t>
        </w:r>
        <w:r>
          <w:rPr>
            <w:rStyle w:val="afffffe"/>
            <w:rFonts w:hint="cs"/>
            <w:rtl/>
          </w:rPr>
          <w:t xml:space="preserve">לנכרי</w:t>
        </w:r>
      </w:ins>
      <w:del w:id="90084" w:author="עורך - פרקים א-ב" w:date="2026-10-05T11:51:54Z">
        <w:r>
          <w:rPr>
            <w:rFonts w:hint="cs"/>
            <w:rtl/>
          </w:rPr>
          <w:delText xml:space="preserve">שהביא</w:delText>
        </w:r>
      </w:del>
      <w:r>
        <w:rPr>
          <w:rFonts w:hint="cs"/>
          <w:rtl/>
        </w:rPr>
        <w:t xml:space="preserve"> בהמה מעוברת </w:t>
      </w:r>
      <w:ins w:id="90081" w:author="עורך - פרקים א-ב" w:date="2026-10-05T11:51:54Z">
        <w:r>
          <w:rPr>
            <w:rFonts w:hint="cs"/>
            <w:rtl/>
          </w:rPr>
          <w:t xml:space="preserve">לפיטום,</w:t>
        </w:r>
      </w:ins>
      <w:del w:id="90082" w:author="עורך - פרקים א-ב" w:date="2026-10-05T11:51:54Z">
        <w:r>
          <w:rPr>
            <w:rFonts w:hint="cs"/>
            <w:rtl/>
          </w:rPr>
          <w:delText xml:space="preserve">לפיטום</w:delText>
        </w:r>
      </w:del>
      <w:r>
        <w:rPr>
          <w:rFonts w:hint="cs"/>
          <w:rtl/>
        </w:rPr>
        <w:t xml:space="preserve"> </w:t>
      </w:r>
      <w:ins w:id="90079" w:author="עורך - פרקים א-ב" w:date="2026-10-05T11:51:54Z">
        <w:r>
          <w:rPr>
            <w:rFonts w:hint="cs"/>
            <w:rtl/>
          </w:rPr>
          <w:t xml:space="preserve">ומתוך</w:t>
        </w:r>
      </w:ins>
      <w:del w:id="90080" w:author="עורך - פרקים א-ב" w:date="2026-10-05T11:51:54Z">
        <w:r>
          <w:rPr>
            <w:rFonts w:hint="cs"/>
            <w:rtl/>
          </w:rPr>
          <w:delText xml:space="preserve">ומיגו</w:delText>
        </w:r>
      </w:del>
      <w:r>
        <w:rPr>
          <w:rFonts w:hint="cs"/>
          <w:rtl/>
        </w:rPr>
        <w:t xml:space="preserve"> </w:t>
      </w:r>
      <w:ins w:id="90077" w:author="עורך - פרקים א-ב" w:date="2026-10-05T11:51:54Z">
        <w:r>
          <w:rPr>
            <w:rFonts w:hint="cs"/>
            <w:rtl/>
          </w:rPr>
          <w:t xml:space="preserve">שקונסים</w:t>
        </w:r>
      </w:ins>
      <w:del w:id="90078" w:author="עורך - פרקים א-ב" w:date="2026-10-05T11:51:54Z">
        <w:r>
          <w:rPr>
            <w:rFonts w:hint="cs"/>
            <w:rtl/>
          </w:rPr>
          <w:delText xml:space="preserve">דקונסים</w:delText>
        </w:r>
      </w:del>
      <w:r>
        <w:rPr>
          <w:rFonts w:hint="cs"/>
          <w:rtl/>
        </w:rPr>
        <w:t xml:space="preserve"> </w:t>
      </w:r>
      <w:ins w:id="90075" w:author="עורך - פרקים א-ב" w:date="2026-10-05T11:51:54Z">
        <w:r>
          <w:rPr>
            <w:rFonts w:hint="cs"/>
            <w:rtl/>
          </w:rPr>
          <w:t xml:space="preserve">על הבהמה</w:t>
        </w:r>
      </w:ins>
      <w:del w:id="90076" w:author="עורך - פרקים א-ב" w:date="2026-10-05T11:51:54Z">
        <w:r>
          <w:rPr>
            <w:rFonts w:hint="cs"/>
            <w:rtl/>
          </w:rPr>
          <w:delText xml:space="preserve">אבהמה</w:delText>
        </w:r>
      </w:del>
      <w:r>
        <w:rPr>
          <w:rFonts w:hint="cs"/>
          <w:rtl/>
        </w:rPr>
        <w:t xml:space="preserve"> </w:t>
      </w:r>
      <w:ins w:id="90531" w:author="מנוע סמנטי" w:date="2026-10-05T11:39:44Z">
        <w:r>
          <w:rPr>
            <w:rFonts w:hint="cs"/>
            <w:rtl/>
          </w:rPr>
          <w:t xml:space="preserve">קנסנו</w:t>
        </w:r>
      </w:ins>
      <w:del w:id="90532" w:author="מנוע סמנטי" w:date="2026-10-05T11:39:44Z">
        <w:r>
          <w:rPr>
            <w:rFonts w:hint="cs"/>
            <w:rtl/>
          </w:rPr>
          <w:delText xml:space="preserve">קנסינן</w:delText>
        </w:r>
      </w:del>
      <w:r>
        <w:rPr>
          <w:rFonts w:hint="cs"/>
          <w:rtl/>
        </w:rPr>
        <w:t xml:space="preserve"> </w:t>
      </w:r>
      <w:ins w:id="90073" w:author="עורך - פרקים א-ב" w:date="2026-10-05T11:51:54Z">
        <w:r>
          <w:rPr>
            <w:rFonts w:hint="cs"/>
            <w:rtl/>
          </w:rPr>
          <w:t xml:space="preserve">על</w:t>
        </w:r>
      </w:ins>
      <w:del w:id="90074" w:author="עורך - פרקים א-ב" w:date="2026-10-05T11:51:54Z">
        <w:r>
          <w:rPr>
            <w:rFonts w:hint="cs"/>
            <w:rtl/>
          </w:rPr>
          <w:delText xml:space="preserve">אעובר</w:delText>
        </w:r>
      </w:del>
      <w:r>
        <w:rPr>
          <w:rFonts w:hint="cs"/>
          <w:rtl/>
        </w:rPr>
        <w:t xml:space="preserve"> </w:t>
      </w:r>
      <w:ins w:id="90072" w:author="עורך - פרקים א-ב" w:date="2026-10-05T11:51:54Z">
        <w:r>
          <w:rPr>
            <w:rFonts w:hint="cs"/>
            <w:rtl/>
          </w:rPr>
          <w:t xml:space="preserve">העובר </w:t>
        </w:r>
      </w:ins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</w:t>
      </w:r>
      <w:ins w:id="90094" w:author="עורך - פרקים א-ב" w:date="2026-10-05T11:51:54Z">
        <w:r>
          <w:rPr>
            <w:rtl/>
          </w:rPr>
          <w:t xml:space="preserve">אסור,</w:t>
        </w:r>
      </w:ins>
      <w:del w:id="90095" w:author="עורך - פרקים א-ב" w:date="2026-10-05T11:51:54Z">
        <w:r w:rsidR="00F63065">
          <w:rPr>
            <w:rtl/>
          </w:rPr>
          <w:delText xml:space="preserve">אסר,</w:delText>
        </w:r>
      </w:del>
      <w:r w:rsidR="00F63065">
        <w:rPr>
          <w:rtl/>
        </w:rPr>
        <w:t xml:space="preserve"> </w:t>
      </w:r>
      <w:ins w:id="90092" w:author="עורך - פרקים א-ב" w:date="2026-10-05T11:51:54Z">
        <w:r>
          <w:rPr>
            <w:rtl/>
          </w:rPr>
          <w:t xml:space="preserve">והרי</w:t>
        </w:r>
      </w:ins>
      <w:del w:id="90093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עובר</w:t>
      </w:r>
      <w:ins w:id="90091" w:author="עורך - פרקים א-ב" w:date="2026-10-05T11:51:54Z">
        <w:r>
          <w:rPr>
            <w:rtl/>
          </w:rPr>
          <w:t xml:space="preserve"> נחשב</w:t>
        </w:r>
      </w:ins>
      <w:r w:rsidR="00F63065">
        <w:rPr>
          <w:rtl/>
        </w:rPr>
        <w:t xml:space="preserve">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</w:t>
      </w:r>
      <w:ins w:id="90089" w:author="עורך - פרקים א-ב" w:date="2026-10-05T11:51:54Z">
        <w:r>
          <w:rPr>
            <w:rtl/>
          </w:rPr>
          <w:t xml:space="preserve">להתרפאות!</w:t>
        </w:r>
      </w:ins>
      <w:del w:id="90090" w:author="עורך - פרקים א-ב" w:date="2026-10-05T11:51:54Z">
        <w:r w:rsidR="00F63065">
          <w:rPr>
            <w:rtl/>
          </w:rPr>
          <w:delText xml:space="preserve">להתרפאות</w:delText>
        </w:r>
      </w:del>
      <w:r w:rsidR="00F63065">
        <w:rPr>
          <w:rtl/>
        </w:rPr>
        <w:t xml:space="preserve"> </w:t>
      </w:r>
      <w:ins w:id="90087" w:author="עורך - פרקים א-ב" w:date="2026-10-05T11:51:54Z">
        <w:r>
          <w:rPr>
            <w:rtl/>
          </w:rPr>
          <w:t xml:space="preserve">ש"מ</w:t>
        </w:r>
      </w:ins>
      <w:del w:id="90088" w:author="עורך - פרקים א-ב" w:date="2026-10-05T11:51:54Z">
        <w:r w:rsidR="00F63065">
          <w:rPr>
            <w:rtl/>
          </w:rPr>
          <w:delText xml:space="preserve">דמי!</w:delText>
        </w:r>
      </w:del>
      <w:r w:rsidR="00F63065">
        <w:rPr>
          <w:rtl/>
        </w:rPr>
        <w:t xml:space="preserve"> </w:t>
      </w:r>
      <w:ins w:id="92747" w:author="מנוע מכני" w:date="2026-10-05T11:32:12Z">
        <w:ins w:id="90085" w:author="עורך - פרקים א-ב" w:date="2026-10-05T11:51:54Z">
          <w:r>
            <w:rPr>
              <w:rStyle w:val="afffffe"/>
              <w:b/>
              <w:bCs/>
              <w:rtl/>
            </w:rPr>
            <w:t xml:space="preserve">שאסור</w:t>
          </w:r>
          <w:r>
            <w:rPr>
              <w:b/>
              <w:bCs/>
              <w:rtl/>
            </w:rPr>
            <w:t xml:space="preserve">.</w:t>
          </w:r>
        </w:ins>
        <w:del w:id="90086" w:author="עורך - פרקים א-ב" w:date="2026-10-05T11:51:54Z">
          <w:r>
            <w:rPr>
              <w:b/>
              <w:bCs/>
              <w:rtl/>
            </w:rPr>
            <w:delText xml:space="preserve">ש"מ</w:delText>
          </w:r>
          <w:r w:rsidR="0057284B">
            <w:rPr>
              <w:rtl/>
            </w:rPr>
            <w:delText xml:space="preserve">.</w:delText>
          </w:r>
        </w:del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</w:t>
      </w:r>
      <w:ins w:id="90107" w:author="עורך - פרקים א-ב" w:date="2026-10-05T11:51:54Z">
        <w:r>
          <w:rPr>
            <w:b/>
            <w:bCs/>
            <w:rtl/>
          </w:rPr>
          <w:t xml:space="preserve">ששונים</w:t>
        </w:r>
      </w:ins>
      <w:del w:id="90108" w:author="עורך - פרקים א-ב" w:date="2026-10-05T11:51:54Z">
        <w:r w:rsidRPr="00FA1A10">
          <w:rPr>
            <w:b/>
            <w:bCs/>
            <w:rtl/>
          </w:rPr>
          <w:delText xml:space="preserve">דמתני</w:delText>
        </w:r>
      </w:del>
      <w:r w:rsidRPr="00FA1A10">
        <w:rPr>
          <w:b/>
          <w:bCs/>
          <w:rtl/>
        </w:rPr>
        <w:t xml:space="preserve"> </w:t>
      </w:r>
      <w:ins w:id="90105" w:author="עורך - פרקים א-ב" w:date="2026-10-05T11:51:54Z">
        <w:r>
          <w:rPr>
            <w:b/>
            <w:bCs/>
            <w:rtl/>
          </w:rPr>
          <w:t xml:space="preserve">אותה</w:t>
        </w:r>
      </w:ins>
      <w:del w:id="90106" w:author="עורך - פרקים א-ב" w:date="2026-10-05T11:51:54Z">
        <w:r w:rsidRPr="00FA1A10">
          <w:rPr>
            <w:b/>
            <w:bCs/>
            <w:rtl/>
          </w:rPr>
          <w:delText xml:space="preserve">לה</w:delText>
        </w:r>
      </w:del>
      <w:r w:rsidRPr="00FA1A10">
        <w:rPr>
          <w:b/>
          <w:bCs/>
          <w:rtl/>
        </w:rPr>
        <w:t xml:space="preserve"> </w:t>
      </w:r>
      <w:ins w:id="90103" w:author="עורך - פרקים א-ב" w:date="2026-10-05T11:51:54Z">
        <w:r>
          <w:rPr>
            <w:b/>
            <w:bCs/>
            <w:rtl/>
          </w:rPr>
          <w:t xml:space="preserve">על מתני':</w:t>
        </w:r>
      </w:ins>
      <w:del w:id="90104" w:author="עורך - פרקים א-ב" w:date="2026-10-05T11:51:54Z">
        <w:r w:rsidRPr="00FA1A10">
          <w:rPr>
            <w:b/>
            <w:bCs/>
            <w:rtl/>
          </w:rPr>
          <w:delText xml:space="preserve">אמתני':</w:delText>
        </w:r>
      </w:del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ins w:id="90102" w:author="עורך - פרקים א-ב" w:date="2026-10-05T11:51:54Z">
        <w:r>
          <w:rPr>
            <w:rtl/>
          </w:rPr>
          <w:t xml:space="preserve">- </w:t>
        </w:r>
      </w:ins>
      <w:r>
        <w:rPr>
          <w:rtl/>
        </w:rPr>
        <w:t xml:space="preserve">לימא מתני' </w:t>
      </w:r>
      <w:ins w:id="90100" w:author="עורך - פרקים א-ב" w:date="2026-10-05T11:51:54Z">
        <w:r>
          <w:rPr>
            <w:rtl/>
          </w:rPr>
          <w:t xml:space="preserve">שלא</w:t>
        </w:r>
      </w:ins>
      <w:del w:id="90101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098" w:author="עורך - פרקים א-ב" w:date="2026-10-05T11:51:54Z">
        <w:r>
          <w:rPr>
            <w:rStyle w:val="2fb"/>
            <w:rtl/>
          </w:rPr>
          <w:t xml:space="preserve">כר"י,</w:t>
        </w:r>
      </w:ins>
      <w:del w:id="90099" w:author="עורך - פרקים א-ב" w:date="2026-10-05T11:51:54Z">
        <w:r>
          <w:rPr>
            <w:rStyle w:val="2fb"/>
            <w:rtl/>
          </w:rPr>
          <w:delText xml:space="preserve">כ</w:delText>
        </w:r>
        <w:r>
          <w:rPr>
            <w:rStyle w:val="2fb"/>
            <w:rtl/>
          </w:rPr>
          <w:delText xml:space="preserve">ר"י</w:delText>
        </w:r>
      </w:del>
      <w:ins w:id="90025" w:author="מנוע מכני" w:date="2026-10-05T11:32:12Z"/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ins w:id="90096" w:author="עורך - פרקים א-ב" w:date="2026-10-05T11:51:54Z">
        <w:r>
          <w:rPr>
            <w:rFonts w:hint="cs"/>
            <w:rtl/>
          </w:rPr>
          <w:t xml:space="preserve">שמתיר</w:t>
        </w:r>
      </w:ins>
      <w:del w:id="90097" w:author="עורך - פרקים א-ב" w:date="2026-10-05T11:51:54Z">
        <w:r w:rsidR="00FA1A10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מתיר</w:delText>
        </w:r>
      </w:del>
      <w:r>
        <w:rPr>
          <w:rtl/>
        </w:rPr>
        <w:t xml:space="preserve"> בשבורה! </w:t>
      </w:r>
    </w:p>
    <w:p w14:paraId="4E99675F" w14:textId="77777777" w:rsidR="00FA1A10" w:rsidRDefault="00FA1A10" w:rsidP="00FA1A10">
      <w:pPr>
        <w:rPr>
          <w:rtl/>
        </w:rPr>
      </w:pPr>
      <w:ins w:id="90117" w:author="עורך - פרקים א-ב" w:date="2026-10-05T11:51:54Z">
        <w:r>
          <w:rPr>
            <w:rFonts w:hint="cs"/>
            <w:rtl/>
          </w:rPr>
          <w:t xml:space="preserve">ומתרצים:</w:t>
        </w:r>
      </w:ins>
      <w:del w:id="90118" w:author="עורך - פרקים א-ב" w:date="2026-10-05T11:51:54Z">
        <w:r>
          <w:rPr>
            <w:rFonts w:hint="cs"/>
            <w:rtl/>
          </w:rPr>
          <w:delText xml:space="preserve">ומתרצי'</w:delText>
        </w:r>
      </w:del>
      <w:r>
        <w:rPr>
          <w:rFonts w:hint="cs"/>
          <w:rtl/>
        </w:rPr>
        <w:t xml:space="preserve"> אפי' </w:t>
      </w:r>
      <w:ins w:id="90115" w:author="עורך - פרקים א-ב" w:date="2026-10-05T11:51:54Z">
        <w:r>
          <w:rPr>
            <w:rStyle w:val="2fb"/>
            <w:rFonts w:hint="cs"/>
            <w:rtl/>
          </w:rPr>
          <w:t xml:space="preserve">כר"י:</w:t>
        </w:r>
      </w:ins>
      <w:del w:id="90116" w:author="עורך - פרקים א-ב" w:date="2026-10-05T11:51:54Z">
        <w:r>
          <w:rPr>
            <w:rStyle w:val="2fb"/>
            <w:rFonts w:hint="cs"/>
            <w:rtl/>
          </w:rPr>
          <w:delText xml:space="preserve">כ</w:delText>
        </w:r>
        <w:r>
          <w:rPr>
            <w:rStyle w:val="2fb"/>
            <w:rFonts w:hint="cs"/>
            <w:rtl/>
          </w:rPr>
          <w:delText xml:space="preserve">ר"י</w:delText>
        </w:r>
      </w:del>
      <w:ins w:id="90027" w:author="מנוע מכני" w:date="2026-10-05T11:32:12Z"/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ins w:id="90113" w:author="עורך - פרקים א-ב" w:date="2026-10-05T11:51:54Z">
          <w:r>
            <w:rPr>
              <w:rtl/>
            </w:rPr>
            <w:t xml:space="preserve">אין</w:t>
          </w:r>
        </w:ins>
        <w:del w:id="90114" w:author="עורך - פרקים א-ב" w:date="2026-10-05T11:51:54Z">
          <w:r>
            <w:rPr>
              <w:rtl/>
            </w:rPr>
            <w:delText xml:space="preserve">לא</w:delText>
          </w:r>
        </w:del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111" w:author="עורך - פרקים א-ב" w:date="2026-10-05T11:51:54Z">
        <w:r>
          <w:rPr>
            <w:rtl/>
          </w:rPr>
          <w:t xml:space="preserve">זו</w:t>
        </w:r>
      </w:ins>
      <w:del w:id="90112" w:author="עורך - פרקים א-ב" w:date="2026-10-05T11:51:54Z">
        <w:r w:rsidR="00F63065">
          <w:rPr>
            <w:rtl/>
          </w:rPr>
          <w:delText xml:space="preserve">היינו</w:delText>
        </w:r>
      </w:del>
      <w:r w:rsidR="00F63065">
        <w:rPr>
          <w:rtl/>
        </w:rPr>
        <w:t xml:space="preserve">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</w:t>
      </w:r>
      <w:ins w:id="90109" w:author="עורך - פרקים א-ב" w:date="2026-10-05T11:51:54Z">
        <w:r>
          <w:rPr>
            <w:rtl/>
          </w:rPr>
          <w:t xml:space="preserve">זו</w:t>
        </w:r>
      </w:ins>
      <w:del w:id="90110" w:author="עורך - פרקים א-ב" w:date="2026-10-05T11:51:54Z">
        <w:r w:rsidR="00F63065">
          <w:rPr>
            <w:rtl/>
          </w:rPr>
          <w:delText xml:space="preserve">היינו</w:delText>
        </w:r>
      </w:del>
      <w:r w:rsidR="00F63065">
        <w:rPr>
          <w:rtl/>
        </w:rPr>
        <w:t xml:space="preserve">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0141" w:author="עורך - פרקים א-ב" w:date="2026-10-05T11:51:54Z">
        <w:r>
          <w:rPr>
            <w:rtl/>
          </w:rPr>
          <w:t xml:space="preserve">על העובר</w:t>
        </w:r>
      </w:ins>
      <w:del w:id="90142" w:author="עורך - פרקים א-ב" w:date="2026-10-05T11:51:54Z">
        <w:r>
          <w:rPr>
            <w:rtl/>
          </w:rPr>
          <w:delText xml:space="preserve">אעובר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</w:t>
      </w:r>
      <w:ins w:id="90139" w:author="עורך - פרקים א-ב" w:date="2026-10-05T11:51:54Z">
        <w:r>
          <w:rPr>
            <w:rtl/>
          </w:rPr>
          <w:t xml:space="preserve">על</w:t>
        </w:r>
      </w:ins>
      <w:del w:id="90140" w:author="עורך - פרקים א-ב" w:date="2026-10-05T11:51:54Z">
        <w:r w:rsidR="00F63065">
          <w:rPr>
            <w:rtl/>
          </w:rPr>
          <w:delText xml:space="preserve">אבהמה</w:delText>
        </w:r>
      </w:del>
      <w:r>
        <w:rPr>
          <w:rFonts w:hint="cs"/>
          <w:rtl/>
        </w:rPr>
        <w:t xml:space="preserve"> </w:t>
      </w:r>
      <w:ins w:id="90137" w:author="עורך - פרקים א-ב" w:date="2026-10-05T11:51:54Z">
        <w:r>
          <w:rPr>
            <w:rFonts w:hint="cs"/>
            <w:rtl/>
          </w:rPr>
          <w:t xml:space="preserve">הבהמה,</w:t>
        </w:r>
      </w:ins>
      <w:del w:id="90138" w:author="עורך - פרקים א-ב" w:date="2026-10-05T11:51:54Z">
        <w:r>
          <w:rPr>
            <w:rFonts w:hint="cs"/>
            <w:rtl/>
          </w:rPr>
          <w:delText xml:space="preserve">ותני</w:delText>
        </w:r>
      </w:del>
      <w:r>
        <w:rPr>
          <w:rFonts w:hint="cs"/>
          <w:rtl/>
        </w:rPr>
        <w:t xml:space="preserve"> </w:t>
      </w:r>
      <w:ins w:id="90135" w:author="עורך - פרקים א-ב" w:date="2026-10-05T11:51:54Z">
        <w:r>
          <w:rPr>
            <w:rFonts w:hint="cs"/>
            <w:b/>
            <w:bCs/>
            <w:rtl/>
          </w:rPr>
          <w:t xml:space="preserve">ושנה</w:t>
        </w:r>
      </w:ins>
      <w:del w:id="90136" w:author="עורך - פרקים א-ב" w:date="2026-10-05T11:51:54Z">
        <w:r w:rsidRPr="00FA1A10">
          <w:rPr>
            <w:rFonts w:hint="cs"/>
            <w:b/>
            <w:bCs/>
            <w:rtl/>
          </w:rPr>
          <w:delText xml:space="preserve">דמיה</w:delText>
        </w:r>
      </w:del>
      <w:r>
        <w:rPr>
          <w:rFonts w:hint="cs"/>
          <w:rtl/>
        </w:rPr>
        <w:t xml:space="preserve"> </w:t>
      </w:r>
      <w:ins w:id="90133" w:author="עורך - פרקים א-ב" w:date="2026-10-05T11:51:54Z">
        <w:r>
          <w:rPr>
            <w:rFonts w:hint="cs"/>
            <w:rtl/>
          </w:rPr>
          <w:t xml:space="preserve">'דמיה',</w:t>
        </w:r>
      </w:ins>
      <w:del w:id="90134" w:author="עורך - פרקים א-ב" w:date="2026-10-05T11:51:54Z">
        <w:r>
          <w:rPr>
            <w:rFonts w:hint="cs"/>
            <w:rtl/>
          </w:rPr>
          <w:delText xml:space="preserve">והך</w:delText>
        </w:r>
      </w:del>
      <w:r>
        <w:rPr>
          <w:rFonts w:hint="cs"/>
          <w:rtl/>
        </w:rPr>
        <w:t xml:space="preserve"> </w:t>
      </w:r>
      <w:ins w:id="90131" w:author="עורך - פרקים א-ב" w:date="2026-10-05T11:51:54Z">
        <w:r>
          <w:rPr>
            <w:rFonts w:hint="cs"/>
            <w:rtl/>
          </w:rPr>
          <w:t xml:space="preserve">וזה של כהן</w:t>
        </w:r>
      </w:ins>
      <w:del w:id="90132" w:author="עורך - פרקים א-ב" w:date="2026-10-05T11:51:54Z">
        <w:r>
          <w:rPr>
            <w:rFonts w:hint="cs"/>
            <w:rtl/>
          </w:rPr>
          <w:delText xml:space="preserve">דכהן</w:delText>
        </w:r>
      </w:del>
      <w:r>
        <w:rPr>
          <w:rFonts w:hint="cs"/>
          <w:rtl/>
        </w:rPr>
        <w:t xml:space="preserve"> מיירי בבהמה מעוברת </w:t>
      </w:r>
      <w:ins w:id="90129" w:author="עורך - פרקים א-ב" w:date="2026-10-05T11:51:54Z">
        <w:r>
          <w:rPr>
            <w:rFonts w:hint="cs"/>
            <w:rtl/>
          </w:rPr>
          <w:t xml:space="preserve">לפיטום,</w:t>
        </w:r>
      </w:ins>
      <w:del w:id="90130" w:author="עורך - פרקים א-ב" w:date="2026-10-05T11:51:54Z">
        <w:r>
          <w:rPr>
            <w:rFonts w:hint="cs"/>
            <w:rtl/>
          </w:rPr>
          <w:delText xml:space="preserve">לפיטום</w:delText>
        </w:r>
      </w:del>
      <w:r>
        <w:rPr>
          <w:rFonts w:hint="cs"/>
          <w:rtl/>
        </w:rPr>
        <w:t xml:space="preserve"> </w:t>
      </w:r>
      <w:ins w:id="90127" w:author="עורך - פרקים א-ב" w:date="2026-10-05T11:51:54Z">
        <w:r>
          <w:rPr>
            <w:rFonts w:hint="cs"/>
            <w:rtl/>
          </w:rPr>
          <w:t xml:space="preserve">ומתוך</w:t>
        </w:r>
      </w:ins>
      <w:del w:id="90128" w:author="עורך - פרקים א-ב" w:date="2026-10-05T11:51:54Z">
        <w:r>
          <w:rPr>
            <w:rFonts w:hint="cs"/>
            <w:rtl/>
          </w:rPr>
          <w:delText xml:space="preserve">ומיגו</w:delText>
        </w:r>
      </w:del>
      <w:r>
        <w:rPr>
          <w:rFonts w:hint="cs"/>
          <w:rtl/>
        </w:rPr>
        <w:t xml:space="preserve"> </w:t>
      </w:r>
      <w:ins w:id="90125" w:author="עורך - פרקים א-ב" w:date="2026-10-05T11:51:54Z">
        <w:r>
          <w:rPr>
            <w:rFonts w:hint="cs"/>
            <w:rtl/>
          </w:rPr>
          <w:t xml:space="preserve">שקונסים</w:t>
        </w:r>
      </w:ins>
      <w:del w:id="90126" w:author="עורך - פרקים א-ב" w:date="2026-10-05T11:51:54Z">
        <w:r>
          <w:rPr>
            <w:rFonts w:hint="cs"/>
            <w:rtl/>
          </w:rPr>
          <w:delText xml:space="preserve">דקנסי</w:delText>
        </w:r>
      </w:del>
      <w:r>
        <w:rPr>
          <w:rFonts w:hint="cs"/>
          <w:rtl/>
        </w:rPr>
        <w:t xml:space="preserve"> </w:t>
      </w:r>
      <w:ins w:id="90123" w:author="עורך - פרקים א-ב" w:date="2026-10-05T11:51:54Z">
        <w:r>
          <w:rPr>
            <w:rFonts w:hint="cs"/>
            <w:rtl/>
          </w:rPr>
          <w:t xml:space="preserve">על</w:t>
        </w:r>
      </w:ins>
      <w:del w:id="90124" w:author="עורך - פרקים א-ב" w:date="2026-10-05T11:51:54Z">
        <w:r w:rsidR="00D25F87">
          <w:rPr>
            <w:rFonts w:hint="cs"/>
            <w:rtl/>
          </w:rPr>
          <w:delText xml:space="preserve">אבהמה</w:delText>
        </w:r>
      </w:del>
      <w:r w:rsidR="00D25F87">
        <w:rPr>
          <w:rFonts w:hint="cs"/>
          <w:rtl/>
        </w:rPr>
        <w:t xml:space="preserve"> </w:t>
      </w:r>
      <w:ins w:id="90121" w:author="עורך - פרקים א-ב" w:date="2026-10-05T11:51:54Z">
        <w:r>
          <w:rPr>
            <w:rFonts w:hint="cs"/>
            <w:rtl/>
          </w:rPr>
          <w:t xml:space="preserve">הבהמה</w:t>
        </w:r>
      </w:ins>
      <w:del w:id="90122" w:author="עורך - פרקים א-ב" w:date="2026-10-05T11:51:54Z">
        <w:r w:rsidR="00D25F87">
          <w:rPr>
            <w:rFonts w:hint="cs"/>
            <w:rtl/>
          </w:rPr>
          <w:delText xml:space="preserve">קנס</w:delText>
        </w:r>
      </w:del>
      <w:r w:rsidR="00D25F87">
        <w:rPr>
          <w:rFonts w:hint="cs"/>
          <w:rtl/>
        </w:rPr>
        <w:t xml:space="preserve"> </w:t>
      </w:r>
      <w:ins w:id="90119" w:author="עורך - פרקים א-ב" w:date="2026-10-05T11:51:54Z">
        <w:r>
          <w:rPr>
            <w:rFonts w:hint="cs"/>
            <w:rtl/>
          </w:rPr>
          <w:t xml:space="preserve">קנסו על העובר</w:t>
        </w:r>
      </w:ins>
      <w:del w:id="90120" w:author="עורך - פרקים א-ב" w:date="2026-10-05T11:51:54Z">
        <w:r w:rsidR="00D25F87">
          <w:rPr>
            <w:rFonts w:hint="cs"/>
            <w:rtl/>
          </w:rPr>
          <w:delText xml:space="preserve">אעובר</w:delText>
        </w:r>
      </w:del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</w:t>
      </w:r>
      <w:ins w:id="90143" w:author="עורך - פרקים א-ב" w:date="2026-10-05T11:51:54Z">
        <w:r>
          <w:rPr>
            <w:rtl/>
          </w:rPr>
          <w:t xml:space="preserve">נחשב!</w:t>
        </w:r>
      </w:ins>
      <w:del w:id="90144" w:author="עורך - פרקים א-ב" w:date="2026-10-05T11:51:54Z">
        <w:r w:rsidR="00F63065">
          <w:rPr>
            <w:rtl/>
          </w:rPr>
          <w:delText xml:space="preserve">דמי!</w:delText>
        </w:r>
      </w:del>
      <w:r w:rsidR="00F63065">
        <w:rPr>
          <w:rtl/>
        </w:rPr>
        <w:t xml:space="preserve">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afffff8"/>
        <w:rPr>
          <w:ins w:id="93508" w:author="עורך - פרקים א-ב" w:date="2026-10-05T11:51:54Z"/>
        </w:rPr>
      </w:pPr>
      <w:ins w:id="93509" w:author="עורך - פרקים א-ב" w:date="2026-10-05T11:51:54Z">
        <w:r>
          <w:rPr>
            <w:color w:val="7B3F00"/>
          </w:rPr>
          <w:t xml:space="preserve">מכירת בהמה לנכרי לעובריה</w:t>
        </w:r>
      </w:ins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</w:t>
      </w:r>
      <w:ins w:id="90149" w:author="עורך - פרקים א-ב" w:date="2026-10-05T11:51:54Z">
        <w:r>
          <w:rPr>
            <w:b/>
            <w:bCs/>
            <w:rtl/>
          </w:rPr>
          <w:t xml:space="preserve"> </w:t>
        </w:r>
        <w:r>
          <w:rPr>
            <w:rStyle w:val="afffffe"/>
            <w:b/>
            <w:bCs/>
            <w:rtl/>
          </w:rPr>
          <w:t xml:space="preserve">לנכרי</w:t>
        </w:r>
      </w:ins>
      <w:r w:rsidRPr="000B5F7F">
        <w:rPr>
          <w:b/>
          <w:bCs/>
          <w:rtl/>
        </w:rPr>
        <w:t xml:space="preserve">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ins w:id="90147" w:author="עורך - פרקים א-ב" w:date="2026-10-05T11:51:54Z">
        <w:r>
          <w:rPr>
            <w:rtl/>
          </w:rPr>
          <w:t xml:space="preserve">תישאל</w:t>
        </w:r>
      </w:ins>
      <w:del w:id="90148" w:author="עורך - פרקים א-ב" w:date="2026-10-05T11:51:54Z">
        <w:r>
          <w:rPr>
            <w:rtl/>
          </w:rPr>
          <w:delText xml:space="preserve">תיבעי</w:delText>
        </w:r>
      </w:del>
      <w:r>
        <w:rPr>
          <w:rtl/>
        </w:rPr>
        <w:t xml:space="preserve"> לר' יהודה, </w:t>
      </w:r>
      <w:ins w:id="90145" w:author="עורך - פרקים א-ב" w:date="2026-10-05T11:51:54Z">
        <w:r>
          <w:rPr>
            <w:rtl/>
          </w:rPr>
          <w:t xml:space="preserve">תישאל</w:t>
        </w:r>
      </w:ins>
      <w:del w:id="90146" w:author="עורך - פרקים א-ב" w:date="2026-10-05T11:51:54Z">
        <w:r>
          <w:rPr>
            <w:rtl/>
          </w:rPr>
          <w:delText xml:space="preserve">תיבעי</w:delText>
        </w:r>
      </w:del>
      <w:r>
        <w:rPr>
          <w:rtl/>
        </w:rPr>
        <w:t xml:space="preserve">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ins w:id="90161" w:author="עורך - פרקים א-ב" w:date="2026-10-05T11:51:54Z">
        <w:r>
          <w:rPr>
            <w:b w:val="0"/>
            <w:bCs/>
            <w:rtl/>
          </w:rPr>
          <w:t xml:space="preserve">תישאל</w:t>
        </w:r>
      </w:ins>
      <w:del w:id="90162" w:author="עורך - פרקים א-ב" w:date="2026-10-05T11:51:54Z">
        <w:r w:rsidRPr="00D25F87">
          <w:rPr>
            <w:b w:val="0"/>
            <w:bCs/>
            <w:rtl/>
          </w:rPr>
          <w:delText xml:space="preserve">תיבעי</w:delText>
        </w:r>
      </w:del>
      <w:r w:rsidRPr="00D25F87">
        <w:rPr>
          <w:b w:val="0"/>
          <w:bCs/>
          <w:rtl/>
        </w:rPr>
        <w:t xml:space="preserve"> </w:t>
      </w:r>
      <w:ins w:id="90159" w:author="עורך - פרקים א-ב" w:date="2026-10-05T11:51:54Z">
        <w:r>
          <w:rPr>
            <w:rStyle w:val="2fb"/>
            <w:b w:val="0"/>
            <w:bCs/>
            <w:rtl/>
          </w:rPr>
          <w:t xml:space="preserve">לר"י,</w:t>
        </w:r>
      </w:ins>
      <w:del w:id="90160" w:author="עורך - פרקים א-ב" w:date="2026-10-05T11:51:54Z">
        <w:r w:rsidRPr="00D25F87">
          <w:rPr>
            <w:rStyle w:val="2fb"/>
            <w:b w:val="0"/>
            <w:bCs/>
            <w:rtl/>
          </w:rPr>
          <w:delText xml:space="preserve">ל</w:delText>
        </w:r>
        <w:r>
          <w:rPr>
            <w:rStyle w:val="2fb"/>
            <w:b w:val="0"/>
            <w:bCs/>
            <w:rtl/>
          </w:rPr>
          <w:delText xml:space="preserve">ר"י</w:delText>
        </w:r>
      </w:del>
      <w:ins w:id="90035" w:author="מנוע מכני" w:date="2026-10-05T11:32:12Z"/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</w:t>
      </w:r>
      <w:ins w:id="90157" w:author="עורך - פרקים א-ב" w:date="2026-10-05T11:51:54Z">
        <w:r>
          <w:rPr>
            <w:rFonts w:hint="cs"/>
            <w:rtl/>
          </w:rPr>
          <w:t xml:space="preserve">שאפשר</w:t>
        </w:r>
      </w:ins>
      <w:del w:id="90158" w:author="עורך - פרקים א-ב" w:date="2026-10-05T11:51:54Z">
        <w:r w:rsidR="00FA1A10">
          <w:rPr>
            <w:rFonts w:hint="cs"/>
            <w:rtl/>
          </w:rPr>
          <w:delText xml:space="preserve">דאפשר</w:delText>
        </w:r>
      </w:del>
      <w:r w:rsidR="00FA1A10">
        <w:rPr>
          <w:rFonts w:hint="cs"/>
          <w:rtl/>
        </w:rPr>
        <w:t xml:space="preserve"> דווקא בשבורה שלא </w:t>
      </w:r>
      <w:ins w:id="90155" w:author="עורך - פרקים א-ב" w:date="2026-10-05T11:51:54Z">
        <w:r>
          <w:rPr>
            <w:rFonts w:hint="cs"/>
            <w:rtl/>
          </w:rPr>
          <w:t xml:space="preserve">יבוא</w:t>
        </w:r>
      </w:ins>
      <w:del w:id="90156" w:author="עורך - פרקים א-ב" w:date="2026-10-05T11:51:54Z">
        <w:r w:rsidR="00FA1A10">
          <w:rPr>
            <w:rFonts w:hint="cs"/>
            <w:rtl/>
          </w:rPr>
          <w:delText xml:space="preserve">אתי</w:delText>
        </w:r>
      </w:del>
      <w:r w:rsidR="00FA1A10">
        <w:rPr>
          <w:rFonts w:hint="cs"/>
          <w:rtl/>
        </w:rPr>
        <w:t xml:space="preserve"> להחליפה</w:t>
      </w:r>
      <w:ins w:id="90154" w:author="עורך - פרקים א-ב" w:date="2026-10-05T11:51:54Z">
        <w:r>
          <w:rPr>
            <w:rFonts w:hint="cs"/>
            <w:rtl/>
          </w:rPr>
          <w:t xml:space="preserve"> </w:t>
        </w:r>
        <w:r>
          <w:rPr>
            <w:rStyle w:val="afffffe"/>
            <w:rFonts w:hint="cs"/>
            <w:rtl/>
          </w:rPr>
          <w:t xml:space="preserve">התיר</w:t>
        </w:r>
        <w:r>
          <w:rPr>
            <w:rFonts w:hint="cs"/>
            <w:rtl/>
          </w:rPr>
          <w:t xml:space="preserve">,</w:t>
        </w:r>
      </w:ins>
      <w:r w:rsidR="00FA1A10">
        <w:rPr>
          <w:rFonts w:hint="cs"/>
          <w:rtl/>
        </w:rPr>
        <w:t xml:space="preserve">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</w:t>
      </w:r>
      <w:ins w:id="90152" w:author="עורך - פרקים א-ב" w:date="2026-10-05T11:51:54Z">
        <w:r>
          <w:rPr>
            <w:rFonts w:hint="cs"/>
            <w:rtl/>
          </w:rPr>
          <w:t xml:space="preserve">אסר,</w:t>
        </w:r>
      </w:ins>
      <w:del w:id="90153" w:author="עורך - פרקים א-ב" w:date="2026-10-05T11:51:54Z">
        <w:r w:rsidR="00FA1A10">
          <w:rPr>
            <w:rFonts w:hint="cs"/>
            <w:rtl/>
          </w:rPr>
          <w:delText xml:space="preserve">אסר</w:delText>
        </w:r>
      </w:del>
      <w:r w:rsidR="00FA1A10">
        <w:rPr>
          <w:rFonts w:hint="cs"/>
          <w:rtl/>
        </w:rPr>
        <w:t xml:space="preserve">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</w:t>
      </w:r>
      <w:ins w:id="90151" w:author="עורך - פרקים א-ב" w:date="2026-10-05T11:51:54Z">
        <w:r>
          <w:rPr>
            <w:rStyle w:val="afffffe"/>
            <w:rFonts w:hint="cs"/>
            <w:rtl/>
          </w:rPr>
          <w:t xml:space="preserve">שבורה</w:t>
        </w:r>
        <w:r>
          <w:rPr>
            <w:rFonts w:hint="cs"/>
            <w:rtl/>
          </w:rPr>
          <w:t xml:space="preserve"> </w:t>
        </w:r>
      </w:ins>
      <w:r w:rsidR="000B5F7F">
        <w:rPr>
          <w:rFonts w:hint="cs"/>
          <w:rtl/>
        </w:rPr>
        <w:t xml:space="preserve">פסקה מרשותו </w:t>
      </w:r>
      <w:ins w:id="90150" w:author="עורך - פרקים א-ב" w:date="2026-10-05T11:51:54Z">
        <w:r>
          <w:rPr>
            <w:rStyle w:val="afffffe"/>
            <w:rFonts w:hint="cs"/>
            <w:rtl/>
          </w:rPr>
          <w:t xml:space="preserve">וכ"ש שלמה</w:t>
        </w:r>
        <w:r>
          <w:rPr>
            <w:rFonts w:hint="cs"/>
            <w:rtl/>
          </w:rPr>
          <w:t xml:space="preserve"> </w:t>
        </w:r>
      </w:ins>
    </w:p>
    <w:p>
      <w:pPr>
        <w:pStyle w:val="38"/>
        <w:rPr>
          <w:ins w:id="93445" w:author="עורך - פרקים א-ב" w:date="2026-10-05T11:51:54Z"/>
        </w:rPr>
      </w:pPr>
      <w:ins w:id="90173" w:author="עורך - פרקים א-ב" w:date="2026-10-05T11:51:54Z">
        <w:r>
          <w:t xml:space="preserve">תישאל</w:t>
        </w:r>
      </w:ins>
      <w:del w:id="90174" w:author="עורך - פרקים א-ב" w:date="2026-10-05T11:51:54Z">
        <w:r w:rsidRPr="00D25F87">
          <w:delText xml:space="preserve">תיבעי</w:delText>
        </w:r>
      </w:del>
      <w:r w:rsidRPr="00D25F87">
        <w:t xml:space="preserve"> </w:t>
      </w:r>
      <w:ins w:id="90171" w:author="עורך - פרקים א-ב" w:date="2026-10-05T11:51:54Z">
        <w:r>
          <w:t xml:space="preserve">לרבנן,</w:t>
        </w:r>
      </w:ins>
    </w:p>
    <w:p w14:paraId="33FDBD54" w14:textId="77777777" w:rsidR="00D25F87" w:rsidRDefault="00F63065" w:rsidP="000B5F7F">
      <w:pPr>
        <w:rPr>
          <w:rtl/>
        </w:rPr>
      </w:pPr>
      <w:del w:id="90172" w:author="עורך - פרקים א-ב" w:date="2026-10-05T11:51:54Z">
        <w:r w:rsidRPr="00D25F87">
          <w:rPr>
            <w:b/>
            <w:bCs/>
            <w:rtl/>
          </w:rPr>
          <w:delText xml:space="preserve">לרבנן</w:delText>
        </w:r>
      </w:del>
      <w:del w:id="93446" w:author="עורך - פרקים א-ב" w:date="2026-10-05T11:51:54Z">
        <w:r>
          <w:rPr>
            <w:rtl/>
          </w:rPr>
          <w:delText xml:space="preserve"> </w:delText>
        </w:r>
      </w:del>
      <w:ins w:id="90169" w:author="עורך - פרקים א-ב" w:date="2026-10-05T11:51:54Z">
        <w:r>
          <w:rPr>
            <w:rFonts w:hint="cs"/>
            <w:rtl/>
          </w:rPr>
          <w:t xml:space="preserve">שאפשר</w:t>
        </w:r>
      </w:ins>
      <w:del w:id="90170" w:author="עורך - פרקים א-ב" w:date="2026-10-05T11:51:54Z">
        <w:r w:rsidR="000B5F7F">
          <w:rPr>
            <w:rFonts w:hint="cs"/>
            <w:rtl/>
          </w:rPr>
          <w:delText xml:space="preserve">דאפשר</w:delText>
        </w:r>
      </w:del>
      <w:r w:rsidR="000B5F7F">
        <w:rPr>
          <w:rFonts w:hint="cs"/>
          <w:rtl/>
        </w:rPr>
        <w:t xml:space="preserve"> דווקא בשבורה </w:t>
      </w:r>
      <w:ins w:id="90167" w:author="עורך - פרקים א-ב" w:date="2026-10-05T11:51:54Z">
        <w:r>
          <w:rPr>
            <w:rFonts w:hint="cs"/>
            <w:rtl/>
          </w:rPr>
          <w:t xml:space="preserve">שפסקה</w:t>
        </w:r>
      </w:ins>
      <w:del w:id="90168" w:author="עורך - פרקים א-ב" w:date="2026-10-05T11:51:54Z">
        <w:r w:rsidR="000B5F7F">
          <w:rPr>
            <w:rFonts w:hint="cs"/>
            <w:rtl/>
          </w:rPr>
          <w:delText xml:space="preserve">דפסקה</w:delText>
        </w:r>
      </w:del>
      <w:r w:rsidR="000B5F7F">
        <w:rPr>
          <w:rFonts w:hint="cs"/>
          <w:rtl/>
        </w:rPr>
        <w:t xml:space="preserve"> מרשותו </w:t>
      </w:r>
      <w:ins w:id="90165" w:author="עורך - פרקים א-ב" w:date="2026-10-05T11:51:54Z">
        <w:r>
          <w:rPr>
            <w:rFonts w:hint="cs"/>
            <w:rtl/>
          </w:rPr>
          <w:t xml:space="preserve">אסרו,</w:t>
        </w:r>
      </w:ins>
      <w:del w:id="90166" w:author="עורך - פרקים א-ב" w:date="2026-10-05T11:51:54Z">
        <w:r w:rsidR="000B5F7F">
          <w:rPr>
            <w:rFonts w:hint="cs"/>
            <w:rtl/>
          </w:rPr>
          <w:delText xml:space="preserve">אסרו</w:delText>
        </w:r>
      </w:del>
      <w:r w:rsidR="000B5F7F">
        <w:rPr>
          <w:rFonts w:hint="cs"/>
          <w:rtl/>
        </w:rPr>
        <w:t xml:space="preserve"> </w:t>
      </w:r>
      <w:ins w:id="90163" w:author="עורך - פרקים א-ב" w:date="2026-10-05T11:51:54Z">
        <w:r>
          <w:rPr>
            <w:rFonts w:hint="cs"/>
            <w:rtl/>
          </w:rPr>
          <w:t xml:space="preserve">משא"כ</w:t>
        </w:r>
      </w:ins>
      <w:del w:id="90164" w:author="עורך - פרקים א-ב" w:date="2026-10-05T11:51:54Z">
        <w:r w:rsidR="000B5F7F">
          <w:rPr>
            <w:rFonts w:hint="cs"/>
            <w:rtl/>
          </w:rPr>
          <w:delText xml:space="preserve">מאש</w:delText>
        </w:r>
        <w:r>
          <w:rPr>
            <w:rFonts w:hint="cs"/>
            <w:rtl/>
          </w:rPr>
          <w:delText xml:space="preserve">א"כ</w:delText>
        </w:r>
      </w:del>
      <w:ins w:id="90043" w:author="מנוע מכני" w:date="2026-10-05T11:32:12Z"/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215" w:author="עורך - פרקים א-ב" w:date="2026-10-05T11:51:54Z">
        <w:r>
          <w:rPr>
            <w:rtl/>
          </w:rPr>
          <w:t xml:space="preserve">וזה</w:t>
        </w:r>
      </w:ins>
      <w:del w:id="90216" w:author="עורך - פרקים א-ב" w:date="2026-10-05T11:51:54Z">
        <w:r w:rsidR="00F63065">
          <w:rPr>
            <w:rtl/>
          </w:rPr>
          <w:delText xml:space="preserve">ו</w:delText>
        </w:r>
        <w:r w:rsidR="000B5F7F">
          <w:rPr>
            <w:rFonts w:hint="cs"/>
            <w:rtl/>
          </w:rPr>
          <w:delText xml:space="preserve">הך</w:delText>
        </w:r>
      </w:del>
      <w:r w:rsidR="000B5F7F">
        <w:rPr>
          <w:rFonts w:hint="cs"/>
          <w:rtl/>
        </w:rPr>
        <w:t xml:space="preserve"> </w:t>
      </w:r>
      <w:ins w:id="90213" w:author="עורך - פרקים א-ב" w:date="2026-10-05T11:51:54Z">
        <w:r>
          <w:rPr>
            <w:rFonts w:hint="cs"/>
            <w:rtl/>
          </w:rPr>
          <w:t xml:space="preserve">שרבנן</w:t>
        </w:r>
      </w:ins>
      <w:del w:id="90214" w:author="עורך - פרקים א-ב" w:date="2026-10-05T11:51:54Z">
        <w:r w:rsidR="000B5F7F">
          <w:rPr>
            <w:rFonts w:hint="cs"/>
            <w:rtl/>
          </w:rPr>
          <w:delText xml:space="preserve">דרבנן</w:delText>
        </w:r>
      </w:del>
      <w:r w:rsidR="000B5F7F">
        <w:rPr>
          <w:rFonts w:hint="cs"/>
          <w:rtl/>
        </w:rPr>
        <w:t xml:space="preserve"> </w:t>
      </w:r>
      <w:ins w:id="90211" w:author="עורך - פרקים א-ב" w:date="2026-10-05T11:51:54Z">
        <w:r>
          <w:rPr>
            <w:rFonts w:hint="cs"/>
            <w:rtl/>
          </w:rPr>
          <w:t xml:space="preserve">אמרו</w:t>
        </w:r>
      </w:ins>
      <w:del w:id="90212" w:author="עורך - פרקים א-ב" w:date="2026-10-05T11:51:54Z">
        <w:r w:rsidR="000B5F7F">
          <w:rPr>
            <w:rFonts w:hint="cs"/>
            <w:rtl/>
          </w:rPr>
          <w:delText xml:space="preserve">דאמרו</w:delText>
        </w:r>
      </w:del>
      <w:r w:rsidR="000B5F7F">
        <w:rPr>
          <w:rFonts w:hint="cs"/>
          <w:rtl/>
        </w:rPr>
        <w:t xml:space="preserve"> </w:t>
      </w:r>
      <w:ins w:id="90209" w:author="עורך - פרקים א-ב" w:date="2026-10-05T11:51:54Z">
        <w:r>
          <w:rPr>
            <w:rStyle w:val="2fb"/>
            <w:rFonts w:hint="cs"/>
            <w:rtl/>
          </w:rPr>
          <w:t xml:space="preserve">לר"י:</w:t>
        </w:r>
      </w:ins>
      <w:del w:id="90210" w:author="עורך - פרקים א-ב" w:date="2026-10-05T11:51:54Z">
        <w:r w:rsidR="000B5F7F">
          <w:rPr>
            <w:rStyle w:val="2fb"/>
            <w:rFonts w:hint="cs"/>
            <w:rtl/>
          </w:rPr>
          <w:delText xml:space="preserve">ל</w:delText>
        </w:r>
        <w:r>
          <w:rPr>
            <w:rStyle w:val="2fb"/>
            <w:rFonts w:hint="cs"/>
            <w:rtl/>
          </w:rPr>
          <w:delText xml:space="preserve">ר"י</w:delText>
        </w:r>
      </w:del>
      <w:ins w:id="90049" w:author="מנוע מכני" w:date="2026-10-05T11:32:12Z"/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</w:t>
      </w:r>
      <w:ins w:id="90207" w:author="עורך - פרקים א-ב" w:date="2026-10-05T11:51:54Z">
        <w:r>
          <w:rPr>
            <w:rFonts w:hint="cs"/>
            <w:rtl/>
          </w:rPr>
          <w:t xml:space="preserve">והלא</w:t>
        </w:r>
      </w:ins>
      <w:del w:id="90208" w:author="עורך - פרקים א-ב" w:date="2026-10-05T11:51:54Z">
        <w:r w:rsidR="000B5F7F">
          <w:rPr>
            <w:rFonts w:hint="cs"/>
            <w:rtl/>
          </w:rPr>
          <w:delText xml:space="preserve">דוהלא</w:delText>
        </w:r>
      </w:del>
      <w:r w:rsidR="000B5F7F">
        <w:rPr>
          <w:rFonts w:hint="cs"/>
          <w:rtl/>
        </w:rPr>
        <w:t xml:space="preserve"> מרביעין </w:t>
      </w:r>
      <w:ins w:id="94365" w:author="מנוע מכני" w:date="2026-10-05T11:32:12Z">
        <w:ins w:id="90205" w:author="עורך - פרקים א-ב" w:date="2026-10-05T11:51:54Z">
          <w:r>
            <w:rPr>
              <w:rFonts w:hint="cs"/>
              <w:rtl/>
            </w:rPr>
            <w:t xml:space="preserve">עליה</w:t>
          </w:r>
        </w:ins>
        <w:del w:id="90206" w:author="עורך - פרקים א-ב" w:date="2026-10-05T11:51:54Z">
          <w:r>
            <w:rPr>
              <w:rFonts w:hint="cs"/>
              <w:rtl/>
            </w:rPr>
            <w:delText xml:space="preserve">עליו</w:delText>
          </w:r>
        </w:del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ins w:id="90203" w:author="עורך - פרקים א-ב" w:date="2026-10-05T11:51:54Z">
        <w:r>
          <w:rPr>
            <w:rtl/>
          </w:rPr>
          <w:t xml:space="preserve">-</w:t>
        </w:r>
      </w:ins>
      <w:del w:id="90204" w:author="עורך - פרקים א-ב" w:date="2026-10-05T11:51:54Z">
        <w:r w:rsidR="000B5F7F">
          <w:rPr>
            <w:rtl/>
          </w:rPr>
          <w:delText xml:space="preserve">–</w:delText>
        </w:r>
      </w:del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</w:t>
      </w:r>
      <w:ins w:id="90201" w:author="עורך - פרקים א-ב" w:date="2026-10-05T11:51:54Z">
        <w:r>
          <w:rPr>
            <w:rFonts w:hint="cs"/>
            <w:rtl/>
          </w:rPr>
          <w:t xml:space="preserve">שעוברה</w:t>
        </w:r>
      </w:ins>
      <w:del w:id="90202" w:author="עורך - פרקים א-ב" w:date="2026-10-05T11:51:54Z">
        <w:r w:rsidR="000B5F7F">
          <w:rPr>
            <w:rFonts w:hint="cs"/>
            <w:rtl/>
          </w:rPr>
          <w:delText xml:space="preserve">דעוברה</w:delText>
        </w:r>
      </w:del>
      <w:r w:rsidR="000B5F7F">
        <w:rPr>
          <w:rFonts w:hint="cs"/>
          <w:rtl/>
        </w:rPr>
        <w:t xml:space="preserve"> </w:t>
      </w:r>
      <w:ins w:id="90199" w:author="עורך - פרקים א-ב" w:date="2026-10-05T11:51:54Z">
        <w:r>
          <w:rPr>
            <w:rFonts w:hint="cs"/>
            <w:rtl/>
          </w:rPr>
          <w:t xml:space="preserve">הוא,</w:t>
        </w:r>
      </w:ins>
      <w:del w:id="90200" w:author="עורך - פרקים א-ב" w:date="2026-10-05T11:51:54Z">
        <w:r w:rsidR="000B5F7F">
          <w:rPr>
            <w:rFonts w:hint="cs"/>
            <w:rtl/>
          </w:rPr>
          <w:delText xml:space="preserve">הוא</w:delText>
        </w:r>
      </w:del>
      <w:r w:rsidR="000B5F7F">
        <w:rPr>
          <w:rFonts w:hint="cs"/>
          <w:rtl/>
        </w:rPr>
        <w:t xml:space="preserve"> אלא משום </w:t>
      </w:r>
      <w:ins w:id="98353" w:author="מנוע מכני" w:date="2026-10-05T11:32:12Z">
        <w:ins w:id="90197" w:author="עורך - פרקים א-ב" w:date="2026-10-05T11:51:54Z">
          <w:r>
            <w:rPr>
              <w:rtl/>
            </w:rPr>
            <w:t xml:space="preserve">שבאה</w:t>
          </w:r>
        </w:ins>
        <w:del w:id="90198" w:author="עורך - פרקים א-ב" w:date="2026-10-05T11:51:54Z">
          <w:r>
            <w:rPr>
              <w:rtl/>
            </w:rPr>
            <w:delText xml:space="preserve">דבאה</w:delText>
          </w:r>
        </w:del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</w:t>
      </w:r>
      <w:ins w:id="90195" w:author="עורך - פרקים א-ב" w:date="2026-10-05T11:51:54Z">
        <w:r>
          <w:rPr>
            <w:rtl/>
          </w:rPr>
          <w:t xml:space="preserve">להתחלף</w:t>
        </w:r>
      </w:ins>
      <w:del w:id="90196" w:author="עורך - פרקים א-ב" w:date="2026-10-05T11:51:54Z">
        <w:r w:rsidR="00F63065">
          <w:rPr>
            <w:rtl/>
          </w:rPr>
          <w:delText xml:space="preserve">לאיחלופי</w:delText>
        </w:r>
      </w:del>
      <w:r w:rsidR="00F63065">
        <w:rPr>
          <w:rtl/>
        </w:rPr>
        <w:t xml:space="preserve"> </w:t>
      </w:r>
      <w:ins w:id="90193" w:author="עורך - פרקים א-ב" w:date="2026-10-05T11:51:54Z">
        <w:r>
          <w:rPr>
            <w:rtl/>
          </w:rPr>
          <w:t xml:space="preserve">בבהמה </w:t>
        </w:r>
        <w:r>
          <w:rPr>
            <w:rStyle w:val="afffffe"/>
            <w:rtl/>
          </w:rPr>
          <w:t xml:space="preserve">שלמה</w:t>
        </w:r>
        <w:r>
          <w:rPr>
            <w:rtl/>
          </w:rPr>
          <w:t xml:space="preserve">,</w:t>
        </w:r>
      </w:ins>
      <w:del w:id="90194" w:author="עורך - פרקים א-ב" w:date="2026-10-05T11:51:54Z">
        <w:r w:rsidR="00F63065">
          <w:rPr>
            <w:rtl/>
          </w:rPr>
          <w:delText xml:space="preserve">בבהמה,</w:delText>
        </w:r>
      </w:del>
      <w:r w:rsidR="00F63065">
        <w:rPr>
          <w:rtl/>
        </w:rPr>
        <w:t xml:space="preserve"> </w:t>
      </w:r>
      <w:r w:rsidR="000B5F7F">
        <w:rPr>
          <w:rFonts w:hint="cs"/>
          <w:rtl/>
        </w:rPr>
        <w:t xml:space="preserve">אלא </w:t>
      </w:r>
      <w:ins w:id="90191" w:author="עורך - פרקים א-ב" w:date="2026-10-05T11:51:54Z">
        <w:r>
          <w:rPr>
            <w:rFonts w:hint="cs"/>
            <w:rtl/>
          </w:rPr>
          <w:t xml:space="preserve">אתה,</w:t>
        </w:r>
      </w:ins>
      <w:del w:id="90192" w:author="עורך - פרקים א-ב" w:date="2026-10-05T11:51:54Z">
        <w:r w:rsidR="000B5F7F">
          <w:rPr>
            <w:rFonts w:hint="cs"/>
            <w:rtl/>
          </w:rPr>
          <w:delText xml:space="preserve">את</w:delText>
        </w:r>
      </w:del>
      <w:r w:rsidR="000B5F7F">
        <w:rPr>
          <w:rFonts w:hint="cs"/>
          <w:rtl/>
        </w:rPr>
        <w:t xml:space="preserve">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ins w:id="90189" w:author="עורך - פרקים א-ב" w:date="2026-10-05T11:51:54Z">
        <w:r>
          <w:rPr>
            <w:rFonts w:hint="cs"/>
            <w:rtl/>
          </w:rPr>
          <w:t xml:space="preserve">התרת</w:t>
        </w:r>
      </w:ins>
      <w:del w:id="90190" w:author="עורך - פרקים א-ב" w:date="2026-10-05T11:51:54Z">
        <w:r w:rsidR="000B5F7F">
          <w:rPr>
            <w:rFonts w:hint="cs"/>
            <w:rtl/>
          </w:rPr>
          <w:delText xml:space="preserve">שרית</w:delText>
        </w:r>
      </w:del>
      <w:r w:rsidR="000B5F7F">
        <w:rPr>
          <w:rFonts w:hint="cs"/>
          <w:rtl/>
        </w:rPr>
        <w:t xml:space="preserve"> מטעם שאינה יכולה להתרפאות וכמו שמכרה </w:t>
      </w:r>
      <w:ins w:id="90187" w:author="עורך - פרקים א-ב" w:date="2026-10-05T11:51:54Z">
        <w:r>
          <w:rPr>
            <w:rFonts w:hint="cs"/>
            <w:rtl/>
          </w:rPr>
          <w:t xml:space="preserve">לשחיטה,</w:t>
        </w:r>
      </w:ins>
      <w:del w:id="90188" w:author="עורך - פרקים א-ב" w:date="2026-10-05T11:51:54Z">
        <w:r w:rsidR="000B5F7F">
          <w:rPr>
            <w:rFonts w:hint="cs"/>
            <w:rtl/>
          </w:rPr>
          <w:delText xml:space="preserve">לשחיטה</w:delText>
        </w:r>
      </w:del>
      <w:r w:rsidR="000B5F7F">
        <w:rPr>
          <w:rFonts w:hint="cs"/>
          <w:rtl/>
        </w:rPr>
        <w:t xml:space="preserve"> </w:t>
      </w:r>
      <w:ins w:id="90185" w:author="עורך - פרקים א-ב" w:date="2026-10-05T11:51:54Z">
        <w:r>
          <w:rPr>
            <w:rFonts w:hint="cs"/>
            <w:rtl/>
          </w:rPr>
          <w:t xml:space="preserve">הרי</w:t>
        </w:r>
      </w:ins>
      <w:del w:id="90186" w:author="עורך - פרקים א-ב" w:date="2026-10-05T11:51:54Z">
        <w:r w:rsidR="000B5F7F">
          <w:rPr>
            <w:rFonts w:hint="cs"/>
            <w:rtl/>
          </w:rPr>
          <w:delText xml:space="preserve">הא</w:delText>
        </w:r>
      </w:del>
      <w:r w:rsidR="000B5F7F">
        <w:rPr>
          <w:rFonts w:hint="cs"/>
          <w:rtl/>
        </w:rPr>
        <w:t xml:space="preserve"> מרביעין </w:t>
      </w:r>
      <w:ins w:id="94367" w:author="מנוע מכני" w:date="2026-10-05T11:32:12Z">
        <w:ins w:id="90183" w:author="עורך - פרקים א-ב" w:date="2026-10-05T11:51:54Z">
          <w:r>
            <w:rPr>
              <w:rFonts w:hint="cs"/>
              <w:rtl/>
            </w:rPr>
            <w:t xml:space="preserve">עליה</w:t>
          </w:r>
        </w:ins>
        <w:del w:id="90184" w:author="עורך - פרקים א-ב" w:date="2026-10-05T11:51:54Z">
          <w:r>
            <w:rPr>
              <w:rFonts w:hint="cs"/>
              <w:rtl/>
            </w:rPr>
            <w:delText xml:space="preserve">עליו</w:delText>
          </w:r>
        </w:del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</w:t>
      </w:r>
      <w:ins w:id="90181" w:author="עורך - פרקים א-ב" w:date="2026-10-05T11:51:54Z">
        <w:r>
          <w:rPr>
            <w:rFonts w:hint="cs"/>
            <w:rtl/>
          </w:rPr>
          <w:t xml:space="preserve">משהה</w:t>
        </w:r>
      </w:ins>
      <w:del w:id="90182" w:author="עורך - פרקים א-ב" w:date="2026-10-05T11:51:54Z">
        <w:r w:rsidR="000B5F7F">
          <w:rPr>
            <w:rFonts w:hint="cs"/>
            <w:rtl/>
          </w:rPr>
          <w:delText xml:space="preserve">משהא</w:delText>
        </w:r>
      </w:del>
      <w:r w:rsidR="000B5F7F">
        <w:rPr>
          <w:rFonts w:hint="cs"/>
          <w:rtl/>
        </w:rPr>
        <w:t xml:space="preserve"> </w:t>
      </w:r>
      <w:ins w:id="90179" w:author="עורך - פרקים א-ב" w:date="2026-10-05T11:51:54Z">
        <w:r>
          <w:rPr>
            <w:rFonts w:hint="cs"/>
            <w:rtl/>
          </w:rPr>
          <w:t xml:space="preserve">אותה;</w:t>
        </w:r>
      </w:ins>
      <w:del w:id="90180" w:author="עורך - פרקים א-ב" w:date="2026-10-05T11:51:54Z">
        <w:r w:rsidR="000B5F7F">
          <w:rPr>
            <w:rFonts w:hint="cs"/>
            <w:rtl/>
          </w:rPr>
          <w:delText xml:space="preserve">לה</w:delText>
        </w:r>
        <w:r>
          <w:rPr>
            <w:rFonts w:hint="cs"/>
            <w:rtl/>
          </w:rPr>
          <w:delText xml:space="preserve">,</w:delText>
        </w:r>
      </w:del>
      <w:ins w:id="97661" w:author="מנוע מכני" w:date="2026-10-05T11:32:12Z"/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</w:t>
      </w:r>
      <w:ins w:id="90177" w:author="עורך - פרקים א-ב" w:date="2026-10-05T11:51:54Z">
        <w:r>
          <w:rPr>
            <w:rFonts w:hint="cs"/>
            <w:rtl/>
          </w:rPr>
          <w:t xml:space="preserve">להם:</w:t>
        </w:r>
      </w:ins>
      <w:del w:id="90178" w:author="עורך - פרקים א-ב" w:date="2026-10-05T11:51:54Z">
        <w:r w:rsidR="000B5F7F">
          <w:rPr>
            <w:rFonts w:hint="cs"/>
            <w:rtl/>
          </w:rPr>
          <w:delText xml:space="preserve">להם</w:delText>
        </w:r>
      </w:del>
      <w:r w:rsidR="000B5F7F">
        <w:rPr>
          <w:rFonts w:hint="cs"/>
          <w:rtl/>
        </w:rPr>
        <w:t xml:space="preserve"> לכשתלד!</w:t>
      </w:r>
      <w:r w:rsidR="00F63065">
        <w:rPr>
          <w:rtl/>
        </w:rPr>
        <w:t xml:space="preserve"> </w:t>
      </w:r>
      <w:ins w:id="90175" w:author="עורך - פרקים א-ב" w:date="2026-10-05T11:51:54Z">
        <w:r>
          <w:rPr>
            <w:rFonts w:hint="cs"/>
            <w:rtl/>
          </w:rPr>
          <w:t xml:space="preserve">[שלא</w:t>
        </w:r>
      </w:ins>
      <w:del w:id="90176" w:author="עורך - פרקים א-ב" w:date="2026-10-05T11:51:54Z">
        <w:r w:rsidR="000B5F7F">
          <w:rPr>
            <w:rFonts w:hint="cs"/>
            <w:rtl/>
          </w:rPr>
          <w:delText xml:space="preserve">[</w:delText>
        </w:r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224" w:author="עורך - פרקים א-ב" w:date="2026-10-05T11:51:54Z">
        <w:r>
          <w:rPr>
            <w:rFonts w:hint="cs"/>
            <w:rtl/>
          </w:rPr>
          <w:t xml:space="preserve">וזה</w:t>
        </w:r>
      </w:ins>
      <w:del w:id="90225" w:author="עורך - פרקים א-ב" w:date="2026-10-05T11:51:54Z">
        <w:r w:rsidR="000B5F7F">
          <w:rPr>
            <w:rFonts w:hint="cs"/>
            <w:rtl/>
          </w:rPr>
          <w:delText xml:space="preserve">והך</w:delText>
        </w:r>
      </w:del>
      <w:r w:rsidR="000B5F7F">
        <w:rPr>
          <w:rFonts w:hint="cs"/>
          <w:rtl/>
        </w:rPr>
        <w:t xml:space="preserve"> </w:t>
      </w:r>
      <w:ins w:id="90222" w:author="עורך - פרקים א-ב" w:date="2026-10-05T11:51:54Z">
        <w:r>
          <w:rPr>
            <w:rFonts w:hint="cs"/>
            <w:rtl/>
          </w:rPr>
          <w:t xml:space="preserve">ש'והנותן</w:t>
        </w:r>
      </w:ins>
      <w:del w:id="90223" w:author="עורך - פרקים א-ב" w:date="2026-10-05T11:51:54Z">
        <w:r w:rsidR="000B5F7F">
          <w:rPr>
            <w:rFonts w:hint="cs"/>
            <w:rtl/>
          </w:rPr>
          <w:delText xml:space="preserve">ד'</w:delText>
        </w:r>
        <w:r w:rsidR="00F63065">
          <w:rPr>
            <w:rtl/>
          </w:rPr>
          <w:delText xml:space="preserve">והנותן</w:delText>
        </w:r>
      </w:del>
      <w:r w:rsidR="00F63065">
        <w:rPr>
          <w:rtl/>
        </w:rPr>
        <w:t xml:space="preserve">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</w:t>
      </w:r>
      <w:ins w:id="90220" w:author="עורך - פרקים א-ב" w:date="2026-10-05T11:51:54Z">
        <w:r>
          <w:rPr>
            <w:rtl/>
          </w:rPr>
          <w:t xml:space="preserve">שנה</w:t>
        </w:r>
      </w:ins>
      <w:del w:id="90221" w:author="עורך - פרקים א-ב" w:date="2026-10-05T11:51:54Z">
        <w:r w:rsidR="00F63065">
          <w:rPr>
            <w:rtl/>
          </w:rPr>
          <w:delText xml:space="preserve">קתני</w:delText>
        </w:r>
      </w:del>
      <w:r w:rsidR="00F63065">
        <w:rPr>
          <w:rtl/>
        </w:rPr>
        <w:t xml:space="preserve">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</w:t>
      </w:r>
      <w:ins w:id="90218" w:author="עורך - פרקים א-ב" w:date="2026-10-05T11:51:54Z">
        <w:r>
          <w:rPr>
            <w:rtl/>
          </w:rPr>
          <w:t xml:space="preserve">רשאי</w:t>
        </w:r>
      </w:ins>
      <w:del w:id="90219" w:author="עורך - פרקים א-ב" w:date="2026-10-05T11:51:54Z">
        <w:r w:rsidR="00F63065">
          <w:rPr>
            <w:rtl/>
          </w:rPr>
          <w:delText xml:space="preserve">רשאי!</w:delText>
        </w:r>
      </w:del>
      <w:r w:rsidR="00F63065">
        <w:rPr>
          <w:rtl/>
        </w:rPr>
        <w:t xml:space="preserve"> </w:t>
      </w:r>
      <w:ins w:id="90217" w:author="עורך - פרקים א-ב" w:date="2026-10-05T11:51:54Z">
        <w:r>
          <w:rPr>
            <w:rStyle w:val="afffffe"/>
            <w:rtl/>
          </w:rPr>
          <w:t xml:space="preserve">משמע שרשאי</w:t>
        </w:r>
        <w:r>
          <w:rPr>
            <w:rtl/>
          </w:rPr>
          <w:t xml:space="preserve">! </w:t>
        </w:r>
      </w:ins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ins w:id="90007" w:author="מנוע סמנטי" w:date="2026-10-05T11:39:44Z">
        <w:r>
          <w:rPr>
            <w:rStyle w:val="afffff0"/>
            <w:rtl/>
          </w:rPr>
          <w:t xml:space="preserve">לֹא יִשָּׁמַע עַל פִּיךָ</w:t>
        </w:r>
      </w:ins>
      <w:del w:id="90008" w:author="מנוע סמנטי" w:date="2026-10-05T11:39:44Z">
        <w:r w:rsidR="00F63065">
          <w:rPr>
            <w:rtl/>
          </w:rPr>
          <w:delText xml:space="preserve">לא ישמע על פיך</w:delText>
        </w:r>
      </w:del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</w:t>
      </w:r>
      <w:ins w:id="90232" w:author="עורך - פרקים א-ב" w:date="2026-10-05T11:51:54Z">
        <w:r>
          <w:rPr>
            <w:rtl/>
          </w:rPr>
          <w:t xml:space="preserve">על</w:t>
        </w:r>
      </w:ins>
      <w:del w:id="90233" w:author="עורך - פרקים א-ב" w:date="2026-10-05T11:51:54Z">
        <w:r w:rsidR="00F63065">
          <w:rPr>
            <w:rtl/>
          </w:rPr>
          <w:delText xml:space="preserve">אעובר,</w:delText>
        </w:r>
      </w:del>
      <w:r w:rsidR="00F63065">
        <w:rPr>
          <w:rtl/>
        </w:rPr>
        <w:t xml:space="preserve"> </w:t>
      </w:r>
      <w:ins w:id="90230" w:author="עורך - פרקים א-ב" w:date="2026-10-05T11:51:54Z">
        <w:r>
          <w:rPr>
            <w:rtl/>
          </w:rPr>
          <w:t xml:space="preserve">העובר, מדויק</w:t>
        </w:r>
      </w:ins>
      <w:del w:id="90231" w:author="עורך - פרקים א-ב" w:date="2026-10-05T11:51:54Z">
        <w:r w:rsidR="00F63065">
          <w:rPr>
            <w:rtl/>
          </w:rPr>
          <w:delText xml:space="preserve">דיקא</w:delText>
        </w:r>
      </w:del>
      <w:r w:rsidR="00F63065">
        <w:rPr>
          <w:rtl/>
        </w:rPr>
        <w:t xml:space="preserve">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0228" w:author="עורך - פרקים א-ב" w:date="2026-10-05T11:51:54Z">
        <w:r>
          <w:rPr>
            <w:rtl/>
          </w:rPr>
          <w:t xml:space="preserve">ממה ששנה:</w:t>
        </w:r>
      </w:ins>
      <w:del w:id="90229" w:author="עורך - פרקים א-ב" w:date="2026-10-05T11:51:54Z">
        <w:r w:rsidR="00F63065">
          <w:rPr>
            <w:rtl/>
          </w:rPr>
          <w:delText xml:space="preserve">דקתני:</w:delText>
        </w:r>
      </w:del>
      <w:r w:rsidR="00F63065">
        <w:rPr>
          <w:rtl/>
        </w:rPr>
        <w:t xml:space="preserve"> קונסין אותו עד עשרה </w:t>
      </w:r>
      <w:ins w:id="90226" w:author="עורך - פרקים א-ב" w:date="2026-10-05T11:51:54Z">
        <w:r>
          <w:rPr>
            <w:b/>
            <w:bCs/>
            <w:rtl/>
          </w:rPr>
          <w:t xml:space="preserve">בדמיו </w:t>
        </w:r>
        <w:r>
          <w:rPr>
            <w:rStyle w:val="afffffe"/>
            <w:b/>
            <w:bCs/>
            <w:rtl/>
          </w:rPr>
          <w:t xml:space="preserve">בלשון זכר</w:t>
        </w:r>
        <w:r>
          <w:rPr>
            <w:b/>
            <w:bCs/>
            <w:rtl/>
          </w:rPr>
          <w:t xml:space="preserve">,</w:t>
        </w:r>
      </w:ins>
      <w:del w:id="90227" w:author="עורך - פרקים א-ב" w:date="2026-10-05T11:51:54Z">
        <w:r w:rsidR="00F63065" w:rsidRPr="00AC43C5">
          <w:rPr>
            <w:b/>
            <w:bCs/>
            <w:rtl/>
          </w:rPr>
          <w:delText xml:space="preserve">בדמיו</w:delText>
        </w:r>
        <w:r w:rsidR="00F63065">
          <w:rPr>
            <w:rtl/>
          </w:rPr>
          <w:delText xml:space="preserve">,</w:delText>
        </w:r>
      </w:del>
      <w:r w:rsidR="00F63065">
        <w:rPr>
          <w:rtl/>
        </w:rPr>
        <w:t xml:space="preserve">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afffff8"/>
        <w:rPr>
          <w:ins w:id="93510" w:author="עורך - פרקים א-ב" w:date="2026-10-05T11:51:54Z"/>
        </w:rPr>
      </w:pPr>
      <w:ins w:id="93511" w:author="עורך - פרקים א-ב" w:date="2026-10-05T11:51:54Z">
        <w:r>
          <w:rPr>
            <w:color w:val="7B3F00"/>
          </w:rPr>
          <w:t xml:space="preserve">שיעור הקנס במוכר בהמה לנכרי</w:t>
        </w:r>
      </w:ins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ins w:id="90242" w:author="עורך - פרקים א-ב" w:date="2026-10-05T11:51:54Z">
        <w:r>
          <w:rPr>
            <w:rtl/>
          </w:rPr>
          <w:t xml:space="preserve">שונה</w:t>
        </w:r>
      </w:ins>
      <w:del w:id="90243" w:author="עורך - פרקים א-ב" w:date="2026-10-05T11:51:54Z">
        <w:r>
          <w:rPr>
            <w:rtl/>
          </w:rPr>
          <w:delText xml:space="preserve">שאני</w:delText>
        </w:r>
      </w:del>
      <w:r>
        <w:rPr>
          <w:rtl/>
        </w:rPr>
        <w:t xml:space="preserve"> עבד, </w:t>
      </w:r>
      <w:ins w:id="90240" w:author="עורך - פרקים א-ב" w:date="2026-10-05T11:51:54Z">
        <w:r>
          <w:rPr>
            <w:rtl/>
          </w:rPr>
          <w:t xml:space="preserve">שכל</w:t>
        </w:r>
      </w:ins>
      <w:del w:id="90241" w:author="עורך - פרקים א-ב" w:date="2026-10-05T11:51:54Z">
        <w:r>
          <w:rPr>
            <w:rtl/>
          </w:rPr>
          <w:delText xml:space="preserve">דכל</w:delText>
        </w:r>
      </w:del>
      <w:r>
        <w:rPr>
          <w:rtl/>
        </w:rPr>
        <w:t xml:space="preserve"> </w:t>
      </w:r>
      <w:ins w:id="90238" w:author="עורך - פרקים א-ב" w:date="2026-10-05T11:51:54Z">
        <w:r>
          <w:rPr>
            <w:rtl/>
          </w:rPr>
          <w:t xml:space="preserve">יום</w:t>
        </w:r>
      </w:ins>
      <w:del w:id="90239" w:author="עורך - פרקים א-ב" w:date="2026-10-05T11:51:54Z">
        <w:r>
          <w:rPr>
            <w:rtl/>
          </w:rPr>
          <w:delText xml:space="preserve">יומא</w:delText>
        </w:r>
      </w:del>
      <w:r>
        <w:rPr>
          <w:rtl/>
        </w:rPr>
        <w:t xml:space="preserve"> </w:t>
      </w:r>
      <w:ins w:id="90236" w:author="עורך - פרקים א-ב" w:date="2026-10-05T11:51:54Z">
        <w:r>
          <w:rPr>
            <w:rtl/>
          </w:rPr>
          <w:t xml:space="preserve">ויום</w:t>
        </w:r>
      </w:ins>
      <w:del w:id="90237" w:author="עורך - פרקים א-ב" w:date="2026-10-05T11:51:54Z">
        <w:r>
          <w:rPr>
            <w:rtl/>
          </w:rPr>
          <w:delText xml:space="preserve">ויומא</w:delText>
        </w:r>
      </w:del>
      <w:r>
        <w:rPr>
          <w:rtl/>
        </w:rPr>
        <w:t xml:space="preserve"> </w:t>
      </w:r>
      <w:ins w:id="90234" w:author="עורך - פרקים א-ב" w:date="2026-10-05T11:51:54Z">
        <w:r>
          <w:rPr>
            <w:rtl/>
          </w:rPr>
          <w:t xml:space="preserve">מפקיעו</w:t>
        </w:r>
      </w:ins>
      <w:del w:id="90235" w:author="עורך - פרקים א-ב" w:date="2026-10-05T11:51:54Z">
        <w:r>
          <w:rPr>
            <w:rtl/>
          </w:rPr>
          <w:delText xml:space="preserve">מפקע </w:delText>
        </w:r>
        <w:r>
          <w:rPr>
            <w:rtl/>
          </w:rPr>
          <w:delText xml:space="preserve">לו</w:delText>
        </w:r>
      </w:del>
      <w:ins w:id="94369" w:author="מנוע מכני" w:date="2026-10-05T11:32:12Z"/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ins w:id="90256" w:author="עורך - פרקים א-ב" w:date="2026-10-05T11:51:54Z">
        <w:r>
          <w:rPr>
            <w:rtl/>
          </w:rPr>
          <w:t xml:space="preserve">שונה</w:t>
        </w:r>
      </w:ins>
      <w:del w:id="90257" w:author="עורך - פרקים א-ב" w:date="2026-10-05T11:51:54Z">
        <w:r w:rsidR="00F63065">
          <w:rPr>
            <w:rtl/>
          </w:rPr>
          <w:delText xml:space="preserve">שאני</w:delText>
        </w:r>
      </w:del>
      <w:r w:rsidR="00F63065">
        <w:rPr>
          <w:rtl/>
        </w:rPr>
        <w:t xml:space="preserve"> עבד: </w:t>
      </w:r>
      <w:ins w:id="93033" w:author="מנוע מכני" w:date="2026-10-05T11:32:12Z">
        <w:ins w:id="90254" w:author="עורך - פרקים א-ב" w:date="2026-10-05T11:51:54Z">
          <w:r>
            <w:rPr>
              <w:rFonts w:hint="cs"/>
              <w:rtl/>
            </w:rPr>
            <w:t xml:space="preserve">שדבר</w:t>
          </w:r>
        </w:ins>
        <w:del w:id="90255" w:author="עורך - פרקים א-ב" w:date="2026-10-05T11:51:54Z">
          <w:r>
            <w:rPr>
              <w:rFonts w:hint="cs"/>
              <w:rtl/>
            </w:rPr>
            <w:delText xml:space="preserve">דדבר</w:delText>
          </w:r>
        </w:del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</w:t>
      </w:r>
      <w:ins w:id="90252" w:author="עורך - פרקים א-ב" w:date="2026-10-05T11:51:54Z">
        <w:r>
          <w:rPr>
            <w:rFonts w:hint="cs"/>
            <w:rtl/>
          </w:rPr>
          <w:t xml:space="preserve">שאינו</w:t>
        </w:r>
      </w:ins>
      <w:del w:id="90253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</w:t>
      </w:r>
      <w:ins w:id="90250" w:author="עורך - פרקים א-ב" w:date="2026-10-05T11:51:54Z">
        <w:r>
          <w:rPr>
            <w:rFonts w:hint="cs"/>
            <w:rtl/>
          </w:rPr>
          <w:t xml:space="preserve">שכיח</w:t>
        </w:r>
      </w:ins>
      <w:del w:id="90251" w:author="עורך - פרקים א-ב" w:date="2026-10-05T11:51:54Z">
        <w:r>
          <w:rPr>
            <w:rFonts w:hint="cs"/>
            <w:rtl/>
          </w:rPr>
          <w:delText xml:space="preserve">שכיחא</w:delText>
        </w:r>
      </w:del>
      <w:r>
        <w:rPr>
          <w:rFonts w:hint="cs"/>
          <w:rtl/>
        </w:rPr>
        <w:t xml:space="preserve"> </w:t>
      </w:r>
      <w:ins w:id="90248" w:author="עורך - פרקים א-ב" w:date="2026-10-05T11:51:54Z">
        <w:r>
          <w:rPr>
            <w:rFonts w:hint="cs"/>
            <w:rtl/>
          </w:rPr>
          <w:t xml:space="preserve">הוא,</w:t>
        </w:r>
      </w:ins>
      <w:del w:id="90249" w:author="עורך - פרקים א-ב" w:date="2026-10-05T11:51:54Z">
        <w:r>
          <w:rPr>
            <w:rFonts w:hint="cs"/>
            <w:rtl/>
          </w:rPr>
          <w:delText xml:space="preserve">היא</w:delText>
        </w:r>
      </w:del>
      <w:r>
        <w:rPr>
          <w:rFonts w:hint="cs"/>
          <w:rtl/>
        </w:rPr>
        <w:t xml:space="preserve"> </w:t>
      </w:r>
      <w:ins w:id="90246" w:author="עורך - פרקים א-ב" w:date="2026-10-05T11:51:54Z">
        <w:r>
          <w:rPr>
            <w:rFonts w:hint="cs"/>
            <w:rtl/>
          </w:rPr>
          <w:t xml:space="preserve">ולא</w:t>
        </w:r>
      </w:ins>
      <w:del w:id="90247" w:author="עורך - פרקים א-ב" w:date="2026-10-05T11:51:54Z">
        <w:r>
          <w:rPr>
            <w:rFonts w:hint="cs"/>
            <w:rtl/>
          </w:rPr>
          <w:delText xml:space="preserve">לא</w:delText>
        </w:r>
      </w:del>
      <w:r>
        <w:rPr>
          <w:rFonts w:hint="cs"/>
          <w:rtl/>
        </w:rPr>
        <w:t xml:space="preserve"> גזרו </w:t>
      </w:r>
      <w:ins w:id="90244" w:author="עורך - פרקים א-ב" w:date="2026-10-05T11:51:54Z">
        <w:r>
          <w:rPr>
            <w:rFonts w:hint="cs"/>
            <w:rtl/>
          </w:rPr>
          <w:t xml:space="preserve">בו רבנן,</w:t>
        </w:r>
      </w:ins>
      <w:del w:id="90245" w:author="עורך - פרקים א-ב" w:date="2026-10-05T11:51:54Z">
        <w:r>
          <w:rPr>
            <w:rFonts w:hint="cs"/>
            <w:rtl/>
          </w:rPr>
          <w:delText xml:space="preserve">רבנן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>
      <w:pPr>
        <w:pStyle w:val="afffff8"/>
        <w:rPr>
          <w:ins w:id="93512" w:author="עורך - פרקים א-ב" w:date="2026-10-05T11:51:54Z"/>
        </w:rPr>
      </w:pPr>
      <w:ins w:id="93513" w:author="עורך - פרקים א-ב" w:date="2026-10-05T11:51:54Z">
        <w:r>
          <w:rPr>
            <w:color w:val="7B3F00"/>
          </w:rPr>
          <w:t xml:space="preserve">שותפות נכרי בבכור: 'כל בכור'</w:t>
        </w:r>
      </w:ins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ins w:id="90009" w:author="מנוע סמנטי" w:date="2026-10-05T11:39:44Z">
        <w:r>
          <w:rPr>
            <w:rStyle w:val="afffff0"/>
          </w:rPr>
          <w:t xml:space="preserve">כָּל בְּכוֹר</w:t>
        </w:r>
      </w:ins>
      <w:del w:id="90010" w:author="מנוע סמנטי" w:date="2026-10-05T11:39:44Z">
        <w:r w:rsidR="00F63065">
          <w:delText xml:space="preserve">כל בכור</w:delText>
        </w:r>
      </w:del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</w:t>
      </w:r>
      <w:ins w:id="90263" w:author="עורך - פרקים א-ב" w:date="2026-10-05T11:51:54Z">
        <w:r>
          <w:rPr>
            <w:rtl/>
          </w:rPr>
          <w:t xml:space="preserve">כתבה</w:t>
        </w:r>
      </w:ins>
      <w:del w:id="90264" w:author="עורך - פרקים א-ב" w:date="2026-10-05T11:51:54Z">
        <w:r w:rsidR="00F63065">
          <w:rPr>
            <w:rtl/>
          </w:rPr>
          <w:delText xml:space="preserve">כתב</w:delText>
        </w:r>
      </w:del>
      <w:r w:rsidR="00F63065">
        <w:rPr>
          <w:rtl/>
        </w:rPr>
        <w:t xml:space="preserve">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ins w:id="90261" w:author="עורך - פרקים א-ב" w:date="2026-10-05T11:51:54Z">
          <w:r>
            <w:rPr>
              <w:rtl/>
            </w:rPr>
            <w:t xml:space="preserve">שיש</w:t>
          </w:r>
        </w:ins>
        <w:del w:id="90262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ins w:id="90259" w:author="עורך - פרקים א-ב" w:date="2026-10-05T11:51:54Z">
          <w:r>
            <w:rPr>
              <w:rtl/>
            </w:rPr>
            <w:t xml:space="preserve">כולו</w:t>
          </w:r>
        </w:ins>
        <w:del w:id="90260" w:author="עורך - פרקים א-ב" w:date="2026-10-05T11:51:54Z">
          <w:r>
            <w:rPr>
              <w:rtl/>
            </w:rPr>
            <w:delText xml:space="preserve">כולו</w:delText>
          </w:r>
          <w:r w:rsidR="00F63065">
            <w:rPr>
              <w:rtl/>
            </w:rPr>
            <w:delText xml:space="preserve">,</w:delText>
          </w:r>
        </w:del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</w:t>
      </w:r>
      <w:ins w:id="90258" w:author="עורך - פרקים א-ב" w:date="2026-10-05T11:51:54Z">
        <w:r>
          <w:rPr>
            <w:rStyle w:val="afffffe"/>
            <w:rtl/>
          </w:rPr>
          <w:t xml:space="preserve">לישראל</w:t>
        </w:r>
        <w:r>
          <w:rPr>
            <w:rtl/>
          </w:rPr>
          <w:t xml:space="preserve">, </w:t>
        </w:r>
      </w:ins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</w:t>
      </w:r>
      <w:ins w:id="90269" w:author="עורך - פרקים א-ב" w:date="2026-10-05T11:51:54Z">
        <w:r>
          <w:rPr>
            <w:rtl/>
          </w:rPr>
          <w:t xml:space="preserve">כתבה</w:t>
        </w:r>
      </w:ins>
      <w:del w:id="90270" w:author="עורך - פרקים א-ב" w:date="2026-10-05T11:51:54Z">
        <w:r w:rsidR="00F63065">
          <w:rPr>
            <w:rtl/>
          </w:rPr>
          <w:delText xml:space="preserve">כתב</w:delText>
        </w:r>
      </w:del>
      <w:r w:rsidR="00F63065">
        <w:rPr>
          <w:rtl/>
        </w:rPr>
        <w:t xml:space="preserve">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011" w:author="מנוע סמנטי" w:date="2026-10-05T11:39:44Z">
        <w:r>
          <w:rPr>
            <w:rStyle w:val="afffff0"/>
            <w:rtl/>
          </w:rPr>
          <w:t xml:space="preserve">כָּל</w:t>
        </w:r>
      </w:ins>
      <w:del w:id="90012" w:author="מנוע סמנטי" w:date="2026-10-05T11:39:44Z">
        <w:r w:rsidR="00F63065">
          <w:rPr>
            <w:rtl/>
          </w:rPr>
          <w:delText xml:space="preserve">כל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ins w:id="90267" w:author="עורך - פרקים א-ב" w:date="2026-10-05T11:51:54Z">
          <w:r>
            <w:rPr>
              <w:rtl/>
            </w:rPr>
            <w:t xml:space="preserve">שאפי'</w:t>
          </w:r>
        </w:ins>
        <w:del w:id="90268" w:author="עורך - פרקים א-ב" w:date="2026-10-05T11:51:54Z">
          <w:r>
            <w:rPr>
              <w:rtl/>
            </w:rPr>
            <w:delText xml:space="preserve">דאפי'</w:delText>
          </w:r>
        </w:del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</w:t>
      </w:r>
      <w:ins w:id="90265" w:author="עורך - פרקים א-ב" w:date="2026-10-05T11:51:54Z">
        <w:r>
          <w:rPr>
            <w:rtl/>
          </w:rPr>
          <w:t xml:space="preserve">שהוא.</w:t>
        </w:r>
      </w:ins>
      <w:del w:id="90266" w:author="עורך - פרקים א-ב" w:date="2026-10-05T11:51:54Z">
        <w:r w:rsidR="00F63065">
          <w:rPr>
            <w:rtl/>
          </w:rPr>
          <w:delText xml:space="preserve">דהוא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ins w:id="90287" w:author="עורך - פרקים א-ב" w:date="2026-10-05T11:51:54Z">
        <w:r>
          <w:rPr>
            <w:rtl/>
          </w:rPr>
          <w:t xml:space="preserve">שלדעת</w:t>
        </w:r>
      </w:ins>
      <w:del w:id="90288" w:author="עורך - פרקים א-ב" w:date="2026-10-05T11:51:54Z">
        <w:r w:rsidR="00F63065">
          <w:rPr>
            <w:rtl/>
          </w:rPr>
          <w:delText xml:space="preserve">דכולי</w:delText>
        </w:r>
      </w:del>
      <w:r w:rsidR="00F63065">
        <w:rPr>
          <w:rtl/>
        </w:rPr>
        <w:t xml:space="preserve"> </w:t>
      </w:r>
      <w:ins w:id="97505" w:author="מנוע מכני" w:date="2026-10-05T11:32:12Z">
        <w:ins w:id="90285" w:author="עורך - פרקים א-ב" w:date="2026-10-05T11:51:54Z">
          <w:r>
            <w:rPr>
              <w:rtl/>
            </w:rPr>
            <w:t xml:space="preserve">הכל</w:t>
          </w:r>
        </w:ins>
        <w:del w:id="90286" w:author="עורך - פרקים א-ב" w:date="2026-10-05T11:51:54Z">
          <w:r>
            <w:rPr>
              <w:rtl/>
            </w:rPr>
            <w:delText xml:space="preserve">עולם</w:delText>
          </w:r>
        </w:del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ins w:id="90283" w:author="עורך - פרקים א-ב" w:date="2026-10-05T11:51:54Z">
          <w:r>
            <w:rPr>
              <w:rtl/>
            </w:rPr>
            <w:t xml:space="preserve">זה סובר:</w:t>
          </w:r>
        </w:ins>
        <w:del w:id="90284" w:author="עורך - פרקים א-ב" w:date="2026-10-05T11:51:54Z">
          <w:r>
            <w:rPr>
              <w:rtl/>
            </w:rPr>
            <w:delText xml:space="preserve">מ"ד</w:delText>
          </w:r>
          <w:r w:rsidR="00F63065">
            <w:rPr>
              <w:rtl/>
            </w:rPr>
            <w:delText xml:space="preserve">:</w:delText>
          </w:r>
        </w:del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 כל משמע </w:t>
      </w:r>
      <w:ins w:id="90281" w:author="עורך - פרקים א-ב" w:date="2026-10-05T11:51:54Z">
        <w:r>
          <w:rPr>
            <w:rtl/>
          </w:rPr>
          <w:t xml:space="preserve">למלא</w:t>
        </w:r>
      </w:ins>
      <w:del w:id="90282" w:author="עורך - פרקים א-ב" w:date="2026-10-05T11:51:54Z">
        <w:r w:rsidR="00F63065">
          <w:rPr>
            <w:rtl/>
          </w:rPr>
          <w:delText xml:space="preserve">למלויי</w:delText>
        </w:r>
      </w:del>
      <w:r w:rsidR="00F63065">
        <w:rPr>
          <w:rtl/>
        </w:rPr>
        <w:t xml:space="preserve"> </w:t>
      </w:r>
      <w:ins w:id="94379" w:author="מנוע מכני" w:date="2026-10-05T11:32:12Z">
        <w:ins w:id="90279" w:author="עורך - פרקים א-ב" w:date="2026-10-05T11:51:54Z">
          <w:r>
            <w:rPr>
              <w:rtl/>
            </w:rPr>
            <w:t xml:space="preserve">בא</w:t>
          </w:r>
        </w:ins>
        <w:del w:id="90280" w:author="עורך - פרקים א-ב" w:date="2026-10-05T11:51:54Z">
          <w:r>
            <w:rPr>
              <w:rtl/>
            </w:rPr>
            <w:delText xml:space="preserve">בא</w:delText>
          </w:r>
          <w:r w:rsidR="00F63065">
            <w:rPr>
              <w:rtl/>
            </w:rPr>
            <w:delText xml:space="preserve">,</w:delText>
          </w:r>
        </w:del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ins w:id="90277" w:author="עורך - פרקים א-ב" w:date="2026-10-05T11:51:54Z">
        <w:r>
          <w:rPr>
            <w:rStyle w:val="afffffe"/>
            <w:rtl/>
          </w:rPr>
          <w:t xml:space="preserve">עד</w:t>
        </w:r>
      </w:ins>
      <w:del w:id="90278" w:author="עורך - פרקים א-ב" w:date="2026-10-05T11:51:54Z">
        <w:r w:rsidR="00F63065">
          <w:rPr>
            <w:rtl/>
          </w:rPr>
          <w:delText xml:space="preserve">ומר</w:delText>
        </w:r>
      </w:del>
      <w:r w:rsidR="00F63065">
        <w:rPr>
          <w:rtl/>
        </w:rPr>
        <w:t xml:space="preserve"> </w:t>
      </w:r>
      <w:ins w:id="90275" w:author="עורך - פרקים א-ב" w:date="2026-10-05T11:51:54Z">
        <w:r>
          <w:rPr>
            <w:rStyle w:val="afffffe"/>
            <w:rtl/>
          </w:rPr>
          <w:t xml:space="preserve">כולו</w:t>
        </w:r>
        <w:r>
          <w:rPr>
            <w:rtl/>
          </w:rPr>
          <w:t xml:space="preserve">,</w:t>
        </w:r>
      </w:ins>
      <w:del w:id="90276" w:author="עורך - פרקים א-ב" w:date="2026-10-05T11:51:54Z">
        <w:r w:rsidR="00F63065">
          <w:rPr>
            <w:rtl/>
          </w:rPr>
          <w:delText xml:space="preserve">סבר:</w:delText>
        </w:r>
      </w:del>
      <w:r w:rsidR="00F63065">
        <w:rPr>
          <w:rtl/>
        </w:rPr>
        <w:t xml:space="preserve"> </w:t>
      </w:r>
      <w:ins w:id="90273" w:author="עורך - פרקים א-ב" w:date="2026-10-05T11:51:54Z">
        <w:r>
          <w:rPr>
            <w:rtl/>
          </w:rPr>
          <w:t xml:space="preserve">וזה</w:t>
        </w:r>
      </w:ins>
      <w:del w:id="90274" w:author="עורך - פרקים א-ב" w:date="2026-10-05T11:51:54Z">
        <w:r w:rsidR="00F63065">
          <w:rPr>
            <w:rtl/>
          </w:rPr>
          <w:delText xml:space="preserve">לגרועי</w:delText>
        </w:r>
      </w:del>
      <w:r w:rsidR="00F63065">
        <w:rPr>
          <w:rtl/>
        </w:rPr>
        <w:t xml:space="preserve"> </w:t>
      </w:r>
      <w:ins w:id="94381" w:author="מנוע מכני" w:date="2026-10-05T11:32:12Z">
        <w:ins w:id="90271" w:author="עורך - פרקים א-ב" w:date="2026-10-05T11:51:54Z">
          <w:r>
            <w:rPr>
              <w:rtl/>
            </w:rPr>
            <w:t xml:space="preserve">סובר: לגרוע בא </w:t>
          </w:r>
          <w:r>
            <w:rPr>
              <w:rStyle w:val="afffffe"/>
              <w:rtl/>
            </w:rPr>
            <w:t xml:space="preserve">אפי' מקצתו</w:t>
          </w:r>
          <w:r>
            <w:rPr>
              <w:rtl/>
            </w:rPr>
            <w:t xml:space="preserve">.</w:t>
          </w:r>
        </w:ins>
        <w:del w:id="90272" w:author="עורך - פרקים א-ב" w:date="2026-10-05T11:51:54Z">
          <w:r>
            <w:rPr>
              <w:rtl/>
            </w:rPr>
            <w:delText xml:space="preserve">בא</w:delText>
          </w:r>
          <w:r w:rsidR="0057284B">
            <w:rPr>
              <w:rtl/>
            </w:rPr>
            <w:delText xml:space="preserve">.</w:delText>
          </w:r>
        </w:del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</w:p>
    <w:p>
      <w:pPr>
        <w:pStyle w:val="38"/>
        <w:rPr>
          <w:ins w:id="93438" w:author="עורך - פרקים א-ב" w:date="2026-10-05T11:51:54Z"/>
        </w:rPr>
      </w:pPr>
      <w:r>
        <w:t>·</w:t>
      </w:r>
      <w:r>
        <w:t xml:space="preserve"> </w:t>
      </w:r>
      <w:r w:rsidR="00F63065" w:rsidRPr="002357CF">
        <w:t xml:space="preserve">וכמה תהא שותפות</w:t>
      </w:r>
    </w:p>
    <w:p>
      <w:pPr>
        <w:pStyle w:val="afffff8"/>
        <w:rPr>
          <w:ins w:id="93514" w:author="עורך - פרקים א-ב" w:date="2026-10-05T11:51:54Z"/>
        </w:rPr>
      </w:pPr>
      <w:ins w:id="93515" w:author="עורך - פרקים א-ב" w:date="2026-10-05T11:51:54Z">
        <w:r>
          <w:rPr>
            <w:color w:val="7B3F00"/>
          </w:rPr>
          <w:t xml:space="preserve">שיעור שותפות נכרי הפוטרת</w:t>
        </w:r>
      </w:ins>
    </w:p>
    <w:p w14:paraId="34EBA304" w14:textId="77777777" w:rsidR="00C42678" w:rsidRPr="002357CF" w:rsidRDefault="002357CF" w:rsidP="00C42678">
      <w:pPr>
        <w:rPr>
          <w:b/>
          <w:bCs/>
          <w:rtl/>
        </w:rPr>
      </w:pPr>
      <w:del w:id="93439" w:author="עורך - פרקים א-ב" w:date="2026-10-05T11:51:54Z">
        <w:r w:rsidR="00F63065" w:rsidRPr="002357CF">
          <w:rPr>
            <w:b/>
            <w:bCs/>
            <w:rtl/>
          </w:rPr>
          <w:delText xml:space="preserve"> </w:delText>
        </w:r>
      </w:del>
      <w:r w:rsidR="00F63065" w:rsidRPr="002357CF">
        <w:rPr>
          <w:b/>
          <w:bCs/>
          <w:rtl/>
        </w:rPr>
        <w:t xml:space="preserve">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ins w:id="90293" w:author="עורך - פרקים א-ב" w:date="2026-10-05T11:51:54Z">
        <w:r>
          <w:rPr>
            <w:rtl/>
          </w:rPr>
          <w:t xml:space="preserve">ויאמר</w:t>
        </w:r>
      </w:ins>
      <w:del w:id="90294" w:author="עורך - פרקים א-ב" w:date="2026-10-05T11:51:54Z">
        <w:r w:rsidR="00F63065">
          <w:rPr>
            <w:rtl/>
          </w:rPr>
          <w:delText xml:space="preserve">ולימא</w:delText>
        </w:r>
      </w:del>
      <w:r w:rsidR="00F63065">
        <w:rPr>
          <w:rtl/>
        </w:rPr>
        <w:t xml:space="preserve">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0291" w:author="עורך - פרקים א-ב" w:date="2026-10-05T11:51:54Z">
        <w:r>
          <w:rPr>
            <w:rStyle w:val="afffffe"/>
            <w:rtl/>
          </w:rPr>
          <w:t xml:space="preserve">הכהן</w:t>
        </w:r>
        <w:r>
          <w:rPr>
            <w:rtl/>
          </w:rPr>
          <w:t xml:space="preserve">: קח</w:t>
        </w:r>
      </w:ins>
      <w:del w:id="90292" w:author="עורך - פרקים א-ב" w:date="2026-10-05T11:51:54Z">
        <w:r w:rsidR="00F63065">
          <w:rPr>
            <w:rtl/>
          </w:rPr>
          <w:delText xml:space="preserve">שקיל</w:delText>
        </w:r>
      </w:del>
      <w:r w:rsidR="00F63065">
        <w:rPr>
          <w:rtl/>
        </w:rPr>
        <w:t xml:space="preserve"> אזנך </w:t>
      </w:r>
      <w:ins w:id="90289" w:author="עורך - פרקים א-ב" w:date="2026-10-05T11:51:54Z">
        <w:r>
          <w:rPr>
            <w:rtl/>
          </w:rPr>
          <w:t xml:space="preserve">ולך!</w:t>
        </w:r>
      </w:ins>
      <w:del w:id="90290" w:author="עורך - פרקים א-ב" w:date="2026-10-05T11:51:54Z">
        <w:r w:rsidR="00F63065">
          <w:rPr>
            <w:rtl/>
          </w:rPr>
          <w:delText xml:space="preserve">וזיל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</w:t>
      </w:r>
      <w:ins w:id="90295" w:author="עורך - פרקים א-ב" w:date="2026-10-05T11:51:54Z">
        <w:r>
          <w:rPr>
            <w:rtl/>
          </w:rPr>
          <w:t xml:space="preserve">נבלה [אבל</w:t>
        </w:r>
      </w:ins>
      <w:del w:id="90296" w:author="עורך - פרקים א-ב" w:date="2026-10-05T11:51:54Z">
        <w:r w:rsidR="00F63065">
          <w:rPr>
            <w:rtl/>
          </w:rPr>
          <w:delText xml:space="preserve">נבלה</w:delText>
        </w:r>
        <w:r>
          <w:rPr>
            <w:rFonts w:hint="cs"/>
            <w:rtl/>
          </w:rPr>
          <w:delText xml:space="preserve">[אבל</w:delText>
        </w:r>
      </w:del>
      <w:r>
        <w:rPr>
          <w:rFonts w:hint="cs"/>
          <w:rtl/>
        </w:rPr>
        <w:t xml:space="preserve">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</w:t>
      </w:r>
      <w:ins w:id="90299" w:author="עורך - פרקים א-ב" w:date="2026-10-05T11:51:54Z">
        <w:r>
          <w:rPr>
            <w:rtl/>
          </w:rPr>
          <w:t xml:space="preserve">טריפה [שטריפה</w:t>
        </w:r>
      </w:ins>
      <w:del w:id="90300" w:author="עורך - פרקים א-ב" w:date="2026-10-05T11:51:54Z">
        <w:r w:rsidR="00F63065">
          <w:rPr>
            <w:rtl/>
          </w:rPr>
          <w:delText xml:space="preserve">טריפה</w:delText>
        </w:r>
        <w:r w:rsidR="0057284B">
          <w:rPr>
            <w:rtl/>
          </w:rPr>
          <w:delText xml:space="preserve">.</w:delText>
        </w:r>
        <w:r>
          <w:rPr>
            <w:rFonts w:hint="cs"/>
            <w:rtl/>
          </w:rPr>
          <w:delText xml:space="preserve">[דטריפה</w:delText>
        </w:r>
      </w:del>
      <w:r>
        <w:rPr>
          <w:rFonts w:hint="cs"/>
          <w:rtl/>
        </w:rPr>
        <w:t xml:space="preserve"> אינה </w:t>
      </w:r>
      <w:ins w:id="90297" w:author="עורך - פרקים א-ב" w:date="2026-10-05T11:51:54Z">
        <w:r>
          <w:rPr>
            <w:rFonts w:hint="cs"/>
            <w:rtl/>
          </w:rPr>
          <w:t xml:space="preserve">חיה].</w:t>
        </w:r>
      </w:ins>
      <w:del w:id="90298" w:author="עורך - פרקים א-ב" w:date="2026-10-05T11:51:54Z">
        <w:r>
          <w:rPr>
            <w:rFonts w:hint="cs"/>
            <w:rtl/>
          </w:rPr>
          <w:delText xml:space="preserve">חיה]</w:delText>
        </w:r>
      </w:del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ins w:id="90315" w:author="עורך - פרקים א-ב" w:date="2026-10-05T11:51:54Z">
        <w:r>
          <w:rPr>
            <w:rtl/>
          </w:rPr>
          <w:t xml:space="preserve">זה</w:t>
        </w:r>
      </w:ins>
      <w:del w:id="90316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</w:t>
      </w:r>
      <w:ins w:id="90313" w:author="עורך - פרקים א-ב" w:date="2026-10-05T11:51:54Z">
        <w:r>
          <w:rPr>
            <w:rStyle w:val="2fb"/>
            <w:rtl/>
          </w:rPr>
          <w:t xml:space="preserve">של</w:t>
        </w:r>
      </w:ins>
      <w:del w:id="90314" w:author="עורך - פרקים א-ב" w:date="2026-10-05T11:51:54Z">
        <w:r w:rsidR="00F63065">
          <w:rPr>
            <w:rStyle w:val="2fb"/>
            <w:rtl/>
          </w:rPr>
          <w:delText xml:space="preserve">ד</w:delText>
        </w:r>
        <w:r>
          <w:rPr>
            <w:rStyle w:val="2fb"/>
            <w:rtl/>
          </w:rPr>
          <w:delText xml:space="preserve">ר"ה</w:delText>
        </w:r>
      </w:del>
      <w:ins w:id="90087" w:author="מנוע מכני" w:date="2026-10-05T11:32:12Z"/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ins w:id="90311" w:author="עורך - פרקים א-ב" w:date="2026-10-05T11:51:54Z">
        <w:r>
          <w:rPr>
            <w:rStyle w:val="2fb"/>
            <w:rtl/>
          </w:rPr>
          <w:t xml:space="preserve">ר"ה</w:t>
        </w:r>
      </w:ins>
      <w:del w:id="90312" w:author="עורך - פרקים א-ב" w:date="2026-10-05T11:51:54Z">
        <w:r w:rsidR="00F63065">
          <w:rPr>
            <w:rStyle w:val="2fb"/>
            <w:rtl/>
          </w:rPr>
          <w:delText xml:space="preserve">ו</w:delText>
        </w:r>
        <w:r>
          <w:rPr>
            <w:rStyle w:val="2fb"/>
            <w:rtl/>
          </w:rPr>
          <w:delText xml:space="preserve">ר"ח</w:delText>
        </w:r>
      </w:del>
      <w:ins w:id="90089" w:author="מנוע מכני" w:date="2026-10-05T11:32:12Z"/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ins w:id="90309" w:author="עורך - פרקים א-ב" w:date="2026-10-05T11:51:54Z">
        <w:r>
          <w:rPr>
            <w:rStyle w:val="2fb"/>
            <w:rtl/>
          </w:rPr>
          <w:t xml:space="preserve">וזה של ר"ח ורבא -</w:t>
        </w:r>
      </w:ins>
      <w:del w:id="90310" w:author="עורך - פרקים א-ב" w:date="2026-10-05T11:51:54Z">
        <w:r w:rsidR="00335950">
          <w:rPr>
            <w:rStyle w:val="2fb"/>
            <w:rtl/>
          </w:rPr>
          <w:delText xml:space="preserve">ורבא</w:delText>
        </w:r>
        <w:r w:rsidR="00335950">
          <w:rPr>
            <w:rtl/>
          </w:rPr>
          <w:delText xml:space="preserve">:</w:delText>
        </w:r>
      </w:del>
      <w:r w:rsidR="00335950">
        <w:rPr>
          <w:rtl/>
        </w:rPr>
        <w:t xml:space="preserve">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ins w:id="90307" w:author="עורך - פרקים א-ב" w:date="2026-10-05T11:51:54Z">
          <w:r>
            <w:rPr>
              <w:rtl/>
            </w:rPr>
            <w:t xml:space="preserve">נחלקו:</w:t>
          </w:r>
        </w:ins>
        <w:del w:id="90308" w:author="עורך - פרקים א-ב" w:date="2026-10-05T11:51:54Z">
          <w:r>
            <w:rPr>
              <w:rtl/>
            </w:rPr>
            <w:delText xml:space="preserve">חלקו</w:delText>
          </w:r>
          <w:r w:rsidR="00335950">
            <w:rPr>
              <w:rtl/>
            </w:rPr>
            <w:delText xml:space="preserve">,</w:delText>
          </w:r>
        </w:del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 </w:t>
      </w:r>
      <w:ins w:id="90305" w:author="עורך - פרקים א-ב" w:date="2026-10-05T11:51:54Z">
        <w:r>
          <w:rPr>
            <w:rtl/>
          </w:rPr>
          <w:t xml:space="preserve">זה</w:t>
        </w:r>
      </w:ins>
      <w:del w:id="90306" w:author="עורך - פרקים א-ב" w:date="2026-10-05T11:51:54Z">
        <w:r w:rsidR="00335950">
          <w:rPr>
            <w:rtl/>
          </w:rPr>
          <w:delText xml:space="preserve">הא</w:delText>
        </w:r>
      </w:del>
      <w:r w:rsidR="00335950">
        <w:rPr>
          <w:rtl/>
        </w:rPr>
        <w:t xml:space="preserve"> </w:t>
      </w:r>
      <w:ins w:id="90303" w:author="עורך - פרקים א-ב" w:date="2026-10-05T11:51:54Z">
        <w:r>
          <w:rPr>
            <w:rtl/>
          </w:rPr>
          <w:t xml:space="preserve">בו</w:t>
        </w:r>
      </w:ins>
      <w:del w:id="90304" w:author="עורך - פרקים א-ב" w:date="2026-10-05T11:51:54Z">
        <w:r w:rsidR="00335950">
          <w:rPr>
            <w:rtl/>
          </w:rPr>
          <w:delText xml:space="preserve">בו,</w:delText>
        </w:r>
      </w:del>
      <w:r w:rsidR="00335950">
        <w:rPr>
          <w:rtl/>
        </w:rPr>
        <w:t xml:space="preserve"> </w:t>
      </w:r>
      <w:ins w:id="90301" w:author="עורך - פרקים א-ב" w:date="2026-10-05T11:51:54Z">
        <w:r>
          <w:rPr>
            <w:rStyle w:val="afffffe"/>
            <w:rtl/>
          </w:rPr>
          <w:t xml:space="preserve">בעובר</w:t>
        </w:r>
        <w:r>
          <w:rPr>
            <w:rtl/>
          </w:rPr>
          <w:t xml:space="preserve">, זה</w:t>
        </w:r>
      </w:ins>
      <w:del w:id="90302" w:author="עורך - פרקים א-ב" w:date="2026-10-05T11:51:54Z">
        <w:r w:rsidR="00335950">
          <w:rPr>
            <w:rtl/>
          </w:rPr>
          <w:delText xml:space="preserve">הא</w:delText>
        </w:r>
      </w:del>
      <w:r w:rsidR="00335950">
        <w:rPr>
          <w:rtl/>
        </w:rPr>
        <w:t xml:space="preserve">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ins w:id="90324" w:author="עורך - פרקים א-ב" w:date="2026-10-05T11:51:54Z">
        <w:r>
          <w:rPr>
            <w:rFonts w:hint="cs"/>
            <w:rtl/>
          </w:rPr>
          <w:t xml:space="preserve">שכמו</w:t>
        </w:r>
      </w:ins>
      <w:del w:id="90325" w:author="עורך - פרקים א-ב" w:date="2026-10-05T11:51:54Z">
        <w:r>
          <w:rPr>
            <w:rFonts w:hint="cs"/>
            <w:rtl/>
          </w:rPr>
          <w:delText xml:space="preserve">דכמו</w:delText>
        </w:r>
      </w:del>
      <w:r>
        <w:rPr>
          <w:rFonts w:hint="cs"/>
          <w:rtl/>
        </w:rPr>
        <w:t xml:space="preserve"> </w:t>
      </w:r>
      <w:ins w:id="90322" w:author="עורך - פרקים א-ב" w:date="2026-10-05T11:51:54Z">
        <w:r>
          <w:rPr>
            <w:rFonts w:hint="cs"/>
            <w:rtl/>
          </w:rPr>
          <w:t xml:space="preserve">ש'בוֹ'</w:t>
        </w:r>
      </w:ins>
      <w:del w:id="90323" w:author="עורך - פרקים א-ב" w:date="2026-10-05T11:51:54Z">
        <w:r>
          <w:rPr>
            <w:rFonts w:hint="cs"/>
            <w:rtl/>
          </w:rPr>
          <w:delText xml:space="preserve">ד</w:delText>
        </w:r>
        <w:r w:rsidR="00C42678">
          <w:rPr>
            <w:rFonts w:hint="cs"/>
            <w:rtl/>
          </w:rPr>
          <w:delText xml:space="preserve">'</w:delText>
        </w:r>
        <w:r>
          <w:rPr>
            <w:rStyle w:val="afffff0"/>
            <w:rtl/>
          </w:rPr>
          <w:delText xml:space="preserve">בוֹ</w:delText>
        </w:r>
        <w:r w:rsidR="00C42678">
          <w:rPr>
            <w:rFonts w:hint="cs"/>
            <w:rtl/>
          </w:rPr>
          <w:delText xml:space="preserve">'</w:delText>
        </w:r>
      </w:del>
      <w:ins w:id="90015" w:author="מנוע סמנטי" w:date="2026-10-05T11:39:44Z"/>
      <w:del w:id="90016" w:author="מנוע סמנטי" w:date="2026-10-05T11:39:44Z">
        <w:r w:rsidR="00F63065">
          <w:rPr>
            <w:rtl/>
          </w:rPr>
          <w:delText xml:space="preserve">בו</w:delText>
        </w:r>
      </w:del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ins w:id="90320" w:author="עורך - פרקים א-ב" w:date="2026-10-05T11:51:54Z">
          <w:r>
            <w:rPr>
              <w:rFonts w:hint="cs"/>
              <w:rtl/>
            </w:rPr>
            <w:t xml:space="preserve">כך גם</w:t>
          </w:r>
        </w:ins>
        <w:del w:id="90321" w:author="עורך - פרקים א-ב" w:date="2026-10-05T11:51:54Z">
          <w:r>
            <w:rPr>
              <w:rFonts w:hint="cs"/>
              <w:rtl/>
            </w:rPr>
            <w:delText xml:space="preserve">ה"נ</w:delText>
          </w:r>
        </w:del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</w:t>
      </w:r>
      <w:ins w:id="90318" w:author="עורך - פרקים א-ב" w:date="2026-10-05T11:51:54Z">
        <w:r>
          <w:rPr>
            <w:rFonts w:hint="cs"/>
            <w:rtl/>
          </w:rPr>
          <w:t xml:space="preserve">צריכה</w:t>
        </w:r>
      </w:ins>
      <w:del w:id="90319" w:author="עורך - פרקים א-ב" w:date="2026-10-05T11:51:54Z">
        <w:r>
          <w:rPr>
            <w:rFonts w:hint="cs"/>
            <w:rtl/>
          </w:rPr>
          <w:delText xml:space="preserve">בעי</w:delText>
        </w:r>
      </w:del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ins w:id="90013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14" w:author="מנוע סמנטי" w:date="2026-10-05T11:39:44Z">
        <w:r w:rsidR="00F63065">
          <w:rPr>
            <w:rtl/>
          </w:rPr>
          <w:delText xml:space="preserve">כל מקנך תזכר</w:delText>
        </w:r>
      </w:del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  <w:ins w:id="90317" w:author="עורך - פרקים א-ב" w:date="2026-10-05T11:51:54Z">
        <w:r>
          <w:rPr>
            <w:rStyle w:val="afffffe"/>
            <w:rtl/>
          </w:rPr>
          <w:t xml:space="preserve">ואין הבדל</w:t>
        </w:r>
        <w:r>
          <w:rPr>
            <w:rtl/>
          </w:rPr>
          <w:t xml:space="preserve"> </w:t>
        </w:r>
      </w:ins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ins w:id="90340" w:author="עורך - פרקים א-ב" w:date="2026-10-05T11:51:54Z">
          <w:r>
            <w:rPr>
              <w:rtl/>
            </w:rPr>
            <w:t xml:space="preserve">במה</w:t>
          </w:r>
        </w:ins>
        <w:del w:id="90341" w:author="עורך - פרקים א-ב" w:date="2026-10-05T11:51:54Z">
          <w:r>
            <w:rPr>
              <w:rtl/>
            </w:rPr>
            <w:delText xml:space="preserve">מ"ש</w:delText>
          </w:r>
        </w:del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0338" w:author="עורך - פרקים א-ב" w:date="2026-10-05T11:51:54Z">
        <w:r>
          <w:rPr>
            <w:rtl/>
          </w:rPr>
          <w:t xml:space="preserve">שונה</w:t>
        </w:r>
      </w:ins>
      <w:del w:id="90339" w:author="עורך - פרקים א-ב" w:date="2026-10-05T11:51:54Z">
        <w:r w:rsidR="00F63065">
          <w:rPr>
            <w:rtl/>
          </w:rPr>
          <w:delText xml:space="preserve">מנפלים</w:delText>
        </w:r>
      </w:del>
      <w:r w:rsidR="00F63065">
        <w:rPr>
          <w:rtl/>
        </w:rPr>
        <w:t xml:space="preserve"> </w:t>
      </w:r>
      <w:ins w:id="90336" w:author="עורך - פרקים א-ב" w:date="2026-10-05T11:51:54Z">
        <w:r>
          <w:rPr>
            <w:rtl/>
          </w:rPr>
          <w:t xml:space="preserve">מנפלים,</w:t>
        </w:r>
      </w:ins>
      <w:del w:id="90337" w:author="עורך - פרקים א-ב" w:date="2026-10-05T11:51:54Z">
        <w:r w:rsidR="00F63065">
          <w:rPr>
            <w:rtl/>
          </w:rPr>
          <w:delText xml:space="preserve">ד</w:delText>
        </w:r>
        <w:r w:rsidR="00FA1A10">
          <w:rPr>
            <w:rtl/>
          </w:rPr>
          <w:delText xml:space="preserve">אע"ג</w:delText>
        </w:r>
      </w:del>
      <w:r w:rsidR="00335950">
        <w:rPr>
          <w:rtl/>
        </w:rPr>
        <w:t xml:space="preserve"> </w:t>
      </w:r>
      <w:ins w:id="90334" w:author="עורך - פרקים א-ב" w:date="2026-10-05T11:51:54Z">
        <w:r>
          <w:rPr>
            <w:rFonts w:hint="cs"/>
            <w:rtl/>
          </w:rPr>
          <w:t xml:space="preserve">שאע"פ שאינם</w:t>
        </w:r>
      </w:ins>
      <w:del w:id="90335" w:author="עורך - פרקים א-ב" w:date="2026-10-05T11:51:54Z">
        <w:r>
          <w:rPr>
            <w:rFonts w:hint="cs"/>
            <w:rtl/>
          </w:rPr>
          <w:delText xml:space="preserve">דאינם</w:delText>
        </w:r>
      </w:del>
      <w:r>
        <w:rPr>
          <w:rFonts w:hint="cs"/>
          <w:rtl/>
        </w:rPr>
        <w:t xml:space="preserve"> בני חיות </w:t>
      </w:r>
      <w:ins w:id="90332" w:author="עורך - פרקים א-ב" w:date="2026-10-05T11:51:54Z">
        <w:r>
          <w:rPr>
            <w:rFonts w:hint="cs"/>
            <w:rtl/>
          </w:rPr>
          <w:t xml:space="preserve">קדושים,</w:t>
        </w:r>
      </w:ins>
      <w:del w:id="90333" w:author="עורך - פרקים א-ב" w:date="2026-10-05T11:51:54Z">
        <w:r>
          <w:rPr>
            <w:rFonts w:hint="cs"/>
            <w:rtl/>
          </w:rPr>
          <w:delText xml:space="preserve">קדושים</w:delText>
        </w:r>
      </w:del>
      <w:r>
        <w:rPr>
          <w:rFonts w:hint="cs"/>
          <w:rtl/>
        </w:rPr>
        <w:t xml:space="preserve"> </w:t>
      </w:r>
      <w:ins w:id="90330" w:author="עורך - פרקים א-ב" w:date="2026-10-05T11:51:54Z">
        <w:r>
          <w:rPr>
            <w:rFonts w:hint="cs"/>
            <w:rtl/>
          </w:rPr>
          <w:t xml:space="preserve">ש'פטר</w:t>
        </w:r>
      </w:ins>
      <w:del w:id="90331" w:author="עורך - פרקים א-ב" w:date="2026-10-05T11:51:54Z">
        <w:r>
          <w:rPr>
            <w:rFonts w:hint="cs"/>
            <w:rtl/>
          </w:rPr>
          <w:delText xml:space="preserve">ד</w:delText>
        </w:r>
        <w:r w:rsidR="00335950">
          <w:rPr>
            <w:rtl/>
          </w:rPr>
          <w:delText xml:space="preserve">פטר</w:delText>
        </w:r>
      </w:del>
      <w:r w:rsidR="00335950">
        <w:rPr>
          <w:rtl/>
        </w:rPr>
        <w:t xml:space="preserve"> שג</w:t>
      </w:r>
      <w:r w:rsidR="00645A91">
        <w:rPr>
          <w:rFonts w:hint="cs"/>
          <w:rtl/>
        </w:rPr>
        <w:t>ֶ</w:t>
      </w:r>
      <w:r w:rsidR="00335950">
        <w:rPr>
          <w:rtl/>
        </w:rPr>
        <w:t xml:space="preserve">ר </w:t>
      </w:r>
      <w:ins w:id="90328" w:author="עורך - פרקים א-ב" w:date="2026-10-05T11:51:54Z">
        <w:r>
          <w:rPr>
            <w:rtl/>
          </w:rPr>
          <w:t xml:space="preserve">בהמה'</w:t>
        </w:r>
      </w:ins>
      <w:del w:id="90329" w:author="עורך - פרקים א-ב" w:date="2026-10-05T11:51:54Z">
        <w:r w:rsidR="00335950">
          <w:rPr>
            <w:rtl/>
          </w:rPr>
          <w:delText xml:space="preserve">בהמה</w:delText>
        </w:r>
      </w:del>
      <w:r w:rsidR="00F63065">
        <w:rPr>
          <w:rtl/>
        </w:rPr>
        <w:t xml:space="preserve"> </w:t>
      </w:r>
      <w:ins w:id="90326" w:author="עורך - פרקים א-ב" w:date="2026-10-05T11:51:54Z">
        <w:r>
          <w:rPr>
            <w:rFonts w:hint="cs"/>
            <w:rtl/>
          </w:rPr>
          <w:t xml:space="preserve">- שגַר</w:t>
        </w:r>
      </w:ins>
      <w:del w:id="90327" w:author="עורך - פרקים א-ב" w:date="2026-10-05T11:51:54Z">
        <w:r w:rsidR="00645A91">
          <w:rPr>
            <w:rFonts w:hint="cs"/>
            <w:rtl/>
          </w:rPr>
          <w:delText xml:space="preserve">-</w:delText>
        </w:r>
        <w:r w:rsidR="00F63065">
          <w:rPr>
            <w:rtl/>
          </w:rPr>
          <w:delText xml:space="preserve">שג</w:delText>
        </w:r>
        <w:r w:rsidR="00645A91">
          <w:rPr>
            <w:rFonts w:hint="cs"/>
            <w:rtl/>
          </w:rPr>
          <w:delText xml:space="preserve">ַ</w:delText>
        </w:r>
        <w:r w:rsidR="00F63065">
          <w:rPr>
            <w:rtl/>
          </w:rPr>
          <w:delText xml:space="preserve">ר</w:delText>
        </w:r>
      </w:del>
      <w:r w:rsidR="00F63065">
        <w:rPr>
          <w:rtl/>
        </w:rPr>
        <w:t xml:space="preserve">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</w:t>
      </w:r>
      <w:ins w:id="90348" w:author="עורך - פרקים א-ב" w:date="2026-10-05T11:51:54Z">
        <w:r>
          <w:rPr>
            <w:rStyle w:val="afffffe"/>
            <w:rFonts w:hint="cs"/>
            <w:rtl/>
          </w:rPr>
          <w:t xml:space="preserve">בו</w:t>
        </w:r>
        <w:r>
          <w:rPr>
            <w:rFonts w:hint="cs"/>
            <w:rtl/>
          </w:rPr>
          <w:t xml:space="preserve"> </w:t>
        </w:r>
      </w:ins>
      <w:r>
        <w:rPr>
          <w:rFonts w:hint="cs"/>
          <w:rtl/>
        </w:rPr>
        <w:t xml:space="preserve">חולין </w:t>
      </w:r>
      <w:ins w:id="90346" w:author="עורך - פרקים א-ב" w:date="2026-10-05T11:51:54Z">
        <w:r>
          <w:rPr>
            <w:rtl/>
          </w:rPr>
          <w:t xml:space="preserve">קוראים</w:t>
        </w:r>
      </w:ins>
      <w:del w:id="90347" w:author="עורך - פרקים א-ב" w:date="2026-10-05T11:51:54Z">
        <w:r w:rsidR="00F63065">
          <w:rPr>
            <w:rtl/>
          </w:rPr>
          <w:delText xml:space="preserve">קרינא</w:delText>
        </w:r>
      </w:del>
      <w:r w:rsidR="00F63065">
        <w:rPr>
          <w:rtl/>
        </w:rPr>
        <w:t xml:space="preserve"> בבהמה </w:t>
      </w:r>
      <w:r w:rsidR="00C42678">
        <w:rPr>
          <w:rFonts w:hint="cs"/>
          <w:rtl/>
        </w:rPr>
        <w:t>'</w:t>
      </w:r>
      <w:ins w:id="90019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20" w:author="מנוע סמנטי" w:date="2026-10-05T11:39:44Z">
        <w:r w:rsidR="00F63065">
          <w:rPr>
            <w:rtl/>
          </w:rPr>
          <w:delText xml:space="preserve">כל בכור</w:delText>
        </w:r>
      </w:del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ins w:id="90344" w:author="עורך - פרקים א-ב" w:date="2026-10-05T11:51:54Z">
        <w:r>
          <w:rPr>
            <w:rFonts w:hint="cs"/>
            <w:rtl/>
          </w:rPr>
          <w:t xml:space="preserve">שמעורב</w:t>
        </w:r>
      </w:ins>
      <w:del w:id="90345" w:author="עורך - פרקים א-ב" w:date="2026-10-05T11:51:54Z">
        <w:r>
          <w:rPr>
            <w:rFonts w:hint="cs"/>
            <w:rtl/>
          </w:rPr>
          <w:delText xml:space="preserve">דמעורב</w:delText>
        </w:r>
      </w:del>
      <w:r>
        <w:rPr>
          <w:rFonts w:hint="cs"/>
          <w:rtl/>
        </w:rPr>
        <w:t xml:space="preserve">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342" w:author="עורך - פרקים א-ב" w:date="2026-10-05T11:51:54Z">
        <w:r>
          <w:rPr>
            <w:rtl/>
          </w:rPr>
          <w:t xml:space="preserve">קוראים</w:t>
        </w:r>
      </w:ins>
      <w:del w:id="90343" w:author="עורך - פרקים א-ב" w:date="2026-10-05T11:51:54Z">
        <w:r w:rsidR="00F63065">
          <w:rPr>
            <w:rtl/>
          </w:rPr>
          <w:delText xml:space="preserve">קרינא</w:delText>
        </w:r>
      </w:del>
      <w:r w:rsidR="00F63065">
        <w:rPr>
          <w:rtl/>
        </w:rPr>
        <w:t xml:space="preserve">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ins w:id="90017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18" w:author="מנוע סמנטי" w:date="2026-10-05T11:39:44Z">
        <w:r w:rsidR="00F63065">
          <w:rPr>
            <w:rtl/>
          </w:rPr>
          <w:delText xml:space="preserve">כל בכור</w:delText>
        </w:r>
      </w:del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363" w:author="עורך - פרקים א-ב" w:date="2026-10-05T11:51:54Z">
        <w:r>
          <w:rPr>
            <w:rtl/>
          </w:rPr>
          <w:t xml:space="preserve">נכנס</w:t>
        </w:r>
      </w:ins>
      <w:del w:id="90364" w:author="עורך - פרקים א-ב" w:date="2026-10-05T11:51:54Z">
        <w:r w:rsidR="00F63065">
          <w:rPr>
            <w:rtl/>
          </w:rPr>
          <w:delText xml:space="preserve">על</w:delText>
        </w:r>
      </w:del>
      <w:r w:rsidR="00F63065">
        <w:rPr>
          <w:rtl/>
        </w:rPr>
        <w:t xml:space="preserve"> </w:t>
      </w:r>
      <w:ins w:id="90361" w:author="עורך - פרקים א-ב" w:date="2026-10-05T11:51:54Z">
        <w:r>
          <w:rPr>
            <w:rtl/>
          </w:rPr>
          <w:t xml:space="preserve">לבית</w:t>
        </w:r>
      </w:ins>
      <w:del w:id="90362" w:author="עורך - פרקים א-ב" w:date="2026-10-05T11:51:54Z">
        <w:r w:rsidR="00F63065">
          <w:rPr>
            <w:rtl/>
          </w:rPr>
          <w:delText xml:space="preserve">לבי</w:delText>
        </w:r>
      </w:del>
      <w:r w:rsidR="00F63065">
        <w:rPr>
          <w:rtl/>
        </w:rPr>
        <w:t xml:space="preserve"> </w:t>
      </w:r>
      <w:ins w:id="90359" w:author="עורך - פרקים א-ב" w:date="2026-10-05T11:51:54Z">
        <w:r>
          <w:rPr>
            <w:rtl/>
          </w:rPr>
          <w:t xml:space="preserve">המדרש,</w:t>
        </w:r>
      </w:ins>
      <w:del w:id="90360" w:author="עורך - פרקים א-ב" w:date="2026-10-05T11:51:54Z">
        <w:r w:rsidR="00F63065">
          <w:rPr>
            <w:rtl/>
          </w:rPr>
          <w:delText xml:space="preserve">מדרשא,</w:delText>
        </w:r>
      </w:del>
      <w:r w:rsidR="00F63065">
        <w:rPr>
          <w:rtl/>
        </w:rPr>
        <w:t xml:space="preserve"> </w:t>
      </w:r>
      <w:ins w:id="90357" w:author="עורך - פרקים א-ב" w:date="2026-10-05T11:51:54Z">
        <w:r>
          <w:rPr>
            <w:rFonts w:hint="cs"/>
            <w:rtl/>
          </w:rPr>
          <w:t xml:space="preserve">ומצא</w:t>
        </w:r>
      </w:ins>
      <w:del w:id="90358" w:author="עורך - פרקים א-ב" w:date="2026-10-05T11:51:54Z">
        <w:r w:rsidR="00335950">
          <w:rPr>
            <w:rFonts w:hint="cs"/>
            <w:rtl/>
          </w:rPr>
          <w:delText xml:space="preserve">ומצאו</w:delText>
        </w:r>
      </w:del>
      <w:r w:rsidR="00335950">
        <w:rPr>
          <w:rFonts w:hint="cs"/>
          <w:rtl/>
        </w:rPr>
        <w:t xml:space="preserve"> </w:t>
      </w:r>
      <w:ins w:id="90355" w:author="עורך - פרקים א-ב" w:date="2026-10-05T11:51:54Z">
        <w:r>
          <w:rPr>
            <w:rStyle w:val="2fb"/>
            <w:rtl/>
          </w:rPr>
          <w:t xml:space="preserve">את ר'</w:t>
        </w:r>
      </w:ins>
      <w:del w:id="90356" w:author="עורך - פרקים א-ב" w:date="2026-10-05T11:51:54Z">
        <w:r w:rsidR="00F63065">
          <w:rPr>
            <w:rStyle w:val="2fb"/>
            <w:rtl/>
          </w:rPr>
          <w:delText xml:space="preserve">לרבי</w:delText>
        </w:r>
      </w:del>
      <w:r w:rsidR="00F63065">
        <w:rPr>
          <w:rStyle w:val="2fb"/>
          <w:rtl/>
        </w:rPr>
        <w:t xml:space="preserve">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0353" w:author="עורך - פרקים א-ב" w:date="2026-10-05T11:51:54Z">
        <w:r>
          <w:rPr>
            <w:rtl/>
          </w:rPr>
          <w:t xml:space="preserve">אמרו</w:t>
        </w:r>
      </w:ins>
      <w:del w:id="90354" w:author="עורך - פרקים א-ב" w:date="2026-10-05T11:51:54Z">
        <w:r w:rsidR="00F63065">
          <w:rPr>
            <w:rtl/>
          </w:rPr>
          <w:delText xml:space="preserve">אמור</w:delText>
        </w:r>
      </w:del>
      <w:r w:rsidR="00F63065">
        <w:rPr>
          <w:rtl/>
        </w:rPr>
        <w:t xml:space="preserve"> רבנן </w:t>
      </w:r>
      <w:ins w:id="90351" w:author="עורך - פרקים א-ב" w:date="2026-10-05T11:51:54Z">
        <w:r>
          <w:rPr>
            <w:rtl/>
          </w:rPr>
          <w:t xml:space="preserve">בבית</w:t>
        </w:r>
      </w:ins>
      <w:del w:id="90352" w:author="עורך - פרקים א-ב" w:date="2026-10-05T11:51:54Z">
        <w:r w:rsidR="00F63065">
          <w:rPr>
            <w:rtl/>
          </w:rPr>
          <w:delText xml:space="preserve">בי</w:delText>
        </w:r>
      </w:del>
      <w:r w:rsidR="00F63065">
        <w:rPr>
          <w:rtl/>
        </w:rPr>
        <w:t xml:space="preserve"> </w:t>
      </w:r>
      <w:ins w:id="90349" w:author="עורך - פרקים א-ב" w:date="2026-10-05T11:51:54Z">
        <w:r>
          <w:rPr>
            <w:rtl/>
          </w:rPr>
          <w:t xml:space="preserve">המדרש?</w:t>
        </w:r>
      </w:ins>
      <w:del w:id="90350" w:author="עורך - פרקים א-ב" w:date="2026-10-05T11:51:54Z">
        <w:r w:rsidR="00F63065">
          <w:rPr>
            <w:rtl/>
          </w:rPr>
          <w:delText xml:space="preserve">מדרשא?</w:delText>
        </w:r>
      </w:del>
      <w:r w:rsidR="00F63065">
        <w:rPr>
          <w:rtl/>
        </w:rPr>
        <w:t xml:space="preserve">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>
      <w:pPr>
        <w:pStyle w:val="38"/>
        <w:rPr>
          <w:ins w:id="93440" w:author="עורך - פרקים א-ב" w:date="2026-10-05T11:51:54Z"/>
        </w:rPr>
      </w:pPr>
      <w:r>
        <w:t xml:space="preserve">והדתנן:</w:t>
      </w:r>
    </w:p>
    <w:p w14:paraId="043F0AA4" w14:textId="77777777" w:rsidR="00645A91" w:rsidRDefault="00F63065" w:rsidP="00F63065">
      <w:pPr>
        <w:rPr>
          <w:rtl/>
        </w:rPr>
      </w:pPr>
      <w:del w:id="93441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ins w:id="90367" w:author="עורך - פרקים א-ב" w:date="2026-10-05T11:51:54Z">
        <w:r>
          <w:rPr>
            <w:rtl/>
          </w:rPr>
          <w:t xml:space="preserve">-</w:t>
        </w:r>
      </w:ins>
      <w:del w:id="90368" w:author="עורך - פרקים א-ב" w:date="2026-10-05T11:51:54Z">
        <w:r w:rsidR="00645A91">
          <w:rPr>
            <w:rtl/>
          </w:rPr>
          <w:delText xml:space="preserve">–</w:delText>
        </w:r>
      </w:del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</w:t>
      </w:r>
      <w:ins w:id="90365" w:author="עורך - פרקים א-ב" w:date="2026-10-05T11:51:54Z">
        <w:r>
          <w:rPr>
            <w:rtl/>
          </w:rPr>
          <w:t xml:space="preserve">הוא</w:t>
        </w:r>
      </w:ins>
      <w:del w:id="90366" w:author="עורך - פרקים א-ב" w:date="2026-10-05T11:51:54Z">
        <w:r w:rsidR="00F63065">
          <w:rPr>
            <w:rtl/>
          </w:rPr>
          <w:delText xml:space="preserve">הוי</w:delText>
        </w:r>
      </w:del>
      <w:r w:rsidR="00F63065">
        <w:rPr>
          <w:rtl/>
        </w:rPr>
        <w:t xml:space="preserve">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 xml:space="preserve">מום </w:t>
      </w:r>
      <w:ins w:id="90379" w:author="עורך - פרקים א-ב" w:date="2026-10-05T11:51:54Z">
        <w:r>
          <w:rPr>
            <w:rtl/>
          </w:rPr>
          <w:t xml:space="preserve">קל</w:t>
        </w:r>
      </w:ins>
      <w:del w:id="90380" w:author="עורך - פרקים א-ב" w:date="2026-10-05T11:51:54Z">
        <w:r>
          <w:rPr>
            <w:rtl/>
          </w:rPr>
          <w:delText xml:space="preserve">קל</w:delText>
        </w:r>
        <w:r w:rsidR="00C675D6">
          <w:rPr>
            <w:rFonts w:hint="cs"/>
            <w:rtl/>
          </w:rPr>
          <w:delText xml:space="preserve">-</w:delText>
        </w:r>
      </w:del>
      <w:r>
        <w:rPr>
          <w:rtl/>
        </w:rPr>
        <w:t xml:space="preserve"> </w:t>
      </w:r>
      <w:ins w:id="90377" w:author="עורך - פרקים א-ב" w:date="2026-10-05T11:51:54Z">
        <w:r>
          <w:rPr>
            <w:rtl/>
          </w:rPr>
          <w:t xml:space="preserve">- קמ"ל</w:t>
        </w:r>
      </w:ins>
      <w:del w:id="90378" w:author="עורך - פרקים א-ב" w:date="2026-10-05T11:51:54Z">
        <w:r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מ"ל</w:delText>
        </w:r>
        <w:r>
          <w:rPr>
            <w:rtl/>
          </w:rPr>
          <w:delText xml:space="preserve">:</w:delText>
        </w:r>
      </w:del>
      <w:ins w:id="90105" w:author="מנוע מכני" w:date="2026-10-05T11:32:12Z"/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ins w:id="90375" w:author="עורך - פרקים א-ב" w:date="2026-10-05T11:51:54Z">
        <w:r>
          <w:rPr>
            <w:rFonts w:hint="cs"/>
            <w:rtl/>
          </w:rPr>
          <w:t xml:space="preserve">[שאפי'</w:t>
        </w:r>
      </w:ins>
      <w:del w:id="90376" w:author="עורך - פרקים א-ב" w:date="2026-10-05T11:51:54Z">
        <w:r w:rsidR="00C675D6">
          <w:rPr>
            <w:rFonts w:hint="cs"/>
            <w:rtl/>
          </w:rPr>
          <w:delText xml:space="preserve">[דאפי'</w:delText>
        </w:r>
      </w:del>
      <w:r w:rsidR="00C675D6">
        <w:rPr>
          <w:rFonts w:hint="cs"/>
          <w:rtl/>
        </w:rPr>
        <w:t xml:space="preserve"> בשותפות </w:t>
      </w:r>
      <w:ins w:id="90373" w:author="עורך - פרקים א-ב" w:date="2026-10-05T11:51:54Z">
        <w:r>
          <w:rPr>
            <w:rFonts w:hint="cs"/>
            <w:rtl/>
          </w:rPr>
          <w:t xml:space="preserve">באוזן],</w:t>
        </w:r>
      </w:ins>
      <w:del w:id="90374" w:author="עורך - פרקים א-ב" w:date="2026-10-05T11:51:54Z">
        <w:r w:rsidR="00C675D6">
          <w:rPr>
            <w:rFonts w:hint="cs"/>
            <w:rtl/>
          </w:rPr>
          <w:delText xml:space="preserve">באוזן]</w:delText>
        </w:r>
      </w:del>
      <w:r>
        <w:rPr>
          <w:rtl/>
        </w:rPr>
        <w:t xml:space="preserve"> </w:t>
      </w:r>
      <w:ins w:id="90371" w:author="עורך - פרקים א-ב" w:date="2026-10-05T11:51:54Z">
        <w:r>
          <w:rPr>
            <w:rtl/>
          </w:rPr>
          <w:t xml:space="preserve">ולהוציא</w:t>
        </w:r>
      </w:ins>
      <w:del w:id="90372" w:author="עורך - פרקים א-ב" w:date="2026-10-05T11:51:54Z">
        <w:r>
          <w:rPr>
            <w:rtl/>
          </w:rPr>
          <w:delText xml:space="preserve">ולאפוקי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ins w:id="90369" w:author="עורך - פרקים א-ב" w:date="2026-10-05T11:51:54Z">
        <w:r>
          <w:rPr>
            <w:rStyle w:val="2fb"/>
            <w:rtl/>
          </w:rPr>
          <w:t xml:space="preserve">ורבא [שצריך</w:t>
        </w:r>
      </w:ins>
      <w:del w:id="90370" w:author="עורך - פרקים א-ב" w:date="2026-10-05T11:51:54Z">
        <w:r>
          <w:rPr>
            <w:rStyle w:val="2fb"/>
            <w:rtl/>
          </w:rPr>
          <w:delText xml:space="preserve">ורבא</w:delText>
        </w:r>
        <w:r w:rsidR="00C675D6">
          <w:rPr>
            <w:rFonts w:hint="cs"/>
            <w:rtl/>
          </w:rPr>
          <w:delText xml:space="preserve">[דבעי'</w:delText>
        </w:r>
      </w:del>
      <w:r w:rsidR="00C675D6">
        <w:rPr>
          <w:rFonts w:hint="cs"/>
          <w:rtl/>
        </w:rPr>
        <w:t xml:space="preserve">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 xml:space="preserve">מום </w:t>
      </w:r>
      <w:ins w:id="90392" w:author="עורך - פרקים א-ב" w:date="2026-10-05T11:51:54Z">
        <w:r>
          <w:rPr>
            <w:rtl/>
          </w:rPr>
          <w:t xml:space="preserve">קבוע</w:t>
        </w:r>
      </w:ins>
      <w:del w:id="90393" w:author="עורך - פרקים א-ב" w:date="2026-10-05T11:51:54Z">
        <w:r>
          <w:rPr>
            <w:rtl/>
          </w:rPr>
          <w:delText xml:space="preserve">קבוע</w:delText>
        </w:r>
        <w:r w:rsidR="00C675D6">
          <w:rPr>
            <w:rFonts w:hint="cs"/>
            <w:rtl/>
          </w:rPr>
          <w:delText xml:space="preserve">-</w:delText>
        </w:r>
      </w:del>
      <w:r>
        <w:rPr>
          <w:rtl/>
        </w:rPr>
        <w:t xml:space="preserve"> </w:t>
      </w:r>
      <w:ins w:id="90390" w:author="עורך - פרקים א-ב" w:date="2026-10-05T11:51:54Z">
        <w:r>
          <w:rPr>
            <w:rtl/>
          </w:rPr>
          <w:t xml:space="preserve">-</w:t>
        </w:r>
      </w:ins>
      <w:del w:id="90391" w:author="עורך - פרקים א-ב" w:date="2026-10-05T11:51:54Z">
        <w:r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מ"ל</w:delText>
        </w:r>
      </w:del>
      <w:ins w:id="90111" w:author="מנוע מכני" w:date="2026-10-05T11:32:12Z"/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ins w:id="90388" w:author="עורך - פרקים א-ב" w:date="2026-10-05T11:51:54Z">
        <w:r>
          <w:rPr>
            <w:rStyle w:val="afffffe"/>
            <w:rtl/>
          </w:rPr>
          <w:t xml:space="preserve">מה</w:t>
        </w:r>
      </w:ins>
      <w:del w:id="90389" w:author="עורך - פרקים א-ב" w:date="2026-10-05T11:51:54Z">
        <w:r>
          <w:rPr>
            <w:rtl/>
          </w:rPr>
          <w:delText xml:space="preserve">דכיון</w:delText>
        </w:r>
      </w:del>
      <w:r>
        <w:rPr>
          <w:rtl/>
        </w:rPr>
        <w:t xml:space="preserve"> </w:t>
      </w:r>
      <w:ins w:id="90386" w:author="עורך - פרקים א-ב" w:date="2026-10-05T11:51:54Z">
        <w:r>
          <w:rPr>
            <w:rtl/>
          </w:rPr>
          <w:t xml:space="preserve">קמ"ל?</w:t>
        </w:r>
      </w:ins>
      <w:del w:id="90387" w:author="עורך - פרקים א-ב" w:date="2026-10-05T11:51:54Z">
        <w:r>
          <w:rPr>
            <w:rtl/>
          </w:rPr>
          <w:delText xml:space="preserve">דאישתני</w:delText>
        </w:r>
      </w:del>
      <w:r>
        <w:rPr>
          <w:rtl/>
        </w:rPr>
        <w:t xml:space="preserve"> </w:t>
      </w:r>
      <w:ins w:id="90384" w:author="עורך - פרקים א-ב" w:date="2026-10-05T11:51:54Z">
        <w:r>
          <w:rPr>
            <w:rtl/>
          </w:rPr>
          <w:t xml:space="preserve">שכיון</w:t>
        </w:r>
      </w:ins>
      <w:del w:id="90385" w:author="עורך - פרקים א-ב" w:date="2026-10-05T11:51:54Z">
        <w:r>
          <w:rPr>
            <w:rtl/>
          </w:rPr>
          <w:delText xml:space="preserve">הו</w:delText>
        </w:r>
        <w:r w:rsidR="00C675D6">
          <w:rPr>
            <w:rFonts w:hint="cs"/>
            <w:rtl/>
          </w:rPr>
          <w:delText xml:space="preserve">"ל</w:delText>
        </w:r>
      </w:del>
      <w:r w:rsidR="00C675D6">
        <w:rPr>
          <w:rFonts w:hint="cs"/>
          <w:rtl/>
        </w:rPr>
        <w:t xml:space="preserve"> </w:t>
      </w:r>
      <w:ins w:id="90382" w:author="עורך - פרקים א-ב" w:date="2026-10-05T11:51:54Z">
        <w:r>
          <w:rPr>
            <w:rFonts w:hint="cs"/>
            <w:rtl/>
          </w:rPr>
          <w:t xml:space="preserve">שנשתנה</w:t>
        </w:r>
      </w:ins>
      <w:del w:id="90383" w:author="עורך - פרקים א-ב" w:date="2026-10-05T11:51:54Z">
        <w:r w:rsidR="00C675D6">
          <w:rPr>
            <w:rFonts w:hint="cs"/>
            <w:rtl/>
          </w:rPr>
          <w:delText xml:space="preserve">מום,</w:delText>
        </w:r>
      </w:del>
      <w:r>
        <w:rPr>
          <w:rtl/>
        </w:rPr>
        <w:t xml:space="preserve"> </w:t>
      </w:r>
      <w:ins w:id="90381" w:author="עורך - פרקים א-ב" w:date="2026-10-05T11:51:54Z">
        <w:r>
          <w:rPr>
            <w:rtl/>
          </w:rPr>
          <w:t xml:space="preserve">הרי הוא מום? </w:t>
        </w:r>
      </w:ins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ins w:id="90398" w:author="עורך - פרקים א-ב" w:date="2026-10-05T11:51:54Z">
        <w:r>
          <w:rPr>
            <w:rFonts w:hint="cs"/>
            <w:rtl/>
          </w:rPr>
          <w:t xml:space="preserve">הרי</w:t>
        </w:r>
      </w:ins>
      <w:del w:id="90399" w:author="עורך - פרקים א-ב" w:date="2026-10-05T11:51:54Z">
        <w:r>
          <w:rPr>
            <w:rFonts w:hint="cs"/>
            <w:rtl/>
          </w:rPr>
          <w:delText xml:space="preserve">הא</w:delText>
        </w:r>
      </w:del>
      <w:r>
        <w:rPr>
          <w:rFonts w:hint="cs"/>
          <w:rtl/>
        </w:rPr>
        <w:t xml:space="preserve"> כבר </w:t>
      </w:r>
      <w:ins w:id="90396" w:author="עורך - פרקים א-ב" w:date="2026-10-05T11:51:54Z">
        <w:r>
          <w:rPr>
            <w:rFonts w:hint="cs"/>
            <w:rtl/>
          </w:rPr>
          <w:t xml:space="preserve">שנינו:</w:t>
        </w:r>
      </w:ins>
      <w:del w:id="90397" w:author="עורך - פרקים א-ב" w:date="2026-10-05T11:51:54Z">
        <w:r>
          <w:rPr>
            <w:rFonts w:hint="cs"/>
            <w:rtl/>
          </w:rPr>
          <w:delText xml:space="preserve">תנינא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עינו אחת גדולה ואחת קטנה, </w:t>
      </w:r>
      <w:ins w:id="90394" w:author="עורך - פרקים א-ב" w:date="2026-10-05T11:51:54Z">
        <w:r>
          <w:rPr>
            <w:rtl/>
          </w:rPr>
          <w:t xml:space="preserve">ושנו:</w:t>
        </w:r>
      </w:ins>
      <w:del w:id="90395" w:author="עורך - פרקים א-ב" w:date="2026-10-05T11:51:54Z">
        <w:r w:rsidR="00F63065">
          <w:rPr>
            <w:rtl/>
          </w:rPr>
          <w:delText xml:space="preserve">ותנא</w:delText>
        </w:r>
        <w:r w:rsidR="00187977">
          <w:rPr>
            <w:rtl/>
          </w:rPr>
          <w:delText xml:space="preserve">:</w:delText>
        </w:r>
      </w:del>
      <w:r w:rsidR="00187977">
        <w:rPr>
          <w:rtl/>
        </w:rPr>
        <w:t xml:space="preserve">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ins w:id="90406" w:author="עורך - פרקים א-ב" w:date="2026-10-05T11:51:54Z">
        <w:r>
          <w:rPr>
            <w:rFonts w:hint="cs"/>
            <w:rtl/>
          </w:rPr>
          <w:t xml:space="preserve">הוא</w:t>
        </w:r>
      </w:ins>
      <w:del w:id="90407" w:author="עורך - פרקים א-ב" w:date="2026-10-05T11:51:54Z">
        <w:r>
          <w:rPr>
            <w:rFonts w:hint="cs"/>
            <w:rtl/>
          </w:rPr>
          <w:delText xml:space="preserve">הוי</w:delText>
        </w:r>
      </w:del>
      <w:r>
        <w:rPr>
          <w:rFonts w:hint="cs"/>
          <w:rtl/>
        </w:rPr>
        <w:t xml:space="preserve">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</w:t>
      </w:r>
      <w:ins w:id="90404" w:author="עורך - פרקים א-ב" w:date="2026-10-05T11:51:54Z">
        <w:r>
          <w:rPr>
            <w:rFonts w:hint="cs"/>
            <w:rtl/>
          </w:rPr>
          <w:t xml:space="preserve">שנשתנה,</w:t>
        </w:r>
      </w:ins>
      <w:del w:id="90405" w:author="עורך - פרקים א-ב" w:date="2026-10-05T11:51:54Z">
        <w:r>
          <w:rPr>
            <w:rFonts w:hint="cs"/>
            <w:rtl/>
          </w:rPr>
          <w:delText xml:space="preserve">דאישתני</w:delText>
        </w:r>
      </w:del>
      <w:r>
        <w:rPr>
          <w:rFonts w:hint="cs"/>
          <w:rtl/>
        </w:rPr>
        <w:t xml:space="preserve"> אלא מצד </w:t>
      </w:r>
      <w:ins w:id="90402" w:author="עורך - פרקים א-ב" w:date="2026-10-05T11:51:54Z">
        <w:r>
          <w:rPr>
            <w:rFonts w:hint="cs"/>
            <w:rtl/>
          </w:rPr>
          <w:t xml:space="preserve">שהוא</w:t>
        </w:r>
      </w:ins>
      <w:del w:id="90403" w:author="עורך - פרקים א-ב" w:date="2026-10-05T11:51:54Z">
        <w:r>
          <w:rPr>
            <w:rFonts w:hint="cs"/>
            <w:rtl/>
          </w:rPr>
          <w:delText xml:space="preserve">דה</w:delText>
        </w:r>
        <w:r>
          <w:rPr>
            <w:rFonts w:hint="cs"/>
            <w:rtl/>
          </w:rPr>
          <w:delText xml:space="preserve">ו"ל</w:delText>
        </w:r>
      </w:del>
      <w:ins w:id="90113" w:author="מנוע מכני" w:date="2026-10-05T11:32:12Z"/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ins w:id="90400" w:author="עורך - פרקים א-ב" w:date="2026-10-05T11:51:54Z">
        <w:r>
          <w:rPr>
            <w:rFonts w:hint="cs"/>
            <w:rtl/>
          </w:rPr>
          <w:t xml:space="preserve">שרוע [שאין</w:t>
        </w:r>
      </w:ins>
      <w:del w:id="90401" w:author="עורך - פרקים א-ב" w:date="2026-10-05T11:51:54Z">
        <w:r>
          <w:rPr>
            <w:rFonts w:hint="cs"/>
            <w:rtl/>
          </w:rPr>
          <w:delText xml:space="preserve">שרוע[שאין</w:delText>
        </w:r>
      </w:del>
      <w:r>
        <w:rPr>
          <w:rFonts w:hint="cs"/>
          <w:rtl/>
        </w:rPr>
        <w:t xml:space="preserve"> אבריה שווים]</w:t>
      </w:r>
    </w:p>
    <w:p>
      <w:pPr>
        <w:pStyle w:val="38"/>
        <w:rPr>
          <w:ins w:id="93442" w:author="עורך - פרקים א-ב" w:date="2026-10-05T11:51:54Z"/>
        </w:rPr>
      </w:pPr>
      <w:ins w:id="90115" w:author="מנוע מכני" w:date="2026-10-05T11:32:12Z">
        <w:ins w:id="90412" w:author="עורך - פרקים א-ב" w:date="2026-10-05T11:51:54Z">
          <w:r>
            <w:t xml:space="preserve">כך</w:t>
          </w:r>
        </w:ins>
        <w:del w:id="90413" w:author="עורך - פרקים א-ב" w:date="2026-10-05T11:51:54Z">
          <w:r>
            <w:delText xml:space="preserve">ה"נ</w:delText>
          </w:r>
        </w:del>
      </w:ins>
      <w:del w:id="90116" w:author="מנוע מכני" w:date="2026-10-05T11:32:12Z">
        <w:r>
          <w:delText xml:space="preserve">ה''נ</w:delText>
        </w:r>
      </w:del>
      <w:r>
        <w:t xml:space="preserve"> </w:t>
      </w:r>
      <w:ins w:id="98355" w:author="מנוע מכני" w:date="2026-10-05T11:32:12Z">
        <w:ins w:id="90410" w:author="עורך - פרקים א-ב" w:date="2026-10-05T11:51:54Z">
          <w:r>
            <w:t xml:space="preserve">גם</w:t>
          </w:r>
        </w:ins>
        <w:del w:id="90411" w:author="עורך - פרקים א-ב" w:date="2026-10-05T11:51:54Z">
          <w:r>
            <w:delText xml:space="preserve">מסתבר</w:delText>
          </w:r>
        </w:del>
      </w:ins>
      <w:del w:id="98356" w:author="מנוע מכני" w:date="2026-10-05T11:32:12Z">
        <w:r>
          <w:delText xml:space="preserve">מסתברא</w:delText>
        </w:r>
      </w:del>
      <w:r>
        <w:t xml:space="preserve"> </w:t>
      </w:r>
    </w:p>
    <w:p w14:paraId="056DD6E7" w14:textId="77777777" w:rsidR="00C675D6" w:rsidRDefault="00C675D6" w:rsidP="00C675D6">
      <w:pPr>
        <w:rPr>
          <w:rtl/>
        </w:rPr>
      </w:pPr>
      <w:ins w:id="90408" w:author="עורך - פרקים א-ב" w:date="2026-10-05T11:51:54Z">
        <w:r>
          <w:rPr>
            <w:rtl/>
          </w:rPr>
          <w:t xml:space="preserve">מסתבר,</w:t>
        </w:r>
        <w:r>
          <w:rPr>
            <w:rtl/>
          </w:rPr>
          <w:t xml:space="preserve"> ששנינו:</w:t>
        </w:r>
      </w:ins>
      <w:del w:id="90409" w:author="עורך - פרקים א-ב" w:date="2026-10-05T11:51:54Z">
        <w:r w:rsidR="00F63065">
          <w:rPr>
            <w:rtl/>
          </w:rPr>
          <w:delText xml:space="preserve">דתנן</w:delText>
        </w:r>
        <w:r w:rsidR="00F63065">
          <w:rPr>
            <w:rtl/>
          </w:rPr>
          <w:delText xml:space="preserve">:</w:delText>
        </w:r>
      </w:del>
      <w:r w:rsidR="00F63065">
        <w:rPr>
          <w:rtl/>
        </w:rPr>
        <w:t xml:space="preserve">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ins w:id="90416" w:author="עורך - פרקים א-ב" w:date="2026-10-05T11:51:54Z">
        <w:r>
          <w:rPr>
            <w:rtl/>
          </w:rPr>
          <w:t xml:space="preserve">אצל</w:t>
        </w:r>
      </w:ins>
      <w:del w:id="90417" w:author="עורך - פרקים א-ב" w:date="2026-10-05T11:51:54Z">
        <w:r>
          <w:rPr>
            <w:rtl/>
          </w:rPr>
          <w:delText xml:space="preserve">גבי</w:delText>
        </w:r>
      </w:del>
      <w:r>
        <w:rPr>
          <w:rtl/>
        </w:rPr>
        <w:t xml:space="preserve">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021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022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ins w:id="90414" w:author="עורך - פרקים א-ב" w:date="2026-10-05T11:51:54Z">
          <w:r>
            <w:rPr>
              <w:rtl/>
            </w:rPr>
            <w:t xml:space="preserve">שצריך</w:t>
          </w:r>
        </w:ins>
        <w:del w:id="90415" w:author="עורך - פרקים א-ב" w:date="2026-10-05T11:51:54Z">
          <w:r>
            <w:rPr>
              <w:rtl/>
            </w:rPr>
            <w:delText xml:space="preserve">דצריך</w:delText>
          </w:r>
          <w:r w:rsidR="00F63065">
            <w:rPr>
              <w:rtl/>
            </w:rPr>
            <w:delText xml:space="preserve">,</w:delText>
          </w:r>
        </w:del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ins w:id="90418" w:author="עורך - פרקים א-ב" w:date="2026-10-05T11:51:54Z">
        <w:r>
          <w:rPr>
            <w:rtl/>
          </w:rPr>
          <w:t xml:space="preserve">אינו</w:t>
        </w:r>
      </w:ins>
      <w:del w:id="90419" w:author="עורך - פרקים א-ב" w:date="2026-10-05T11:51:54Z">
        <w:r w:rsidR="00187977">
          <w:rPr>
            <w:rtl/>
          </w:rPr>
          <w:delText xml:space="preserve">לא</w:delText>
        </w:r>
        <w:r w:rsidR="00187977">
          <w:rPr>
            <w:rtl/>
          </w:rPr>
          <w:delText xml:space="preserve"> הוי</w:delText>
        </w:r>
      </w:del>
      <w:r w:rsidR="00187977">
        <w:rPr>
          <w:rtl/>
        </w:rPr>
        <w:t xml:space="preserve">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ins w:id="90423" w:author="עורך - פרקים א-ב" w:date="2026-10-05T11:51:54Z">
        <w:r>
          <w:rPr>
            <w:rFonts w:hint="cs"/>
            <w:rtl/>
          </w:rPr>
          <w:t xml:space="preserve">שלעולם</w:t>
        </w:r>
      </w:ins>
      <w:del w:id="90424" w:author="עורך - פרקים א-ב" w:date="2026-10-05T11:51:54Z">
        <w:r>
          <w:rPr>
            <w:rFonts w:hint="cs"/>
            <w:rtl/>
          </w:rPr>
          <w:delText xml:space="preserve">דלעולם</w:delText>
        </w:r>
      </w:del>
      <w:r>
        <w:rPr>
          <w:rFonts w:hint="cs"/>
          <w:rtl/>
        </w:rPr>
        <w:t xml:space="preserve"> מצד שינוי </w:t>
      </w:r>
      <w:ins w:id="90537" w:author="מנוע סמנטי" w:date="2026-10-05T11:39:44Z">
        <w:r>
          <w:rPr>
            <w:rFonts w:hint="cs"/>
            <w:rtl/>
          </w:rPr>
          <w:t xml:space="preserve">שהוא</w:t>
        </w:r>
      </w:ins>
      <w:del w:id="90538" w:author="מנוע סמנטי" w:date="2026-10-05T11:39:44Z">
        <w:r>
          <w:rPr>
            <w:rFonts w:hint="cs"/>
            <w:rtl/>
          </w:rPr>
          <w:delText xml:space="preserve">דהוי</w:delText>
        </w:r>
      </w:del>
      <w:r>
        <w:rPr>
          <w:rFonts w:hint="cs"/>
          <w:rtl/>
        </w:rPr>
        <w:t xml:space="preserve"> </w:t>
      </w:r>
      <w:ins w:id="90421" w:author="עורך - פרקים א-ב" w:date="2026-10-05T11:51:54Z">
        <w:r>
          <w:rPr>
            <w:rFonts w:hint="cs"/>
            <w:rtl/>
          </w:rPr>
          <w:t xml:space="preserve">מום,</w:t>
        </w:r>
      </w:ins>
      <w:del w:id="90422" w:author="עורך - פרקים א-ב" w:date="2026-10-05T11:51:54Z">
        <w:r>
          <w:rPr>
            <w:rFonts w:hint="cs"/>
            <w:rtl/>
          </w:rPr>
          <w:delText xml:space="preserve">מום</w:delText>
        </w:r>
      </w:del>
      <w:r>
        <w:rPr>
          <w:rFonts w:hint="cs"/>
          <w:rtl/>
        </w:rPr>
        <w:t xml:space="preserve"> אבל בשתיהן גדולות אפשר מצד </w:t>
      </w:r>
      <w:ins w:id="90535" w:author="מנוע סמנטי" w:date="2026-10-05T11:39:44Z">
        <w:r>
          <w:rPr>
            <w:rFonts w:hint="cs"/>
            <w:rtl/>
          </w:rPr>
          <w:t xml:space="preserve">בריאות</w:t>
        </w:r>
      </w:ins>
      <w:del w:id="90536" w:author="מנוע סמנטי" w:date="2026-10-05T11:39:44Z">
        <w:r>
          <w:rPr>
            <w:rFonts w:hint="cs"/>
            <w:rtl/>
          </w:rPr>
          <w:delText xml:space="preserve">בריותא</w:delText>
        </w:r>
      </w:del>
      <w:r>
        <w:rPr>
          <w:rFonts w:hint="cs"/>
          <w:rtl/>
        </w:rPr>
        <w:t xml:space="preserve"> או </w:t>
      </w:r>
      <w:ins w:id="90533" w:author="מנוע סמנטי" w:date="2026-10-05T11:39:44Z">
        <w:r>
          <w:rPr>
            <w:rFonts w:hint="cs"/>
            <w:rtl/>
          </w:rPr>
          <w:t xml:space="preserve">רזון</w:t>
        </w:r>
      </w:ins>
      <w:del w:id="90534" w:author="מנוע סמנטי" w:date="2026-10-05T11:39:44Z">
        <w:r>
          <w:rPr>
            <w:rFonts w:hint="cs"/>
            <w:rtl/>
          </w:rPr>
          <w:delText xml:space="preserve">כחישותא</w:delText>
        </w:r>
      </w:del>
      <w:r>
        <w:rPr>
          <w:rFonts w:hint="cs"/>
          <w:rtl/>
        </w:rPr>
        <w:t xml:space="preserve"> </w:t>
      </w:r>
      <w:ins w:id="90420" w:author="עורך - פרקים א-ב" w:date="2026-10-05T11:51:54Z">
        <w:r>
          <w:rPr>
            <w:rStyle w:val="afffffe"/>
            <w:rFonts w:hint="cs"/>
            <w:rtl/>
          </w:rPr>
          <w:t xml:space="preserve">יתירים</w:t>
        </w:r>
        <w:r>
          <w:rPr>
            <w:rFonts w:hint="cs"/>
            <w:rtl/>
          </w:rPr>
          <w:t xml:space="preserve"> </w:t>
        </w:r>
      </w:ins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>
      <w:pPr>
        <w:pStyle w:val="afffff8"/>
        <w:rPr>
          <w:ins w:id="93516" w:author="עורך - פרקים א-ב" w:date="2026-10-05T11:51:54Z"/>
        </w:rPr>
      </w:pPr>
      <w:ins w:id="93517" w:author="עורך - פרקים א-ב" w:date="2026-10-05T11:51:54Z">
        <w:r>
          <w:rPr>
            <w:color w:val="7B3F00"/>
          </w:rPr>
          <w:t xml:space="preserve">מעשים בשותפות נכרי בבכורות</w:t>
        </w:r>
      </w:ins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</w:t>
      </w:r>
      <w:ins w:id="90435" w:author="עורך - פרקים א-ב" w:date="2026-10-05T11:51:54Z">
        <w:r>
          <w:rPr>
            <w:rFonts w:hint="cs"/>
            <w:rtl/>
          </w:rPr>
          <w:t xml:space="preserve">הולדות,</w:t>
        </w:r>
      </w:ins>
      <w:del w:id="90436" w:author="עורך - פרקים א-ב" w:date="2026-10-05T11:51:54Z">
        <w:r>
          <w:rPr>
            <w:rFonts w:hint="cs"/>
            <w:rtl/>
          </w:rPr>
          <w:lastRenderedPageBreak/>
          <w:delText xml:space="preserve">הולדות</w:delText>
        </w:r>
      </w:del>
      <w:r>
        <w:rPr>
          <w:rFonts w:hint="cs"/>
          <w:rtl/>
        </w:rPr>
        <w:lastRenderedPageBreak/>
        <w:t xml:space="preserve">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</w:t>
      </w:r>
      <w:ins w:id="90433" w:author="עורך - פרקים א-ב" w:date="2026-10-05T11:51:54Z">
        <w:r>
          <w:rPr>
            <w:rFonts w:hint="cs"/>
            <w:rtl/>
          </w:rPr>
          <w:t xml:space="preserve">חייבת,</w:t>
        </w:r>
      </w:ins>
      <w:del w:id="90434" w:author="עורך - פרקים א-ב" w:date="2026-10-05T11:51:54Z">
        <w:r>
          <w:rPr>
            <w:rFonts w:hint="cs"/>
            <w:rtl/>
          </w:rPr>
          <w:lastRenderedPageBreak/>
          <w:delText xml:space="preserve">חייבת</w:delText>
        </w:r>
      </w:del>
      <w:r>
        <w:rPr>
          <w:rFonts w:hint="cs"/>
          <w:rtl/>
        </w:rPr>
        <w:lastRenderedPageBreak/>
        <w:t xml:space="preserve">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ins w:id="90431" w:author="עורך - פרקים א-ב" w:date="2026-10-05T11:51:54Z">
        <w:r>
          <w:rPr>
            <w:rFonts w:hint="cs"/>
            <w:rtl/>
          </w:rPr>
          <w:t xml:space="preserve">שלא</w:t>
        </w:r>
      </w:ins>
      <w:del w:id="90432" w:author="עורך - פרקים א-ב" w:date="2026-10-05T11:51:54Z">
        <w:r w:rsidR="003D0E8E">
          <w:rPr>
            <w:rFonts w:hint="cs"/>
            <w:rtl/>
          </w:rPr>
          <w:delText xml:space="preserve">דלא</w:delText>
        </w:r>
      </w:del>
      <w:r w:rsidR="003D0E8E">
        <w:rPr>
          <w:rFonts w:hint="cs"/>
          <w:rtl/>
        </w:rPr>
        <w:t xml:space="preserve"> </w:t>
      </w:r>
      <w:ins w:id="90429" w:author="עורך - פרקים א-ב" w:date="2026-10-05T11:51:54Z">
        <w:r>
          <w:rPr>
            <w:rFonts w:hint="cs"/>
            <w:rtl/>
          </w:rPr>
          <w:t xml:space="preserve">חוששים</w:t>
        </w:r>
      </w:ins>
      <w:del w:id="90430" w:author="עורך - פרקים א-ב" w:date="2026-10-05T11:51:54Z">
        <w:r w:rsidR="003D0E8E">
          <w:rPr>
            <w:rFonts w:hint="cs"/>
            <w:rtl/>
          </w:rPr>
          <w:delText xml:space="preserve">חיישי</w:delText>
        </w:r>
      </w:del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0427" w:author="עורך - פרקים א-ב" w:date="2026-10-05T11:51:54Z">
        <w:r>
          <w:rPr>
            <w:rFonts w:hint="cs"/>
            <w:rtl/>
          </w:rPr>
          <w:t xml:space="preserve">ששותפות</w:t>
        </w:r>
      </w:ins>
      <w:del w:id="90428" w:author="עורך - פרקים א-ב" w:date="2026-10-05T11:51:54Z">
        <w:r>
          <w:rPr>
            <w:rFonts w:hint="cs"/>
            <w:rtl/>
          </w:rPr>
          <w:delText xml:space="preserve">שותפות</w:delText>
        </w:r>
      </w:del>
      <w:r>
        <w:rPr>
          <w:rFonts w:hint="cs"/>
          <w:rtl/>
        </w:rPr>
        <w:t xml:space="preserve"> </w:t>
      </w:r>
      <w:ins w:id="90425" w:author="עורך - פרקים א-ב" w:date="2026-10-05T11:51:54Z">
        <w:r>
          <w:rPr>
            <w:rFonts w:hint="cs"/>
            <w:rtl/>
          </w:rPr>
          <w:t xml:space="preserve">עכו"ם</w:t>
        </w:r>
      </w:ins>
      <w:del w:id="90426" w:author="עורך - פרקים א-ב" w:date="2026-10-05T11:51:54Z">
        <w:r>
          <w:rPr>
            <w:rFonts w:hint="cs"/>
            <w:rtl/>
          </w:rPr>
          <w:delText xml:space="preserve">עכום</w:delText>
        </w:r>
      </w:del>
      <w:r>
        <w:rPr>
          <w:rFonts w:hint="cs"/>
          <w:rtl/>
        </w:rPr>
        <w:t xml:space="preserve">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>
      <w:pPr>
        <w:pStyle w:val="38"/>
        <w:rPr>
          <w:ins w:id="93443" w:author="עורך - פרקים א-ב" w:date="2026-10-05T11:51:54Z"/>
        </w:rPr>
      </w:pPr>
      <w:r>
        <w:t xml:space="preserve">רמ</w:t>
      </w:r>
      <w:ins w:id="90121" w:author="מנוע מכני" w:date="2026-10-05T11:32:12Z">
        <w:r>
          <w:t xml:space="preserve">ב"ר</w:t>
        </w:r>
      </w:ins>
    </w:p>
    <w:p w14:paraId="18DA6F82" w14:textId="77777777" w:rsidR="003D0E8E" w:rsidRDefault="003D0E8E" w:rsidP="003D0E8E">
      <w:pPr>
        <w:rPr>
          <w:rtl/>
        </w:rPr>
      </w:pPr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del w:id="93444" w:author="עורך - פרקים א-ב" w:date="2026-10-05T11:51:54Z">
        <w:r>
          <w:rPr>
            <w:rFonts w:hint="cs"/>
            <w:rtl/>
          </w:rPr>
          <w:delText xml:space="preserve"> </w:delText>
        </w:r>
      </w:del>
      <w:ins w:id="90449" w:author="עורך - פרקים א-ב" w:date="2026-10-05T11:51:54Z">
        <w:r>
          <w:rPr>
            <w:rFonts w:hint="cs"/>
            <w:rtl/>
          </w:rPr>
          <w:t xml:space="preserve">היתה</w:t>
        </w:r>
      </w:ins>
      <w:del w:id="90450" w:author="עורך - פרקים א-ב" w:date="2026-10-05T11:51:54Z">
        <w:r>
          <w:rPr>
            <w:rFonts w:hint="cs"/>
            <w:rtl/>
          </w:rPr>
          <w:delText xml:space="preserve">ה</w:delText>
        </w:r>
        <w:r>
          <w:rPr>
            <w:rFonts w:hint="cs"/>
            <w:rtl/>
          </w:rPr>
          <w:delText xml:space="preserve">ו"ל</w:delText>
        </w:r>
      </w:del>
      <w:ins w:id="90123" w:author="מנוע מכני" w:date="2026-10-05T11:32:12Z"/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ins w:id="90447" w:author="עורך - פרקים א-ב" w:date="2026-10-05T11:51:54Z">
        <w:r>
          <w:rPr>
            <w:rFonts w:hint="cs"/>
            <w:rtl/>
          </w:rPr>
          <w:t xml:space="preserve">לו</w:t>
        </w:r>
      </w:ins>
      <w:del w:id="90448" w:author="עורך - פרקים א-ב" w:date="2026-10-05T11:51:54Z">
        <w:r>
          <w:rPr>
            <w:rFonts w:hint="cs"/>
            <w:rtl/>
          </w:rPr>
          <w:delText xml:space="preserve">בהמה</w:delText>
        </w:r>
      </w:del>
      <w:r>
        <w:rPr>
          <w:rFonts w:hint="cs"/>
          <w:rtl/>
        </w:rPr>
        <w:t xml:space="preserve"> </w:t>
      </w:r>
      <w:ins w:id="90445" w:author="עורך - פרקים א-ב" w:date="2026-10-05T11:51:54Z">
        <w:r>
          <w:rPr>
            <w:rFonts w:hint="cs"/>
            <w:rtl/>
          </w:rPr>
          <w:t xml:space="preserve">בהמה, והקנה</w:t>
        </w:r>
      </w:ins>
      <w:del w:id="90446" w:author="עורך - פרקים א-ב" w:date="2026-10-05T11:51:54Z">
        <w:r>
          <w:rPr>
            <w:rFonts w:hint="cs"/>
            <w:rtl/>
          </w:rPr>
          <w:delText xml:space="preserve">והקנתה</w:delText>
        </w:r>
      </w:del>
      <w:r>
        <w:rPr>
          <w:rFonts w:hint="cs"/>
          <w:rtl/>
        </w:rPr>
        <w:t xml:space="preserve"> אוזנה </w:t>
      </w:r>
      <w:ins w:id="98249" w:author="מנוע מכני" w:date="2026-10-05T11:32:12Z">
        <w:ins w:id="90443" w:author="עורך - פרקים א-ב" w:date="2026-10-05T11:51:54Z">
          <w:r>
            <w:rPr>
              <w:rFonts w:hint="cs"/>
              <w:rtl/>
            </w:rPr>
            <w:t xml:space="preserve">לנכרי,</w:t>
          </w:r>
        </w:ins>
        <w:del w:id="90444" w:author="עורך - פרקים א-ב" w:date="2026-10-05T11:51:54Z">
          <w:r>
            <w:rPr>
              <w:rFonts w:hint="cs"/>
              <w:rtl/>
            </w:rPr>
            <w:delText xml:space="preserve">לנכרי</w:delText>
          </w:r>
        </w:del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</w:t>
      </w:r>
      <w:ins w:id="90441" w:author="עורך - פרקים א-ב" w:date="2026-10-05T11:51:54Z">
        <w:r>
          <w:rPr>
            <w:rFonts w:hint="cs"/>
            <w:rtl/>
          </w:rPr>
          <w:t xml:space="preserve">ועבודה,</w:t>
        </w:r>
      </w:ins>
      <w:del w:id="90442" w:author="עורך - פרקים א-ב" w:date="2026-10-05T11:51:54Z">
        <w:r>
          <w:rPr>
            <w:rFonts w:hint="cs"/>
            <w:rtl/>
          </w:rPr>
          <w:delText xml:space="preserve">ועבודה</w:delText>
        </w:r>
      </w:del>
      <w:r>
        <w:rPr>
          <w:rFonts w:hint="cs"/>
          <w:rtl/>
        </w:rPr>
        <w:t xml:space="preserve"> </w:t>
      </w:r>
      <w:ins w:id="90439" w:author="עורך - פרקים א-ב" w:date="2026-10-05T11:51:54Z">
        <w:r>
          <w:rPr>
            <w:rFonts w:hint="cs"/>
            <w:rtl/>
          </w:rPr>
          <w:t xml:space="preserve">ונתן</w:t>
        </w:r>
      </w:ins>
      <w:del w:id="90440" w:author="עורך - פרקים א-ב" w:date="2026-10-05T11:51:54Z">
        <w:r>
          <w:rPr>
            <w:rFonts w:hint="cs"/>
            <w:rtl/>
          </w:rPr>
          <w:delText xml:space="preserve">ויהיב</w:delText>
        </w:r>
      </w:del>
      <w:r>
        <w:rPr>
          <w:rFonts w:hint="cs"/>
          <w:rtl/>
        </w:rPr>
        <w:t xml:space="preserve"> </w:t>
      </w:r>
      <w:ins w:id="90437" w:author="עורך - פרקים א-ב" w:date="2026-10-05T11:51:54Z">
        <w:r>
          <w:rPr>
            <w:rFonts w:hint="cs"/>
            <w:rtl/>
          </w:rPr>
          <w:t xml:space="preserve">לכהנים,</w:t>
        </w:r>
      </w:ins>
      <w:del w:id="90438" w:author="עורך - פרקים א-ב" w:date="2026-10-05T11:51:54Z">
        <w:r>
          <w:rPr>
            <w:rFonts w:hint="cs"/>
            <w:rtl/>
          </w:rPr>
          <w:delText xml:space="preserve">לכהנים</w:delText>
        </w:r>
      </w:del>
      <w:r>
        <w:rPr>
          <w:rFonts w:hint="cs"/>
          <w:rtl/>
        </w:rPr>
        <w:t xml:space="preserve">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</w:t>
      </w:r>
      <w:ins w:id="90453" w:author="עורך - פרקים א-ב" w:date="2026-10-05T11:51:54Z">
        <w:r>
          <w:rPr>
            <w:rFonts w:hint="cs"/>
            <w:rtl/>
          </w:rPr>
          <w:t xml:space="preserve">תקלה,</w:t>
        </w:r>
      </w:ins>
      <w:del w:id="90454" w:author="עורך - פרקים א-ב" w:date="2026-10-05T11:51:54Z">
        <w:r>
          <w:rPr>
            <w:rFonts w:hint="cs"/>
            <w:rtl/>
          </w:rPr>
          <w:delText xml:space="preserve">תקלה</w:delText>
        </w:r>
      </w:del>
      <w:r>
        <w:rPr>
          <w:rFonts w:hint="cs"/>
          <w:rtl/>
        </w:rPr>
        <w:t xml:space="preserve">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</w:t>
      </w:r>
      <w:ins w:id="90451" w:author="עורך - פרקים א-ב" w:date="2026-10-05T11:51:54Z">
        <w:r>
          <w:rPr>
            <w:rFonts w:hint="cs"/>
            <w:rtl/>
          </w:rPr>
          <w:t xml:space="preserve">שמפקיע</w:t>
        </w:r>
      </w:ins>
      <w:del w:id="90452" w:author="עורך - פרקים א-ב" w:date="2026-10-05T11:51:54Z">
        <w:r>
          <w:rPr>
            <w:rFonts w:hint="cs"/>
            <w:rtl/>
          </w:rPr>
          <w:delText xml:space="preserve">דמפקע</w:delText>
        </w:r>
      </w:del>
      <w:r>
        <w:rPr>
          <w:rFonts w:hint="cs"/>
          <w:rtl/>
        </w:rPr>
        <w:t xml:space="preserve"> </w:t>
      </w:r>
      <w:ins w:id="90539" w:author="מנוע סמנטי" w:date="2026-10-05T11:39:44Z">
        <w:r>
          <w:rPr>
            <w:rFonts w:hint="cs"/>
            <w:rtl/>
          </w:rPr>
          <w:t xml:space="preserve">את קדושתם</w:t>
        </w:r>
      </w:ins>
      <w:del w:id="90540" w:author="מנוע סמנטי" w:date="2026-10-05T11:39:44Z">
        <w:r>
          <w:rPr>
            <w:rFonts w:hint="cs"/>
            <w:rtl/>
          </w:rPr>
          <w:delText xml:space="preserve">לקדושתייהו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ins w:id="90455" w:author="עורך - פרקים א-ב" w:date="2026-10-05T11:51:54Z">
        <w:r>
          <w:rPr>
            <w:rtl/>
          </w:rPr>
          <w:t xml:space="preserve">מפקיע</w:t>
        </w:r>
      </w:ins>
      <w:del w:id="90456" w:author="עורך - פרקים א-ב" w:date="2026-10-05T11:51:54Z">
        <w:r w:rsidR="003D0E8E">
          <w:rPr>
            <w:rtl/>
          </w:rPr>
          <w:delText xml:space="preserve">מפקע</w:delText>
        </w:r>
      </w:del>
      <w:r w:rsidR="003D0E8E">
        <w:rPr>
          <w:rtl/>
        </w:rPr>
        <w:t xml:space="preserve">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ins w:id="90463" w:author="עורך - פרקים א-ב" w:date="2026-10-05T11:51:54Z">
        <w:r>
          <w:rPr>
            <w:rtl/>
          </w:rPr>
          <w:t xml:space="preserve">והרי</w:t>
        </w:r>
      </w:ins>
      <w:del w:id="90464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</w:t>
      </w:r>
      <w:ins w:id="90461" w:author="עורך - פרקים א-ב" w:date="2026-10-05T11:51:54Z">
        <w:r>
          <w:rPr>
            <w:b/>
            <w:bCs/>
            <w:rtl/>
          </w:rPr>
          <w:t xml:space="preserve">'פטרו'</w:t>
        </w:r>
      </w:ins>
      <w:del w:id="90462" w:author="עורך - פרקים א-ב" w:date="2026-10-05T11:51:54Z">
        <w:r w:rsidRPr="00152264">
          <w:rPr>
            <w:b/>
            <w:bCs/>
            <w:rtl/>
          </w:rPr>
          <w:delText xml:space="preserve">פטרו</w:delText>
        </w:r>
      </w:del>
      <w:r w:rsidRPr="00152264">
        <w:rPr>
          <w:b/>
          <w:bCs/>
          <w:rtl/>
        </w:rPr>
        <w:t xml:space="preserve">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</w:t>
      </w:r>
      <w:ins w:id="90459" w:author="עורך - פרקים א-ב" w:date="2026-10-05T11:51:54Z">
        <w:r>
          <w:rPr>
            <w:rtl/>
          </w:rPr>
          <w:t xml:space="preserve">שנה </w:t>
        </w:r>
        <w:r>
          <w:rPr>
            <w:rStyle w:val="afffffe"/>
            <w:rtl/>
          </w:rPr>
          <w:t xml:space="preserve">ולא בהמתם</w:t>
        </w:r>
        <w:r>
          <w:rPr>
            <w:rtl/>
          </w:rPr>
          <w:t xml:space="preserve">!</w:t>
        </w:r>
      </w:ins>
      <w:del w:id="90460" w:author="עורך - פרקים א-ב" w:date="2026-10-05T11:51:54Z">
        <w:r>
          <w:rPr>
            <w:rtl/>
          </w:rPr>
          <w:delText xml:space="preserve">קתני!</w:delText>
        </w:r>
      </w:del>
      <w:r>
        <w:rPr>
          <w:rtl/>
        </w:rPr>
        <w:t xml:space="preserve">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</w:t>
      </w:r>
      <w:ins w:id="90457" w:author="עורך - פרקים א-ב" w:date="2026-10-05T11:51:54Z">
        <w:r>
          <w:rPr>
            <w:rtl/>
          </w:rPr>
          <w:t xml:space="preserve">מדוע</w:t>
        </w:r>
      </w:ins>
      <w:del w:id="90458" w:author="עורך - פרקים א-ב" w:date="2026-10-05T11:51:54Z">
        <w:r>
          <w:rPr>
            <w:rtl/>
          </w:rPr>
          <w:delText xml:space="preserve">אלמה</w:delText>
        </w:r>
      </w:del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ins w:id="90468" w:author="עורך - פרקים א-ב" w:date="2026-10-05T11:51:54Z">
        <w:r>
          <w:rPr>
            <w:rtl/>
          </w:rPr>
          <w:t xml:space="preserve">מצאנו</w:t>
        </w:r>
      </w:ins>
      <w:del w:id="90469" w:author="עורך - פרקים א-ב" w:date="2026-10-05T11:51:54Z">
        <w:r>
          <w:rPr>
            <w:rtl/>
          </w:rPr>
          <w:delText xml:space="preserve">אשכחן</w:delText>
        </w:r>
      </w:del>
      <w:r>
        <w:rPr>
          <w:rtl/>
        </w:rPr>
        <w:t xml:space="preserve"> </w:t>
      </w:r>
      <w:ins w:id="90466" w:author="עורך - פרקים א-ב" w:date="2026-10-05T11:51:54Z">
        <w:r>
          <w:rPr>
            <w:rFonts w:hint="cs"/>
            <w:rtl/>
          </w:rPr>
          <w:t xml:space="preserve">'אדם',</w:t>
        </w:r>
      </w:ins>
      <w:del w:id="90467" w:author="עורך - פרקים א-ב" w:date="2026-10-05T11:51:54Z"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אדם</w:delText>
        </w:r>
        <w:r>
          <w:rPr>
            <w:rFonts w:hint="cs"/>
            <w:rtl/>
          </w:rPr>
          <w:delText xml:space="preserve">'</w:delText>
        </w:r>
      </w:del>
      <w:r w:rsidR="00F63065">
        <w:rPr>
          <w:rtl/>
        </w:rPr>
        <w:t xml:space="preserve"> בהמה טמאה</w:t>
      </w:r>
      <w:ins w:id="90465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נלמדת</w:t>
        </w:r>
      </w:ins>
      <w:r w:rsidR="00F63065">
        <w:rPr>
          <w:rtl/>
        </w:rPr>
        <w:t xml:space="preserve"> </w:t>
      </w:r>
      <w:r>
        <w:rPr>
          <w:rFonts w:hint="cs"/>
          <w:rtl/>
        </w:rPr>
        <w:t>מ'</w:t>
      </w:r>
      <w:ins w:id="90001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02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ins w:id="90488" w:author="עורך - פרקים א-ב" w:date="2026-10-05T11:51:54Z">
        <w:r>
          <w:rPr>
            <w:rtl/>
          </w:rPr>
          <w:t xml:space="preserve">לשיטתך</w:t>
        </w:r>
      </w:ins>
      <w:del w:id="90489" w:author="עורך - פרקים א-ב" w:date="2026-10-05T11:51:54Z">
        <w:r w:rsidR="00F63065">
          <w:rPr>
            <w:rtl/>
          </w:rPr>
          <w:delText xml:space="preserve">לדידך</w:delText>
        </w:r>
      </w:del>
      <w:r w:rsidR="00F63065">
        <w:rPr>
          <w:rtl/>
        </w:rPr>
        <w:t xml:space="preserve"> </w:t>
      </w:r>
      <w:ins w:id="90486" w:author="עורך - פרקים א-ב" w:date="2026-10-05T11:51:54Z">
        <w:r>
          <w:rPr>
            <w:rtl/>
          </w:rPr>
          <w:t xml:space="preserve">שאמרת</w:t>
        </w:r>
      </w:ins>
      <w:del w:id="90487" w:author="עורך - פרקים א-ב" w:date="2026-10-05T11:51:54Z">
        <w:r w:rsidR="00F63065">
          <w:rPr>
            <w:rtl/>
          </w:rPr>
          <w:delText xml:space="preserve">דאמרת</w:delText>
        </w:r>
      </w:del>
      <w:r w:rsidR="00F63065">
        <w:rPr>
          <w:rtl/>
        </w:rPr>
        <w:t xml:space="preserve"> </w:t>
      </w:r>
      <w:r w:rsidR="00AF3A65">
        <w:rPr>
          <w:rFonts w:hint="cs"/>
          <w:rtl/>
        </w:rPr>
        <w:t>'</w:t>
      </w:r>
      <w:ins w:id="90029" w:author="מנוע סמנטי" w:date="2026-10-05T11:39:44Z">
        <w:r>
          <w:rPr>
            <w:rStyle w:val="afffff0"/>
            <w:rtl/>
          </w:rPr>
          <w:t xml:space="preserve">בְּהֶמְתָּם</w:t>
        </w:r>
      </w:ins>
      <w:del w:id="90030" w:author="מנוע סמנטי" w:date="2026-10-05T11:39:44Z">
        <w:r w:rsidR="00F63065">
          <w:rPr>
            <w:rtl/>
          </w:rPr>
          <w:delText xml:space="preserve">בה</w:delText>
        </w:r>
        <w:r w:rsidR="00D670DB">
          <w:rPr>
            <w:rtl/>
          </w:rPr>
          <w:delText xml:space="preserve">מתם</w:delText>
        </w:r>
      </w:del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</w:t>
      </w:r>
      <w:ins w:id="90484" w:author="עורך - פרקים א-ב" w:date="2026-10-05T11:51:54Z">
        <w:r>
          <w:rPr>
            <w:rtl/>
          </w:rPr>
          <w:t xml:space="preserve">שהיה לו</w:t>
        </w:r>
      </w:ins>
      <w:del w:id="90485" w:author="עורך - פרקים א-ב" w:date="2026-10-05T11:51:54Z">
        <w:r w:rsidR="00D670DB">
          <w:rPr>
            <w:rtl/>
          </w:rPr>
          <w:delText xml:space="preserve">דה</w:delText>
        </w:r>
        <w:r>
          <w:rPr>
            <w:rtl/>
          </w:rPr>
          <w:delText xml:space="preserve">ו"ל</w:delText>
        </w:r>
      </w:del>
      <w:ins w:id="90141" w:author="מנוע מכני" w:date="2026-10-05T11:32:12Z"/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</w:t>
      </w:r>
      <w:ins w:id="90482" w:author="עורך - פרקים א-ב" w:date="2026-10-05T11:51:54Z">
        <w:r>
          <w:rPr>
            <w:rtl/>
          </w:rPr>
          <w:t xml:space="preserve">שהפקיע</w:t>
        </w:r>
      </w:ins>
      <w:del w:id="90483" w:author="עורך - פרקים א-ב" w:date="2026-10-05T11:51:54Z">
        <w:r w:rsidR="00D670DB">
          <w:rPr>
            <w:rtl/>
          </w:rPr>
          <w:delText xml:space="preserve">דאפקע</w:delText>
        </w:r>
      </w:del>
      <w:r w:rsidR="00D670DB">
        <w:rPr>
          <w:rtl/>
        </w:rPr>
        <w:t xml:space="preserve"> </w:t>
      </w:r>
      <w:ins w:id="90480" w:author="עורך - פרקים א-ב" w:date="2026-10-05T11:51:54Z">
        <w:r>
          <w:rPr>
            <w:rtl/>
          </w:rPr>
          <w:t xml:space="preserve">-</w:t>
        </w:r>
      </w:ins>
      <w:del w:id="90481" w:author="עורך - פרקים א-ב" w:date="2026-10-05T11:51:54Z">
        <w:r w:rsidR="00F63065">
          <w:rPr>
            <w:rtl/>
          </w:rPr>
          <w:delText xml:space="preserve">ליפקע,</w:delText>
        </w:r>
      </w:del>
      <w:r w:rsidR="00F63065">
        <w:rPr>
          <w:rtl/>
        </w:rPr>
        <w:t xml:space="preserve"> </w:t>
      </w:r>
      <w:ins w:id="90478" w:author="עורך - פרקים א-ב" w:date="2026-10-05T11:51:54Z">
        <w:r>
          <w:rPr>
            <w:rtl/>
          </w:rPr>
          <w:t xml:space="preserve">יפקע,</w:t>
        </w:r>
      </w:ins>
      <w:del w:id="90479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0476" w:author="עורך - פרקים א-ב" w:date="2026-10-05T11:51:54Z">
        <w:r>
          <w:rPr>
            <w:rtl/>
          </w:rPr>
          <w:t xml:space="preserve">שלא היה לו</w:t>
        </w:r>
      </w:ins>
      <w:del w:id="90477" w:author="עורך - פרקים א-ב" w:date="2026-10-05T11:51:54Z">
        <w:r w:rsidR="00F63065">
          <w:rPr>
            <w:rtl/>
          </w:rPr>
          <w:delText xml:space="preserve">הו</w:delText>
        </w:r>
        <w:r w:rsidR="00D670DB"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שה </w:t>
      </w:r>
      <w:ins w:id="90027" w:author="מנוע סמנטי" w:date="2026-10-05T11:39:44Z">
        <w:ins w:id="90474" w:author="עורך - פרקים א-ב" w:date="2026-10-05T11:51:54Z">
          <w:r>
            <w:rPr>
              <w:rtl/>
            </w:rPr>
            <w:t xml:space="preserve">שיפקיע</w:t>
          </w:r>
        </w:ins>
        <w:del w:id="90475" w:author="עורך - פרקים א-ב" w:date="2026-10-05T11:51:54Z">
          <w:r>
            <w:rPr>
              <w:rtl/>
            </w:rPr>
            <w:delText xml:space="preserve">שיופקע</w:delText>
          </w:r>
        </w:del>
      </w:ins>
      <w:del w:id="90028" w:author="מנוע סמנטי" w:date="2026-10-05T11:39:44Z">
        <w:r w:rsidR="00F63065">
          <w:rPr>
            <w:rtl/>
          </w:rPr>
          <w:delText xml:space="preserve">דליפקע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472" w:author="עורך - פרקים א-ב" w:date="2026-10-05T11:51:54Z">
        <w:r>
          <w:rPr>
            <w:rtl/>
          </w:rPr>
          <w:t xml:space="preserve">יפקע!</w:t>
        </w:r>
      </w:ins>
      <w:del w:id="90473" w:author="עורך - פרקים א-ב" w:date="2026-10-05T11:51:54Z">
        <w:r w:rsidR="00F63065">
          <w:rPr>
            <w:rtl/>
          </w:rPr>
          <w:delText xml:space="preserve">ליפקע</w:delText>
        </w:r>
      </w:del>
      <w:r w:rsidR="00F63065">
        <w:rPr>
          <w:rtl/>
        </w:rPr>
        <w:t xml:space="preserve"> בין </w:t>
      </w:r>
      <w:ins w:id="90470" w:author="עורך - פרקים א-ב" w:date="2026-10-05T11:51:54Z">
        <w:r>
          <w:rPr>
            <w:rtl/>
          </w:rPr>
          <w:t xml:space="preserve">לשיטתך</w:t>
        </w:r>
      </w:ins>
      <w:del w:id="90471" w:author="עורך - פרקים א-ב" w:date="2026-10-05T11:51:54Z">
        <w:r w:rsidR="00F63065">
          <w:rPr>
            <w:rtl/>
          </w:rPr>
          <w:delText xml:space="preserve">לדידך</w:delText>
        </w:r>
      </w:del>
      <w:r w:rsidR="00F63065">
        <w:rPr>
          <w:rtl/>
        </w:rPr>
        <w:t xml:space="preserve">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</w:t>
      </w:r>
      <w:ins w:id="90501" w:author="עורך - פרקים א-ב" w:date="2026-10-05T11:51:54Z">
        <w:r>
          <w:rPr>
            <w:rtl/>
          </w:rPr>
          <w:t xml:space="preserve">שהפקיע</w:t>
        </w:r>
      </w:ins>
      <w:del w:id="90502" w:author="עורך - פרקים א-ב" w:date="2026-10-05T11:51:54Z">
        <w:r>
          <w:rPr>
            <w:rtl/>
          </w:rPr>
          <w:delText xml:space="preserve">דאפקע</w:delText>
        </w:r>
      </w:del>
      <w:r>
        <w:rPr>
          <w:rtl/>
        </w:rPr>
        <w:t xml:space="preserve"> - </w:t>
      </w:r>
      <w:ins w:id="90499" w:author="עורך - פרקים א-ב" w:date="2026-10-05T11:51:54Z">
        <w:r>
          <w:rPr>
            <w:rtl/>
          </w:rPr>
          <w:t xml:space="preserve">יפקע,</w:t>
        </w:r>
      </w:ins>
      <w:del w:id="90500" w:author="עורך - פרקים א-ב" w:date="2026-10-05T11:51:54Z">
        <w:r>
          <w:rPr>
            <w:rtl/>
          </w:rPr>
          <w:delText xml:space="preserve">ליפקע</w:delText>
        </w:r>
      </w:del>
      <w:r>
        <w:rPr>
          <w:rtl/>
        </w:rPr>
        <w:t xml:space="preserve"> פחות מבן חדש </w:t>
      </w:r>
      <w:ins w:id="90497" w:author="עורך - פרקים א-ב" w:date="2026-10-05T11:51:54Z">
        <w:r>
          <w:rPr>
            <w:rtl/>
          </w:rPr>
          <w:t xml:space="preserve">שלא</w:t>
        </w:r>
      </w:ins>
      <w:del w:id="90498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495" w:author="עורך - פרקים א-ב" w:date="2026-10-05T11:51:54Z">
        <w:r>
          <w:rPr>
            <w:rtl/>
          </w:rPr>
          <w:t xml:space="preserve">הפקיע</w:t>
        </w:r>
      </w:ins>
      <w:del w:id="90496" w:author="עורך - פרקים א-ב" w:date="2026-10-05T11:51:54Z">
        <w:r>
          <w:rPr>
            <w:rtl/>
          </w:rPr>
          <w:delText xml:space="preserve">אפקע</w:delText>
        </w:r>
      </w:del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493" w:author="עורך - פרקים א-ב" w:date="2026-10-05T11:51:54Z">
        <w:r>
          <w:rPr>
            <w:rtl/>
          </w:rPr>
          <w:t xml:space="preserve">יפקע!</w:t>
        </w:r>
      </w:ins>
      <w:del w:id="90494" w:author="עורך - פרקים א-ב" w:date="2026-10-05T11:51:54Z">
        <w:r>
          <w:rPr>
            <w:rtl/>
          </w:rPr>
          <w:delText xml:space="preserve">ליפקע!</w:delText>
        </w:r>
      </w:del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ins w:id="90492" w:author="עורך - פרקים א-ב" w:date="2026-10-05T11:51:54Z">
        <w:r>
          <w:rPr>
            <w:rStyle w:val="afffffe"/>
            <w:rtl/>
          </w:rPr>
          <w:t xml:space="preserve">שלא נמנתה</w:t>
        </w:r>
        <w:r>
          <w:rPr>
            <w:rtl/>
          </w:rPr>
          <w:t xml:space="preserve"> </w:t>
        </w:r>
      </w:ins>
      <w:r>
        <w:rPr>
          <w:rtl/>
        </w:rPr>
        <w:t xml:space="preserve">לא</w:t>
      </w:r>
      <w:r>
        <w:rPr>
          <w:rtl/>
        </w:rPr>
        <w:t xml:space="preserve"> </w:t>
      </w:r>
      <w:ins w:id="90490" w:author="עורך - פרקים א-ב" w:date="2026-10-05T11:51:54Z">
        <w:r>
          <w:rPr>
            <w:rtl/>
          </w:rPr>
          <w:t xml:space="preserve">תפקע,</w:t>
        </w:r>
      </w:ins>
      <w:del w:id="90491" w:author="עורך - פרקים א-ב" w:date="2026-10-05T11:51:54Z">
        <w:r>
          <w:rPr>
            <w:rtl/>
          </w:rPr>
          <w:delText xml:space="preserve">תיפקע,</w:delText>
        </w:r>
      </w:del>
      <w:r>
        <w:rPr>
          <w:rtl/>
        </w:rPr>
        <w:t xml:space="preserve"> </w:t>
      </w:r>
    </w:p>
    <w:p w14:paraId="20131382" w14:textId="77777777" w:rsidR="00152264" w:rsidRDefault="00F63065" w:rsidP="00152264">
      <w:pPr>
        <w:rPr>
          <w:rtl/>
        </w:rPr>
      </w:pPr>
      <w:ins w:id="90503" w:author="עורך - פרקים א-ב" w:date="2026-10-05T11:51:54Z">
        <w:r>
          <w:rPr>
            <w:rtl/>
          </w:rPr>
          <w:t xml:space="preserve">מדוע</w:t>
        </w:r>
      </w:ins>
      <w:del w:id="90504" w:author="עורך - פרקים א-ב" w:date="2026-10-05T11:51:54Z">
        <w:r>
          <w:rPr>
            <w:rtl/>
          </w:rPr>
          <w:delText xml:space="preserve">אלמה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ins w:id="90031" w:author="מנוע סמנטי" w:date="2026-10-05T11:39:44Z">
        <w:r>
          <w:rPr>
            <w:rStyle w:val="afffff0"/>
            <w:b/>
            <w:bCs/>
            <w:rtl/>
          </w:rPr>
          <w:t xml:space="preserve">פֶּטֶר רֶחֶם</w:t>
        </w:r>
      </w:ins>
      <w:del w:id="90032" w:author="מנוע סמנטי" w:date="2026-10-05T11:39:44Z">
        <w:r w:rsidRPr="00AF3A65">
          <w:rPr>
            <w:b/>
            <w:bCs/>
            <w:rtl/>
          </w:rPr>
          <w:delText xml:space="preserve">פטר</w:delText>
        </w:r>
        <w:r>
          <w:rPr>
            <w:rtl/>
          </w:rPr>
          <w:delText xml:space="preserve"> רחם</w:delText>
        </w:r>
      </w:del>
      <w:r w:rsidR="00AF3A65">
        <w:rPr>
          <w:rFonts w:hint="cs"/>
          <w:rtl/>
        </w:rPr>
        <w:t>'</w:t>
      </w:r>
      <w:r>
        <w:rPr>
          <w:rtl/>
        </w:rPr>
        <w:t xml:space="preserve"> - בפטר רחם </w:t>
      </w:r>
      <w:ins w:id="90505" w:author="עורך - פרקים א-ב" w:date="2026-10-05T11:51:54Z">
        <w:r>
          <w:rPr>
            <w:rtl/>
          </w:rPr>
          <w:t xml:space="preserve">תלתה</w:t>
        </w:r>
      </w:ins>
      <w:del w:id="90506" w:author="עורך - פרקים א-ב" w:date="2026-10-05T11:51:54Z">
        <w:r>
          <w:rPr>
            <w:rtl/>
          </w:rPr>
          <w:delText xml:space="preserve">תלה</w:delText>
        </w:r>
      </w:del>
      <w:r>
        <w:rPr>
          <w:rtl/>
        </w:rPr>
        <w:t xml:space="preserve">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08" w:author="עורך - פרקים א-ב" w:date="2026-10-05T11:51:54Z">
        <w:r>
          <w:rPr>
            <w:rtl/>
          </w:rPr>
          <w:t xml:space="preserve">יפקע!</w:t>
        </w:r>
      </w:ins>
      <w:del w:id="90509" w:author="עורך - פרקים א-ב" w:date="2026-10-05T11:51:54Z">
        <w:r>
          <w:rPr>
            <w:rtl/>
          </w:rPr>
          <w:delText xml:space="preserve">ליפקע!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ins w:id="90507" w:author="עורך - פרקים א-ב" w:date="2026-10-05T11:51:54Z">
        <w:r>
          <w:rPr>
            <w:rStyle w:val="afffffe"/>
            <w:rtl/>
          </w:rPr>
          <w:t xml:space="preserve">אבל</w:t>
        </w:r>
        <w:r>
          <w:rPr>
            <w:rtl/>
          </w:rPr>
          <w:t xml:space="preserve"> </w:t>
        </w:r>
      </w:ins>
      <w:r w:rsidR="00D670DB">
        <w:rPr>
          <w:rFonts w:hint="cs"/>
          <w:rtl/>
        </w:rPr>
        <w:t>'</w:t>
      </w:r>
      <w:r>
        <w:rPr>
          <w:rStyle w:val="afffff0"/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 xml:space="preserve">לוים, וזה אחד </w:t>
      </w:r>
      <w:ins w:id="90510" w:author="עורך - פרקים א-ב" w:date="2026-10-05T11:51:54Z">
        <w:r>
          <w:rPr>
            <w:rtl/>
          </w:rPr>
          <w:t xml:space="preserve">מהן:</w:t>
        </w:r>
      </w:ins>
      <w:del w:id="90511" w:author="עורך - פרקים א-ב" w:date="2026-10-05T11:51:54Z">
        <w:r>
          <w:rPr>
            <w:rtl/>
          </w:rPr>
          <w:delText xml:space="preserve">מהן</w:delText>
        </w:r>
      </w:del>
      <w:r>
        <w:rPr>
          <w:rtl/>
        </w:rPr>
        <w:t xml:space="preserve">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afffff8"/>
        <w:rPr>
          <w:ins w:id="93518" w:author="עורך - פרקים א-ב" w:date="2026-10-05T11:51:54Z"/>
        </w:rPr>
      </w:pPr>
      <w:ins w:id="93519" w:author="עורך - פרקים א-ב" w:date="2026-10-05T11:51:54Z">
        <w:r>
          <w:rPr>
            <w:color w:val="7B3F00"/>
          </w:rPr>
          <w:t xml:space="preserve">פדיון פטר חמור במדבר בשה</w:t>
        </w:r>
      </w:ins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ins w:id="90003" w:author="מנוע סמנטי" w:date="2026-10-05T11:39:44Z">
        <w:r>
          <w:rPr>
            <w:rStyle w:val="afffff0"/>
            <w:rtl/>
          </w:rPr>
          <w:t xml:space="preserve">כֶּסֶף</w:t>
        </w:r>
      </w:ins>
      <w:del w:id="90004" w:author="מנוע סמנטי" w:date="2026-10-05T11:39:44Z">
        <w:r w:rsidR="00AF3A65">
          <w:rPr>
            <w:rtl/>
          </w:rPr>
          <w:delText xml:space="preserve">כסף</w:delText>
        </w:r>
      </w:del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  <w:ins w:id="90512" w:author="עורך - פרקים א-ב" w:date="2026-10-05T11:51:54Z">
        <w:r>
          <w:rPr>
            <w:rStyle w:val="afffffe"/>
            <w:rFonts w:hint="cs"/>
            <w:rtl/>
          </w:rPr>
          <w:t xml:space="preserve">בשה</w:t>
        </w:r>
        <w:r>
          <w:rPr>
            <w:rFonts w:hint="cs"/>
            <w:rtl/>
          </w:rPr>
          <w:t xml:space="preserve"> </w:t>
        </w:r>
      </w:ins>
    </w:p>
    <w:p>
      <w:pPr>
        <w:pStyle w:val="afffff8"/>
        <w:rPr>
          <w:ins w:id="93520" w:author="עורך - פרקים א-ב" w:date="2026-10-05T11:51:54Z"/>
        </w:rPr>
      </w:pPr>
      <w:ins w:id="93521" w:author="עורך - פרקים א-ב" w:date="2026-10-05T11:51:54Z">
        <w:r>
          <w:rPr>
            <w:color w:val="7B3F00"/>
          </w:rPr>
          <w:t xml:space="preserve">שה אחד של לוי פטר הרבה</w:t>
        </w:r>
      </w:ins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ins w:id="90033" w:author="מנוע סמנטי" w:date="2026-10-05T11:39:44Z">
        <w:r>
          <w:rPr>
            <w:rStyle w:val="afffff0"/>
            <w:rtl/>
          </w:rPr>
          <w:t xml:space="preserve">וּמִקְנֶה רַב הָיָה לִבְנֵי רְאוּבֵן וְלִבְנֵי גָד</w:t>
        </w:r>
      </w:ins>
      <w:del w:id="90034" w:author="מנוע סמנטי" w:date="2026-10-05T11:39:44Z">
        <w:r w:rsidR="00F63065">
          <w:rPr>
            <w:rtl/>
          </w:rPr>
          <w:delText xml:space="preserve">ומקנה </w:delText>
        </w:r>
        <w:r w:rsidR="00F63065">
          <w:rPr>
            <w:rStyle w:val="2fb"/>
            <w:rtl/>
          </w:rPr>
          <w:delText xml:space="preserve">רב</w:delText>
        </w:r>
        <w:r w:rsidR="00F63065">
          <w:rPr>
            <w:rtl/>
          </w:rPr>
          <w:delText xml:space="preserve"> היה לבני ראובן ולבני גד</w:delText>
        </w:r>
      </w:del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 xml:space="preserve">ואת בהמת הלוים תחת </w:t>
      </w:r>
      <w:ins w:id="90515" w:author="עורך - פרקים א-ב" w:date="2026-10-05T11:51:54Z">
        <w:r>
          <w:rPr>
            <w:rtl/>
          </w:rPr>
          <w:t xml:space="preserve">בהמתם'</w:t>
        </w:r>
      </w:ins>
      <w:del w:id="90516" w:author="עורך - פרקים א-ב" w:date="2026-10-05T11:51:54Z">
        <w:r w:rsidR="00F63065">
          <w:rPr>
            <w:rtl/>
          </w:rPr>
          <w:delText xml:space="preserve">בהמתם</w:delText>
        </w:r>
      </w:del>
      <w:r w:rsidR="00F63065">
        <w:rPr>
          <w:rtl/>
        </w:rPr>
        <w:t xml:space="preserve"> - בהמה אחת </w:t>
      </w:r>
      <w:ins w:id="90513" w:author="עורך - פרקים א-ב" w:date="2026-10-05T11:51:54Z">
        <w:r>
          <w:rPr>
            <w:rtl/>
          </w:rPr>
          <w:t xml:space="preserve">תחת</w:t>
        </w:r>
      </w:ins>
      <w:del w:id="90514" w:author="עורך - פרקים א-ב" w:date="2026-10-05T11:51:54Z">
        <w:r w:rsidR="00F63065">
          <w:rPr>
            <w:rtl/>
          </w:rPr>
          <w:delText xml:space="preserve">תחת,</w:delText>
        </w:r>
      </w:del>
      <w:r w:rsidR="00F63065">
        <w:rPr>
          <w:rtl/>
        </w:rPr>
        <w:t xml:space="preserve">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ins w:id="90035" w:author="מנוע סמנטי" w:date="2026-10-05T11:39:44Z">
        <w:r>
          <w:rPr>
            <w:rStyle w:val="afffff0"/>
            <w:rtl/>
          </w:rPr>
          <w:t xml:space="preserve">בְּהֶמַת תַּחַת בְּהֶמְתָּם</w:t>
        </w:r>
      </w:ins>
      <w:del w:id="90036" w:author="מנוע סמנטי" w:date="2026-10-05T11:39:44Z">
        <w:r w:rsidR="00F63065">
          <w:rPr>
            <w:rtl/>
          </w:rPr>
          <w:delText xml:space="preserve">בהמת תחת בהמתם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</w:t>
      </w:r>
      <w:ins w:id="90517" w:author="עורך - פרקים א-ב" w:date="2026-10-05T11:51:54Z">
        <w:r>
          <w:rPr>
            <w:rtl/>
          </w:rPr>
          <w:t xml:space="preserve">אחד</w:t>
        </w:r>
      </w:ins>
      <w:del w:id="90518" w:author="עורך - פרקים א-ב" w:date="2026-10-05T11:51:54Z">
        <w:r w:rsidR="00F63065">
          <w:rPr>
            <w:rtl/>
          </w:rPr>
          <w:delText xml:space="preserve">חד</w:delText>
        </w:r>
      </w:del>
      <w:r w:rsidR="00F63065">
        <w:rPr>
          <w:rtl/>
        </w:rPr>
        <w:t xml:space="preserve">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</w:t>
      </w:r>
      <w:ins w:id="90521" w:author="עורך - פרקים א-ב" w:date="2026-10-05T11:51:54Z">
        <w:r>
          <w:rPr>
            <w:rtl/>
          </w:rPr>
          <w:t xml:space="preserve">טעם</w:t>
        </w:r>
      </w:ins>
      <w:del w:id="90522" w:author="עורך - פרקים א-ב" w:date="2026-10-05T11:51:54Z">
        <w:r w:rsidR="00F63065">
          <w:rPr>
            <w:rtl/>
          </w:rPr>
          <w:delText xml:space="preserve">טעמא</w:delText>
        </w:r>
      </w:del>
      <w:r w:rsidR="00F63065">
        <w:rPr>
          <w:rtl/>
        </w:rPr>
        <w:t xml:space="preserve"> </w:t>
      </w:r>
      <w:ins w:id="90519" w:author="עורך - פרקים א-ב" w:date="2026-10-05T11:51:54Z">
        <w:r>
          <w:rPr>
            <w:rtl/>
          </w:rPr>
          <w:t xml:space="preserve">המשנה</w:t>
        </w:r>
      </w:ins>
      <w:del w:id="90520" w:author="עורך - פרקים א-ב" w:date="2026-10-05T11:51:54Z">
        <w:r w:rsidR="00F63065">
          <w:rPr>
            <w:rtl/>
          </w:rPr>
          <w:delText xml:space="preserve">דמתני'</w:delText>
        </w:r>
      </w:del>
      <w:r w:rsidR="00F63065">
        <w:rPr>
          <w:rtl/>
        </w:rPr>
        <w:t xml:space="preserve">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>
      <w:pPr>
        <w:pStyle w:val="afffff8"/>
        <w:rPr>
          <w:ins w:id="93522" w:author="עורך - פרקים א-ב" w:date="2026-10-05T11:51:54Z"/>
        </w:rPr>
      </w:pPr>
      <w:ins w:id="93523" w:author="עורך - פרקים א-ב" w:date="2026-10-05T11:51:54Z">
        <w:r>
          <w:rPr>
            <w:color w:val="7B3F00"/>
          </w:rPr>
          <w:t xml:space="preserve">קדושת בכורות שנולדו במדבר</w:t>
        </w:r>
      </w:ins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ins w:id="90533" w:author="עורך - פרקים א-ב" w:date="2026-10-05T11:51:54Z">
        <w:r>
          <w:rPr>
            <w:rStyle w:val="2fb"/>
            <w:rFonts w:hint="cs"/>
            <w:rtl/>
          </w:rPr>
          <w:t xml:space="preserve">רי"ו</w:t>
        </w:r>
      </w:ins>
      <w:del w:id="90534" w:author="עורך - פרקים א-ב" w:date="2026-10-05T11:51:54Z">
        <w:r w:rsidR="00B10F40">
          <w:rPr>
            <w:rStyle w:val="2fb"/>
            <w:rFonts w:hint="cs"/>
            <w:rtl/>
          </w:rPr>
          <w:delText xml:space="preserve">ר</w:delText>
        </w:r>
        <w:r>
          <w:rPr>
            <w:rStyle w:val="2fb"/>
            <w:rFonts w:hint="cs"/>
            <w:rtl/>
          </w:rPr>
          <w:delText xml:space="preserve">י"ו</w:delText>
        </w:r>
        <w:r w:rsidR="00B10F40">
          <w:rPr>
            <w:rFonts w:hint="cs"/>
            <w:rtl/>
          </w:rPr>
          <w:delText xml:space="preserve">:</w:delText>
        </w:r>
      </w:del>
      <w:ins w:id="90161" w:author="מנוע מכני" w:date="2026-10-05T11:32:12Z"/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 </w:t>
      </w:r>
      <w:ins w:id="90531" w:author="עורך - פרקים א-ב" w:date="2026-10-05T11:51:54Z">
        <w:r>
          <w:rPr>
            <w:rtl/>
          </w:rPr>
          <w:t xml:space="preserve">אמר:</w:t>
        </w:r>
      </w:ins>
      <w:del w:id="90532" w:author="עורך - פרקים א-ב" w:date="2026-10-05T11:51:54Z">
        <w:r w:rsidR="00F63065">
          <w:rPr>
            <w:rtl/>
          </w:rPr>
          <w:delText xml:space="preserve">אמר</w:delText>
        </w:r>
      </w:del>
      <w:r w:rsidR="00F63065">
        <w:rPr>
          <w:rtl/>
        </w:rPr>
        <w:t xml:space="preserve"> קדשו בכורות </w:t>
      </w:r>
      <w:ins w:id="90529" w:author="עורך - פרקים א-ב" w:date="2026-10-05T11:51:54Z">
        <w:r>
          <w:rPr>
            <w:rtl/>
          </w:rPr>
          <w:t xml:space="preserve">במדבר,</w:t>
        </w:r>
      </w:ins>
      <w:del w:id="90530" w:author="עורך - פרקים א-ב" w:date="2026-10-05T11:51:54Z">
        <w:r w:rsidR="00F63065">
          <w:rPr>
            <w:rtl/>
          </w:rPr>
          <w:delText xml:space="preserve">במדבר</w:delText>
        </w:r>
      </w:del>
      <w:r w:rsidR="00F63065">
        <w:rPr>
          <w:rtl/>
        </w:rPr>
        <w:t xml:space="preserve"> </w:t>
      </w:r>
      <w:ins w:id="94395" w:author="מנוע מכני" w:date="2026-10-05T11:32:12Z">
        <w:ins w:id="90527" w:author="עורך - פרקים א-ב" w:date="2026-10-05T11:51:54Z">
          <w:r>
            <w:rPr>
              <w:rtl/>
            </w:rPr>
            <w:t xml:space="preserve">שהתורה</w:t>
          </w:r>
        </w:ins>
        <w:del w:id="90528" w:author="עורך - פרקים א-ב" w:date="2026-10-05T11:51:54Z">
          <w:r>
            <w:rPr>
              <w:rtl/>
            </w:rPr>
            <w:delText xml:space="preserve">דהתורה</w:delText>
          </w:r>
        </w:del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ins w:id="90525" w:author="עורך - פרקים א-ב" w:date="2026-10-05T11:51:54Z">
        <w:r>
          <w:rPr>
            <w:rtl/>
          </w:rPr>
          <w:t xml:space="preserve">אמרה</w:t>
        </w:r>
      </w:ins>
      <w:del w:id="90526" w:author="עורך - פרקים א-ב" w:date="2026-10-05T11:51:54Z">
        <w:r w:rsidR="00F63065">
          <w:rPr>
            <w:rtl/>
          </w:rPr>
          <w:delText xml:space="preserve">אמר</w:delText>
        </w:r>
      </w:del>
      <w:r w:rsidR="00F63065">
        <w:rPr>
          <w:rtl/>
        </w:rPr>
        <w:t xml:space="preserve"> </w:t>
      </w:r>
      <w:ins w:id="90523" w:author="עורך - פרקים א-ב" w:date="2026-10-05T11:51:54Z">
        <w:r>
          <w:rPr>
            <w:rtl/>
          </w:rPr>
          <w:t xml:space="preserve">שיתקדשו,</w:t>
        </w:r>
      </w:ins>
      <w:del w:id="90524" w:author="עורך - פרקים א-ב" w:date="2026-10-05T11:51:54Z">
        <w:r w:rsidR="00F63065">
          <w:rPr>
            <w:rtl/>
          </w:rPr>
          <w:delText xml:space="preserve">ליקדשו,</w:delText>
        </w:r>
      </w:del>
      <w:r w:rsidR="00F63065">
        <w:rPr>
          <w:rtl/>
        </w:rPr>
        <w:t xml:space="preserve"> כדכתיב: </w:t>
      </w:r>
      <w:r w:rsidR="00244701">
        <w:rPr>
          <w:rFonts w:hint="cs"/>
          <w:rtl/>
        </w:rPr>
        <w:t>'</w:t>
      </w:r>
      <w:ins w:id="90037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38" w:author="מנוע סמנטי" w:date="2026-10-05T11:39:44Z">
        <w:r w:rsidR="00F63065">
          <w:rPr>
            <w:rtl/>
          </w:rPr>
          <w:delText xml:space="preserve">קדש לי כל בכור</w:delText>
        </w:r>
      </w:del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Style w:val="afffff0"/>
          <w:rtl/>
        </w:rPr>
        <w:t xml:space="preserve">והיה כי </w:t>
      </w:r>
      <w:ins w:id="90545" w:author="עורך - פרקים א-ב" w:date="2026-10-05T11:51:54Z">
        <w:r>
          <w:rPr>
            <w:rStyle w:val="afffff0"/>
            <w:rtl/>
          </w:rPr>
          <w:t xml:space="preserve">יביאך'</w:t>
        </w:r>
      </w:ins>
      <w:del w:id="90546" w:author="עורך - פרקים א-ב" w:date="2026-10-05T11:51:54Z">
        <w:r w:rsidR="00F63065">
          <w:rPr>
            <w:rStyle w:val="afffff0"/>
            <w:rtl/>
          </w:rPr>
          <w:delText xml:space="preserve">יביאך</w:delText>
        </w:r>
      </w:del>
      <w:r w:rsidR="00F63065">
        <w:rPr>
          <w:rStyle w:val="afffff0"/>
          <w:rtl/>
        </w:rPr>
        <w:t xml:space="preserve"> </w:t>
      </w:r>
      <w:ins w:id="90543" w:author="עורך - פרקים א-ב" w:date="2026-10-05T11:51:54Z">
        <w:r>
          <w:rPr>
            <w:rStyle w:val="afffff0"/>
            <w:rtl/>
          </w:rPr>
          <w:t xml:space="preserve">ונאמר</w:t>
        </w:r>
      </w:ins>
      <w:del w:id="90544" w:author="עורך - פרקים א-ב" w:date="2026-10-05T11:51:54Z">
        <w:r w:rsidR="00F63065">
          <w:rPr>
            <w:rStyle w:val="afffff0"/>
            <w:rtl/>
          </w:rPr>
          <w:delText xml:space="preserve">וכתיב</w:delText>
        </w:r>
      </w:del>
      <w:r w:rsidR="00F63065">
        <w:rPr>
          <w:rStyle w:val="afffff0"/>
          <w:rtl/>
        </w:rPr>
        <w:t xml:space="preserve"> </w:t>
      </w:r>
      <w:ins w:id="90541" w:author="עורך - פרקים א-ב" w:date="2026-10-05T11:51:54Z">
        <w:r>
          <w:rPr>
            <w:rStyle w:val="afffff0"/>
            <w:rtl/>
          </w:rPr>
          <w:t xml:space="preserve">אחריו</w:t>
        </w:r>
      </w:ins>
      <w:del w:id="90542" w:author="עורך - פרקים א-ב" w:date="2026-10-05T11:51:54Z">
        <w:r w:rsidR="00F63065">
          <w:rPr>
            <w:rStyle w:val="afffff0"/>
            <w:rtl/>
          </w:rPr>
          <w:delText xml:space="preserve">בתריה</w:delText>
        </w:r>
      </w:del>
      <w:r w:rsidR="00F63065">
        <w:rPr>
          <w:rStyle w:val="afffff0"/>
          <w:rtl/>
        </w:rPr>
        <w:t xml:space="preserve"> </w:t>
      </w:r>
      <w:ins w:id="90539" w:author="עורך - פרקים א-ב" w:date="2026-10-05T11:51:54Z">
        <w:r>
          <w:rPr>
            <w:rStyle w:val="afffff0"/>
            <w:rtl/>
          </w:rPr>
          <w:t xml:space="preserve">'והעברת',</w:t>
        </w:r>
      </w:ins>
      <w:del w:id="90540" w:author="עורך - פרקים א-ב" w:date="2026-10-05T11:51:54Z">
        <w:r w:rsidR="00F63065">
          <w:rPr>
            <w:rStyle w:val="afffff0"/>
            <w:rtl/>
          </w:rPr>
          <w:delText xml:space="preserve">והעברת</w:delText>
        </w:r>
        <w:r>
          <w:rPr>
            <w:rFonts w:hint="cs"/>
            <w:rtl/>
          </w:rPr>
          <w:delText xml:space="preserve">'</w:delText>
        </w:r>
      </w:del>
      <w:r w:rsidR="00F63065">
        <w:rPr>
          <w:rtl/>
        </w:rPr>
        <w:t xml:space="preserve"> מכלל </w:t>
      </w:r>
      <w:ins w:id="90537" w:author="עורך - פרקים א-ב" w:date="2026-10-05T11:51:54Z">
        <w:r>
          <w:rPr>
            <w:rtl/>
          </w:rPr>
          <w:t xml:space="preserve">שמתחילה</w:t>
        </w:r>
      </w:ins>
      <w:del w:id="90538" w:author="עורך - פרקים א-ב" w:date="2026-10-05T11:51:54Z">
        <w:r w:rsidR="00F63065">
          <w:rPr>
            <w:rtl/>
          </w:rPr>
          <w:delText xml:space="preserve">דמ</w:delText>
        </w:r>
        <w:r w:rsidR="00244701">
          <w:rPr>
            <w:rFonts w:hint="cs"/>
            <w:rtl/>
          </w:rPr>
          <w:delText xml:space="preserve">תחילה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35" w:author="עורך - פרקים א-ב" w:date="2026-10-05T11:51:54Z">
        <w:r>
          <w:rPr>
            <w:rtl/>
          </w:rPr>
          <w:t xml:space="preserve">קדשו</w:t>
        </w:r>
      </w:ins>
      <w:del w:id="90536" w:author="עורך - פרקים א-ב" w:date="2026-10-05T11:51:54Z">
        <w:r w:rsidR="00F63065">
          <w:rPr>
            <w:rtl/>
          </w:rPr>
          <w:delText xml:space="preserve">קדוש</w:delText>
        </w:r>
      </w:del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</w:t>
      </w:r>
      <w:ins w:id="90554" w:author="עורך - פרקים א-ב" w:date="2026-10-05T11:51:54Z">
        <w:r>
          <w:rPr>
            <w:rtl/>
          </w:rPr>
          <w:t xml:space="preserve">שאם לא תאמר כן,</w:t>
        </w:r>
      </w:ins>
      <w:del w:id="90555" w:author="עורך - פרקים א-ב" w:date="2026-10-05T11:51:54Z">
        <w:r>
          <w:rPr>
            <w:rtl/>
          </w:rPr>
          <w:delText xml:space="preserve">דא</w:delText>
        </w:r>
        <w:r w:rsidR="00B10F40">
          <w:rPr>
            <w:rFonts w:hint="cs"/>
            <w:rtl/>
          </w:rPr>
          <w:delText xml:space="preserve">ל</w:delText>
        </w:r>
        <w:r>
          <w:rPr>
            <w:rFonts w:hint="cs"/>
            <w:rtl/>
          </w:rPr>
          <w:delText xml:space="preserve">ת"ה</w:delText>
        </w:r>
        <w:r>
          <w:rPr>
            <w:rtl/>
          </w:rPr>
          <w:delText xml:space="preserve">,</w:delText>
        </w:r>
      </w:del>
      <w:ins w:id="90169" w:author="מנוע מכני" w:date="2026-10-05T11:32:12Z"/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 בן שנה </w:t>
      </w:r>
      <w:ins w:id="90552" w:author="עורך - פרקים א-ב" w:date="2026-10-05T11:51:54Z">
        <w:r>
          <w:rPr>
            <w:rtl/>
          </w:rPr>
          <w:t xml:space="preserve">אינו</w:t>
        </w:r>
      </w:ins>
      <w:del w:id="90553" w:author="עורך - פרקים א-ב" w:date="2026-10-05T11:51:54Z">
        <w:r>
          <w:rPr>
            <w:rtl/>
          </w:rPr>
          <w:delText xml:space="preserve">בר</w:delText>
        </w:r>
      </w:del>
      <w:r>
        <w:rPr>
          <w:rtl/>
        </w:rPr>
        <w:t xml:space="preserve"> </w:t>
      </w:r>
      <w:ins w:id="90550" w:author="עורך - פרקים א-ב" w:date="2026-10-05T11:51:54Z">
        <w:r>
          <w:rPr>
            <w:rtl/>
          </w:rPr>
          <w:t xml:space="preserve">ראוי</w:t>
        </w:r>
      </w:ins>
      <w:del w:id="90551" w:author="עורך - פרקים א-ב" w:date="2026-10-05T11:51:54Z">
        <w:r>
          <w:rPr>
            <w:rtl/>
          </w:rPr>
          <w:delText xml:space="preserve">מיעבד</w:delText>
        </w:r>
      </w:del>
      <w:r>
        <w:rPr>
          <w:rtl/>
        </w:rPr>
        <w:t xml:space="preserve"> </w:t>
      </w:r>
      <w:ins w:id="90548" w:author="עורך - פרקים א-ב" w:date="2026-10-05T11:51:54Z">
        <w:r>
          <w:rPr>
            <w:rtl/>
          </w:rPr>
          <w:t xml:space="preserve">לעבודה!</w:t>
        </w:r>
      </w:ins>
      <w:del w:id="90549" w:author="עורך - פרקים א-ב" w:date="2026-10-05T11:51:54Z">
        <w:r>
          <w:rPr>
            <w:rtl/>
          </w:rPr>
          <w:delText xml:space="preserve">עבודה</w:delText>
        </w:r>
      </w:del>
      <w:r>
        <w:rPr>
          <w:rtl/>
        </w:rPr>
        <w:t xml:space="preserve"> </w:t>
      </w:r>
      <w:del w:id="90547" w:author="עורך - פרקים א-ב" w:date="2026-10-05T11:51:54Z">
        <w:r>
          <w:rPr>
            <w:rtl/>
          </w:rPr>
          <w:delText xml:space="preserve">הוא? </w:delText>
        </w:r>
      </w:del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</w:t>
      </w:r>
      <w:ins w:id="90564" w:author="עורך - פרקים א-ב" w:date="2026-10-05T11:51:54Z">
        <w:r>
          <w:rPr>
            <w:rtl/>
          </w:rPr>
          <w:t xml:space="preserve">שלא</w:t>
        </w:r>
      </w:ins>
      <w:del w:id="90565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0562" w:author="עורך - פרקים א-ב" w:date="2026-10-05T11:51:54Z">
        <w:r>
          <w:rPr>
            <w:rtl/>
          </w:rPr>
          <w:t xml:space="preserve">פסקה</w:t>
        </w:r>
      </w:ins>
      <w:del w:id="90563" w:author="עורך - פרקים א-ב" w:date="2026-10-05T11:51:54Z">
        <w:r w:rsidR="00F63065">
          <w:rPr>
            <w:rtl/>
          </w:rPr>
          <w:delText xml:space="preserve">פסיק</w:delText>
        </w:r>
      </w:del>
      <w:r w:rsidR="00F63065">
        <w:rPr>
          <w:rtl/>
        </w:rPr>
        <w:t xml:space="preserve"> </w:t>
      </w:r>
      <w:ins w:id="90543" w:author="מנוע סמנטי" w:date="2026-10-05T11:39:44Z">
        <w:r>
          <w:rPr>
            <w:rtl/>
          </w:rPr>
          <w:t xml:space="preserve">קדושתם</w:t>
        </w:r>
      </w:ins>
      <w:del w:id="90544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 - </w:t>
      </w:r>
      <w:ins w:id="90560" w:author="עורך - פרקים א-ב" w:date="2026-10-05T11:51:54Z">
        <w:r>
          <w:rPr>
            <w:rtl/>
          </w:rPr>
          <w:t xml:space="preserve">אלה</w:t>
        </w:r>
      </w:ins>
      <w:del w:id="90561" w:author="עורך - פרקים א-ב" w:date="2026-10-05T11:51:54Z">
        <w:r w:rsidR="00F63065">
          <w:rPr>
            <w:rtl/>
          </w:rPr>
          <w:delText xml:space="preserve">הנך</w:delText>
        </w:r>
      </w:del>
      <w:r w:rsidR="00F63065">
        <w:rPr>
          <w:rtl/>
        </w:rPr>
        <w:t xml:space="preserve"> </w:t>
      </w:r>
      <w:ins w:id="98363" w:author="מנוע מכני" w:date="2026-10-05T11:32:12Z">
        <w:ins w:id="90558" w:author="עורך - פרקים א-ב" w:date="2026-10-05T11:51:54Z">
          <w:r>
            <w:rPr>
              <w:rtl/>
            </w:rPr>
            <w:t xml:space="preserve">שמתחילה</w:t>
          </w:r>
        </w:ins>
        <w:del w:id="90559" w:author="עורך - פרקים א-ב" w:date="2026-10-05T11:51:54Z">
          <w:r>
            <w:rPr>
              <w:rtl/>
            </w:rPr>
            <w:delText xml:space="preserve">דמתחילה</w:delText>
          </w:r>
        </w:del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56" w:author="עורך - פרקים א-ב" w:date="2026-10-05T11:51:54Z">
        <w:r>
          <w:rPr>
            <w:rtl/>
          </w:rPr>
          <w:t xml:space="preserve">פקעה</w:t>
        </w:r>
      </w:ins>
      <w:del w:id="90557" w:author="עורך - פרקים א-ב" w:date="2026-10-05T11:51:54Z">
        <w:r w:rsidR="00F63065">
          <w:rPr>
            <w:rtl/>
          </w:rPr>
          <w:delText xml:space="preserve">פקעא</w:delText>
        </w:r>
      </w:del>
      <w:r w:rsidR="00F63065">
        <w:rPr>
          <w:rtl/>
        </w:rPr>
        <w:t xml:space="preserve"> </w:t>
      </w:r>
      <w:ins w:id="90541" w:author="מנוע סמנטי" w:date="2026-10-05T11:39:44Z">
        <w:r>
          <w:rPr>
            <w:rtl/>
          </w:rPr>
          <w:t xml:space="preserve">קדושתם</w:t>
        </w:r>
      </w:ins>
      <w:del w:id="90542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ins w:id="90572" w:author="עורך - פרקים א-ב" w:date="2026-10-05T11:51:54Z">
        <w:r>
          <w:rPr>
            <w:rtl/>
          </w:rPr>
          <w:t xml:space="preserve">שפסקה</w:t>
        </w:r>
      </w:ins>
      <w:del w:id="90573" w:author="עורך - פרקים א-ב" w:date="2026-10-05T11:51:54Z">
        <w:r>
          <w:rPr>
            <w:rtl/>
          </w:rPr>
          <w:delText xml:space="preserve">דפסק</w:delText>
        </w:r>
      </w:del>
      <w:r>
        <w:rPr>
          <w:rtl/>
        </w:rPr>
        <w:t xml:space="preserve"> </w:t>
      </w:r>
      <w:ins w:id="90547" w:author="מנוע סמנטי" w:date="2026-10-05T11:39:44Z">
        <w:r>
          <w:rPr>
            <w:rtl/>
          </w:rPr>
          <w:t xml:space="preserve">קדושתם</w:t>
        </w:r>
      </w:ins>
      <w:del w:id="90548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- </w:t>
      </w:r>
      <w:ins w:id="90570" w:author="עורך - פרקים א-ב" w:date="2026-10-05T11:51:54Z">
        <w:r>
          <w:rPr>
            <w:rtl/>
          </w:rPr>
          <w:t xml:space="preserve">אלה</w:t>
        </w:r>
      </w:ins>
      <w:del w:id="90571" w:author="עורך - פרקים א-ב" w:date="2026-10-05T11:51:54Z">
        <w:r>
          <w:rPr>
            <w:rtl/>
          </w:rPr>
          <w:delText xml:space="preserve">הנך</w:delText>
        </w:r>
      </w:del>
      <w:r>
        <w:rPr>
          <w:rtl/>
        </w:rPr>
        <w:t xml:space="preserve"> </w:t>
      </w:r>
      <w:ins w:id="98365" w:author="מנוע מכני" w:date="2026-10-05T11:32:12Z">
        <w:ins w:id="90568" w:author="עורך - פרקים א-ב" w:date="2026-10-05T11:51:54Z">
          <w:r>
            <w:rPr>
              <w:rtl/>
            </w:rPr>
            <w:t xml:space="preserve">שמתחילה</w:t>
          </w:r>
        </w:ins>
        <w:del w:id="90569" w:author="עורך - פרקים א-ב" w:date="2026-10-05T11:51:54Z">
          <w:r>
            <w:rPr>
              <w:rtl/>
            </w:rPr>
            <w:delText xml:space="preserve">דמתחילה</w:delText>
          </w:r>
        </w:del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0566" w:author="עורך - פרקים א-ב" w:date="2026-10-05T11:51:54Z">
        <w:r>
          <w:rPr>
            <w:rtl/>
          </w:rPr>
          <w:t xml:space="preserve">פקעה</w:t>
        </w:r>
      </w:ins>
      <w:del w:id="90567" w:author="עורך - פרקים א-ב" w:date="2026-10-05T11:51:54Z">
        <w:r>
          <w:rPr>
            <w:rtl/>
          </w:rPr>
          <w:delText xml:space="preserve">פקעא </w:delText>
        </w:r>
        <w:r>
          <w:rPr>
            <w:rtl/>
          </w:rPr>
          <w:delText xml:space="preserve">לו</w:delText>
        </w:r>
      </w:del>
      <w:ins w:id="94399" w:author="מנוע מכני" w:date="2026-10-05T11:32:12Z"/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545" w:author="מנוע סמנטי" w:date="2026-10-05T11:39:44Z">
        <w:r>
          <w:rPr>
            <w:rtl/>
          </w:rPr>
          <w:t xml:space="preserve">קדושתם</w:t>
        </w:r>
      </w:ins>
      <w:del w:id="90546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ins w:id="90582" w:author="עורך - פרקים א-ב" w:date="2026-10-05T11:51:54Z">
        <w:r>
          <w:rPr>
            <w:rtl/>
          </w:rPr>
          <w:t xml:space="preserve">שקדש </w:t>
        </w:r>
        <w:r>
          <w:rPr>
            <w:rStyle w:val="afffffe"/>
            <w:rtl/>
          </w:rPr>
          <w:t xml:space="preserve">במצרים</w:t>
        </w:r>
      </w:ins>
      <w:del w:id="90583" w:author="עורך - פרקים א-ב" w:date="2026-10-05T11:51:54Z">
        <w:r>
          <w:rPr>
            <w:rtl/>
          </w:rPr>
          <w:delText xml:space="preserve">דקדוש</w:delText>
        </w:r>
      </w:del>
      <w:r>
        <w:rPr>
          <w:rtl/>
        </w:rPr>
        <w:t xml:space="preserve"> - </w:t>
      </w:r>
      <w:ins w:id="90580" w:author="עורך - פרקים א-ב" w:date="2026-10-05T11:51:54Z">
        <w:r>
          <w:rPr>
            <w:rtl/>
          </w:rPr>
          <w:t xml:space="preserve">קדש,</w:t>
        </w:r>
      </w:ins>
      <w:del w:id="90581" w:author="עורך - פרקים א-ב" w:date="2026-10-05T11:51:54Z">
        <w:r>
          <w:rPr>
            <w:rtl/>
          </w:rPr>
          <w:delText xml:space="preserve">קדוש</w:delText>
        </w:r>
      </w:del>
      <w:r>
        <w:rPr>
          <w:rtl/>
        </w:rPr>
        <w:t xml:space="preserve"> </w:t>
      </w:r>
      <w:ins w:id="90578" w:author="עורך - פרקים א-ב" w:date="2026-10-05T11:51:54Z">
        <w:r>
          <w:rPr>
            <w:rtl/>
          </w:rPr>
          <w:t xml:space="preserve">שלא</w:t>
        </w:r>
      </w:ins>
      <w:del w:id="90579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576" w:author="עורך - פרקים א-ב" w:date="2026-10-05T11:51:54Z">
        <w:r>
          <w:rPr>
            <w:rtl/>
          </w:rPr>
          <w:t xml:space="preserve">קדש</w:t>
        </w:r>
      </w:ins>
      <w:del w:id="90577" w:author="עורך - פרקים א-ב" w:date="2026-10-05T11:51:54Z">
        <w:r>
          <w:rPr>
            <w:rtl/>
          </w:rPr>
          <w:delText xml:space="preserve">קדוש</w:delText>
        </w:r>
      </w:del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74" w:author="עורך - פרקים א-ב" w:date="2026-10-05T11:51:54Z">
        <w:r>
          <w:rPr>
            <w:rtl/>
          </w:rPr>
          <w:t xml:space="preserve">קדש.</w:t>
        </w:r>
      </w:ins>
      <w:del w:id="90575" w:author="עורך - פרקים א-ב" w:date="2026-10-05T11:51:54Z">
        <w:r>
          <w:rPr>
            <w:rtl/>
          </w:rPr>
          <w:delText xml:space="preserve">קדוש</w:delText>
        </w:r>
        <w:r w:rsidR="0057284B">
          <w:rPr>
            <w:rtl/>
          </w:rPr>
          <w:delText xml:space="preserve">.</w:delText>
        </w:r>
      </w:del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</w:t>
      </w:r>
      <w:ins w:id="90590" w:author="עורך - פרקים א-ב" w:date="2026-10-05T11:51:54Z">
        <w:r>
          <w:rPr>
            <w:rtl/>
          </w:rPr>
          <w:t xml:space="preserve">ממצרים,</w:t>
        </w:r>
      </w:ins>
      <w:del w:id="90591" w:author="עורך - פרקים א-ב" w:date="2026-10-05T11:51:54Z">
        <w:r>
          <w:rPr>
            <w:rtl/>
          </w:rPr>
          <w:delText xml:space="preserve">ממצרים</w:delText>
        </w:r>
      </w:del>
      <w:r>
        <w:rPr>
          <w:rtl/>
        </w:rPr>
        <w:t xml:space="preserve"> </w:t>
      </w:r>
      <w:ins w:id="90588" w:author="עורך - פרקים א-ב" w:date="2026-10-05T11:51:54Z">
        <w:r>
          <w:rPr>
            <w:rtl/>
          </w:rPr>
          <w:t xml:space="preserve">וממנה:</w:t>
        </w:r>
      </w:ins>
      <w:del w:id="90589" w:author="עורך - פרקים א-ב" w:date="2026-10-05T11:51:54Z">
        <w:r>
          <w:rPr>
            <w:rtl/>
          </w:rPr>
          <w:delText xml:space="preserve">ומינה</w:delText>
        </w:r>
      </w:del>
      <w:r>
        <w:rPr>
          <w:rtl/>
        </w:rPr>
        <w:t xml:space="preserve"> אותו היום הוא </w:t>
      </w:r>
      <w:ins w:id="90586" w:author="עורך - פרקים א-ב" w:date="2026-10-05T11:51:54Z">
        <w:r>
          <w:rPr>
            <w:rtl/>
          </w:rPr>
          <w:t xml:space="preserve">שקרבו,</w:t>
        </w:r>
      </w:ins>
      <w:del w:id="90587" w:author="עורך - פרקים א-ב" w:date="2026-10-05T11:51:54Z">
        <w:r>
          <w:rPr>
            <w:rtl/>
          </w:rPr>
          <w:delText xml:space="preserve">דקרוב,</w:delText>
        </w:r>
      </w:del>
      <w:r>
        <w:rPr>
          <w:rtl/>
        </w:rPr>
        <w:t xml:space="preserve"> מיכן ואילך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84" w:author="עורך - פרקים א-ב" w:date="2026-10-05T11:51:54Z">
        <w:r>
          <w:rPr>
            <w:rtl/>
          </w:rPr>
          <w:t xml:space="preserve">קרבו!</w:t>
        </w:r>
      </w:ins>
      <w:del w:id="90585" w:author="עורך - פרקים א-ב" w:date="2026-10-05T11:51:54Z">
        <w:r>
          <w:rPr>
            <w:rtl/>
          </w:rPr>
          <w:delText xml:space="preserve">קרוב!</w:delText>
        </w:r>
      </w:del>
      <w:r>
        <w:rPr>
          <w:rtl/>
        </w:rPr>
        <w:t xml:space="preserve"> </w:t>
      </w:r>
    </w:p>
    <w:p>
      <w:pPr>
        <w:pStyle w:val="38"/>
        <w:rPr>
          <w:ins w:id="93447" w:author="עורך - פרקים א-ב" w:date="2026-10-05T11:51:54Z"/>
        </w:rPr>
      </w:pPr>
      <w:ins w:id="93071" w:author="מנוע מכני" w:date="2026-10-05T11:32:12Z">
        <w:r>
          <w:t xml:space="preserve">יש</w:t>
        </w:r>
      </w:ins>
      <w:del w:id="93072" w:author="מנוע מכני" w:date="2026-10-05T11:32:12Z">
        <w:r>
          <w:delText xml:space="preserve">איכא</w:delText>
        </w:r>
      </w:del>
      <w:r>
        <w:t xml:space="preserve"> </w:t>
      </w:r>
      <w:ins w:id="93069" w:author="מנוע מכני" w:date="2026-10-05T11:32:12Z">
        <w:r>
          <w:t xml:space="preserve">דאמרו</w:t>
        </w:r>
      </w:ins>
    </w:p>
    <w:p w14:paraId="066EEF50" w14:textId="77777777" w:rsidR="00244701" w:rsidRDefault="00F63065" w:rsidP="00F63065">
      <w:pPr>
        <w:rPr>
          <w:rtl/>
        </w:rPr>
      </w:pPr>
      <w:del w:id="93070" w:author="מנוע מכני" w:date="2026-10-05T11:32:12Z">
        <w:r>
          <w:rPr>
            <w:rtl/>
          </w:rPr>
          <w:delText xml:space="preserve">דאמרי</w:delText>
        </w:r>
      </w:del>
      <w:del w:id="93448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</w:t>
      </w:r>
      <w:ins w:id="90592" w:author="עורך - פרקים א-ב" w:date="2026-10-05T11:51:54Z">
        <w:r>
          <w:rPr>
            <w:rtl/>
          </w:rPr>
          <w:t xml:space="preserve">כן,</w:t>
        </w:r>
      </w:ins>
      <w:del w:id="90593" w:author="עורך - פרקים א-ב" w:date="2026-10-05T11:51:54Z">
        <w:r>
          <w:rPr>
            <w:rtl/>
          </w:rPr>
          <w:delText xml:space="preserve">אין,</w:delText>
        </w:r>
      </w:del>
      <w:r>
        <w:rPr>
          <w:rtl/>
        </w:rPr>
        <w:t xml:space="preserve">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</w:t>
      </w:r>
      <w:ins w:id="90600" w:author="עורך - פרקים א-ב" w:date="2026-10-05T11:51:54Z">
        <w:r>
          <w:rPr>
            <w:rtl/>
          </w:rPr>
          <w:t xml:space="preserve">ואילך,</w:t>
        </w:r>
      </w:ins>
      <w:del w:id="90601" w:author="עורך - פרקים א-ב" w:date="2026-10-05T11:51:54Z">
        <w:r>
          <w:rPr>
            <w:rtl/>
          </w:rPr>
          <w:delText xml:space="preserve">ואילך</w:delText>
        </w:r>
      </w:del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ins w:id="90598" w:author="עורך - פרקים א-ב" w:date="2026-10-05T11:51:54Z">
          <w:r>
            <w:rPr>
              <w:rFonts w:hint="cs"/>
              <w:rtl/>
            </w:rPr>
            <w:t xml:space="preserve">שלא</w:t>
          </w:r>
        </w:ins>
        <w:del w:id="90599" w:author="עורך - פרקים א-ב" w:date="2026-10-05T11:51:54Z">
          <w:r>
            <w:rPr>
              <w:rFonts w:hint="cs"/>
              <w:rtl/>
            </w:rPr>
            <w:delText xml:space="preserve">דלא</w:delText>
          </w:r>
        </w:del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</w:t>
        </w:r>
        <w:ins w:id="90596" w:author="עורך - פרקים א-ב" w:date="2026-10-05T11:51:54Z">
          <w:r>
            <w:rPr>
              <w:rtl/>
            </w:rPr>
            <w:t xml:space="preserve">שחובות</w:t>
          </w:r>
        </w:ins>
        <w:del w:id="90597" w:author="עורך - פרקים א-ב" w:date="2026-10-05T11:51:54Z">
          <w:r>
            <w:rPr>
              <w:rtl/>
            </w:rPr>
            <w:delText xml:space="preserve">ש</w:delText>
          </w:r>
          <w:r>
            <w:rPr>
              <w:rtl/>
            </w:rPr>
            <w:delText xml:space="preserve">- חובות</w:delText>
          </w:r>
        </w:del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 בבמה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94" w:author="עורך - פרקים א-ב" w:date="2026-10-05T11:51:54Z">
        <w:r>
          <w:rPr>
            <w:rtl/>
          </w:rPr>
          <w:t xml:space="preserve">קרבו,</w:t>
        </w:r>
      </w:ins>
      <w:del w:id="90595" w:author="עורך - פרקים א-ב" w:date="2026-10-05T11:51:54Z">
        <w:r>
          <w:rPr>
            <w:rtl/>
          </w:rPr>
          <w:delText xml:space="preserve">קרוב</w:delText>
        </w:r>
        <w:r>
          <w:rPr>
            <w:rtl/>
          </w:rPr>
          <w:delText xml:space="preserve">,</w:delText>
        </w:r>
      </w:del>
      <w:ins w:id="95893" w:author="מנוע מכני" w:date="2026-10-05T11:32:12Z"/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ins w:id="90039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40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ins w:id="90041" w:author="מנוע סמנטי" w:date="2026-10-05T11:39:44Z">
        <w:r>
          <w:rPr>
            <w:rStyle w:val="afffff0"/>
            <w:rtl/>
          </w:rPr>
          <w:t xml:space="preserve">כִּי לִי כָּל בְּכוֹר בִּבְנֵי יִשְׂרָאֵל</w:t>
        </w:r>
      </w:ins>
      <w:del w:id="90042" w:author="מנוע סמנטי" w:date="2026-10-05T11:39:44Z">
        <w:r>
          <w:rPr>
            <w:rtl/>
          </w:rPr>
          <w:delText xml:space="preserve">כי לי כל בכור בבני ישראל</w:delText>
        </w:r>
      </w:del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Style w:val="afffff0"/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</w:t>
      </w:r>
      <w:ins w:id="90604" w:author="עורך - פרקים א-ב" w:date="2026-10-05T11:51:54Z">
        <w:r>
          <w:rPr>
            <w:rtl/>
          </w:rPr>
          <w:t xml:space="preserve">ליקדש,</w:t>
        </w:r>
      </w:ins>
      <w:del w:id="90605" w:author="עורך - פרקים א-ב" w:date="2026-10-05T11:51:54Z">
        <w:r w:rsidR="0026142A">
          <w:rPr>
            <w:rtl/>
          </w:rPr>
          <w:delText xml:space="preserve">ליקדש</w:delText>
        </w:r>
      </w:del>
      <w:r w:rsidR="0026142A">
        <w:rPr>
          <w:rtl/>
        </w:rPr>
        <w:t xml:space="preserve"> </w:t>
      </w:r>
      <w:r w:rsidR="0026142A">
        <w:rPr>
          <w:rFonts w:hint="cs"/>
          <w:rtl/>
        </w:rPr>
        <w:t xml:space="preserve">מהן קדשו </w:t>
      </w:r>
      <w:ins w:id="90602" w:author="עורך - פרקים א-ב" w:date="2026-10-05T11:51:54Z">
        <w:r>
          <w:rPr>
            <w:rFonts w:hint="cs"/>
            <w:rtl/>
          </w:rPr>
          <w:t xml:space="preserve">[במצרים]</w:t>
        </w:r>
      </w:ins>
      <w:del w:id="90603" w:author="עורך - פרקים א-ב" w:date="2026-10-05T11:51:54Z">
        <w:r w:rsidR="0026142A">
          <w:rPr>
            <w:rFonts w:hint="cs"/>
            <w:rtl/>
          </w:rPr>
          <w:delText xml:space="preserve">[כמצרים]</w:delText>
        </w:r>
      </w:del>
      <w:r w:rsidR="0026142A">
        <w:rPr>
          <w:rFonts w:hint="cs"/>
          <w:rtl/>
        </w:rPr>
        <w:t xml:space="preserve">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</w:t>
      </w:r>
      <w:ins w:id="90608" w:author="עורך - פרקים א-ב" w:date="2026-10-05T11:51:54Z">
        <w:r>
          <w:rPr>
            <w:rtl/>
          </w:rPr>
          <w:t xml:space="preserve">והרי</w:t>
        </w:r>
      </w:ins>
      <w:del w:id="90609" w:author="עורך - פרקים א-ב" w:date="2026-10-05T11:51:54Z">
        <w:r>
          <w:rPr>
            <w:rtl/>
          </w:rPr>
          <w:lastRenderedPageBreak/>
          <w:delText xml:space="preserve">וה</w:delText>
        </w:r>
        <w:r w:rsidR="00244701">
          <w:rPr>
            <w:rFonts w:hint="cs"/>
            <w:rtl/>
          </w:rPr>
          <w:delText xml:space="preserve">ך</w:delText>
        </w:r>
      </w:del>
      <w:r w:rsidR="00244701">
        <w:rPr>
          <w:rFonts w:hint="cs"/>
          <w:rtl/>
        </w:rPr>
        <w:t xml:space="preserve"> </w:t>
      </w:r>
      <w:ins w:id="90606" w:author="עורך - פרקים א-ב" w:date="2026-10-05T11:51:54Z">
        <w:r>
          <w:rPr>
            <w:rFonts w:hint="cs"/>
            <w:rtl/>
          </w:rPr>
          <w:t xml:space="preserve">נאמר 'פקוד</w:t>
        </w:r>
      </w:ins>
      <w:del w:id="90607" w:author="עורך - פרקים א-ב" w:date="2026-10-05T11:51:54Z">
        <w:r w:rsidR="00244701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פקוד</w:delText>
        </w:r>
      </w:del>
      <w:r>
        <w:rPr>
          <w:rtl/>
        </w:rPr>
        <w:t xml:space="preserve">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ins w:id="90623" w:author="עורך - פרקים א-ב" w:date="2026-10-05T11:51:54Z">
        <w:r>
          <w:rPr>
            <w:rFonts w:hint="cs"/>
            <w:rtl/>
          </w:rPr>
          <w:t xml:space="preserve">ר"ל</w:t>
        </w:r>
      </w:ins>
      <w:del w:id="90624" w:author="עורך - פרקים א-ב" w:date="2026-10-05T11:51:54Z">
        <w:r>
          <w:rPr>
            <w:rFonts w:hint="cs"/>
            <w:rtl/>
          </w:rPr>
          <w:delText xml:space="preserve">ר'ל</w:delText>
        </w:r>
      </w:del>
      <w:r>
        <w:rPr>
          <w:rFonts w:hint="cs"/>
          <w:rtl/>
        </w:rPr>
        <w:t xml:space="preserve"> </w:t>
      </w:r>
      <w:ins w:id="90621" w:author="עורך - פרקים א-ב" w:date="2026-10-05T11:51:54Z">
        <w:r>
          <w:rPr>
            <w:rFonts w:hint="cs"/>
            <w:rtl/>
          </w:rPr>
          <w:t xml:space="preserve">כטעמו,</w:t>
        </w:r>
      </w:ins>
      <w:del w:id="90622" w:author="עורך - פרקים א-ב" w:date="2026-10-05T11:51:54Z">
        <w:r>
          <w:rPr>
            <w:rFonts w:hint="cs"/>
            <w:rtl/>
          </w:rPr>
          <w:delText xml:space="preserve">כטעמא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ins w:id="90620" w:author="עורך - פרקים א-ב" w:date="2026-10-05T11:51:54Z">
        <w:r>
          <w:rPr>
            <w:rtl/>
          </w:rPr>
          <w:t xml:space="preserve">את </w:t>
        </w:r>
      </w:ins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0618" w:author="עורך - פרקים א-ב" w:date="2026-10-05T11:51:54Z">
        <w:r>
          <w:rPr>
            <w:rtl/>
          </w:rPr>
          <w:t xml:space="preserve">ראיתי</w:t>
        </w:r>
      </w:ins>
      <w:del w:id="90619" w:author="עורך - פרקים א-ב" w:date="2026-10-05T11:51:54Z">
        <w:r w:rsidR="00F63065">
          <w:rPr>
            <w:rtl/>
          </w:rPr>
          <w:delText xml:space="preserve">חזאי</w:delText>
        </w:r>
      </w:del>
      <w:r w:rsidR="00F63065">
        <w:rPr>
          <w:rtl/>
        </w:rPr>
        <w:t xml:space="preserve"> </w:t>
      </w:r>
      <w:ins w:id="90616" w:author="עורך - פרקים א-ב" w:date="2026-10-05T11:51:54Z">
        <w:r>
          <w:rPr>
            <w:rtl/>
          </w:rPr>
          <w:t xml:space="preserve">בחלום,</w:t>
        </w:r>
      </w:ins>
      <w:del w:id="90617" w:author="עורך - פרקים א-ב" w:date="2026-10-05T11:51:54Z">
        <w:r w:rsidR="00F63065">
          <w:rPr>
            <w:rtl/>
          </w:rPr>
          <w:delText xml:space="preserve">בחילמא,</w:delText>
        </w:r>
      </w:del>
      <w:r w:rsidR="00F63065">
        <w:rPr>
          <w:rtl/>
        </w:rPr>
        <w:t xml:space="preserve"> </w:t>
      </w:r>
      <w:ins w:id="93075" w:author="מנוע מכני" w:date="2026-10-05T11:32:12Z">
        <w:ins w:id="90614" w:author="עורך - פרקים א-ב" w:date="2026-10-05T11:51:54Z">
          <w:r>
            <w:rPr>
              <w:rtl/>
            </w:rPr>
            <w:t xml:space="preserve">ודבר</w:t>
          </w:r>
        </w:ins>
        <w:del w:id="90615" w:author="עורך - פרקים א-ב" w:date="2026-10-05T11:51:54Z">
          <w:r>
            <w:rPr>
              <w:rtl/>
            </w:rPr>
            <w:delText xml:space="preserve">דדבר</w:delText>
          </w:r>
        </w:del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</w:t>
      </w:r>
      <w:ins w:id="90612" w:author="עורך - פרקים א-ב" w:date="2026-10-05T11:51:54Z">
        <w:r>
          <w:rPr>
            <w:rtl/>
          </w:rPr>
          <w:t xml:space="preserve">טוב</w:t>
        </w:r>
      </w:ins>
      <w:del w:id="90613" w:author="עורך - פרקים א-ב" w:date="2026-10-05T11:51:54Z">
        <w:r w:rsidR="00F63065">
          <w:rPr>
            <w:rtl/>
          </w:rPr>
          <w:delText xml:space="preserve">מעליתא</w:delText>
        </w:r>
      </w:del>
      <w:r w:rsidR="00F63065">
        <w:rPr>
          <w:rtl/>
        </w:rPr>
        <w:t xml:space="preserve"> </w:t>
      </w:r>
      <w:ins w:id="90610" w:author="עורך - פרקים א-ב" w:date="2026-10-05T11:51:54Z">
        <w:r>
          <w:rPr>
            <w:rtl/>
          </w:rPr>
          <w:t xml:space="preserve">אני אומר:</w:t>
        </w:r>
      </w:ins>
      <w:del w:id="90611" w:author="עורך - פרקים א-ב" w:date="2026-10-05T11:51:54Z">
        <w:r w:rsidR="00F63065">
          <w:rPr>
            <w:rtl/>
          </w:rPr>
          <w:delText xml:space="preserve">אמינא: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Style w:val="afffff0"/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ins w:id="90043" w:author="מנוע סמנטי" w:date="2026-10-05T11:39:44Z">
        <w:r>
          <w:rPr>
            <w:rStyle w:val="afffff0"/>
            <w:rtl/>
          </w:rPr>
          <w:t xml:space="preserve">וְהַעֲבַרְתָּ</w:t>
        </w:r>
      </w:ins>
      <w:del w:id="90044" w:author="מנוע סמנטי" w:date="2026-10-05T11:39:44Z">
        <w:r>
          <w:rPr>
            <w:rtl/>
          </w:rPr>
          <w:delText xml:space="preserve">והעברת</w:delText>
        </w:r>
      </w:del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0625" w:author="עורך - פרקים א-ב" w:date="2026-10-05T11:51:54Z">
        <w:r>
          <w:rPr>
            <w:rtl/>
          </w:rPr>
          <w:t xml:space="preserve">למה ששנה תנא</w:t>
        </w:r>
      </w:ins>
      <w:del w:id="90626" w:author="עורך - פרקים א-ב" w:date="2026-10-05T11:51:54Z">
        <w:r>
          <w:rPr>
            <w:rtl/>
          </w:rPr>
          <w:delText xml:space="preserve">לכדתנא</w:delText>
        </w:r>
      </w:del>
      <w:r>
        <w:rPr>
          <w:rtl/>
        </w:rPr>
        <w:t xml:space="preserve">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ins w:id="90637" w:author="עורך - פרקים א-ב" w:date="2026-10-05T11:51:54Z">
        <w:r>
          <w:rPr>
            <w:rtl/>
          </w:rPr>
          <w:t xml:space="preserve">אתם</w:t>
        </w:r>
      </w:ins>
      <w:del w:id="90638" w:author="עורך - פרקים א-ב" w:date="2026-10-05T11:51:54Z">
        <w:r w:rsidR="00F63065">
          <w:rPr>
            <w:rtl/>
          </w:rPr>
          <w:delText xml:space="preserve">אתון</w:delText>
        </w:r>
      </w:del>
      <w:r w:rsidR="00F63065">
        <w:rPr>
          <w:rtl/>
        </w:rPr>
        <w:t xml:space="preserve">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0635" w:author="עורך - פרקים א-ב" w:date="2026-10-05T11:51:54Z">
        <w:r>
          <w:rPr>
            <w:rtl/>
          </w:rPr>
          <w:t xml:space="preserve">שונים</w:t>
        </w:r>
      </w:ins>
      <w:del w:id="90636" w:author="עורך - פרקים א-ב" w:date="2026-10-05T11:51:54Z">
        <w:r w:rsidR="00F63065">
          <w:rPr>
            <w:rtl/>
          </w:rPr>
          <w:delText xml:space="preserve">מתניתו</w:delText>
        </w:r>
      </w:del>
      <w:r w:rsidR="00F63065">
        <w:rPr>
          <w:rtl/>
        </w:rPr>
        <w:t xml:space="preserve"> </w:t>
      </w:r>
      <w:ins w:id="90633" w:author="עורך - פרקים א-ב" w:date="2026-10-05T11:51:54Z">
        <w:r>
          <w:rPr>
            <w:rtl/>
          </w:rPr>
          <w:t xml:space="preserve">אותה,</w:t>
        </w:r>
      </w:ins>
      <w:del w:id="90634" w:author="עורך - פרקים א-ב" w:date="2026-10-05T11:51:54Z">
        <w:r w:rsidR="00F63065">
          <w:rPr>
            <w:rtl/>
          </w:rPr>
          <w:delText xml:space="preserve">לה,</w:delText>
        </w:r>
      </w:del>
      <w:r w:rsidR="00F63065">
        <w:rPr>
          <w:rtl/>
        </w:rPr>
        <w:t xml:space="preserve"> </w:t>
      </w:r>
      <w:ins w:id="90631" w:author="עורך - פרקים א-ב" w:date="2026-10-05T11:51:54Z">
        <w:r>
          <w:rPr>
            <w:rtl/>
          </w:rPr>
          <w:t xml:space="preserve">אנו</w:t>
        </w:r>
      </w:ins>
      <w:del w:id="90632" w:author="עורך - פרקים א-ב" w:date="2026-10-05T11:51:54Z">
        <w:r w:rsidR="00F63065">
          <w:rPr>
            <w:rtl/>
          </w:rPr>
          <w:delText xml:space="preserve">אנן</w:delText>
        </w:r>
      </w:del>
      <w:r w:rsidR="00F63065">
        <w:rPr>
          <w:rtl/>
        </w:rPr>
        <w:t xml:space="preserve"> </w:t>
      </w:r>
      <w:ins w:id="90629" w:author="עורך - פרקים א-ב" w:date="2026-10-05T11:51:54Z">
        <w:r>
          <w:rPr>
            <w:rtl/>
          </w:rPr>
          <w:t xml:space="preserve">להפך</w:t>
        </w:r>
      </w:ins>
      <w:del w:id="90630" w:author="עורך - פרקים א-ב" w:date="2026-10-05T11:51:54Z">
        <w:r w:rsidR="00F63065">
          <w:rPr>
            <w:rtl/>
          </w:rPr>
          <w:delText xml:space="preserve">איפכא</w:delText>
        </w:r>
      </w:del>
      <w:r w:rsidR="00F63065">
        <w:rPr>
          <w:rtl/>
        </w:rPr>
        <w:t xml:space="preserve"> </w:t>
      </w:r>
      <w:ins w:id="90549" w:author="מנוע סמנטי" w:date="2026-10-05T11:39:44Z">
        <w:r>
          <w:rPr>
            <w:rtl/>
          </w:rPr>
          <w:t xml:space="preserve">שונים</w:t>
        </w:r>
      </w:ins>
      <w:del w:id="9055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</w:t>
      </w:r>
      <w:ins w:id="90627" w:author="עורך - פרקים א-ב" w:date="2026-10-05T11:51:54Z">
        <w:r>
          <w:rPr>
            <w:rtl/>
          </w:rPr>
          <w:t xml:space="preserve">אותה:</w:t>
        </w:r>
      </w:ins>
      <w:del w:id="90628" w:author="עורך - פרקים א-ב" w:date="2026-10-05T11:51:54Z">
        <w:r w:rsidR="00F63065">
          <w:rPr>
            <w:rtl/>
          </w:rPr>
          <w:delText xml:space="preserve">לה:</w:delText>
        </w:r>
      </w:del>
      <w:r w:rsidR="00F63065">
        <w:rPr>
          <w:rtl/>
        </w:rPr>
        <w:t xml:space="preserve">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ins w:id="90650" w:author="עורך - פרקים א-ב" w:date="2026-10-05T11:51:54Z">
        <w:r>
          <w:rPr>
            <w:rtl/>
          </w:rPr>
          <w:t xml:space="preserve">והופכים אתם</w:t>
        </w:r>
      </w:ins>
      <w:del w:id="90651" w:author="עורך - פרקים א-ב" w:date="2026-10-05T11:51:54Z">
        <w:r>
          <w:rPr>
            <w:rtl/>
          </w:rPr>
          <w:delText xml:space="preserve">ואפכית</w:delText>
        </w:r>
      </w:del>
      <w:r>
        <w:rPr>
          <w:rtl/>
        </w:rPr>
        <w:t xml:space="preserve">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0648" w:author="עורך - פרקים א-ב" w:date="2026-10-05T11:51:54Z">
        <w:r>
          <w:rPr>
            <w:rtl/>
          </w:rPr>
          <w:t xml:space="preserve">את</w:t>
        </w:r>
      </w:ins>
      <w:del w:id="90649" w:author="עורך - פרקים א-ב" w:date="2026-10-05T11:51:54Z">
        <w:r>
          <w:rPr>
            <w:rtl/>
          </w:rPr>
          <w:delText xml:space="preserve">תיובתא,</w:delText>
        </w:r>
      </w:del>
      <w:r>
        <w:rPr>
          <w:rtl/>
        </w:rPr>
        <w:t xml:space="preserve"> </w:t>
      </w:r>
      <w:ins w:id="90646" w:author="עורך - פרקים א-ב" w:date="2026-10-05T11:51:54Z">
        <w:r>
          <w:rPr>
            <w:rtl/>
          </w:rPr>
          <w:t xml:space="preserve">הקושיות,</w:t>
        </w:r>
      </w:ins>
      <w:del w:id="90647" w:author="עורך - פרקים א-ב" w:date="2026-10-05T11:51:54Z">
        <w:r>
          <w:rPr>
            <w:rtl/>
          </w:rPr>
          <w:delText xml:space="preserve">ואפכיתו</w:delText>
        </w:r>
      </w:del>
      <w:r>
        <w:rPr>
          <w:rtl/>
        </w:rPr>
        <w:t xml:space="preserve"> </w:t>
      </w:r>
      <w:ins w:id="90644" w:author="עורך - פרקים א-ב" w:date="2026-10-05T11:51:54Z">
        <w:r>
          <w:rPr>
            <w:rtl/>
          </w:rPr>
          <w:t xml:space="preserve">והופכים</w:t>
        </w:r>
      </w:ins>
      <w:del w:id="90645" w:author="עורך - פרקים א-ב" w:date="2026-10-05T11:51:54Z">
        <w:r>
          <w:rPr>
            <w:rtl/>
          </w:rPr>
          <w:delText xml:space="preserve">לה</w:delText>
        </w:r>
      </w:del>
      <w:r>
        <w:rPr>
          <w:rtl/>
        </w:rPr>
        <w:t xml:space="preserve"> </w:t>
      </w:r>
      <w:ins w:id="90642" w:author="עורך - פרקים א-ב" w:date="2026-10-05T11:51:54Z">
        <w:r>
          <w:rPr>
            <w:rtl/>
          </w:rPr>
          <w:t xml:space="preserve">אתם</w:t>
        </w:r>
      </w:ins>
      <w:del w:id="90643" w:author="עורך - פרקים א-ב" w:date="2026-10-05T11:51:54Z">
        <w:r>
          <w:rPr>
            <w:rtl/>
          </w:rPr>
          <w:delText xml:space="preserve">להא</w:delText>
        </w:r>
      </w:del>
      <w:r>
        <w:rPr>
          <w:rtl/>
        </w:rPr>
        <w:t xml:space="preserve"> </w:t>
      </w:r>
      <w:ins w:id="92761" w:author="מנוע מכני" w:date="2026-10-05T11:32:12Z">
        <w:ins w:id="90640" w:author="עורך - פרקים א-ב" w:date="2026-10-05T11:51:54Z">
          <w:r>
            <w:rPr>
              <w:rStyle w:val="2fb"/>
              <w:rtl/>
            </w:rPr>
            <w:t xml:space="preserve">את</w:t>
          </w:r>
        </w:ins>
        <w:del w:id="90641" w:author="עורך - פרקים א-ב" w:date="2026-10-05T11:51:54Z">
          <w:r>
            <w:rPr>
              <w:rStyle w:val="2fb"/>
              <w:rtl/>
            </w:rPr>
            <w:delText xml:space="preserve">דר"א</w:delText>
          </w:r>
          <w:r>
            <w:rPr>
              <w:rtl/>
            </w:rPr>
            <w:delText xml:space="preserve">?</w:delText>
          </w:r>
        </w:del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 </w:t>
      </w:r>
      <w:ins w:id="90639" w:author="עורך - פרקים א-ב" w:date="2026-10-05T11:51:54Z">
        <w:r>
          <w:rPr>
            <w:rtl/>
          </w:rPr>
          <w:t xml:space="preserve">זו של ר"א? </w:t>
        </w:r>
      </w:ins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</w:t>
      </w:r>
      <w:ins w:id="90652" w:author="עורך - פרקים א-ב" w:date="2026-10-05T11:51:54Z">
        <w:r>
          <w:rPr>
            <w:rtl/>
          </w:rPr>
          <w:t xml:space="preserve">ליקדש </w:t>
        </w:r>
        <w:r>
          <w:rPr>
            <w:rStyle w:val="afffffe"/>
            <w:rtl/>
          </w:rPr>
          <w:t xml:space="preserve">שכבר קדשו</w:t>
        </w:r>
        <w:r>
          <w:rPr>
            <w:rtl/>
          </w:rPr>
          <w:t xml:space="preserve">,</w:t>
        </w:r>
      </w:ins>
      <w:del w:id="90653" w:author="עורך - פרקים א-ב" w:date="2026-10-05T11:51:54Z">
        <w:r>
          <w:rPr>
            <w:rtl/>
          </w:rPr>
          <w:delText xml:space="preserve">ליקדש</w:delText>
        </w:r>
        <w:r>
          <w:rPr>
            <w:rtl/>
          </w:rPr>
          <w:delText xml:space="preserve">,</w:delText>
        </w:r>
      </w:del>
      <w:ins w:id="95897" w:author="מנוע מכני" w:date="2026-10-05T11:32:12Z"/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afffff8"/>
        <w:rPr>
          <w:ins w:id="93524" w:author="עורך - פרקים א-ב" w:date="2026-10-05T11:51:54Z"/>
        </w:rPr>
      </w:pPr>
      <w:ins w:id="93525" w:author="עורך - פרקים א-ב" w:date="2026-10-05T11:51:54Z">
        <w:r>
          <w:rPr>
            <w:color w:val="7B3F00"/>
          </w:rPr>
          <w:t xml:space="preserve">מנין הלוים: אין בכור מפקיע בכור</w:t>
        </w:r>
      </w:ins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afffff8"/>
        <w:rPr>
          <w:ins w:id="93526" w:author="עורך - פרקים א-ב" w:date="2026-10-05T11:51:54Z"/>
        </w:rPr>
      </w:pPr>
      <w:ins w:id="93527" w:author="עורך - פרקים א-ב" w:date="2026-10-05T11:51:54Z">
        <w:r>
          <w:rPr>
            <w:color w:val="7B3F00"/>
          </w:rPr>
          <w:t xml:space="preserve">מנה של קודש כפול היה</w:t>
        </w:r>
      </w:ins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ins w:id="90045" w:author="מנוע סמנטי" w:date="2026-10-05T11:39:44Z">
        <w:r>
          <w:rPr>
            <w:rStyle w:val="afffff0"/>
            <w:rtl/>
          </w:rPr>
          <w:t xml:space="preserve">בֶּקַע לַגֻּלְגֹּלֶת מַחֲצִית הַשֶּׁקֶל בְּשֶׁקֶל הַקֹּדֶשׁ וגו</w:t>
        </w:r>
      </w:ins>
      <w:del w:id="90046" w:author="מנוע סמנטי" w:date="2026-10-05T11:39:44Z">
        <w:r>
          <w:rPr>
            <w:rtl/>
          </w:rPr>
          <w:delText xml:space="preserve">בקע לגלגלת מחצית השקל בשקל הקדש וגו</w:delText>
        </w:r>
      </w:del>
      <w:r>
        <w:rPr>
          <w:rtl/>
        </w:rPr>
        <w:t xml:space="preserve">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</w:t>
      </w:r>
      <w:ins w:id="90654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מהמר</w:t>
        </w:r>
      </w:ins>
      <w:r>
        <w:rPr>
          <w:rtl/>
        </w:rPr>
        <w:t xml:space="preserve">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ins w:id="90664" w:author="עורך - פרקים א-ב" w:date="2026-10-05T11:51:54Z">
          <w:r>
            <w:rPr>
              <w:rFonts w:hint="cs"/>
              <w:rtl/>
            </w:rPr>
            <w:t xml:space="preserve">ומה קשה</w:t>
          </w:r>
        </w:ins>
        <w:del w:id="90665" w:author="עורך - פרקים א-ב" w:date="2026-10-05T11:51:54Z">
          <w:r>
            <w:rPr>
              <w:rFonts w:hint="cs"/>
              <w:rtl/>
            </w:rPr>
            <w:delText xml:space="preserve">וקשה</w:delText>
          </w:r>
        </w:del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ins w:id="90047" w:author="מנוע סמנטי" w:date="2026-10-05T11:39:44Z">
        <w:r>
          <w:rPr>
            <w:rStyle w:val="afffff0"/>
            <w:rtl/>
          </w:rPr>
          <w:t xml:space="preserve">וַיְהִי מְאַת כִּכַּר הַכֶּסֶף לָצֶקֶת </w:t>
        </w:r>
        <w:ins w:id="90662" w:author="עורך - פרקים א-ב" w:date="2026-10-05T11:51:54Z">
          <w:r>
            <w:rPr>
              <w:rStyle w:val="afffff0"/>
              <w:rtl/>
            </w:rPr>
            <w:t xml:space="preserve">וגו'?</w:t>
          </w:r>
        </w:ins>
        <w:del w:id="90663" w:author="עורך - פרקים א-ב" w:date="2026-10-05T11:51:54Z">
          <w:r>
            <w:rPr>
              <w:rStyle w:val="afffff0"/>
              <w:rtl/>
            </w:rPr>
            <w:delText xml:space="preserve">וגו</w:delText>
          </w:r>
          <w:r>
            <w:rPr>
              <w:rtl/>
            </w:rPr>
            <w:delText xml:space="preserve">',</w:delText>
          </w:r>
        </w:del>
      </w:ins>
      <w:del w:id="90048" w:author="מנוע סמנטי" w:date="2026-10-05T11:39:44Z">
        <w:r>
          <w:rPr>
            <w:rtl/>
          </w:rPr>
          <w:delText xml:space="preserve">ויהי מאת ככר הכסף לצקת וגו</w:delText>
        </w:r>
      </w:del>
      <w:r>
        <w:rPr>
          <w:rtl/>
        </w:rPr>
        <w:t xml:space="preserve"> </w:t>
      </w:r>
      <w:ins w:id="90660" w:author="עורך - פרקים א-ב" w:date="2026-10-05T11:51:54Z">
        <w:r>
          <w:rPr>
            <w:rtl/>
          </w:rPr>
          <w:t xml:space="preserve">אלה</w:t>
        </w:r>
      </w:ins>
      <w:del w:id="90661" w:author="עורך - פרקים א-ב" w:date="2026-10-05T11:51:54Z">
        <w:r>
          <w:rPr>
            <w:rtl/>
          </w:rPr>
          <w:delText xml:space="preserve">הנך</w:delText>
        </w:r>
      </w:del>
      <w:r>
        <w:rPr>
          <w:rtl/>
        </w:rPr>
        <w:t xml:space="preserve"> - לצקת, </w:t>
      </w:r>
      <w:ins w:id="90658" w:author="עורך - פרקים א-ב" w:date="2026-10-05T11:51:54Z">
        <w:r>
          <w:rPr>
            <w:rtl/>
          </w:rPr>
          <w:t xml:space="preserve">והאחרים</w:t>
        </w:r>
      </w:ins>
      <w:del w:id="90659" w:author="עורך - פרקים א-ב" w:date="2026-10-05T11:51:54Z">
        <w:r>
          <w:rPr>
            <w:rtl/>
          </w:rPr>
          <w:delText xml:space="preserve">ואינך</w:delText>
        </w:r>
      </w:del>
      <w:r>
        <w:rPr>
          <w:rtl/>
        </w:rPr>
        <w:t xml:space="preserve"> - </w:t>
      </w:r>
      <w:ins w:id="90656" w:author="עורך - פרקים א-ב" w:date="2026-10-05T11:51:54Z">
        <w:r>
          <w:rPr>
            <w:rtl/>
          </w:rPr>
          <w:t xml:space="preserve">באוצר!</w:t>
        </w:r>
      </w:ins>
      <w:del w:id="90657" w:author="עורך - פרקים א-ב" w:date="2026-10-05T11:51:54Z">
        <w:r>
          <w:rPr>
            <w:rtl/>
          </w:rPr>
          <w:delText xml:space="preserve">בי</w:delText>
        </w:r>
      </w:del>
      <w:r>
        <w:rPr>
          <w:rtl/>
        </w:rPr>
        <w:t xml:space="preserve"> </w:t>
      </w:r>
      <w:del w:id="90655" w:author="עורך - פרקים א-ב" w:date="2026-10-05T11:51:54Z">
        <w:r>
          <w:rPr>
            <w:rtl/>
          </w:rPr>
          <w:delText xml:space="preserve">גזא! </w:delText>
        </w:r>
      </w:del>
    </w:p>
    <w:p w14:paraId="2611E0A3" w14:textId="77777777" w:rsidR="00C647C7" w:rsidRDefault="00F63065" w:rsidP="007C32F9">
      <w:pPr>
        <w:rPr>
          <w:rtl/>
        </w:rPr>
      </w:pPr>
      <w:ins w:id="90670" w:author="עורך - פרקים א-ב" w:date="2026-10-05T11:51:54Z">
        <w:r>
          <w:rPr>
            <w:rtl/>
          </w:rPr>
          <w:t xml:space="preserve">כתוב</w:t>
        </w:r>
      </w:ins>
      <w:del w:id="90671" w:author="עורך - פרקים א-ב" w:date="2026-10-05T11:51:54Z">
        <w:r>
          <w:rPr>
            <w:rtl/>
          </w:rPr>
          <w:delText xml:space="preserve">כתב</w:delText>
        </w:r>
      </w:del>
      <w:r>
        <w:rPr>
          <w:rtl/>
        </w:rPr>
        <w:t xml:space="preserve"> </w:t>
      </w:r>
      <w:ins w:id="90668" w:author="עורך - פרקים א-ב" w:date="2026-10-05T11:51:54Z">
        <w:r>
          <w:rPr>
            <w:rtl/>
          </w:rPr>
          <w:t xml:space="preserve">פסוק</w:t>
        </w:r>
      </w:ins>
      <w:del w:id="90669" w:author="עורך - פרקים א-ב" w:date="2026-10-05T11:51:54Z">
        <w:r>
          <w:rPr>
            <w:rtl/>
          </w:rPr>
          <w:delText xml:space="preserve">קרא</w:delText>
        </w:r>
      </w:del>
      <w:r>
        <w:rPr>
          <w:rtl/>
        </w:rPr>
        <w:t xml:space="preserve"> </w:t>
      </w:r>
      <w:ins w:id="90666" w:author="עורך - פרקים א-ב" w:date="2026-10-05T11:51:54Z">
        <w:r>
          <w:rPr>
            <w:rtl/>
          </w:rPr>
          <w:t xml:space="preserve">אחר:</w:t>
        </w:r>
      </w:ins>
      <w:del w:id="90667" w:author="עורך - פרקים א-ב" w:date="2026-10-05T11:51:54Z">
        <w:r>
          <w:rPr>
            <w:rtl/>
          </w:rPr>
          <w:delText xml:space="preserve">אחרינא:</w:delText>
        </w:r>
      </w:del>
      <w:r>
        <w:rPr>
          <w:rtl/>
        </w:rPr>
        <w:t xml:space="preserve">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ins w:id="90681" w:author="עורך - פרקים א-ב" w:date="2026-10-05T11:51:54Z">
        <w:r>
          <w:rPr>
            <w:rtl/>
          </w:rPr>
          <w:t xml:space="preserve">ומה שאמר לו</w:t>
        </w:r>
      </w:ins>
      <w:del w:id="90682" w:author="עורך - פרקים א-ב" w:date="2026-10-05T11:51:54Z">
        <w:r>
          <w:rPr>
            <w:rtl/>
          </w:rPr>
          <w:delText xml:space="preserve">ודקא"ל</w:delText>
        </w:r>
      </w:del>
      <w:r>
        <w:rPr>
          <w:rtl/>
        </w:rPr>
        <w:t xml:space="preserve">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  <w:ins w:id="90679" w:author="עורך - פרקים א-ב" w:date="2026-10-05T11:51:54Z">
        <w:r>
          <w:rPr>
            <w:rtl/>
          </w:rPr>
          <w:t xml:space="preserve">אם תאמר</w:t>
        </w:r>
      </w:ins>
      <w:del w:id="90680" w:author="עורך - פרקים א-ב" w:date="2026-10-05T11:51:54Z">
        <w:r>
          <w:rPr>
            <w:rtl/>
          </w:rPr>
          <w:delText xml:space="preserve">אילימא</w:delText>
        </w:r>
      </w:del>
      <w:r>
        <w:rPr>
          <w:rtl/>
        </w:rPr>
        <w:t xml:space="preserve">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</w:t>
      </w:r>
      <w:ins w:id="90677" w:author="עורך - פרקים א-ב" w:date="2026-10-05T11:51:54Z">
        <w:r>
          <w:rPr>
            <w:rtl/>
          </w:rPr>
          <w:t xml:space="preserve">כאן</w:t>
        </w:r>
      </w:ins>
      <w:del w:id="90678" w:author="עורך - פרקים א-ב" w:date="2026-10-05T11:51:54Z">
        <w:r>
          <w:rPr>
            <w:rtl/>
          </w:rPr>
          <w:delText xml:space="preserve">כאן,</w:delText>
        </w:r>
      </w:del>
      <w:r>
        <w:rPr>
          <w:rtl/>
        </w:rPr>
        <w:t xml:space="preserve">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ins w:id="90675" w:author="עורך - פרקים א-ב" w:date="2026-10-05T11:51:54Z">
          <w:r>
            <w:rPr>
              <w:rtl/>
            </w:rPr>
            <w:t xml:space="preserve">היה</w:t>
          </w:r>
        </w:ins>
        <w:del w:id="90676" w:author="עורך - פרקים א-ב" w:date="2026-10-05T11:51:54Z">
          <w:r>
            <w:rPr>
              <w:rtl/>
            </w:rPr>
            <w:delText xml:space="preserve">צריך</w:delText>
          </w:r>
        </w:del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ins w:id="90673" w:author="עורך - פרקים א-ב" w:date="2026-10-05T11:51:54Z">
          <w:r>
            <w:rPr>
              <w:rtl/>
            </w:rPr>
            <w:t xml:space="preserve">לו</w:t>
          </w:r>
        </w:ins>
        <w:del w:id="90674" w:author="עורך - פרקים א-ב" w:date="2026-10-05T11:51:54Z">
          <w:r>
            <w:rPr>
              <w:rtl/>
            </w:rPr>
            <w:delText xml:space="preserve">לו</w:delText>
          </w:r>
          <w:r>
            <w:rPr>
              <w:rtl/>
            </w:rPr>
            <w:delText xml:space="preserve">!</w:delText>
          </w:r>
        </w:del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72" w:author="עורך - פרקים א-ב" w:date="2026-10-05T11:51:54Z">
        <w:r>
          <w:rPr>
            <w:rtl/>
          </w:rPr>
          <w:t xml:space="preserve">לכתוב! </w:t>
        </w:r>
      </w:ins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ins w:id="90683" w:author="עורך - פרקים א-ב" w:date="2026-10-05T11:51:54Z">
        <w:r>
          <w:rPr>
            <w:rtl/>
          </w:rPr>
          <w:t xml:space="preserve">משלא</w:t>
        </w:r>
      </w:ins>
      <w:del w:id="90684" w:author="עורך - פרקים א-ב" w:date="2026-10-05T11:51:54Z">
        <w:r w:rsidR="00F63065" w:rsidRPr="00C647C7">
          <w:rPr>
            <w:rtl/>
          </w:rPr>
          <w:delText xml:space="preserve">מדלא</w:delText>
        </w:r>
      </w:del>
      <w:r w:rsidR="00F63065" w:rsidRPr="00C647C7">
        <w:rPr>
          <w:rtl/>
        </w:rPr>
        <w:t xml:space="preserve">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ins w:id="90701" w:author="עורך - פרקים א-ב" w:date="2026-10-05T11:51:54Z">
        <w:r>
          <w:rPr>
            <w:rFonts w:hint="cs"/>
            <w:rtl/>
          </w:rPr>
          <w:t xml:space="preserve">כמו</w:t>
        </w:r>
      </w:ins>
      <w:del w:id="90702" w:author="עורך - פרקים א-ב" w:date="2026-10-05T11:51:54Z">
        <w:r>
          <w:rPr>
            <w:rFonts w:hint="cs"/>
            <w:rtl/>
          </w:rPr>
          <w:delText xml:space="preserve">כדדחי'</w:delText>
        </w:r>
      </w:del>
      <w:r>
        <w:rPr>
          <w:rFonts w:hint="cs"/>
          <w:rtl/>
        </w:rPr>
        <w:t xml:space="preserve"> </w:t>
      </w:r>
      <w:ins w:id="90699" w:author="עורך - פרקים א-ב" w:date="2026-10-05T11:51:54Z">
        <w:r>
          <w:rPr>
            <w:rFonts w:hint="cs"/>
            <w:rtl/>
          </w:rPr>
          <w:t xml:space="preserve">שדחו,</w:t>
        </w:r>
      </w:ins>
      <w:del w:id="90700" w:author="עורך - פרקים א-ב" w:date="2026-10-05T11:51:54Z">
        <w:r>
          <w:rPr>
            <w:rFonts w:hint="cs"/>
            <w:rtl/>
          </w:rPr>
          <w:delText xml:space="preserve">דאפשר</w:delText>
        </w:r>
        <w:r w:rsidR="00F63065">
          <w:rPr>
            <w:rtl/>
          </w:rPr>
          <w:delText xml:space="preserve">:</w:delText>
        </w:r>
      </w:del>
      <w:r w:rsidR="00F63065">
        <w:rPr>
          <w:rtl/>
        </w:rPr>
        <w:t xml:space="preserve"> </w:t>
      </w:r>
      <w:ins w:id="90697" w:author="עורך - פרקים א-ב" w:date="2026-10-05T11:51:54Z">
        <w:r>
          <w:rPr>
            <w:rtl/>
          </w:rPr>
          <w:t xml:space="preserve">שאפשר: כללים</w:t>
        </w:r>
      </w:ins>
      <w:del w:id="90698" w:author="עורך - פרקים א-ב" w:date="2026-10-05T11:51:54Z">
        <w:r w:rsidR="00F63065">
          <w:rPr>
            <w:rtl/>
          </w:rPr>
          <w:delText xml:space="preserve">כללי</w:delText>
        </w:r>
      </w:del>
      <w:r w:rsidR="00F63065">
        <w:rPr>
          <w:rtl/>
        </w:rPr>
        <w:t xml:space="preserve"> - </w:t>
      </w:r>
      <w:ins w:id="90695" w:author="עורך - פרקים א-ב" w:date="2026-10-05T11:51:54Z">
        <w:r>
          <w:rPr>
            <w:rFonts w:hint="cs"/>
            <w:rtl/>
          </w:rPr>
          <w:t xml:space="preserve">מונה</w:t>
        </w:r>
      </w:ins>
      <w:del w:id="90696" w:author="עורך - פרקים א-ב" w:date="2026-10-05T11:51:54Z">
        <w:r w:rsidR="007C32F9">
          <w:rPr>
            <w:rFonts w:hint="cs"/>
            <w:rtl/>
          </w:rPr>
          <w:delText xml:space="preserve">חשיב</w:delText>
        </w:r>
      </w:del>
      <w:r w:rsidR="00F63065">
        <w:rPr>
          <w:rtl/>
        </w:rPr>
        <w:t xml:space="preserve"> </w:t>
      </w:r>
      <w:ins w:id="90693" w:author="עורך - פרקים א-ב" w:date="2026-10-05T11:51:54Z">
        <w:r>
          <w:rPr>
            <w:rtl/>
          </w:rPr>
          <w:t xml:space="preserve">בככרות,</w:t>
        </w:r>
      </w:ins>
      <w:del w:id="90694" w:author="עורך - פרקים א-ב" w:date="2026-10-05T11:51:54Z">
        <w:r w:rsidR="00F63065">
          <w:rPr>
            <w:rtl/>
          </w:rPr>
          <w:delText xml:space="preserve">בככרי,</w:delText>
        </w:r>
      </w:del>
      <w:r w:rsidR="00F63065">
        <w:rPr>
          <w:rtl/>
        </w:rPr>
        <w:t xml:space="preserve"> </w:t>
      </w:r>
      <w:ins w:id="90691" w:author="עורך - פרקים א-ב" w:date="2026-10-05T11:51:54Z">
        <w:r>
          <w:rPr>
            <w:rtl/>
          </w:rPr>
          <w:t xml:space="preserve">פרטים</w:t>
        </w:r>
      </w:ins>
      <w:del w:id="90692" w:author="עורך - פרקים א-ב" w:date="2026-10-05T11:51:54Z">
        <w:r w:rsidR="00F63065">
          <w:rPr>
            <w:rtl/>
          </w:rPr>
          <w:delText xml:space="preserve">פרטי</w:delText>
        </w:r>
      </w:del>
      <w:r w:rsidR="00F63065">
        <w:rPr>
          <w:rtl/>
        </w:rPr>
        <w:t xml:space="preserve"> - </w:t>
      </w:r>
      <w:ins w:id="90689" w:author="עורך - פרקים א-ב" w:date="2026-10-05T11:51:54Z">
        <w:r>
          <w:rPr>
            <w:rtl/>
          </w:rPr>
          <w:t xml:space="preserve">אינו</w:t>
        </w:r>
      </w:ins>
      <w:del w:id="90690" w:author="עורך - פרקים א-ב" w:date="2026-10-05T11:51:54Z">
        <w:r w:rsidR="00F63065">
          <w:rPr>
            <w:rtl/>
          </w:rPr>
          <w:delText xml:space="preserve">לא</w:delText>
        </w:r>
      </w:del>
      <w:r w:rsidR="00F63065">
        <w:rPr>
          <w:rtl/>
        </w:rPr>
        <w:t xml:space="preserve"> </w:t>
      </w:r>
      <w:ins w:id="90687" w:author="עורך - פרקים א-ב" w:date="2026-10-05T11:51:54Z">
        <w:r>
          <w:rPr>
            <w:rtl/>
          </w:rPr>
          <w:t xml:space="preserve">מונה</w:t>
        </w:r>
      </w:ins>
      <w:del w:id="90688" w:author="עורך - פרקים א-ב" w:date="2026-10-05T11:51:54Z">
        <w:r w:rsidR="007C32F9">
          <w:rPr>
            <w:rtl/>
          </w:rPr>
          <w:delText xml:space="preserve">חשיב</w:delText>
        </w:r>
      </w:del>
      <w:r w:rsidR="007C32F9">
        <w:rPr>
          <w:rtl/>
        </w:rPr>
        <w:t xml:space="preserve"> </w:t>
      </w:r>
      <w:ins w:id="90685" w:author="עורך - פרקים א-ב" w:date="2026-10-05T11:51:54Z">
        <w:r>
          <w:rPr>
            <w:rtl/>
          </w:rPr>
          <w:t xml:space="preserve">בככרות</w:t>
        </w:r>
      </w:ins>
      <w:del w:id="90686" w:author="עורך - פרקים א-ב" w:date="2026-10-05T11:51:54Z">
        <w:r w:rsidR="007C32F9">
          <w:rPr>
            <w:rtl/>
          </w:rPr>
          <w:delText xml:space="preserve">בככר</w:delText>
        </w:r>
      </w:del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 xml:space="preserve">ונחושת התנופה שבעים ככר ואלפים וארבע מאות </w:t>
      </w:r>
      <w:ins w:id="90705" w:author="עורך - פרקים א-ב" w:date="2026-10-05T11:51:54Z">
        <w:r>
          <w:rPr>
            <w:rStyle w:val="afffff0"/>
            <w:rtl/>
          </w:rPr>
          <w:t xml:space="preserve">שקל',</w:t>
        </w:r>
      </w:ins>
      <w:del w:id="90706" w:author="עורך - פרקים א-ב" w:date="2026-10-05T11:51:54Z">
        <w:r w:rsidR="00F63065">
          <w:rPr>
            <w:rStyle w:val="afffff0"/>
            <w:rtl/>
          </w:rPr>
          <w:delText xml:space="preserve">שקל</w:delText>
        </w:r>
      </w:del>
      <w:r w:rsidR="00F63065">
        <w:rPr>
          <w:rStyle w:val="afffff0"/>
          <w:rtl/>
        </w:rPr>
        <w:t xml:space="preserve"> שהרי כאן תשעים וששה </w:t>
      </w:r>
      <w:ins w:id="90703" w:author="עורך - פרקים א-ב" w:date="2026-10-05T11:51:54Z">
        <w:r>
          <w:rPr>
            <w:rStyle w:val="afffff0"/>
            <w:rtl/>
          </w:rPr>
          <w:t xml:space="preserve">מנה,</w:t>
        </w:r>
      </w:ins>
      <w:del w:id="90704" w:author="עורך - פרקים א-ב" w:date="2026-10-05T11:51:54Z">
        <w:r w:rsidR="00F63065">
          <w:rPr>
            <w:rStyle w:val="afffff0"/>
            <w:rtl/>
          </w:rPr>
          <w:delText xml:space="preserve">מנה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,</w:delText>
        </w:r>
      </w:del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ins w:id="90725" w:author="עורך - פרקים א-ב" w:date="2026-10-05T11:51:54Z">
        <w:r>
          <w:rPr>
            <w:rFonts w:hint="cs"/>
            <w:rtl/>
          </w:rPr>
          <w:t xml:space="preserve">כמו</w:t>
        </w:r>
      </w:ins>
      <w:del w:id="90726" w:author="עורך - פרקים א-ב" w:date="2026-10-05T11:51:54Z">
        <w:r>
          <w:rPr>
            <w:rFonts w:hint="cs"/>
            <w:rtl/>
          </w:rPr>
          <w:delText xml:space="preserve">כדדחי'</w:delText>
        </w:r>
        <w:r w:rsidR="00F63065">
          <w:rPr>
            <w:rtl/>
          </w:rPr>
          <w:delText xml:space="preserve">:</w:delText>
        </w:r>
      </w:del>
      <w:r>
        <w:rPr>
          <w:rFonts w:hint="cs"/>
          <w:rtl/>
        </w:rPr>
        <w:t xml:space="preserve"> </w:t>
      </w:r>
      <w:ins w:id="90723" w:author="עורך - פרקים א-ב" w:date="2026-10-05T11:51:54Z">
        <w:r>
          <w:rPr>
            <w:rFonts w:hint="cs"/>
            <w:rtl/>
          </w:rPr>
          <w:t xml:space="preserve">שדחו:</w:t>
        </w:r>
      </w:ins>
      <w:del w:id="90724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פרטא</w:delText>
        </w:r>
      </w:del>
      <w:r w:rsidR="00F63065">
        <w:rPr>
          <w:rtl/>
        </w:rPr>
        <w:t xml:space="preserve"> </w:t>
      </w:r>
      <w:ins w:id="90721" w:author="עורך - פרקים א-ב" w:date="2026-10-05T11:51:54Z">
        <w:r>
          <w:rPr>
            <w:rStyle w:val="2fb"/>
            <w:rtl/>
          </w:rPr>
          <w:t xml:space="preserve">שפרט גדול</w:t>
        </w:r>
      </w:ins>
      <w:del w:id="90722" w:author="עורך - פרקים א-ב" w:date="2026-10-05T11:51:54Z">
        <w:r w:rsidR="00F63065">
          <w:rPr>
            <w:rStyle w:val="2fb"/>
            <w:rtl/>
          </w:rPr>
          <w:delText xml:space="preserve">רבה</w:delText>
        </w:r>
      </w:del>
      <w:r w:rsidR="00F63065">
        <w:rPr>
          <w:rtl/>
        </w:rPr>
        <w:t xml:space="preserve"> - </w:t>
      </w:r>
      <w:ins w:id="90719" w:author="עורך - פרקים א-ב" w:date="2026-10-05T11:51:54Z">
        <w:r>
          <w:rPr>
            <w:rtl/>
          </w:rPr>
          <w:t xml:space="preserve">מונה</w:t>
        </w:r>
      </w:ins>
      <w:del w:id="90720" w:author="עורך - פרקים א-ב" w:date="2026-10-05T11:51:54Z">
        <w:r w:rsidR="00F63065">
          <w:rPr>
            <w:rtl/>
          </w:rPr>
          <w:delText xml:space="preserve">חשיב</w:delText>
        </w:r>
      </w:del>
      <w:r w:rsidR="00F63065">
        <w:rPr>
          <w:rtl/>
        </w:rPr>
        <w:t xml:space="preserve"> </w:t>
      </w:r>
      <w:ins w:id="90717" w:author="עורך - פרקים א-ב" w:date="2026-10-05T11:51:54Z">
        <w:r>
          <w:rPr>
            <w:rtl/>
          </w:rPr>
          <w:t xml:space="preserve">בככרות,</w:t>
        </w:r>
      </w:ins>
      <w:del w:id="90718" w:author="עורך - פרקים א-ב" w:date="2026-10-05T11:51:54Z">
        <w:r w:rsidR="00F63065">
          <w:rPr>
            <w:rtl/>
          </w:rPr>
          <w:delText xml:space="preserve">בככרי,</w:delText>
        </w:r>
      </w:del>
      <w:r w:rsidR="00F63065">
        <w:rPr>
          <w:rtl/>
        </w:rPr>
        <w:t xml:space="preserve"> </w:t>
      </w:r>
      <w:ins w:id="90715" w:author="עורך - פרקים א-ב" w:date="2026-10-05T11:51:54Z">
        <w:r>
          <w:rPr>
            <w:rtl/>
          </w:rPr>
          <w:t xml:space="preserve">פרט</w:t>
        </w:r>
      </w:ins>
      <w:del w:id="90716" w:author="עורך - פרקים א-ב" w:date="2026-10-05T11:51:54Z">
        <w:r w:rsidR="00F63065">
          <w:rPr>
            <w:rtl/>
          </w:rPr>
          <w:delText xml:space="preserve">פרטא</w:delText>
        </w:r>
      </w:del>
      <w:r w:rsidR="00F63065">
        <w:rPr>
          <w:rtl/>
        </w:rPr>
        <w:t xml:space="preserve"> </w:t>
      </w:r>
      <w:ins w:id="90713" w:author="עורך - פרקים א-ב" w:date="2026-10-05T11:51:54Z">
        <w:r>
          <w:rPr>
            <w:rtl/>
          </w:rPr>
          <w:t xml:space="preserve">קטן</w:t>
        </w:r>
      </w:ins>
      <w:del w:id="90714" w:author="עורך - פרקים א-ב" w:date="2026-10-05T11:51:54Z">
        <w:r w:rsidR="00F63065">
          <w:rPr>
            <w:rtl/>
          </w:rPr>
          <w:delText xml:space="preserve">זוטא</w:delText>
        </w:r>
      </w:del>
      <w:r w:rsidR="00F63065">
        <w:rPr>
          <w:rtl/>
        </w:rPr>
        <w:t xml:space="preserve"> - </w:t>
      </w:r>
      <w:ins w:id="90711" w:author="עורך - פרקים א-ב" w:date="2026-10-05T11:51:54Z">
        <w:r>
          <w:rPr>
            <w:rtl/>
          </w:rPr>
          <w:t xml:space="preserve">אינו</w:t>
        </w:r>
      </w:ins>
      <w:del w:id="90712" w:author="עורך - פרקים א-ב" w:date="2026-10-05T11:51:54Z">
        <w:r w:rsidR="00F63065">
          <w:rPr>
            <w:rtl/>
          </w:rPr>
          <w:delText xml:space="preserve">לא</w:delText>
        </w:r>
      </w:del>
      <w:r w:rsidR="00F63065">
        <w:rPr>
          <w:rtl/>
        </w:rPr>
        <w:t xml:space="preserve"> </w:t>
      </w:r>
      <w:ins w:id="90709" w:author="עורך - פרקים א-ב" w:date="2026-10-05T11:51:54Z">
        <w:r>
          <w:rPr>
            <w:rtl/>
          </w:rPr>
          <w:t xml:space="preserve">מונה</w:t>
        </w:r>
      </w:ins>
      <w:del w:id="90710" w:author="עורך - פרקים א-ב" w:date="2026-10-05T11:51:54Z">
        <w:r w:rsidR="00F63065">
          <w:rPr>
            <w:rtl/>
          </w:rPr>
          <w:delText xml:space="preserve">חשיב</w:delText>
        </w:r>
      </w:del>
      <w:r w:rsidR="00F63065">
        <w:rPr>
          <w:rtl/>
        </w:rPr>
        <w:t xml:space="preserve"> </w:t>
      </w:r>
      <w:ins w:id="90707" w:author="עורך - פרקים א-ב" w:date="2026-10-05T11:51:54Z">
        <w:r>
          <w:rPr>
            <w:rtl/>
          </w:rPr>
          <w:t xml:space="preserve">בככרות</w:t>
        </w:r>
      </w:ins>
      <w:del w:id="90708" w:author="עורך - פרקים א-ב" w:date="2026-10-05T11:51:54Z">
        <w:r w:rsidR="00F63065">
          <w:rPr>
            <w:rtl/>
          </w:rPr>
          <w:delText xml:space="preserve">בככרי</w:delText>
        </w:r>
      </w:del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</w:t>
      </w:r>
      <w:ins w:id="90727" w:author="עורך - פרקים א-ב" w:date="2026-10-05T11:51:54Z">
        <w:r>
          <w:rPr>
            <w:rFonts w:hint="cs"/>
            <w:rtl/>
          </w:rPr>
          <w:t xml:space="preserve">אר"ח</w:t>
        </w:r>
      </w:ins>
      <w:del w:id="90728" w:author="עורך - פרקים א-ב" w:date="2026-10-05T11:51:54Z">
        <w:r w:rsidR="007C32F9">
          <w:rPr>
            <w:rFonts w:hint="cs"/>
            <w:rtl/>
          </w:rPr>
          <w:delText xml:space="preserve">אר'ח</w:delText>
        </w:r>
      </w:del>
      <w:r w:rsidR="007C32F9">
        <w:rPr>
          <w:rFonts w:hint="cs"/>
          <w:rtl/>
        </w:rPr>
        <w:t xml:space="preserve">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</w:t>
      </w:r>
      <w:ins w:id="90729" w:author="עורך - פרקים א-ב" w:date="2026-10-05T11:51:54Z">
        <w:r>
          <w:rPr>
            <w:rtl/>
          </w:rPr>
          <w:t xml:space="preserve">היה,</w:t>
        </w:r>
      </w:ins>
      <w:del w:id="90730" w:author="עורך - פרקים א-ב" w:date="2026-10-05T11:51:54Z">
        <w:r>
          <w:rPr>
            <w:rtl/>
          </w:rPr>
          <w:delText xml:space="preserve">היה:</w:delText>
        </w:r>
      </w:del>
      <w:r>
        <w:rPr>
          <w:rtl/>
        </w:rPr>
        <w:t xml:space="preserve">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>
      <w:pPr>
        <w:pStyle w:val="afffff8"/>
        <w:rPr>
          <w:ins w:id="93528" w:author="עורך - פרקים א-ב" w:date="2026-10-05T11:51:54Z"/>
        </w:rPr>
      </w:pPr>
      <w:ins w:id="93529" w:author="עורך - פרקים א-ב" w:date="2026-10-05T11:51:54Z">
        <w:r>
          <w:rPr>
            <w:color w:val="7B3F00"/>
          </w:rPr>
          <w:t xml:space="preserve">פטרי חמורים ולא סוסים וגמלים</w:t>
        </w:r>
      </w:ins>
    </w:p>
    <w:p w14:paraId="361938A2" w14:textId="77777777" w:rsidR="00CA0EF3" w:rsidRDefault="00C647C7" w:rsidP="00CA0EF3">
      <w:pPr>
        <w:rPr>
          <w:rtl/>
        </w:rPr>
      </w:pPr>
      <w:ins w:id="90735" w:author="עורך - פרקים א-ב" w:date="2026-10-05T11:51:54Z">
        <w:r>
          <w:rPr>
            <w:rtl/>
          </w:rPr>
          <w:t xml:space="preserve">· אר"ח</w:t>
        </w:r>
      </w:ins>
      <w:del w:id="90736" w:author="עורך - פרקים א-ב" w:date="2026-10-05T11:51:54Z">
        <w:r>
          <w:rPr>
            <w:rtl/>
          </w:rPr>
          <w:delText xml:space="preserve">·</w:delText>
        </w:r>
        <w:r w:rsidR="00F63065">
          <w:rPr>
            <w:rStyle w:val="2fb"/>
            <w:rtl/>
          </w:rPr>
          <w:delText xml:space="preserve">א</w:delText>
        </w:r>
        <w:r>
          <w:rPr>
            <w:rStyle w:val="2fb"/>
            <w:rFonts w:hint="cs"/>
            <w:rtl/>
          </w:rPr>
          <w:delText xml:space="preserve">ר"ח</w:delText>
        </w:r>
      </w:del>
      <w:ins w:id="90203" w:author="מנוע מכני" w:date="2026-10-05T11:32:12Z"/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</w:t>
      </w:r>
      <w:ins w:id="90733" w:author="עורך - פרקים א-ב" w:date="2026-10-05T11:51:54Z">
        <w:r>
          <w:rPr>
            <w:rtl/>
          </w:rPr>
          <w:t xml:space="preserve">המדרש</w:t>
        </w:r>
      </w:ins>
      <w:del w:id="90734" w:author="עורך - פרקים א-ב" w:date="2026-10-05T11:51:54Z">
        <w:r w:rsidR="00F63065">
          <w:rPr>
            <w:rtl/>
          </w:rPr>
          <w:delText xml:space="preserve">מותבא</w:delText>
        </w:r>
      </w:del>
      <w:r w:rsidR="00F63065">
        <w:rPr>
          <w:rtl/>
        </w:rPr>
        <w:t xml:space="preserve"> </w:t>
      </w:r>
      <w:ins w:id="90731" w:author="עורך - פרקים א-ב" w:date="2026-10-05T11:51:54Z">
        <w:r>
          <w:rPr>
            <w:rStyle w:val="2fb"/>
            <w:rtl/>
          </w:rPr>
          <w:t xml:space="preserve">הגדול:</w:t>
        </w:r>
      </w:ins>
      <w:del w:id="90732" w:author="עורך - פרקים א-ב" w:date="2026-10-05T11:51:54Z">
        <w:r w:rsidR="00F63065">
          <w:rPr>
            <w:rStyle w:val="2fb"/>
            <w:rtl/>
          </w:rPr>
          <w:delText xml:space="preserve">רבא</w:delText>
        </w:r>
        <w:r w:rsidR="00F63065">
          <w:rPr>
            <w:rtl/>
          </w:rPr>
          <w:delText xml:space="preserve">:</w:delText>
        </w:r>
      </w:del>
      <w:r w:rsidR="00F63065">
        <w:rPr>
          <w:rtl/>
        </w:rPr>
        <w:t xml:space="preserve">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>
      <w:pPr>
        <w:pStyle w:val="38"/>
        <w:rPr>
          <w:ins w:id="93449" w:author="עורך - פרקים א-ב" w:date="2026-10-05T11:51:54Z"/>
        </w:rPr>
      </w:pPr>
      <w:r>
        <w:t>·</w:t>
      </w:r>
      <w:r>
        <w:t xml:space="preserve"> </w:t>
      </w:r>
      <w:r w:rsidR="00F63065">
        <w:t xml:space="preserve">ועוד שאלתיו:</w:t>
      </w:r>
    </w:p>
    <w:p>
      <w:pPr>
        <w:pStyle w:val="afffff8"/>
        <w:rPr>
          <w:ins w:id="93530" w:author="עורך - פרקים א-ב" w:date="2026-10-05T11:51:54Z"/>
        </w:rPr>
      </w:pPr>
      <w:ins w:id="93531" w:author="עורך - פרקים א-ב" w:date="2026-10-05T11:51:54Z">
        <w:r>
          <w:rPr>
            <w:color w:val="7B3F00"/>
          </w:rPr>
          <w:t xml:space="preserve">פירוש השמות רפידים ושטים</w:t>
        </w:r>
      </w:ins>
    </w:p>
    <w:p w14:paraId="59D77540" w14:textId="77777777" w:rsidR="00B874E6" w:rsidRDefault="00C647C7" w:rsidP="00F63065">
      <w:pPr>
        <w:rPr>
          <w:rtl/>
        </w:rPr>
      </w:pPr>
      <w:del w:id="93450" w:author="עורך - פרקים א-ב" w:date="2026-10-05T11:51:54Z">
        <w:r w:rsidR="00F63065">
          <w:rPr>
            <w:rtl/>
          </w:rPr>
          <w:delText xml:space="preserve"> </w:delText>
        </w:r>
      </w:del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ins w:id="90049" w:author="מנוע סמנטי" w:date="2026-10-05T11:39:44Z">
        <w:r>
          <w:rPr>
            <w:rStyle w:val="afffff0"/>
            <w:rtl/>
          </w:rPr>
          <w:t xml:space="preserve">לֹא הִפְנוּ אָבוֹת אֶל בָּנִים מֵרִפְיוֹן יָדָיִם</w:t>
        </w:r>
      </w:ins>
      <w:del w:id="90050" w:author="מנוע סמנטי" w:date="2026-10-05T11:39:44Z">
        <w:r w:rsidR="00F63065">
          <w:rPr>
            <w:rtl/>
          </w:rPr>
          <w:delText xml:space="preserve">לא הפנו אבות אל בנים מרפיון ידים</w:delText>
        </w:r>
      </w:del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3451" w:author="עורך - פרקים א-ב" w:date="2026-10-05T11:51:54Z"/>
        </w:rPr>
      </w:pPr>
      <w:r>
        <w:t>·</w:t>
      </w:r>
      <w:r>
        <w:t xml:space="preserve"> </w:t>
      </w:r>
      <w:r w:rsidR="00F63065">
        <w:t xml:space="preserve">ועוד שאלתיו:</w:t>
      </w:r>
    </w:p>
    <w:p w14:paraId="335BE77E" w14:textId="77777777" w:rsidR="00B874E6" w:rsidRDefault="00C647C7" w:rsidP="00F63065">
      <w:pPr>
        <w:rPr>
          <w:rtl/>
        </w:rPr>
      </w:pPr>
      <w:del w:id="93452" w:author="עורך - פרקים א-ב" w:date="2026-10-05T11:51:54Z">
        <w:r w:rsidR="00F63065">
          <w:rPr>
            <w:rtl/>
          </w:rPr>
          <w:delText xml:space="preserve"> </w:delText>
        </w:r>
      </w:del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ins w:id="90051" w:author="מנוע סמנטי" w:date="2026-10-05T11:39:44Z">
        <w:r>
          <w:rPr>
            <w:rStyle w:val="afffff0"/>
            <w:rtl/>
          </w:rPr>
          <w:t xml:space="preserve">וַתִּקְרֶאןָ לָעָם לְזִבְחֵי אֱלֹהֵיהֶן</w:t>
        </w:r>
      </w:ins>
      <w:del w:id="90052" w:author="מנוע סמנטי" w:date="2026-10-05T11:39:44Z">
        <w:r w:rsidR="00F63065">
          <w:rPr>
            <w:rtl/>
          </w:rPr>
          <w:delText xml:space="preserve">ותקראן לעם לזבחי אלהיהן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32" w:author="עורך - פרקים א-ב" w:date="2026-10-05T11:51:54Z"/>
        </w:rPr>
      </w:pPr>
      <w:ins w:id="93533" w:author="עורך - פרקים א-ב" w:date="2026-10-05T11:51:54Z">
        <w:r>
          <w:rPr>
            <w:color w:val="7B3F00"/>
          </w:rPr>
          <w:t xml:space="preserve">בכור שאינו דומה לאמו</w:t>
        </w:r>
      </w:ins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053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4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0745" w:author="עורך - פרקים א-ב" w:date="2026-10-05T11:51:54Z">
        <w:r>
          <w:rPr>
            <w:rtl/>
          </w:rPr>
          <w:t xml:space="preserve">והרי</w:t>
        </w:r>
      </w:ins>
      <w:del w:id="90746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</w:t>
      </w:r>
      <w:ins w:id="90743" w:author="עורך - פרקים א-ב" w:date="2026-10-05T11:51:54Z">
        <w:r>
          <w:rPr>
            <w:rtl/>
          </w:rPr>
          <w:t xml:space="preserve">התנא</w:t>
        </w:r>
      </w:ins>
      <w:del w:id="90744" w:author="עורך - פרקים א-ב" w:date="2026-10-05T11:51:54Z">
        <w:r w:rsidR="00F63065">
          <w:rPr>
            <w:rtl/>
          </w:rPr>
          <w:delText xml:space="preserve">תנא:</w:delText>
        </w:r>
      </w:del>
      <w:r w:rsidR="00F63065">
        <w:rPr>
          <w:rtl/>
        </w:rPr>
        <w:t xml:space="preserve"> </w:t>
      </w:r>
      <w:ins w:id="90741" w:author="עורך - פרקים א-ב" w:date="2026-10-05T11:51:54Z">
        <w:r>
          <w:rPr>
            <w:rtl/>
          </w:rPr>
          <w:t xml:space="preserve">'פטר'</w:t>
        </w:r>
      </w:ins>
      <w:del w:id="90742" w:author="עורך - פרקים א-ב" w:date="2026-10-05T11:51:54Z">
        <w:r w:rsidR="00F63065">
          <w:rPr>
            <w:rtl/>
          </w:rPr>
          <w:delText xml:space="preserve">פטר</w:delText>
        </w:r>
      </w:del>
      <w:r w:rsidR="00F63065">
        <w:rPr>
          <w:rtl/>
        </w:rPr>
        <w:t xml:space="preserve"> </w:t>
      </w:r>
      <w:ins w:id="90739" w:author="עורך - פרקים א-ב" w:date="2026-10-05T11:51:54Z">
        <w:r>
          <w:rPr>
            <w:rtl/>
          </w:rPr>
          <w:t xml:space="preserve">'פטר'</w:t>
        </w:r>
      </w:ins>
      <w:del w:id="90740" w:author="עורך - פרקים א-ב" w:date="2026-10-05T11:51:54Z">
        <w:r w:rsidR="00F63065">
          <w:rPr>
            <w:rtl/>
          </w:rPr>
          <w:delText xml:space="preserve">פטר</w:delText>
        </w:r>
      </w:del>
      <w:r w:rsidR="00F63065">
        <w:rPr>
          <w:rtl/>
        </w:rPr>
        <w:t xml:space="preserve"> </w:t>
      </w:r>
      <w:ins w:id="90737" w:author="עורך - פרקים א-ב" w:date="2026-10-05T11:51:54Z">
        <w:r>
          <w:rPr>
            <w:rtl/>
          </w:rPr>
          <w:t xml:space="preserve">מביא</w:t>
        </w:r>
      </w:ins>
      <w:del w:id="90738" w:author="עורך - פרקים א-ב" w:date="2026-10-05T11:51:54Z">
        <w:r w:rsidR="00F63065">
          <w:rPr>
            <w:rtl/>
          </w:rPr>
          <w:delText xml:space="preserve">קנסיב לה</w:delText>
        </w:r>
      </w:del>
      <w:r w:rsidR="00F63065">
        <w:rPr>
          <w:rtl/>
        </w:rPr>
        <w:t xml:space="preserve">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</w:t>
      </w:r>
      <w:ins w:id="90751" w:author="עורך - פרקים א-ב" w:date="2026-10-05T11:51:54Z">
        <w:r>
          <w:rPr>
            <w:rtl/>
          </w:rPr>
          <w:t xml:space="preserve">שאמר</w:t>
        </w:r>
      </w:ins>
      <w:del w:id="90752" w:author="עורך - פרקים א-ב" w:date="2026-10-05T11:51:54Z">
        <w:r w:rsidR="00F63065">
          <w:rPr>
            <w:rtl/>
          </w:rPr>
          <w:delText xml:space="preserve">דאמר</w:delText>
        </w:r>
      </w:del>
      <w:r w:rsidR="00F63065">
        <w:rPr>
          <w:rtl/>
        </w:rPr>
        <w:t xml:space="preserve"> </w:t>
      </w:r>
      <w:ins w:id="90749" w:author="עורך - פרקים א-ב" w:date="2026-10-05T11:51:54Z">
        <w:r>
          <w:rPr>
            <w:rStyle w:val="2fb"/>
            <w:rtl/>
          </w:rPr>
          <w:t xml:space="preserve">כריה"ג:</w:t>
        </w:r>
      </w:ins>
      <w:del w:id="90750" w:author="עורך - פרקים א-ב" w:date="2026-10-05T11:51:54Z">
        <w:r w:rsidR="00F63065">
          <w:rPr>
            <w:rStyle w:val="2fb"/>
            <w:rtl/>
          </w:rPr>
          <w:delText xml:space="preserve">כר</w:delText>
        </w:r>
        <w:r>
          <w:rPr>
            <w:rStyle w:val="2fb"/>
            <w:rFonts w:hint="cs"/>
            <w:rtl/>
          </w:rPr>
          <w:delText xml:space="preserve">י</w:delText>
        </w:r>
        <w:r>
          <w:rPr>
            <w:rStyle w:val="2fb"/>
            <w:rFonts w:hint="cs"/>
            <w:rtl/>
          </w:rPr>
          <w:delText xml:space="preserve">ה"ג</w:delText>
        </w:r>
      </w:del>
      <w:ins w:id="90211" w:author="מנוע מכני" w:date="2026-10-05T11:32:12Z"/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ins w:id="90747" w:author="עורך - פרקים א-ב" w:date="2026-10-05T11:51:54Z">
        <w:r>
          <w:rPr>
            <w:rFonts w:hint="cs"/>
            <w:rtl/>
          </w:rPr>
          <w:t xml:space="preserve">'אַךְ</w:t>
        </w:r>
      </w:ins>
      <w:del w:id="90748" w:author="עורך - פרקים א-ב" w:date="2026-10-05T11:51:54Z">
        <w:r>
          <w:rPr>
            <w:rFonts w:hint="cs"/>
            <w:rtl/>
          </w:rPr>
          <w:delText xml:space="preserve">ד'</w:delText>
        </w:r>
        <w:r>
          <w:rPr>
            <w:rStyle w:val="afffff0"/>
            <w:rtl/>
          </w:rPr>
          <w:delText xml:space="preserve">אַךְ</w:delText>
        </w:r>
      </w:del>
      <w:ins w:id="90055" w:author="מנוע סמנטי" w:date="2026-10-05T11:39:44Z">
        <w:r>
          <w:rPr>
            <w:rStyle w:val="afffff0"/>
            <w:rtl/>
          </w:rPr>
          <w:t xml:space="preserve"> בְּכוֹר שׁוֹר</w:t>
        </w:r>
      </w:ins>
      <w:del w:id="90056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ins w:id="90061" w:author="מנוע סמנטי" w:date="2026-10-05T11:39:44Z">
        <w:r>
          <w:rPr>
            <w:rStyle w:val="afffff0"/>
            <w:rtl/>
          </w:rPr>
          <w:t xml:space="preserve">בְּכוֹר כֶּשֶׂב</w:t>
        </w:r>
      </w:ins>
      <w:del w:id="90062" w:author="מנוע סמנטי" w:date="2026-10-05T11:39:44Z">
        <w:r w:rsidR="00F63065">
          <w:rPr>
            <w:rtl/>
          </w:rPr>
          <w:delText xml:space="preserve">בכור כשב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ins w:id="90059" w:author="מנוע סמנטי" w:date="2026-10-05T11:39:44Z">
        <w:r>
          <w:rPr>
            <w:rStyle w:val="afffff0"/>
            <w:rtl/>
          </w:rPr>
          <w:t xml:space="preserve">אוֹ בְּכוֹר עֵז</w:t>
        </w:r>
      </w:ins>
      <w:del w:id="90060" w:author="מנוע סמנטי" w:date="2026-10-05T11:39:44Z">
        <w:r w:rsidR="00F63065">
          <w:rPr>
            <w:rtl/>
          </w:rPr>
          <w:delText xml:space="preserve">או בכור עז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ins w:id="90764" w:author="עורך - פרקים א-ב" w:date="2026-10-05T11:51:54Z">
        <w:r>
          <w:rPr>
            <w:rtl/>
          </w:rPr>
          <w:t xml:space="preserve">במה</w:t>
        </w:r>
      </w:ins>
      <w:del w:id="90765" w:author="עורך - פרקים א-ב" w:date="2026-10-05T11:51:54Z">
        <w:r>
          <w:rPr>
            <w:rtl/>
          </w:rPr>
          <w:delText xml:space="preserve">במאי</w:delText>
        </w:r>
      </w:del>
      <w:r>
        <w:rPr>
          <w:rtl/>
        </w:rPr>
        <w:t xml:space="preserve">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</w:t>
      </w:r>
      <w:ins w:id="90762" w:author="עורך - פרקים א-ב" w:date="2026-10-05T11:51:54Z">
        <w:r>
          <w:rPr>
            <w:rtl/>
          </w:rPr>
          <w:t xml:space="preserve">התנא</w:t>
        </w:r>
      </w:ins>
      <w:del w:id="90763" w:author="עורך - פרקים א-ב" w:date="2026-10-05T11:51:54Z">
        <w:r>
          <w:rPr>
            <w:rtl/>
          </w:rPr>
          <w:delText xml:space="preserve">תנא</w:delText>
        </w:r>
      </w:del>
      <w:r>
        <w:rPr>
          <w:rtl/>
        </w:rPr>
        <w:t xml:space="preserve"> </w:t>
      </w:r>
      <w:ins w:id="90760" w:author="עורך - פרקים א-ב" w:date="2026-10-05T11:51:54Z">
        <w:r>
          <w:rPr>
            <w:rtl/>
          </w:rPr>
          <w:t xml:space="preserve">שלנו</w:t>
        </w:r>
      </w:ins>
      <w:del w:id="90761" w:author="עורך - פרקים א-ב" w:date="2026-10-05T11:51:54Z">
        <w:r>
          <w:rPr>
            <w:rtl/>
          </w:rPr>
          <w:delText xml:space="preserve">דידן</w:delText>
        </w:r>
      </w:del>
      <w:r>
        <w:rPr>
          <w:rtl/>
        </w:rPr>
        <w:t xml:space="preserve"> סבר: </w:t>
      </w:r>
      <w:ins w:id="90758" w:author="עורך - פרקים א-ב" w:date="2026-10-05T11:51:54Z">
        <w:r>
          <w:rPr>
            <w:rtl/>
          </w:rPr>
          <w:t xml:space="preserve">גילתה</w:t>
        </w:r>
      </w:ins>
      <w:del w:id="90759" w:author="עורך - פרקים א-ב" w:date="2026-10-05T11:51:54Z">
        <w:r>
          <w:rPr>
            <w:rtl/>
          </w:rPr>
          <w:delText xml:space="preserve">גלי</w:delText>
        </w:r>
      </w:del>
      <w:r>
        <w:rPr>
          <w:rtl/>
        </w:rPr>
        <w:t xml:space="preserve">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</w:t>
      </w:r>
      <w:ins w:id="90756" w:author="עורך - פרקים א-ב" w:date="2026-10-05T11:51:54Z">
        <w:r>
          <w:rPr>
            <w:rtl/>
          </w:rPr>
          <w:t xml:space="preserve">דמים </w:t>
        </w:r>
        <w:r>
          <w:rPr>
            <w:rStyle w:val="afffffe"/>
            <w:rtl/>
          </w:rPr>
          <w:t xml:space="preserve">בפטר חמור</w:t>
        </w:r>
        <w:r>
          <w:rPr>
            <w:rtl/>
          </w:rPr>
          <w:t xml:space="preserve">,</w:t>
        </w:r>
      </w:ins>
      <w:del w:id="90757" w:author="עורך - פרקים א-ב" w:date="2026-10-05T11:51:54Z">
        <w:r>
          <w:rPr>
            <w:rtl/>
          </w:rPr>
          <w:delText xml:space="preserve">דמים,</w:delText>
        </w:r>
      </w:del>
      <w:r>
        <w:rPr>
          <w:rtl/>
        </w:rPr>
        <w:t xml:space="preserve"> וה"ה בקדושת </w:t>
      </w:r>
      <w:ins w:id="90754" w:author="עורך - פרקים א-ב" w:date="2026-10-05T11:51:54Z">
        <w:r>
          <w:rPr>
            <w:rtl/>
          </w:rPr>
          <w:t xml:space="preserve">הגוף</w:t>
        </w:r>
      </w:ins>
      <w:del w:id="90755" w:author="עורך - פרקים א-ב" w:date="2026-10-05T11:51:54Z">
        <w:r>
          <w:rPr>
            <w:rtl/>
          </w:rPr>
          <w:delText xml:space="preserve">הגוף,</w:delText>
        </w:r>
      </w:del>
      <w:r>
        <w:rPr>
          <w:rtl/>
        </w:rPr>
        <w:t xml:space="preserve"> </w:t>
      </w:r>
      <w:ins w:id="90753" w:author="עורך - פרקים א-ב" w:date="2026-10-05T11:51:54Z">
        <w:r>
          <w:rPr>
            <w:rStyle w:val="afffffe"/>
            <w:rtl/>
          </w:rPr>
          <w:t xml:space="preserve">בבהמה טהורה</w:t>
        </w:r>
        <w:r>
          <w:rPr>
            <w:rtl/>
          </w:rPr>
          <w:t xml:space="preserve">, </w:t>
        </w:r>
      </w:ins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ins w:id="90768" w:author="עורך - פרקים א-ב" w:date="2026-10-05T11:51:54Z">
        <w:r>
          <w:rPr>
            <w:rtl/>
          </w:rPr>
          <w:t xml:space="preserve">גילתה</w:t>
        </w:r>
      </w:ins>
      <w:del w:id="90769" w:author="עורך - פרקים א-ב" w:date="2026-10-05T11:51:54Z">
        <w:r>
          <w:rPr>
            <w:rtl/>
          </w:rPr>
          <w:lastRenderedPageBreak/>
          <w:delText xml:space="preserve">גלי</w:delText>
        </w:r>
      </w:del>
      <w:r>
        <w:rPr>
          <w:rtl/>
        </w:rPr>
        <w:lastRenderedPageBreak/>
        <w:t xml:space="preserve">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</w:t>
      </w:r>
      <w:ins w:id="90766" w:author="עורך - פרקים א-ב" w:date="2026-10-05T11:51:54Z">
        <w:r>
          <w:rPr>
            <w:rtl/>
          </w:rPr>
          <w:t xml:space="preserve">ולומד</w:t>
        </w:r>
      </w:ins>
      <w:del w:id="90767" w:author="עורך - פרקים א-ב" w:date="2026-10-05T11:51:54Z">
        <w:r>
          <w:rPr>
            <w:rtl/>
          </w:rPr>
          <w:lastRenderedPageBreak/>
          <w:delText xml:space="preserve">וגמר</w:delText>
        </w:r>
      </w:del>
      <w:r>
        <w:rPr>
          <w:rtl/>
        </w:rPr>
        <w:lastRenderedPageBreak/>
        <w:t xml:space="preserve">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ins w:id="90777" w:author="עורך - פרקים א-ב" w:date="2026-10-05T11:51:54Z">
        <w:r>
          <w:rPr>
            <w:rtl/>
          </w:rPr>
          <w:t xml:space="preserve">והתנא</w:t>
        </w:r>
      </w:ins>
      <w:del w:id="90778" w:author="עורך - פרקים א-ב" w:date="2026-10-05T11:51:54Z">
        <w:r>
          <w:rPr>
            <w:rtl/>
          </w:rPr>
          <w:delText xml:space="preserve">ותנא</w:delText>
        </w:r>
      </w:del>
      <w:r>
        <w:rPr>
          <w:rtl/>
        </w:rPr>
        <w:t xml:space="preserve"> </w:t>
      </w:r>
      <w:ins w:id="90775" w:author="עורך - פרקים א-ב" w:date="2026-10-05T11:51:54Z">
        <w:r>
          <w:rPr>
            <w:rtl/>
          </w:rPr>
          <w:t xml:space="preserve">שלנו,</w:t>
        </w:r>
      </w:ins>
      <w:del w:id="90776" w:author="עורך - פרקים א-ב" w:date="2026-10-05T11:51:54Z">
        <w:r>
          <w:rPr>
            <w:rtl/>
          </w:rPr>
          <w:delText xml:space="preserve">דידן</w:delText>
        </w:r>
      </w:del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3" w:author="מנוע סמנטי" w:date="2026-10-05T11:39:44Z">
        <w:r>
          <w:rPr>
            <w:rStyle w:val="afffff0"/>
            <w:rtl/>
          </w:rPr>
          <w:t xml:space="preserve">בְּכוֹר</w:t>
        </w:r>
      </w:ins>
      <w:del w:id="90064" w:author="מנוע סמנטי" w:date="2026-10-05T11:39:44Z">
        <w:r>
          <w:rPr>
            <w:rtl/>
          </w:rPr>
          <w:delText xml:space="preserve">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0774" w:author="עורך - פרקים א-ב" w:date="2026-10-05T11:51:54Z">
        <w:r>
          <w:rPr>
            <w:rStyle w:val="afffffe"/>
            <w:rtl/>
          </w:rPr>
          <w:t xml:space="preserve">הכפול</w:t>
        </w:r>
        <w:r>
          <w:rPr>
            <w:rtl/>
          </w:rPr>
          <w:t xml:space="preserve"> </w:t>
        </w:r>
      </w:ins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0772" w:author="עורך - פרקים א-ב" w:date="2026-10-05T11:51:54Z">
        <w:r>
          <w:rPr>
            <w:rStyle w:val="2fb"/>
            <w:rFonts w:hint="cs"/>
            <w:rtl/>
          </w:rPr>
          <w:t xml:space="preserve">לדברי</w:t>
        </w:r>
      </w:ins>
      <w:del w:id="90773" w:author="עורך - פרקים א-ב" w:date="2026-10-05T11:51:54Z">
        <w:r w:rsidR="00B14C34">
          <w:rPr>
            <w:rStyle w:val="2fb"/>
            <w:rFonts w:hint="cs"/>
            <w:rtl/>
          </w:rPr>
          <w:delText xml:space="preserve">לכדרי</w:delText>
        </w:r>
        <w:r>
          <w:rPr>
            <w:rStyle w:val="2fb"/>
            <w:rFonts w:hint="cs"/>
            <w:rtl/>
          </w:rPr>
          <w:delText xml:space="preserve">ב"ח</w:delText>
        </w:r>
        <w:r>
          <w:rPr>
            <w:rtl/>
          </w:rPr>
          <w:delText xml:space="preserve">:</w:delText>
        </w:r>
      </w:del>
      <w:ins w:id="90213" w:author="מנוע מכני" w:date="2026-10-05T11:32:12Z"/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</w:t>
      </w:r>
      <w:ins w:id="90770" w:author="עורך - פרקים א-ב" w:date="2026-10-05T11:51:54Z">
        <w:r>
          <w:rPr>
            <w:rFonts w:hint="cs"/>
            <w:rtl/>
          </w:rPr>
          <w:t xml:space="preserve">ריב"ח: למה</w:t>
        </w:r>
      </w:ins>
      <w:del w:id="90771" w:author="עורך - פרקים א-ב" w:date="2026-10-05T11:51:54Z">
        <w:r w:rsidR="00B14C34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למה</w:delText>
        </w:r>
      </w:del>
      <w:r>
        <w:rPr>
          <w:rtl/>
        </w:rPr>
        <w:t xml:space="preserve">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ins w:id="90779" w:author="עורך - פרקים א-ב" w:date="2026-10-05T11:51:54Z">
        <w:r>
          <w:rPr>
            <w:rFonts w:hint="cs"/>
            <w:rtl/>
          </w:rPr>
          <w:t xml:space="preserve">ללמוד</w:t>
        </w:r>
      </w:ins>
      <w:del w:id="90780" w:author="עורך - פרקים א-ב" w:date="2026-10-05T11:51:54Z">
        <w:r>
          <w:rPr>
            <w:rFonts w:hint="cs"/>
            <w:rtl/>
          </w:rPr>
          <w:delText xml:space="preserve">מילף</w:delText>
        </w:r>
      </w:del>
      <w:r>
        <w:rPr>
          <w:rFonts w:hint="cs"/>
          <w:rtl/>
        </w:rPr>
        <w:t xml:space="preserve">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</w:t>
      </w:r>
      <w:ins w:id="90069" w:author="מנוע סמנטי" w:date="2026-10-05T11:39:44Z">
        <w:r>
          <w:rPr>
            <w:rtl/>
          </w:rPr>
          <w:t xml:space="preserve">יכתוב</w:t>
        </w:r>
      </w:ins>
      <w:del w:id="90070" w:author="מנוע סמנטי" w:date="2026-10-05T11:39:44Z">
        <w:r>
          <w:rPr>
            <w:rtl/>
          </w:rPr>
          <w:delText xml:space="preserve">ליכתוב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7" w:author="מנוע סמנטי" w:date="2026-10-05T11:39:44Z">
        <w:r>
          <w:rPr>
            <w:rStyle w:val="afffff0"/>
            <w:rtl/>
          </w:rPr>
          <w:t xml:space="preserve">אַךְ בְּכוֹר שׁוֹר כֶּשֶׂב וְעֵז</w:t>
        </w:r>
      </w:ins>
      <w:del w:id="90068" w:author="מנוע סמנטי" w:date="2026-10-05T11:39:44Z">
        <w:r>
          <w:rPr>
            <w:rtl/>
          </w:rPr>
          <w:delText xml:space="preserve">אך בכור שור כשב ועז</w:delText>
        </w:r>
      </w:del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ins w:id="90065" w:author="מנוע סמנטי" w:date="2026-10-05T11:39:44Z">
        <w:r>
          <w:rPr>
            <w:rStyle w:val="afffff0"/>
            <w:rtl/>
          </w:rPr>
          <w:t xml:space="preserve">בְּכוֹר בְּכוֹר</w:t>
        </w:r>
      </w:ins>
      <w:del w:id="90066" w:author="מנוע סמנטי" w:date="2026-10-05T11:39:44Z">
        <w:r w:rsidR="00B14C34">
          <w:rPr>
            <w:rtl/>
          </w:rPr>
          <w:delText xml:space="preserve">בכור 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0782" w:author="עורך - פרקים א-ב" w:date="2026-10-05T11:51:54Z">
        <w:r>
          <w:rPr>
            <w:rStyle w:val="afffffe"/>
            <w:rtl/>
          </w:rPr>
          <w:t xml:space="preserve">למה לי</w:t>
        </w:r>
        <w:r>
          <w:rPr>
            <w:rtl/>
          </w:rPr>
          <w:t xml:space="preserve">? </w:t>
        </w:r>
      </w:ins>
      <w:r>
        <w:rPr>
          <w:rtl/>
        </w:rPr>
        <w:t xml:space="preserve">אלא</w:t>
      </w:r>
      <w:del w:id="90781" w:author="עורך - פרקים א-ב" w:date="2026-10-05T11:51:54Z">
        <w:r>
          <w:rPr>
            <w:rtl/>
          </w:rPr>
          <w:delText xml:space="preserve"> </w:delText>
        </w:r>
        <w:r>
          <w:rPr>
            <w:rtl/>
          </w:rPr>
          <w:delText xml:space="preserve">לא</w:delText>
        </w:r>
      </w:del>
      <w:ins w:id="93087" w:author="מנוע מכני" w:date="2026-10-05T11:32:12Z"/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ins w:id="90025" w:author="מנוע סמנטי" w:date="2026-10-05T11:39:44Z">
        <w:r>
          <w:rPr>
            <w:rStyle w:val="afffff0"/>
            <w:rtl/>
          </w:rPr>
          <w:t xml:space="preserve">פֶּטֶר חֲמוֹר פֶּטֶר חֲמוֹר</w:t>
        </w:r>
      </w:ins>
      <w:del w:id="90026" w:author="מנוע סמנטי" w:date="2026-10-05T11:39:44Z">
        <w:r w:rsidR="00F63065">
          <w:rPr>
            <w:rtl/>
          </w:rPr>
          <w:delText xml:space="preserve">פטר חמור פטר חמור</w:delText>
        </w:r>
      </w:del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0783" w:author="עורך - פרקים א-ב" w:date="2026-10-05T11:51:54Z">
        <w:r>
          <w:rPr>
            <w:rtl/>
          </w:rPr>
          <w:t xml:space="preserve">למה ששנינו:</w:t>
        </w:r>
      </w:ins>
      <w:del w:id="90784" w:author="עורך - פרקים א-ב" w:date="2026-10-05T11:51:54Z">
        <w:r w:rsidR="00F63065">
          <w:rPr>
            <w:rtl/>
          </w:rPr>
          <w:delText xml:space="preserve">לכדתניא:</w:delText>
        </w:r>
      </w:del>
      <w:r w:rsidR="00F63065">
        <w:rPr>
          <w:rtl/>
        </w:rPr>
        <w:t xml:space="preserve"> מתוך שנא' </w:t>
      </w:r>
      <w:r>
        <w:rPr>
          <w:rFonts w:hint="cs"/>
          <w:rtl/>
        </w:rPr>
        <w:t>'</w:t>
      </w:r>
      <w:ins w:id="90023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24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ins w:id="90793" w:author="עורך - פרקים א-ב" w:date="2026-10-05T11:51:54Z">
        <w:r>
          <w:rPr>
            <w:rtl/>
          </w:rPr>
          <w:t xml:space="preserve">אחד,</w:t>
        </w:r>
      </w:ins>
      <w:del w:id="90794" w:author="עורך - פרקים א-ב" w:date="2026-10-05T11:51:54Z">
        <w:r>
          <w:rPr>
            <w:rtl/>
          </w:rPr>
          <w:delText xml:space="preserve">חד,</w:delText>
        </w:r>
      </w:del>
      <w:r>
        <w:rPr>
          <w:rtl/>
        </w:rPr>
        <w:t xml:space="preserve"> </w:t>
      </w:r>
      <w:ins w:id="98083" w:author="מנוע מכני" w:date="2026-10-05T11:32:12Z">
        <w:ins w:id="90791" w:author="עורך - פרקים א-ב" w:date="2026-10-05T11:51:54Z">
          <w:r>
            <w:rPr>
              <w:rtl/>
            </w:rPr>
            <w:t xml:space="preserve">הייתי</w:t>
          </w:r>
        </w:ins>
        <w:del w:id="90792" w:author="עורך - פרקים א-ב" w:date="2026-10-05T11:51:54Z">
          <w:r>
            <w:rPr>
              <w:rtl/>
            </w:rPr>
            <w:delText xml:space="preserve">היה</w:delText>
          </w:r>
        </w:del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0789" w:author="עורך - פרקים א-ב" w:date="2026-10-05T11:51:54Z">
        <w:r>
          <w:rPr>
            <w:rtl/>
          </w:rPr>
          <w:t xml:space="preserve">אומר: </w:t>
        </w:r>
        <w:r>
          <w:rPr>
            <w:rStyle w:val="afffffe"/>
            <w:rtl/>
          </w:rPr>
          <w:t xml:space="preserve">חמור</w:t>
        </w:r>
      </w:ins>
      <w:del w:id="90790" w:author="עורך - פרקים א-ב" w:date="2026-10-05T11:51:54Z">
        <w:r>
          <w:rPr>
            <w:rtl/>
          </w:rPr>
          <w:delText xml:space="preserve">אמינא:</w:delText>
        </w:r>
      </w:del>
      <w:r>
        <w:rPr>
          <w:rtl/>
        </w:rPr>
        <w:t xml:space="preserve">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</w:t>
      </w:r>
      <w:ins w:id="90788" w:author="עורך - פרקים א-ב" w:date="2026-10-05T11:51:54Z">
        <w:r>
          <w:rPr>
            <w:rStyle w:val="afffffe"/>
            <w:rtl/>
          </w:rPr>
          <w:t xml:space="preserve">כולן</w:t>
        </w:r>
        <w:r>
          <w:rPr>
            <w:rtl/>
          </w:rPr>
          <w:t xml:space="preserve"> </w:t>
        </w:r>
      </w:ins>
      <w:r>
        <w:rPr>
          <w:rtl/>
        </w:rPr>
        <w:t xml:space="preserve">בשה,</w:t>
      </w:r>
      <w:ins w:id="90787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לכך</w:t>
        </w:r>
      </w:ins>
      <w:r>
        <w:rPr>
          <w:rtl/>
        </w:rPr>
        <w:t xml:space="preserve">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</w:t>
      </w:r>
      <w:ins w:id="90785" w:author="עורך - פרקים א-ב" w:date="2026-10-05T11:51:54Z">
        <w:r>
          <w:rPr>
            <w:rtl/>
          </w:rPr>
          <w:t xml:space="preserve">אחר,</w:t>
        </w:r>
      </w:ins>
      <w:del w:id="90786" w:author="עורך - פרקים א-ב" w:date="2026-10-05T11:51:54Z">
        <w:r>
          <w:rPr>
            <w:rtl/>
          </w:rPr>
          <w:delText xml:space="preserve">אחרינא,</w:delText>
        </w:r>
      </w:del>
      <w:r>
        <w:rPr>
          <w:rtl/>
        </w:rPr>
        <w:t xml:space="preserve">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ins w:id="90799" w:author="עורך - פרקים א-ב" w:date="2026-10-05T11:51:54Z">
        <w:r>
          <w:rPr>
            <w:rtl/>
          </w:rPr>
          <w:t xml:space="preserve">מיעטם</w:t>
        </w:r>
      </w:ins>
      <w:del w:id="90800" w:author="עורך - פרקים א-ב" w:date="2026-10-05T11:51:54Z">
        <w:r>
          <w:rPr>
            <w:rtl/>
          </w:rPr>
          <w:delText xml:space="preserve">מעטינהו</w:delText>
        </w:r>
      </w:del>
      <w:r>
        <w:rPr>
          <w:rtl/>
        </w:rPr>
        <w:t xml:space="preserve"> </w:t>
      </w:r>
      <w:ins w:id="90797" w:author="עורך - פרקים א-ב" w:date="2026-10-05T11:51:54Z">
        <w:r>
          <w:rPr>
            <w:rStyle w:val="afffffe"/>
            <w:rtl/>
          </w:rPr>
          <w:t xml:space="preserve">מפדיון</w:t>
        </w:r>
        <w:r>
          <w:rPr>
            <w:rtl/>
          </w:rPr>
          <w:t xml:space="preserve"> שה,</w:t>
        </w:r>
      </w:ins>
      <w:del w:id="90798" w:author="עורך - פרקים א-ב" w:date="2026-10-05T11:51:54Z">
        <w:r>
          <w:rPr>
            <w:rtl/>
          </w:rPr>
          <w:delText xml:space="preserve">משה,</w:delText>
        </w:r>
      </w:del>
      <w:r>
        <w:rPr>
          <w:rtl/>
        </w:rPr>
        <w:t xml:space="preserve"> ולעולם</w:t>
      </w:r>
      <w:ins w:id="90796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נפדים</w:t>
        </w:r>
      </w:ins>
      <w:r>
        <w:rPr>
          <w:rtl/>
        </w:rPr>
        <w:t xml:space="preserve">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</w:t>
      </w:r>
      <w:del w:id="90795" w:author="עורך - פרקים א-ב" w:date="2026-10-05T11:51:54Z">
        <w:r>
          <w:rPr>
            <w:rtl/>
          </w:rPr>
          <w:delText xml:space="preserve"> </w:delText>
        </w:r>
      </w:del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ins w:id="90805" w:author="עורך - פרקים א-ב" w:date="2026-10-05T11:51:54Z">
        <w:r>
          <w:rPr>
            <w:rtl/>
          </w:rPr>
          <w:t xml:space="preserve">למעט</w:t>
        </w:r>
      </w:ins>
      <w:del w:id="90806" w:author="עורך - פרקים א-ב" w:date="2026-10-05T11:51:54Z">
        <w:r>
          <w:rPr>
            <w:rtl/>
          </w:rPr>
          <w:delText xml:space="preserve">למעוטי</w:delText>
        </w:r>
      </w:del>
      <w:r>
        <w:rPr>
          <w:rtl/>
        </w:rPr>
        <w:t xml:space="preserve"> סוסים וגמלים </w:t>
      </w:r>
      <w:r w:rsidR="004810A2">
        <w:rPr>
          <w:rFonts w:hint="cs"/>
          <w:rtl/>
        </w:rPr>
        <w:t>מ'</w:t>
      </w:r>
      <w:ins w:id="90075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76" w:author="מנוע סמנטי" w:date="2026-10-05T11:39:44Z">
        <w:r>
          <w:rPr>
            <w:rtl/>
          </w:rPr>
          <w:delText xml:space="preserve">כל מקנך תזכר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ins w:id="90073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4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ins w:id="90071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2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ins w:id="90803" w:author="עורך - פרקים א-ב" w:date="2026-10-05T11:51:54Z">
          <w:r>
            <w:rPr>
              <w:rtl/>
            </w:rPr>
            <w:t xml:space="preserve">דבר</w:t>
          </w:r>
        </w:ins>
        <w:del w:id="90804" w:author="עורך - פרקים א-ב" w:date="2026-10-05T11:51:54Z">
          <w:r>
            <w:rPr>
              <w:rtl/>
            </w:rPr>
            <w:delText xml:space="preserve">כלום</w:delText>
          </w:r>
        </w:del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0801" w:author="עורך - פרקים א-ב" w:date="2026-10-05T11:51:54Z">
        <w:r>
          <w:rPr>
            <w:rtl/>
          </w:rPr>
          <w:t xml:space="preserve">אחר</w:t>
        </w:r>
      </w:ins>
      <w:del w:id="90802" w:author="עורך - פרקים א-ב" w:date="2026-10-05T11:51:54Z">
        <w:r>
          <w:rPr>
            <w:rtl/>
          </w:rPr>
          <w:delText xml:space="preserve">אחרינא </w:delText>
        </w:r>
      </w:del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</w:t>
      </w:r>
      <w:ins w:id="90811" w:author="עורך - פרקים א-ב" w:date="2026-10-05T11:51:54Z">
        <w:r>
          <w:rPr>
            <w:rtl/>
          </w:rPr>
          <w:t xml:space="preserve">חזר</w:t>
        </w:r>
      </w:ins>
      <w:del w:id="90812" w:author="עורך - פרקים א-ב" w:date="2026-10-05T11:51:54Z">
        <w:r w:rsidR="00F63065">
          <w:rPr>
            <w:rtl/>
          </w:rPr>
          <w:delText xml:space="preserve">הדר</w:delText>
        </w:r>
      </w:del>
      <w:r w:rsidR="00F63065">
        <w:rPr>
          <w:rtl/>
        </w:rPr>
        <w:t xml:space="preserve"> </w:t>
      </w:r>
      <w:ins w:id="90809" w:author="עורך - פרקים א-ב" w:date="2026-10-05T11:51:54Z">
        <w:r>
          <w:rPr>
            <w:rtl/>
          </w:rPr>
          <w:t xml:space="preserve">ועירבו</w:t>
        </w:r>
      </w:ins>
      <w:del w:id="90810" w:author="עורך - פרקים א-ב" w:date="2026-10-05T11:51:54Z">
        <w:r w:rsidR="00F63065">
          <w:rPr>
            <w:rtl/>
          </w:rPr>
          <w:delText xml:space="preserve">ערבי</w:delText>
        </w:r>
      </w:del>
      <w:r w:rsidR="00F63065">
        <w:rPr>
          <w:rtl/>
        </w:rPr>
        <w:t xml:space="preserve"> </w:t>
      </w:r>
      <w:ins w:id="90807" w:author="עורך - פרקים א-ב" w:date="2026-10-05T11:51:54Z">
        <w:r>
          <w:rPr>
            <w:rtl/>
          </w:rPr>
          <w:t xml:space="preserve">הכתוב,</w:t>
        </w:r>
      </w:ins>
      <w:del w:id="90808" w:author="עורך - פרקים א-ב" w:date="2026-10-05T11:51:54Z">
        <w:r w:rsidR="00F63065">
          <w:rPr>
            <w:rtl/>
          </w:rPr>
          <w:delText xml:space="preserve">קרא, </w:delText>
        </w:r>
      </w:del>
    </w:p>
    <w:p w14:paraId="7D66F3DB" w14:textId="77777777" w:rsidR="00B874E6" w:rsidRDefault="00F63065" w:rsidP="008B759F">
      <w:pPr>
        <w:pStyle w:val="021"/>
        <w:rPr>
          <w:rtl/>
        </w:rPr>
      </w:pPr>
      <w:ins w:id="90827" w:author="עורך - פרקים א-ב" w:date="2026-10-05T11:51:54Z">
        <w:r>
          <w:rPr>
            <w:rStyle w:val="2fb"/>
            <w:b/>
            <w:bCs/>
            <w:rtl/>
          </w:rPr>
          <w:t xml:space="preserve">וריה"ג:</w:t>
        </w:r>
      </w:ins>
      <w:del w:id="90828" w:author="עורך - פרקים א-ב" w:date="2026-10-05T11:51:54Z">
        <w:r w:rsidRPr="004810A2">
          <w:rPr>
            <w:rStyle w:val="2fb"/>
            <w:b/>
            <w:bCs/>
            <w:rtl/>
          </w:rPr>
          <w:delText xml:space="preserve">ור</w:delText>
        </w:r>
        <w:r w:rsidR="004810A2" w:rsidRPr="004810A2">
          <w:rPr>
            <w:rStyle w:val="2fb"/>
            <w:rFonts w:hint="cs"/>
            <w:b/>
            <w:bCs/>
            <w:rtl/>
          </w:rPr>
          <w:delText xml:space="preserve">י</w:delText>
        </w:r>
        <w:r>
          <w:rPr>
            <w:rStyle w:val="2fb"/>
            <w:rFonts w:hint="cs"/>
            <w:b/>
            <w:bCs/>
            <w:rtl/>
          </w:rPr>
          <w:delText xml:space="preserve">ה"ג</w:delText>
        </w:r>
      </w:del>
      <w:ins w:id="90233" w:author="מנוע מכני" w:date="2026-10-05T11:32:12Z"/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</w:t>
      </w:r>
      <w:ins w:id="90825" w:author="עורך - פרקים א-ב" w:date="2026-10-05T11:51:54Z">
        <w:r>
          <w:rPr>
            <w:rtl/>
          </w:rPr>
          <w:t xml:space="preserve">פטר.</w:t>
        </w:r>
      </w:ins>
      <w:del w:id="90826" w:author="עורך - פרקים א-ב" w:date="2026-10-05T11:51:54Z">
        <w:r w:rsidR="00FC5EAC">
          <w:rPr>
            <w:rtl/>
          </w:rPr>
          <w:delText xml:space="preserve">פטר</w:delText>
        </w:r>
      </w:del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</w:t>
      </w:r>
      <w:ins w:id="90823" w:author="עורך - פרקים א-ב" w:date="2026-10-05T11:51:54Z">
        <w:r>
          <w:rPr>
            <w:rtl/>
          </w:rPr>
          <w:t xml:space="preserve">מתוך</w:t>
        </w:r>
      </w:ins>
      <w:del w:id="90824" w:author="עורך - פרקים א-ב" w:date="2026-10-05T11:51:54Z">
        <w:r>
          <w:rPr>
            <w:rtl/>
          </w:rPr>
          <w:delText xml:space="preserve">איידי</w:delText>
        </w:r>
      </w:del>
      <w:r>
        <w:rPr>
          <w:rtl/>
        </w:rPr>
        <w:t xml:space="preserve"> </w:t>
      </w:r>
      <w:ins w:id="93091" w:author="מנוע מכני" w:date="2026-10-05T11:32:12Z">
        <w:ins w:id="90821" w:author="עורך - פרקים א-ב" w:date="2026-10-05T11:51:54Z">
          <w:r>
            <w:rPr>
              <w:rtl/>
            </w:rPr>
            <w:t xml:space="preserve">שזה </w:t>
          </w:r>
          <w:r>
            <w:rPr>
              <w:rStyle w:val="afffffe"/>
              <w:rtl/>
            </w:rPr>
            <w:t xml:space="preserve">חמור</w:t>
          </w:r>
        </w:ins>
        <w:del w:id="90822" w:author="עורך - פרקים א-ב" w:date="2026-10-05T11:51:54Z">
          <w:r>
            <w:rPr>
              <w:rtl/>
            </w:rPr>
            <w:delText xml:space="preserve">שהרי</w:delText>
          </w:r>
        </w:del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 xml:space="preserve">דושת </w:t>
      </w:r>
      <w:ins w:id="90819" w:author="עורך - פרקים א-ב" w:date="2026-10-05T11:51:54Z">
        <w:r>
          <w:rPr>
            <w:rtl/>
          </w:rPr>
          <w:t xml:space="preserve">דמים,</w:t>
        </w:r>
      </w:ins>
      <w:del w:id="90820" w:author="עורך - פרקים א-ב" w:date="2026-10-05T11:51:54Z">
        <w:r w:rsidR="004810A2">
          <w:rPr>
            <w:rtl/>
          </w:rPr>
          <w:delText xml:space="preserve">דמים</w:delText>
        </w:r>
      </w:del>
      <w:r w:rsidR="004810A2">
        <w:rPr>
          <w:rtl/>
        </w:rPr>
        <w:t xml:space="preserve"> </w:t>
      </w:r>
      <w:ins w:id="90817" w:author="עורך - פרקים א-ב" w:date="2026-10-05T11:51:54Z">
        <w:r>
          <w:rPr>
            <w:rtl/>
          </w:rPr>
          <w:t xml:space="preserve">וזה </w:t>
        </w:r>
        <w:r>
          <w:rPr>
            <w:rStyle w:val="afffffe"/>
            <w:rtl/>
          </w:rPr>
          <w:t xml:space="preserve">שור ושה</w:t>
        </w:r>
      </w:ins>
      <w:del w:id="90818" w:author="עורך - פרקים א-ב" w:date="2026-10-05T11:51:54Z">
        <w:r w:rsidR="004810A2">
          <w:rPr>
            <w:rtl/>
          </w:rPr>
          <w:delText xml:space="preserve">והא</w:delText>
        </w:r>
      </w:del>
      <w:r w:rsidR="004810A2">
        <w:rPr>
          <w:rtl/>
        </w:rPr>
        <w:t xml:space="preserve"> קדושת הגוף </w:t>
      </w:r>
      <w:ins w:id="90815" w:author="עורך - פרקים א-ב" w:date="2026-10-05T11:51:54Z">
        <w:r>
          <w:rPr>
            <w:rtl/>
          </w:rPr>
          <w:t xml:space="preserve">- הפסיק</w:t>
        </w:r>
      </w:ins>
      <w:del w:id="90816" w:author="עורך - פרקים א-ב" w:date="2026-10-05T11:51:54Z">
        <w:r w:rsidR="004810A2">
          <w:rPr>
            <w:rtl/>
          </w:rPr>
          <w:delText xml:space="preserve">פסיק</w:delText>
        </w:r>
      </w:del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</w:t>
      </w:r>
      <w:ins w:id="90813" w:author="עורך - פרקים א-ב" w:date="2026-10-05T11:51:54Z">
        <w:r>
          <w:rPr>
            <w:rtl/>
          </w:rPr>
          <w:t xml:space="preserve">עירבם.</w:t>
        </w:r>
      </w:ins>
      <w:del w:id="90814" w:author="עורך - פרקים א-ב" w:date="2026-10-05T11:51:54Z">
        <w:r>
          <w:rPr>
            <w:rtl/>
          </w:rPr>
          <w:delText xml:space="preserve">עריב </w:delText>
        </w:r>
        <w:r>
          <w:rPr>
            <w:rtl/>
          </w:rPr>
          <w:delText xml:space="preserve">להם</w:delText>
        </w:r>
        <w:r w:rsidR="0057284B">
          <w:rPr>
            <w:rtl/>
          </w:rPr>
          <w:delText xml:space="preserve">.</w:delText>
        </w:r>
      </w:del>
      <w:ins w:id="97463" w:author="מנוע מכני" w:date="2026-10-05T11:32:12Z"/>
      <w:del w:id="97464" w:author="מנוע מכני" w:date="2026-10-05T11:32:12Z">
        <w:r>
          <w:rPr>
            <w:rtl/>
          </w:rPr>
          <w:delText xml:space="preserve">להו</w:delText>
        </w:r>
      </w:del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34" w:author="עורך - פרקים א-ב" w:date="2026-10-05T11:51:54Z"/>
        </w:rPr>
      </w:pPr>
      <w:ins w:id="93535" w:author="עורך - פרקים א-ב" w:date="2026-10-05T11:51:54Z">
        <w:r>
          <w:rPr>
            <w:color w:val="7B3F00"/>
          </w:rPr>
          <w:t xml:space="preserve">בכורה בולד ממין טמא ובו סימני אמו</w:t>
        </w:r>
      </w:ins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</w:t>
      </w:r>
      <w:ins w:id="90843" w:author="עורך - פרקים א-ב" w:date="2026-10-05T11:51:54Z">
        <w:r>
          <w:rPr>
            <w:rtl/>
          </w:rPr>
          <w:t xml:space="preserve">מין</w:t>
        </w:r>
      </w:ins>
      <w:del w:id="90844" w:author="עורך - פרקים א-ב" w:date="2026-10-05T11:51:54Z">
        <w:r>
          <w:rPr>
            <w:rtl/>
          </w:rPr>
          <w:delText xml:space="preserve">מן</w:delText>
        </w:r>
      </w:del>
      <w:r>
        <w:rPr>
          <w:rtl/>
        </w:rPr>
        <w:t xml:space="preserve"> רחל ורחל שילדה מין </w:t>
      </w:r>
      <w:ins w:id="90841" w:author="עורך - פרקים א-ב" w:date="2026-10-05T11:51:54Z">
        <w:r>
          <w:rPr>
            <w:rtl/>
          </w:rPr>
          <w:t xml:space="preserve">עז,</w:t>
        </w:r>
      </w:ins>
      <w:del w:id="90842" w:author="עורך - פרקים א-ב" w:date="2026-10-05T11:51:54Z">
        <w:r>
          <w:rPr>
            <w:rtl/>
          </w:rPr>
          <w:delText xml:space="preserve">עז</w:delText>
        </w:r>
      </w:del>
      <w:r>
        <w:rPr>
          <w:rtl/>
        </w:rPr>
        <w:t xml:space="preserve"> </w:t>
      </w:r>
      <w:ins w:id="90839" w:author="עורך - פרקים א-ב" w:date="2026-10-05T11:51:54Z">
        <w:r>
          <w:rPr>
            <w:rtl/>
          </w:rPr>
          <w:t xml:space="preserve">שכאשר</w:t>
        </w:r>
      </w:ins>
      <w:del w:id="90840" w:author="עורך - פרקים א-ב" w:date="2026-10-05T11:51:54Z">
        <w:r>
          <w:rPr>
            <w:rtl/>
          </w:rPr>
          <w:delText xml:space="preserve">דכי</w:delText>
        </w:r>
      </w:del>
      <w:r>
        <w:rPr>
          <w:rtl/>
        </w:rPr>
        <w:t xml:space="preserve"> יש מקצת סימנין חייבת בבכורה, </w:t>
      </w:r>
      <w:ins w:id="93093" w:author="מנוע מכני" w:date="2026-10-05T11:32:12Z">
        <w:ins w:id="90837" w:author="עורך - פרקים א-ב" w:date="2026-10-05T11:51:54Z">
          <w:r>
            <w:rPr>
              <w:rtl/>
            </w:rPr>
            <w:t xml:space="preserve">שזו</w:t>
          </w:r>
        </w:ins>
        <w:del w:id="90838" w:author="עורך - פרקים א-ב" w:date="2026-10-05T11:51:54Z">
          <w:r>
            <w:rPr>
              <w:rtl/>
            </w:rPr>
            <w:delText xml:space="preserve">שהרי</w:delText>
          </w:r>
        </w:del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</w:t>
      </w:r>
      <w:ins w:id="90835" w:author="עורך - פרקים א-ב" w:date="2026-10-05T11:51:54Z">
        <w:r>
          <w:rPr>
            <w:rtl/>
          </w:rPr>
          <w:t xml:space="preserve">וזו</w:t>
        </w:r>
      </w:ins>
      <w:del w:id="90836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טהורה, </w:t>
      </w:r>
      <w:ins w:id="90833" w:author="עורך - פרקים א-ב" w:date="2026-10-05T11:51:54Z">
        <w:r>
          <w:rPr>
            <w:rtl/>
          </w:rPr>
          <w:t xml:space="preserve">זו</w:t>
        </w:r>
      </w:ins>
      <w:del w:id="90834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קדושת הגוף </w:t>
      </w:r>
      <w:ins w:id="90831" w:author="עורך - פרקים א-ב" w:date="2026-10-05T11:51:54Z">
        <w:r>
          <w:rPr>
            <w:rtl/>
          </w:rPr>
          <w:t xml:space="preserve">וזו</w:t>
        </w:r>
      </w:ins>
      <w:del w:id="90832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קדושת </w:t>
      </w:r>
      <w:ins w:id="90829" w:author="עורך - פרקים א-ב" w:date="2026-10-05T11:51:54Z">
        <w:r>
          <w:rPr>
            <w:rtl/>
          </w:rPr>
          <w:t xml:space="preserve">הגוף,</w:t>
        </w:r>
      </w:ins>
      <w:del w:id="90830" w:author="עורך - פרקים א-ב" w:date="2026-10-05T11:51:54Z">
        <w:r>
          <w:rPr>
            <w:rtl/>
          </w:rPr>
          <w:delText xml:space="preserve">הגוף</w:delText>
        </w:r>
      </w:del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0854" w:author="עורך - פרקים א-ב" w:date="2026-10-05T11:51:54Z">
        <w:r>
          <w:rPr>
            <w:rStyle w:val="afffffe"/>
            <w:rtl/>
          </w:rPr>
          <w:t xml:space="preserve">אבל</w:t>
        </w:r>
        <w:r>
          <w:rPr>
            <w:rtl/>
          </w:rPr>
          <w:t xml:space="preserve"> </w:t>
        </w:r>
      </w:ins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ins w:id="90852" w:author="עורך - פרקים א-ב" w:date="2026-10-05T11:51:54Z">
          <w:r>
            <w:rPr>
              <w:rtl/>
            </w:rPr>
            <w:t xml:space="preserve">שזו</w:t>
          </w:r>
        </w:ins>
        <w:del w:id="90853" w:author="עורך - פרקים א-ב" w:date="2026-10-05T11:51:54Z">
          <w:r>
            <w:rPr>
              <w:rtl/>
            </w:rPr>
            <w:delText xml:space="preserve">שהרי</w:delText>
          </w:r>
        </w:del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</w:t>
      </w:r>
      <w:ins w:id="90850" w:author="עורך - פרקים א-ב" w:date="2026-10-05T11:51:54Z">
        <w:r>
          <w:rPr>
            <w:rtl/>
          </w:rPr>
          <w:t xml:space="preserve">וזו</w:t>
        </w:r>
      </w:ins>
      <w:del w:id="90851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טהורה, </w:t>
      </w:r>
      <w:ins w:id="90848" w:author="עורך - פרקים א-ב" w:date="2026-10-05T11:51:54Z">
        <w:r>
          <w:rPr>
            <w:rtl/>
          </w:rPr>
          <w:t xml:space="preserve">זו</w:t>
        </w:r>
      </w:ins>
      <w:del w:id="90849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קדושת הגוף </w:t>
      </w:r>
      <w:ins w:id="90846" w:author="עורך - פרקים א-ב" w:date="2026-10-05T11:51:54Z">
        <w:r>
          <w:rPr>
            <w:rtl/>
          </w:rPr>
          <w:t xml:space="preserve">וזו</w:t>
        </w:r>
      </w:ins>
      <w:del w:id="90847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del w:id="90845" w:author="עורך - פרקים א-ב" w:date="2026-10-05T11:51:54Z"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0860" w:author="עורך - פרקים א-ב" w:date="2026-10-05T11:51:54Z">
        <w:r>
          <w:rPr>
            <w:rtl/>
          </w:rPr>
          <w:t xml:space="preserve">ששניהם</w:t>
        </w:r>
      </w:ins>
      <w:del w:id="90861" w:author="עורך - פרקים א-ב" w:date="2026-10-05T11:51:54Z">
        <w:r w:rsidR="00F63065">
          <w:rPr>
            <w:rtl/>
          </w:rPr>
          <w:delText xml:space="preserve">דאידי</w:delText>
        </w:r>
      </w:del>
      <w:r w:rsidR="00F63065">
        <w:rPr>
          <w:rtl/>
        </w:rPr>
        <w:t xml:space="preserve"> </w:t>
      </w:r>
      <w:ins w:id="90858" w:author="עורך - פרקים א-ב" w:date="2026-10-05T11:51:54Z">
        <w:r>
          <w:rPr>
            <w:rtl/>
          </w:rPr>
          <w:t xml:space="preserve">ראויים</w:t>
        </w:r>
      </w:ins>
      <w:del w:id="90859" w:author="עורך - פרקים א-ב" w:date="2026-10-05T11:51:54Z">
        <w:r w:rsidR="00F63065">
          <w:rPr>
            <w:rtl/>
          </w:rPr>
          <w:delText xml:space="preserve">ואידי</w:delText>
        </w:r>
      </w:del>
      <w:r w:rsidR="00F63065">
        <w:rPr>
          <w:rtl/>
        </w:rPr>
        <w:t xml:space="preserve"> </w:t>
      </w:r>
      <w:ins w:id="90856" w:author="עורך - פרקים א-ב" w:date="2026-10-05T11:51:54Z">
        <w:r>
          <w:rPr>
            <w:rtl/>
          </w:rPr>
          <w:t xml:space="preserve">להתקדש</w:t>
        </w:r>
      </w:ins>
      <w:del w:id="90857" w:author="עורך - פרקים א-ב" w:date="2026-10-05T11:51:54Z">
        <w:r w:rsidR="00F63065">
          <w:rPr>
            <w:rtl/>
          </w:rPr>
          <w:delText xml:space="preserve">בני מיקדש</w:delText>
        </w:r>
      </w:del>
      <w:r w:rsidR="00F63065">
        <w:rPr>
          <w:rtl/>
        </w:rPr>
        <w:t xml:space="preserve"> בבכורה - קדוש?</w:t>
      </w:r>
      <w:del w:id="90855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ins w:id="90870" w:author="עורך - פרקים א-ב" w:date="2026-10-05T11:51:54Z">
        <w:r>
          <w:rPr>
            <w:rtl/>
          </w:rPr>
          <w:t xml:space="preserve">ששניהם</w:t>
        </w:r>
      </w:ins>
      <w:del w:id="90871" w:author="עורך - פרקים א-ב" w:date="2026-10-05T11:51:54Z">
        <w:r w:rsidR="0064231D">
          <w:rPr>
            <w:rtl/>
          </w:rPr>
          <w:delText xml:space="preserve">ד</w:delText>
        </w:r>
        <w:r w:rsidR="0064231D">
          <w:rPr>
            <w:rFonts w:hint="cs"/>
            <w:rtl/>
          </w:rPr>
          <w:delText xml:space="preserve">שניהם</w:delText>
        </w:r>
      </w:del>
      <w:r w:rsidR="0064231D">
        <w:rPr>
          <w:rFonts w:hint="cs"/>
          <w:rtl/>
        </w:rPr>
        <w:t xml:space="preserve"> קדושים</w:t>
      </w:r>
      <w:r w:rsidR="00270482">
        <w:rPr>
          <w:rtl/>
        </w:rPr>
        <w:t xml:space="preserve"> בבכורה</w:t>
      </w:r>
      <w:ins w:id="90869" w:author="עורך - פרקים א-ב" w:date="2026-10-05T11:51:54Z">
        <w:r>
          <w:rPr>
            <w:rtl/>
          </w:rPr>
          <w:t xml:space="preserve"> -</w:t>
        </w:r>
      </w:ins>
      <w:r w:rsidR="00270482">
        <w:rPr>
          <w:rtl/>
        </w:rPr>
        <w:t xml:space="preserve"> </w:t>
      </w:r>
      <w:r>
        <w:rPr>
          <w:rtl/>
        </w:rPr>
        <w:t xml:space="preserve">קדוש, חמור שילדה מין סוס מהו? </w:t>
      </w:r>
      <w:ins w:id="90868" w:author="עורך - פרקים א-ב" w:date="2026-10-05T11:51:54Z">
        <w:r>
          <w:rPr>
            <w:rStyle w:val="afffffe"/>
            <w:rtl/>
          </w:rPr>
          <w:t xml:space="preserve">כאן</w:t>
        </w:r>
        <w:r>
          <w:rPr>
            <w:rtl/>
          </w:rPr>
          <w:t xml:space="preserve"> </w:t>
        </w:r>
      </w:ins>
      <w:r w:rsidR="0064231D">
        <w:rPr>
          <w:rtl/>
        </w:rPr>
        <w:t xml:space="preserve">ודאי </w:t>
      </w:r>
      <w:ins w:id="90866" w:author="עורך - פרקים א-ב" w:date="2026-10-05T11:51:54Z">
        <w:r>
          <w:rPr>
            <w:rStyle w:val="afffffe"/>
            <w:rtl/>
          </w:rPr>
          <w:t xml:space="preserve">הסוס</w:t>
        </w:r>
      </w:ins>
      <w:del w:id="90867" w:author="עורך - פרקים א-ב" w:date="2026-10-05T11:51:54Z">
        <w:r w:rsidR="0064231D">
          <w:rPr>
            <w:rtl/>
          </w:rPr>
          <w:delText xml:space="preserve">לא</w:delText>
        </w:r>
      </w:del>
      <w:r w:rsidR="0064231D">
        <w:rPr>
          <w:rtl/>
        </w:rPr>
        <w:t xml:space="preserve"> </w:t>
      </w:r>
      <w:ins w:id="90864" w:author="עורך - פרקים א-ב" w:date="2026-10-05T11:51:54Z">
        <w:r>
          <w:rPr>
            <w:rtl/>
          </w:rPr>
          <w:t xml:space="preserve">אינו</w:t>
        </w:r>
      </w:ins>
      <w:del w:id="90865" w:author="עורך - פרקים א-ב" w:date="2026-10-05T11:51:54Z">
        <w:r w:rsidR="0064231D">
          <w:rPr>
            <w:rtl/>
          </w:rPr>
          <w:delText xml:space="preserve">בת</w:delText>
        </w:r>
      </w:del>
      <w:r w:rsidR="0064231D">
        <w:rPr>
          <w:rtl/>
        </w:rPr>
        <w:t xml:space="preserve"> </w:t>
      </w:r>
      <w:ins w:id="90862" w:author="עורך - פרקים א-ב" w:date="2026-10-05T11:51:54Z">
        <w:r>
          <w:rPr>
            <w:rtl/>
          </w:rPr>
          <w:t xml:space="preserve">ראוי להתקדש</w:t>
        </w:r>
      </w:ins>
      <w:del w:id="90863" w:author="עורך - פרקים א-ב" w:date="2026-10-05T11:51:54Z">
        <w:r w:rsidR="0064231D">
          <w:rPr>
            <w:rtl/>
          </w:rPr>
          <w:delText xml:space="preserve">מיקדש</w:delText>
        </w:r>
      </w:del>
      <w:r w:rsidR="0064231D">
        <w:rPr>
          <w:rtl/>
        </w:rPr>
        <w:t xml:space="preserve">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0874" w:author="עורך - פרקים א-ב" w:date="2026-10-05T11:51:54Z">
        <w:r>
          <w:rPr>
            <w:rtl/>
          </w:rPr>
          <w:t xml:space="preserve">שמין</w:t>
        </w:r>
      </w:ins>
      <w:del w:id="90875" w:author="עורך - פרקים א-ב" w:date="2026-10-05T11:51:54Z">
        <w:r w:rsidR="00F63065">
          <w:rPr>
            <w:rtl/>
          </w:rPr>
          <w:delText xml:space="preserve">דמין</w:delText>
        </w:r>
      </w:del>
      <w:r w:rsidR="00F63065">
        <w:rPr>
          <w:rtl/>
        </w:rPr>
        <w:t xml:space="preserve"> טמאה הוא </w:t>
      </w:r>
      <w:ins w:id="90873" w:author="עורך - פרקים א-ב" w:date="2026-10-05T11:51:54Z">
        <w:r>
          <w:rPr>
            <w:rtl/>
          </w:rPr>
          <w:t xml:space="preserve">- </w:t>
        </w:r>
      </w:ins>
      <w:r w:rsidR="00F63065">
        <w:rPr>
          <w:rtl/>
        </w:rPr>
        <w:t xml:space="preserve">קדוש?</w:t>
      </w:r>
      <w:del w:id="90872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</w:t>
      </w:r>
      <w:ins w:id="90897" w:author="עורך - פרקים א-ב" w:date="2026-10-05T11:51:54Z">
        <w:r>
          <w:rPr>
            <w:rtl/>
          </w:rPr>
          <w:t xml:space="preserve">שמין</w:t>
        </w:r>
      </w:ins>
      <w:del w:id="90898" w:author="עורך - פרקים א-ב" w:date="2026-10-05T11:51:54Z">
        <w:r w:rsidR="00F63065">
          <w:rPr>
            <w:rtl/>
          </w:rPr>
          <w:delText xml:space="preserve">דמין</w:delText>
        </w:r>
      </w:del>
      <w:r w:rsidR="00F63065">
        <w:rPr>
          <w:rtl/>
        </w:rPr>
        <w:t xml:space="preserve">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</w:t>
      </w:r>
      <w:ins w:id="90895" w:author="עורך - פרקים א-ב" w:date="2026-10-05T11:51:54Z">
        <w:r>
          <w:rPr>
            <w:rtl/>
          </w:rPr>
          <w:t xml:space="preserve">זו</w:t>
        </w:r>
      </w:ins>
      <w:del w:id="90896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טהורה </w:t>
      </w:r>
      <w:ins w:id="90893" w:author="עורך - פרקים א-ב" w:date="2026-10-05T11:51:54Z">
        <w:r>
          <w:rPr>
            <w:rtl/>
          </w:rPr>
          <w:t xml:space="preserve">וזו</w:t>
        </w:r>
      </w:ins>
      <w:del w:id="90894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טמאה, </w:t>
      </w:r>
      <w:ins w:id="90891" w:author="עורך - פרקים א-ב" w:date="2026-10-05T11:51:54Z">
        <w:r>
          <w:rPr>
            <w:rtl/>
          </w:rPr>
          <w:t xml:space="preserve">זו</w:t>
        </w:r>
      </w:ins>
      <w:del w:id="90892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</w:t>
      </w:r>
      <w:ins w:id="90889" w:author="עורך - פרקים א-ב" w:date="2026-10-05T11:51:54Z">
        <w:r>
          <w:rPr>
            <w:rtl/>
          </w:rPr>
          <w:t xml:space="preserve">ראויה</w:t>
        </w:r>
      </w:ins>
      <w:del w:id="90890" w:author="עורך - פרקים א-ב" w:date="2026-10-05T11:51:54Z">
        <w:r w:rsidR="00F63065">
          <w:rPr>
            <w:rtl/>
          </w:rPr>
          <w:delText xml:space="preserve">בת</w:delText>
        </w:r>
      </w:del>
      <w:r w:rsidR="00F63065">
        <w:rPr>
          <w:rtl/>
        </w:rPr>
        <w:t xml:space="preserve"> </w:t>
      </w:r>
      <w:ins w:id="90887" w:author="עורך - פרקים א-ב" w:date="2026-10-05T11:51:54Z">
        <w:r>
          <w:rPr>
            <w:rtl/>
          </w:rPr>
          <w:t xml:space="preserve">להתקדש</w:t>
        </w:r>
      </w:ins>
      <w:del w:id="90888" w:author="עורך - פרקים א-ב" w:date="2026-10-05T11:51:54Z">
        <w:r w:rsidR="00F63065">
          <w:rPr>
            <w:rtl/>
          </w:rPr>
          <w:delText xml:space="preserve">מיקדש</w:delText>
        </w:r>
      </w:del>
      <w:r w:rsidR="00F63065">
        <w:rPr>
          <w:rtl/>
        </w:rPr>
        <w:t xml:space="preserve"> בבכורה </w:t>
      </w:r>
      <w:ins w:id="90885" w:author="עורך - פרקים א-ב" w:date="2026-10-05T11:51:54Z">
        <w:r>
          <w:rPr>
            <w:rtl/>
          </w:rPr>
          <w:t xml:space="preserve">וזו</w:t>
        </w:r>
      </w:ins>
      <w:del w:id="90886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- </w:t>
      </w:r>
      <w:ins w:id="90883" w:author="עורך - פרקים א-ב" w:date="2026-10-05T11:51:54Z">
        <w:r>
          <w:rPr>
            <w:rtl/>
          </w:rPr>
          <w:t xml:space="preserve">אינה</w:t>
        </w:r>
      </w:ins>
      <w:del w:id="90884" w:author="עורך - פרקים א-ב" w:date="2026-10-05T11:51:54Z">
        <w:r w:rsidR="00F63065">
          <w:rPr>
            <w:rtl/>
          </w:rPr>
          <w:delText xml:space="preserve">לא</w:delText>
        </w:r>
      </w:del>
      <w:r w:rsidR="00F63065">
        <w:rPr>
          <w:rtl/>
        </w:rPr>
        <w:t xml:space="preserve"> </w:t>
      </w:r>
      <w:ins w:id="90881" w:author="עורך - פרקים א-ב" w:date="2026-10-05T11:51:54Z">
        <w:r>
          <w:rPr>
            <w:rtl/>
          </w:rPr>
          <w:t xml:space="preserve">ראויה</w:t>
        </w:r>
      </w:ins>
      <w:del w:id="90882" w:author="עורך - פרקים א-ב" w:date="2026-10-05T11:51:54Z">
        <w:r w:rsidR="00F63065">
          <w:rPr>
            <w:rtl/>
          </w:rPr>
          <w:delText xml:space="preserve">בת</w:delText>
        </w:r>
      </w:del>
      <w:r w:rsidR="00F63065">
        <w:rPr>
          <w:rtl/>
        </w:rPr>
        <w:t xml:space="preserve"> </w:t>
      </w:r>
      <w:ins w:id="90879" w:author="עורך - פרקים א-ב" w:date="2026-10-05T11:51:54Z">
        <w:r>
          <w:rPr>
            <w:rtl/>
          </w:rPr>
          <w:t xml:space="preserve">להתקדש</w:t>
        </w:r>
      </w:ins>
      <w:del w:id="90880" w:author="עורך - פרקים א-ב" w:date="2026-10-05T11:51:54Z">
        <w:r w:rsidR="00F63065">
          <w:rPr>
            <w:rtl/>
          </w:rPr>
          <w:delText xml:space="preserve">מיקדש</w:delText>
        </w:r>
      </w:del>
      <w:r w:rsidR="00F63065">
        <w:rPr>
          <w:rtl/>
        </w:rPr>
        <w:t xml:space="preserve">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</w:t>
      </w:r>
      <w:ins w:id="90877" w:author="עורך - פרקים א-ב" w:date="2026-10-05T11:51:54Z">
        <w:r>
          <w:rPr>
            <w:rStyle w:val="afffffe"/>
            <w:rtl/>
          </w:rPr>
          <w:t xml:space="preserve">חשוב</w:t>
        </w:r>
      </w:ins>
      <w:del w:id="90878" w:author="עורך - פרקים א-ב" w:date="2026-10-05T11:51:54Z">
        <w:r w:rsidR="00F63065">
          <w:rPr>
            <w:rtl/>
          </w:rPr>
          <w:delText xml:space="preserve">היא?</w:delText>
        </w:r>
      </w:del>
      <w:r w:rsidR="00F63065">
        <w:rPr>
          <w:rtl/>
        </w:rPr>
        <w:t xml:space="preserve"> </w:t>
      </w:r>
      <w:ins w:id="90876" w:author="עורך - פרקים א-ב" w:date="2026-10-05T11:51:54Z">
        <w:r>
          <w:rPr>
            <w:rtl/>
          </w:rPr>
          <w:t xml:space="preserve">הם?</w:t>
        </w:r>
      </w:ins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>
      <w:pPr>
        <w:pStyle w:val="38"/>
        <w:rPr>
          <w:ins w:id="93453" w:author="עורך - פרקים א-ב" w:date="2026-10-05T11:51:54Z"/>
        </w:rPr>
      </w:pPr>
      <w:r>
        <w:t xml:space="preserve">אין להוכיח</w:t>
      </w:r>
    </w:p>
    <w:p w14:paraId="6F41403C" w14:textId="77777777" w:rsidR="0064231D" w:rsidRDefault="0064231D" w:rsidP="0064231D">
      <w:pPr>
        <w:rPr>
          <w:rtl/>
        </w:rPr>
      </w:pPr>
      <w:del w:id="93454" w:author="עורך - פרקים א-ב" w:date="2026-10-05T11:51:54Z">
        <w:r>
          <w:rPr>
            <w:rFonts w:hint="cs"/>
            <w:rtl/>
          </w:rPr>
          <w:delText xml:space="preserve"> </w:delText>
        </w:r>
      </w:del>
      <w:ins w:id="90911" w:author="עורך - פרקים א-ב" w:date="2026-10-05T11:51:54Z">
        <w:r>
          <w:rPr>
            <w:rFonts w:hint="cs"/>
            <w:rtl/>
          </w:rPr>
          <w:t xml:space="preserve">מבהמה</w:t>
        </w:r>
      </w:ins>
      <w:del w:id="90912" w:author="עורך - פרקים א-ב" w:date="2026-10-05T11:51:54Z">
        <w:r>
          <w:rPr>
            <w:rFonts w:hint="cs"/>
            <w:rtl/>
          </w:rPr>
          <w:delText xml:space="preserve">מהך ד</w:delText>
        </w:r>
        <w:r w:rsidR="00F63065">
          <w:rPr>
            <w:rtl/>
          </w:rPr>
          <w:delText xml:space="preserve">בהמה</w:delText>
        </w:r>
      </w:del>
      <w:r w:rsidR="00F63065">
        <w:rPr>
          <w:rtl/>
        </w:rPr>
        <w:t xml:space="preserve">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</w:t>
      </w:r>
      <w:ins w:id="90909" w:author="עורך - פרקים א-ב" w:date="2026-10-05T11:51:54Z">
        <w:r>
          <w:rPr>
            <w:rFonts w:hint="cs"/>
            <w:rtl/>
          </w:rPr>
          <w:t xml:space="preserve">שאין</w:t>
        </w:r>
      </w:ins>
      <w:del w:id="90910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ה"מ</w:delText>
        </w:r>
      </w:del>
      <w:ins w:id="90241" w:author="מנוע מכני" w:date="2026-10-05T11:32:12Z"/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ins w:id="90907" w:author="עורך - פרקים א-ב" w:date="2026-10-05T11:51:54Z">
          <w:r>
            <w:rPr>
              <w:rFonts w:hint="cs"/>
              <w:rtl/>
            </w:rPr>
            <w:t xml:space="preserve">זה</w:t>
          </w:r>
        </w:ins>
        <w:del w:id="90908" w:author="עורך - פרקים א-ב" w:date="2026-10-05T11:51:54Z">
          <w:r>
            <w:rPr>
              <w:rFonts w:hint="cs"/>
              <w:rtl/>
            </w:rPr>
            <w:delText xml:space="preserve">לא</w:delText>
          </w:r>
        </w:del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  <w:ins w:id="90905" w:author="עורך - פרקים א-ב" w:date="2026-10-05T11:51:54Z">
        <w:r>
          <w:rPr>
            <w:rFonts w:hint="cs"/>
            <w:rtl/>
          </w:rPr>
          <w:t xml:space="preserve">בפרה</w:t>
        </w:r>
      </w:ins>
      <w:del w:id="90906" w:author="עורך - פרקים א-ב" w:date="2026-10-05T11:51:54Z">
        <w:r>
          <w:rPr>
            <w:rFonts w:hint="cs"/>
            <w:rtl/>
          </w:rPr>
          <w:delText xml:space="preserve">פרה</w:delText>
        </w:r>
      </w:del>
      <w:r>
        <w:rPr>
          <w:rFonts w:hint="cs"/>
          <w:rtl/>
        </w:rPr>
        <w:t xml:space="preserve"> שילדה סוס אלא </w:t>
      </w:r>
      <w:ins w:id="90903" w:author="עורך - פרקים א-ב" w:date="2026-10-05T11:51:54Z">
        <w:r>
          <w:rPr>
            <w:rFonts w:hint="cs"/>
            <w:rtl/>
          </w:rPr>
          <w:t xml:space="preserve">בשילדה</w:t>
        </w:r>
      </w:ins>
      <w:del w:id="90904" w:author="עורך - פרקים א-ב" w:date="2026-10-05T11:51:54Z">
        <w:r>
          <w:rPr>
            <w:rFonts w:hint="cs"/>
            <w:rtl/>
          </w:rPr>
          <w:delText xml:space="preserve">שילדה</w:delText>
        </w:r>
      </w:del>
      <w:r>
        <w:rPr>
          <w:rFonts w:hint="cs"/>
          <w:rtl/>
        </w:rPr>
        <w:t xml:space="preserve"> </w:t>
      </w:r>
      <w:ins w:id="90901" w:author="עורך - פרקים א-ב" w:date="2026-10-05T11:51:54Z">
        <w:r>
          <w:rPr>
            <w:rFonts w:hint="cs"/>
            <w:rtl/>
          </w:rPr>
          <w:t xml:space="preserve">מין</w:t>
        </w:r>
      </w:ins>
      <w:del w:id="90902" w:author="עורך - פרקים א-ב" w:date="2026-10-05T11:51:54Z">
        <w:r>
          <w:rPr>
            <w:rFonts w:hint="cs"/>
            <w:rtl/>
          </w:rPr>
          <w:delText xml:space="preserve">מן</w:delText>
        </w:r>
      </w:del>
      <w:r>
        <w:rPr>
          <w:rFonts w:hint="cs"/>
          <w:rtl/>
        </w:rPr>
        <w:t xml:space="preserve"> </w:t>
      </w:r>
      <w:ins w:id="90899" w:author="עורך - פרקים א-ב" w:date="2026-10-05T11:51:54Z">
        <w:r>
          <w:rPr>
            <w:rFonts w:hint="cs"/>
            <w:rtl/>
          </w:rPr>
          <w:t xml:space="preserve">חמור.</w:t>
        </w:r>
      </w:ins>
      <w:del w:id="90900" w:author="עורך - פרקים א-ב" w:date="2026-10-05T11:51:54Z">
        <w:r>
          <w:rPr>
            <w:rFonts w:hint="cs"/>
            <w:rtl/>
          </w:rPr>
          <w:delText xml:space="preserve">חמור </w:delText>
        </w:r>
      </w:del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ins w:id="90919" w:author="עורך - פרקים א-ב" w:date="2026-10-05T11:51:54Z">
        <w:r>
          <w:rPr>
            <w:rFonts w:hint="cs"/>
            <w:rtl/>
          </w:rPr>
          <w:t xml:space="preserve">מפרה</w:t>
        </w:r>
      </w:ins>
      <w:del w:id="90920" w:author="עורך - פרקים א-ב" w:date="2026-10-05T11:51:54Z">
        <w:r>
          <w:rPr>
            <w:rFonts w:hint="cs"/>
            <w:rtl/>
          </w:rPr>
          <w:delText xml:space="preserve">מהך ד</w:delText>
        </w:r>
        <w:r w:rsidR="00F63065">
          <w:rPr>
            <w:rtl/>
          </w:rPr>
          <w:delText xml:space="preserve">פרה</w:delText>
        </w:r>
      </w:del>
      <w:r w:rsidR="00F63065">
        <w:rPr>
          <w:rtl/>
        </w:rPr>
        <w:t xml:space="preserve">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ins w:id="90917" w:author="עורך - פרקים א-ב" w:date="2026-10-05T11:51:54Z">
          <w:r>
            <w:rPr>
              <w:rFonts w:hint="cs"/>
              <w:rtl/>
            </w:rPr>
            <w:t xml:space="preserve">שלא</w:t>
          </w:r>
        </w:ins>
        <w:del w:id="90918" w:author="עורך - פרקים א-ב" w:date="2026-10-05T11:51:54Z">
          <w:r>
            <w:rPr>
              <w:rFonts w:hint="cs"/>
              <w:rtl/>
            </w:rPr>
            <w:delText xml:space="preserve">דלא</w:delText>
          </w:r>
        </w:del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0915" w:author="עורך - פרקים א-ב" w:date="2026-10-05T11:51:54Z">
        <w:r>
          <w:rPr>
            <w:rtl/>
          </w:rPr>
          <w:t xml:space="preserve">על שניהם </w:t>
        </w:r>
        <w:r>
          <w:rPr>
            <w:rStyle w:val="afffffe"/>
            <w:rtl/>
          </w:rPr>
          <w:t xml:space="preserve">נאמר</w:t>
        </w:r>
        <w:r>
          <w:rPr>
            <w:rtl/>
          </w:rPr>
          <w:t xml:space="preserve">,</w:t>
        </w:r>
      </w:ins>
      <w:del w:id="90916" w:author="עורך - פרקים א-ב" w:date="2026-10-05T11:51:54Z">
        <w:r w:rsidR="00F63065">
          <w:rPr>
            <w:rtl/>
          </w:rPr>
          <w:delText xml:space="preserve">אתרוייהו?</w:delText>
        </w:r>
      </w:del>
      <w:r w:rsidR="00F63065">
        <w:rPr>
          <w:rtl/>
        </w:rPr>
        <w:t xml:space="preserve">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</w:t>
      </w:r>
      <w:ins w:id="90913" w:author="עורך - פרקים א-ב" w:date="2026-10-05T11:51:54Z">
        <w:r>
          <w:rPr>
            <w:rtl/>
          </w:rPr>
          <w:t xml:space="preserve">על פרה</w:t>
        </w:r>
      </w:ins>
      <w:del w:id="90914" w:author="עורך - פרקים א-ב" w:date="2026-10-05T11:51:54Z">
        <w:r w:rsidR="00F63065">
          <w:rPr>
            <w:rtl/>
          </w:rPr>
          <w:delText xml:space="preserve">אפרה</w:delText>
        </w:r>
      </w:del>
      <w:r w:rsidR="00F63065">
        <w:rPr>
          <w:rtl/>
        </w:rPr>
        <w:t xml:space="preserve">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ins w:id="90943" w:author="עורך - פרקים א-ב" w:date="2026-10-05T11:51:54Z">
        <w:r>
          <w:rPr>
            <w:rFonts w:hint="cs"/>
            <w:rtl/>
          </w:rPr>
          <w:t xml:space="preserve">לפטור,</w:t>
        </w:r>
      </w:ins>
      <w:del w:id="90944" w:author="עורך - פרקים א-ב" w:date="2026-10-05T11:51:54Z">
        <w:r>
          <w:rPr>
            <w:rFonts w:hint="cs"/>
            <w:rtl/>
          </w:rPr>
          <w:delText xml:space="preserve">לפטורא</w:delText>
        </w:r>
      </w:del>
      <w:r>
        <w:rPr>
          <w:rFonts w:hint="cs"/>
          <w:rtl/>
        </w:rPr>
        <w:t xml:space="preserve"> </w:t>
      </w:r>
      <w:ins w:id="90941" w:author="עורך - פרקים א-ב" w:date="2026-10-05T11:51:54Z">
        <w:r>
          <w:rPr>
            <w:rFonts w:hint="cs"/>
            <w:rtl/>
          </w:rPr>
          <w:t xml:space="preserve">שס"ד:</w:t>
        </w:r>
      </w:ins>
      <w:del w:id="90942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ס"ד</w:delText>
        </w:r>
      </w:del>
      <w:ins w:id="90243" w:author="מנוע מכני" w:date="2026-10-05T11:32:12Z"/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0939" w:author="עורך - פרקים א-ב" w:date="2026-10-05T11:51:54Z">
        <w:r>
          <w:rPr>
            <w:rStyle w:val="afffffe"/>
            <w:rtl/>
          </w:rPr>
          <w:t xml:space="preserve">פטורה</w:t>
        </w:r>
      </w:ins>
      <w:del w:id="90940" w:author="עורך - פרקים א-ב" w:date="2026-10-05T11:51:54Z">
        <w:r w:rsidR="00F63065">
          <w:rPr>
            <w:rtl/>
          </w:rPr>
          <w:delText xml:space="preserve">הוא</w:delText>
        </w:r>
      </w:del>
      <w:r w:rsidR="00F63065">
        <w:rPr>
          <w:rtl/>
        </w:rPr>
        <w:t xml:space="preserve"> </w:t>
      </w:r>
      <w:ins w:id="90937" w:author="עורך - פרקים א-ב" w:date="2026-10-05T11:51:54Z">
        <w:r>
          <w:rPr>
            <w:rtl/>
          </w:rPr>
          <w:t xml:space="preserve">- שזו יש</w:t>
        </w:r>
      </w:ins>
      <w:del w:id="90938" w:author="עורך - פרקים א-ב" w:date="2026-10-05T11:51:54Z">
        <w:r w:rsidR="00F63065">
          <w:rPr>
            <w:rtl/>
          </w:rPr>
          <w:delText xml:space="preserve">דיש</w:delText>
        </w:r>
      </w:del>
      <w:r w:rsidR="00F63065">
        <w:rPr>
          <w:rtl/>
        </w:rPr>
        <w:t xml:space="preserve"> לה קרנים </w:t>
      </w:r>
      <w:ins w:id="90935" w:author="עורך - פרקים א-ב" w:date="2026-10-05T11:51:54Z">
        <w:r>
          <w:rPr>
            <w:rtl/>
          </w:rPr>
          <w:t xml:space="preserve">וזו</w:t>
        </w:r>
      </w:ins>
      <w:del w:id="90936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אין לה קרנים, </w:t>
      </w:r>
      <w:ins w:id="90933" w:author="עורך - פרקים א-ב" w:date="2026-10-05T11:51:54Z">
        <w:r>
          <w:rPr>
            <w:rtl/>
          </w:rPr>
          <w:t xml:space="preserve">זו</w:t>
        </w:r>
      </w:ins>
      <w:del w:id="90934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פרסותיה סדוקות </w:t>
      </w:r>
      <w:ins w:id="90931" w:author="עורך - פרקים א-ב" w:date="2026-10-05T11:51:54Z">
        <w:r>
          <w:rPr>
            <w:rtl/>
          </w:rPr>
          <w:t xml:space="preserve">וזו</w:t>
        </w:r>
      </w:ins>
      <w:del w:id="90932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ins w:id="90929" w:author="עורך - פרקים א-ב" w:date="2026-10-05T11:51:54Z">
        <w:r>
          <w:rPr>
            <w:rtl/>
          </w:rPr>
          <w:t xml:space="preserve">ששתיהן</w:t>
        </w:r>
      </w:ins>
      <w:del w:id="90930" w:author="עורך - פרקים א-ב" w:date="2026-10-05T11:51:54Z">
        <w:r w:rsidR="00F63065">
          <w:rPr>
            <w:rtl/>
          </w:rPr>
          <w:delText xml:space="preserve">דאידי ואידי</w:delText>
        </w:r>
      </w:del>
      <w:r w:rsidR="00F63065">
        <w:rPr>
          <w:rtl/>
        </w:rPr>
        <w:t xml:space="preserve"> אין </w:t>
      </w:r>
      <w:ins w:id="90927" w:author="עורך - פרקים א-ב" w:date="2026-10-05T11:51:54Z">
        <w:r>
          <w:rPr>
            <w:rtl/>
          </w:rPr>
          <w:t xml:space="preserve">להן</w:t>
        </w:r>
      </w:ins>
      <w:del w:id="90928" w:author="עורך - פרקים א-ב" w:date="2026-10-05T11:51:54Z">
        <w:r w:rsidR="00F63065">
          <w:rPr>
            <w:rtl/>
          </w:rPr>
          <w:delText xml:space="preserve">לה</w:delText>
        </w:r>
      </w:del>
      <w:r w:rsidR="00F63065">
        <w:rPr>
          <w:rtl/>
        </w:rPr>
        <w:t xml:space="preserve"> קרנים, </w:t>
      </w:r>
      <w:ins w:id="90925" w:author="עורך - פרקים א-ב" w:date="2026-10-05T11:51:54Z">
        <w:r>
          <w:rPr>
            <w:rtl/>
          </w:rPr>
          <w:t xml:space="preserve">ושתיהן</w:t>
        </w:r>
      </w:ins>
      <w:del w:id="90926" w:author="עורך - פרקים א-ב" w:date="2026-10-05T11:51:54Z">
        <w:r w:rsidR="00F63065">
          <w:rPr>
            <w:rtl/>
          </w:rPr>
          <w:delText xml:space="preserve">אידי</w:delText>
        </w:r>
      </w:del>
      <w:r w:rsidR="00F63065">
        <w:rPr>
          <w:rtl/>
        </w:rPr>
        <w:t xml:space="preserve"> </w:t>
      </w:r>
      <w:ins w:id="90923" w:author="עורך - פרקים א-ב" w:date="2026-10-05T11:51:54Z">
        <w:r>
          <w:rPr>
            <w:rtl/>
          </w:rPr>
          <w:t xml:space="preserve">פרסותיהן</w:t>
        </w:r>
      </w:ins>
      <w:del w:id="90924" w:author="עורך - פרקים א-ב" w:date="2026-10-05T11:51:54Z">
        <w:r w:rsidR="00F63065">
          <w:rPr>
            <w:rtl/>
          </w:rPr>
          <w:delText xml:space="preserve">ואידי פרסותיה</w:delText>
        </w:r>
      </w:del>
      <w:r w:rsidR="00F63065">
        <w:rPr>
          <w:rtl/>
        </w:rPr>
        <w:t xml:space="preserve"> ק</w:t>
      </w:r>
      <w:r>
        <w:rPr>
          <w:rtl/>
        </w:rPr>
        <w:t xml:space="preserve">לוטות, </w:t>
      </w:r>
      <w:ins w:id="90921" w:author="עורך - פרקים א-ב" w:date="2026-10-05T11:51:54Z">
        <w:r>
          <w:rPr>
            <w:rtl/>
          </w:rPr>
          <w:t xml:space="preserve">אמור</w:t>
        </w:r>
      </w:ins>
      <w:del w:id="90922" w:author="עורך - פרקים א-ב" w:date="2026-10-05T11:51:54Z">
        <w:r>
          <w:rPr>
            <w:rtl/>
          </w:rPr>
          <w:delText xml:space="preserve">אימא</w:delText>
        </w:r>
      </w:del>
      <w:r>
        <w:rPr>
          <w:rtl/>
        </w:rPr>
        <w:t xml:space="preserve">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 xml:space="preserve">שהיוצא מן הטמא - טמא, והיוצא מן הטהור </w:t>
      </w:r>
      <w:ins w:id="90946" w:author="עורך - פרקים א-ב" w:date="2026-10-05T11:51:54Z">
        <w:r>
          <w:rPr>
            <w:rtl/>
          </w:rPr>
          <w:t xml:space="preserve">-</w:t>
        </w:r>
      </w:ins>
      <w:del w:id="90947" w:author="עורך - פרקים א-ב" w:date="2026-10-05T11:51:54Z">
        <w:r w:rsidR="00252B01">
          <w:rPr>
            <w:rtl/>
          </w:rPr>
          <w:delText xml:space="preserve">–</w:delText>
        </w:r>
      </w:del>
      <w:r w:rsidR="00252B01">
        <w:rPr>
          <w:rtl/>
        </w:rPr>
        <w:t xml:space="preserve"> טהור</w:t>
      </w:r>
      <w:r w:rsidR="00252B01">
        <w:rPr>
          <w:rFonts w:hint="cs"/>
          <w:rtl/>
        </w:rPr>
        <w:t>.</w:t>
      </w:r>
      <w:del w:id="90945" w:author="עורך - פרקים א-ב" w:date="2026-10-05T11:51:54Z">
        <w:r w:rsidRPr="00252B01">
          <w:rPr>
            <w:rtl/>
          </w:rPr>
          <w:delText xml:space="preserve"> </w:delText>
        </w:r>
      </w:del>
    </w:p>
    <w:p w14:paraId="7D55FFD4" w14:textId="77777777" w:rsidR="00B874E6" w:rsidRDefault="00F63065" w:rsidP="00252B01">
      <w:pPr>
        <w:rPr>
          <w:rtl/>
        </w:rPr>
      </w:pPr>
      <w:ins w:id="90964" w:author="עורך - פרקים א-ב" w:date="2026-10-05T11:51:54Z">
        <w:r>
          <w:rPr>
            <w:rtl/>
          </w:rPr>
          <w:t xml:space="preserve">סימן</w:t>
        </w:r>
      </w:ins>
      <w:del w:id="90965" w:author="עורך - פרקים א-ב" w:date="2026-10-05T11:51:54Z">
        <w:r>
          <w:rPr>
            <w:rtl/>
          </w:rPr>
          <w:delText xml:space="preserve">סימנא</w:delText>
        </w:r>
      </w:del>
      <w:r>
        <w:rPr>
          <w:rtl/>
        </w:rPr>
        <w:t xml:space="preserve">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0962" w:author="עורך - פרקים א-ב" w:date="2026-10-05T11:51:54Z">
        <w:r>
          <w:rPr>
            <w:rtl/>
          </w:rPr>
          <w:t xml:space="preserve">הוא,</w:t>
        </w:r>
      </w:ins>
      <w:del w:id="90963" w:author="עורך - פרקים א-ב" w:date="2026-10-05T11:51:54Z">
        <w:r>
          <w:rPr>
            <w:rtl/>
          </w:rPr>
          <w:delText xml:space="preserve">הוא</w:delText>
        </w:r>
      </w:del>
      <w:r>
        <w:rPr>
          <w:rtl/>
        </w:rPr>
        <w:t xml:space="preserve"> </w:t>
      </w:r>
      <w:ins w:id="90960" w:author="עורך - פרקים א-ב" w:date="2026-10-05T11:51:54Z">
        <w:r>
          <w:rPr>
            <w:rtl/>
          </w:rPr>
          <w:t xml:space="preserve">שלא</w:t>
        </w:r>
      </w:ins>
      <w:del w:id="90961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0958" w:author="עורך - פרקים א-ב" w:date="2026-10-05T11:51:54Z">
        <w:r>
          <w:rPr>
            <w:rtl/>
          </w:rPr>
          <w:t xml:space="preserve">תתחלף</w:t>
        </w:r>
      </w:ins>
      <w:del w:id="90959" w:author="עורך - פרקים א-ב" w:date="2026-10-05T11:51:54Z">
        <w:r>
          <w:rPr>
            <w:rtl/>
          </w:rPr>
          <w:delText xml:space="preserve">תיחלף</w:delText>
        </w:r>
      </w:del>
      <w:r>
        <w:rPr>
          <w:rtl/>
        </w:rPr>
        <w:t xml:space="preserve"> </w:t>
      </w:r>
      <w:ins w:id="90956" w:author="עורך - פרקים א-ב" w:date="2026-10-05T11:51:54Z">
        <w:r>
          <w:rPr>
            <w:rtl/>
          </w:rPr>
          <w:t xml:space="preserve">לך</w:t>
        </w:r>
      </w:ins>
      <w:del w:id="90957" w:author="עורך - פרקים א-ב" w:date="2026-10-05T11:51:54Z">
        <w:r>
          <w:rPr>
            <w:rtl/>
          </w:rPr>
          <w:delText xml:space="preserve">לך,</w:delText>
        </w:r>
      </w:del>
      <w:r>
        <w:rPr>
          <w:rtl/>
        </w:rPr>
        <w:t xml:space="preserve"> </w:t>
      </w:r>
      <w:r w:rsidR="00252B01">
        <w:rPr>
          <w:rFonts w:hint="cs"/>
          <w:rtl/>
        </w:rPr>
        <w:t xml:space="preserve">ותלך </w:t>
      </w:r>
      <w:ins w:id="90954" w:author="עורך - פרקים א-ב" w:date="2026-10-05T11:51:54Z">
        <w:r>
          <w:rPr>
            <w:rFonts w:hint="cs"/>
            <w:rtl/>
          </w:rPr>
          <w:t xml:space="preserve">אחר</w:t>
        </w:r>
      </w:ins>
      <w:del w:id="90955" w:author="עורך - פרקים א-ב" w:date="2026-10-05T11:51:54Z">
        <w:r w:rsidR="00252B01">
          <w:rPr>
            <w:rFonts w:hint="cs"/>
            <w:rtl/>
          </w:rPr>
          <w:delText xml:space="preserve">בתר</w:delText>
        </w:r>
      </w:del>
      <w:r w:rsidR="00252B01">
        <w:rPr>
          <w:rFonts w:hint="cs"/>
          <w:rtl/>
        </w:rPr>
        <w:t xml:space="preserve"> </w:t>
      </w:r>
      <w:ins w:id="94435" w:author="מנוע מכני" w:date="2026-10-05T11:32:12Z">
        <w:ins w:id="90952" w:author="עורך - פרקים א-ב" w:date="2026-10-05T11:51:54Z">
          <w:r>
            <w:rPr>
              <w:rStyle w:val="afffffe"/>
              <w:rFonts w:hint="cs"/>
              <w:rtl/>
            </w:rPr>
            <w:t xml:space="preserve">הולד</w:t>
          </w:r>
          <w:r>
            <w:rPr>
              <w:rFonts w:hint="cs"/>
              <w:rtl/>
            </w:rPr>
            <w:t xml:space="preserve"> עצמו,</w:t>
          </w:r>
        </w:ins>
        <w:del w:id="90953" w:author="עורך - פרקים א-ב" w:date="2026-10-05T11:51:54Z">
          <w:r>
            <w:rPr>
              <w:rFonts w:hint="cs"/>
              <w:rtl/>
            </w:rPr>
            <w:delText xml:space="preserve">שלו</w:delText>
          </w:r>
        </w:del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</w:t>
      </w:r>
      <w:ins w:id="90950" w:author="עורך - פרקים א-ב" w:date="2026-10-05T11:51:54Z">
        <w:r>
          <w:rPr>
            <w:rFonts w:hint="cs"/>
            <w:rtl/>
          </w:rPr>
          <w:t xml:space="preserve">הולכים</w:t>
        </w:r>
      </w:ins>
      <w:del w:id="90951" w:author="עורך - פרקים א-ב" w:date="2026-10-05T11:51:54Z">
        <w:r w:rsidR="00252B01">
          <w:rPr>
            <w:rFonts w:hint="cs"/>
            <w:rtl/>
          </w:rPr>
          <w:delText xml:space="preserve">אזלי</w:delText>
        </w:r>
      </w:del>
      <w:r w:rsidR="00252B01">
        <w:rPr>
          <w:rFonts w:hint="cs"/>
          <w:rtl/>
        </w:rPr>
        <w:t xml:space="preserve"> </w:t>
      </w:r>
      <w:ins w:id="90948" w:author="עורך - פרקים א-ב" w:date="2026-10-05T11:51:54Z">
        <w:r>
          <w:rPr>
            <w:rFonts w:hint="cs"/>
            <w:rtl/>
          </w:rPr>
          <w:t xml:space="preserve">אחר</w:t>
        </w:r>
      </w:ins>
      <w:del w:id="90949" w:author="עורך - פרקים א-ב" w:date="2026-10-05T11:51:54Z">
        <w:r w:rsidR="00252B01">
          <w:rPr>
            <w:rFonts w:hint="cs"/>
            <w:rtl/>
          </w:rPr>
          <w:delText xml:space="preserve">בתר</w:delText>
        </w:r>
      </w:del>
      <w:r w:rsidR="00252B01">
        <w:rPr>
          <w:rFonts w:hint="cs"/>
          <w:rtl/>
        </w:rPr>
        <w:t xml:space="preserve"> </w:t>
      </w:r>
      <w:ins w:id="90551" w:author="מנוע סמנטי" w:date="2026-10-05T11:39:44Z">
        <w:r>
          <w:rPr>
            <w:rFonts w:hint="cs"/>
            <w:rtl/>
          </w:rPr>
          <w:t xml:space="preserve">אמו</w:t>
        </w:r>
      </w:ins>
      <w:del w:id="90552" w:author="מנוע סמנטי" w:date="2026-10-05T11:39:44Z">
        <w:r w:rsidR="00252B01">
          <w:rPr>
            <w:rFonts w:hint="cs"/>
            <w:rtl/>
          </w:rPr>
          <w:delText xml:space="preserve">אימיה</w:delText>
        </w:r>
      </w:del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ins w:id="90077" w:author="מנוע סמנטי" w:date="2026-10-05T11:39:44Z">
        <w:r>
          <w:rPr>
            <w:rStyle w:val="afffff0"/>
            <w:rtl/>
          </w:rPr>
          <w:t xml:space="preserve">אַךְ אֶת זֶה לֹא תֹאכְלוּ</w:t>
        </w:r>
      </w:ins>
      <w:del w:id="90078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 xml:space="preserve">ואיזה </w:t>
      </w:r>
      <w:ins w:id="90967" w:author="עורך - פרקים א-ב" w:date="2026-10-05T11:51:54Z">
        <w:r>
          <w:rPr>
            <w:rtl/>
          </w:rPr>
          <w:t xml:space="preserve">זה?</w:t>
        </w:r>
      </w:ins>
      <w:del w:id="90968" w:author="עורך - פרקים א-ב" w:date="2026-10-05T11:51:54Z">
        <w:r w:rsidR="007976D7">
          <w:rPr>
            <w:rtl/>
          </w:rPr>
          <w:delText xml:space="preserve">זה</w:delText>
        </w:r>
      </w:del>
      <w:r>
        <w:rPr>
          <w:rtl/>
        </w:rPr>
        <w:t xml:space="preserve"> טהור שנולד מן הטמא,</w:t>
      </w:r>
      <w:del w:id="90966" w:author="עורך - פרקים א-ב" w:date="2026-10-05T11:51:54Z">
        <w:r>
          <w:rPr>
            <w:rtl/>
          </w:rPr>
          <w:delText xml:space="preserve"> </w:delText>
        </w:r>
      </w:del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Style w:val="afffff0"/>
          <w:rtl/>
        </w:rPr>
        <w:t xml:space="preserve">גמל טמא </w:t>
      </w:r>
      <w:r w:rsidR="00F63065" w:rsidRPr="007976D7">
        <w:rPr>
          <w:rStyle w:val="afffff0"/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afff0"/>
        <w:rPr>
          <w:ins w:id="90013" w:author="עורך - ציוני דף" w:date="2026-10-05T11:51:54Z"/>
        </w:rPr>
      </w:pPr>
      <w:ins w:id="90014" w:author="עורך - ציוני דף" w:date="2026-10-05T11:51:54Z">
        <w:r>
          <w:rPr>
            <w:rFonts w:hint="cs"/>
            <w:rtl/>
          </w:rPr>
          <w:t xml:space="preserve">ו:</w:t>
        </w:r>
      </w:ins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79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0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>
      <w:pPr>
        <w:pStyle w:val="38"/>
        <w:rPr>
          <w:ins w:id="93455" w:author="עורך - פרקים א-ב" w:date="2026-10-05T11:51:54Z"/>
        </w:rPr>
      </w:pPr>
      <w:r>
        <w:t xml:space="preserve">ורבנן,</w:t>
      </w:r>
    </w:p>
    <w:p w14:paraId="027EEB4F" w14:textId="77777777" w:rsidR="007976D7" w:rsidRDefault="007976D7" w:rsidP="007976D7">
      <w:pPr>
        <w:rPr>
          <w:rtl/>
        </w:rPr>
      </w:pPr>
      <w:del w:id="93456" w:author="עורך - פרקים א-ב" w:date="2026-10-05T11:51:54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81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2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972" w:author="עורך - פרקים א-ב" w:date="2026-10-05T11:51:54Z">
        <w:r>
          <w:rPr>
            <w:rtl/>
          </w:rPr>
          <w:t xml:space="preserve">אחד</w:t>
        </w:r>
      </w:ins>
      <w:del w:id="90973" w:author="עורך - פרקים א-ב" w:date="2026-10-05T11:51:54Z">
        <w:r w:rsidR="00F63065">
          <w:rPr>
            <w:rtl/>
          </w:rPr>
          <w:delText xml:space="preserve">חד</w:delText>
        </w:r>
      </w:del>
      <w:r w:rsidR="00F63065">
        <w:rPr>
          <w:rtl/>
        </w:rPr>
        <w:t xml:space="preserve"> לאסור עצמו, </w:t>
      </w:r>
      <w:ins w:id="90970" w:author="עורך - פרקים א-ב" w:date="2026-10-05T11:51:54Z">
        <w:r>
          <w:rPr>
            <w:rtl/>
          </w:rPr>
          <w:t xml:space="preserve">ואחד</w:t>
        </w:r>
      </w:ins>
      <w:del w:id="90971" w:author="עורך - פרקים א-ב" w:date="2026-10-05T11:51:54Z">
        <w:r w:rsidR="00F63065">
          <w:rPr>
            <w:rtl/>
          </w:rPr>
          <w:delText xml:space="preserve">וחד</w:delText>
        </w:r>
      </w:del>
      <w:r w:rsidR="00F63065">
        <w:rPr>
          <w:rtl/>
        </w:rPr>
        <w:t xml:space="preserve"> לאסור חלבו,</w:t>
      </w:r>
      <w:del w:id="90969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5A15DA6A" w14:textId="77777777" w:rsidR="007976D7" w:rsidRDefault="00F63065" w:rsidP="007976D7">
      <w:pPr>
        <w:rPr>
          <w:rtl/>
        </w:rPr>
      </w:pPr>
      <w:ins w:id="90977" w:author="עורך - פרקים א-ב" w:date="2026-10-05T11:51:54Z">
        <w:r>
          <w:rPr>
            <w:rtl/>
          </w:rPr>
          <w:t xml:space="preserve">ור"ש:</w:t>
        </w:r>
      </w:ins>
      <w:del w:id="90978" w:author="עורך - פרקים א-ב" w:date="2026-10-05T11:51:54Z">
        <w:r>
          <w:rPr>
            <w:rtl/>
          </w:rPr>
          <w:delText xml:space="preserve">ור</w:delText>
        </w:r>
        <w:r w:rsidR="007976D7">
          <w:rPr>
            <w:rFonts w:hint="cs"/>
            <w:rtl/>
          </w:rPr>
          <w:delText xml:space="preserve">'ש</w:delText>
        </w:r>
      </w:del>
      <w:r>
        <w:rPr>
          <w:rtl/>
        </w:rPr>
        <w:t xml:space="preserve"> לאסור חלבו </w:t>
      </w:r>
      <w:ins w:id="90975" w:author="עורך - פרקים א-ב" w:date="2026-10-05T11:51:54Z">
        <w:r>
          <w:rPr>
            <w:rFonts w:hint="cs"/>
            <w:rtl/>
          </w:rPr>
          <w:t xml:space="preserve">למד</w:t>
        </w:r>
      </w:ins>
      <w:del w:id="90976" w:author="עורך - פרקים א-ב" w:date="2026-10-05T11:51:54Z">
        <w:r w:rsidR="007976D7">
          <w:rPr>
            <w:rFonts w:hint="cs"/>
            <w:rtl/>
          </w:rPr>
          <w:delText xml:space="preserve">נ</w:delText>
        </w:r>
        <w:r>
          <w:rPr>
            <w:rtl/>
          </w:rPr>
          <w:delText xml:space="preserve">פקא</w:delText>
        </w:r>
      </w:del>
      <w:r>
        <w:rPr>
          <w:rtl/>
        </w:rPr>
        <w:t xml:space="preserve">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</w:t>
      </w:r>
      <w:del w:id="90974" w:author="עורך - פרקים א-ב" w:date="2026-10-05T11:51:54Z">
        <w:r w:rsidR="007976D7">
          <w:rPr>
            <w:rtl/>
          </w:rPr>
          <w:delText xml:space="preserve"> </w:delText>
        </w:r>
      </w:del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</w:t>
      </w:r>
      <w:ins w:id="90980" w:author="עורך - פרקים א-ב" w:date="2026-10-05T11:51:54Z">
        <w:r>
          <w:rPr>
            <w:rtl/>
          </w:rPr>
          <w:t xml:space="preserve">פירש</w:t>
        </w:r>
      </w:ins>
      <w:del w:id="90981" w:author="עורך - פרקים א-ב" w:date="2026-10-05T11:51:54Z">
        <w:r w:rsidR="00F63065">
          <w:rPr>
            <w:rtl/>
          </w:rPr>
          <w:delText xml:space="preserve">פירש,</w:delText>
        </w:r>
      </w:del>
      <w:r w:rsidR="00F63065">
        <w:rPr>
          <w:rtl/>
        </w:rPr>
        <w:t xml:space="preserve"> </w:t>
      </w:r>
      <w:ins w:id="90979" w:author="עורך - פרקים א-ב" w:date="2026-10-05T11:51:54Z">
        <w:r>
          <w:rPr>
            <w:rStyle w:val="afffffe"/>
            <w:rtl/>
          </w:rPr>
          <w:t xml:space="preserve">מלדרוש</w:t>
        </w:r>
        <w:r>
          <w:rPr>
            <w:rtl/>
          </w:rPr>
          <w:t xml:space="preserve">,</w:t>
        </w:r>
      </w:ins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afffff8"/>
        <w:rPr>
          <w:ins w:id="93536" w:author="עורך - פרקים א-ב" w:date="2026-10-05T11:51:54Z"/>
        </w:rPr>
      </w:pPr>
      <w:ins w:id="93537" w:author="עורך - פרקים א-ב" w:date="2026-10-05T11:51:54Z">
        <w:r>
          <w:rPr>
            <w:color w:val="7B3F00"/>
          </w:rPr>
          <w:t xml:space="preserve">חלב בהמה טמאה - למה הוצרך פסוק</w:t>
        </w:r>
      </w:ins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</w:t>
      </w:r>
      <w:ins w:id="90985" w:author="עורך - פרקים א-ב" w:date="2026-10-05T11:51:54Z">
        <w:r>
          <w:rPr>
            <w:rtl/>
          </w:rPr>
          <w:t xml:space="preserve">טעם</w:t>
        </w:r>
      </w:ins>
      <w:del w:id="90986" w:author="עורך - פרקים א-ב" w:date="2026-10-05T11:51:54Z">
        <w:r w:rsidR="00F63065">
          <w:rPr>
            <w:rtl/>
          </w:rPr>
          <w:delText xml:space="preserve">טעמא</w:delText>
        </w:r>
      </w:del>
      <w:r w:rsidR="00F63065">
        <w:rPr>
          <w:rtl/>
        </w:rPr>
        <w:t xml:space="preserve"> </w:t>
      </w:r>
      <w:ins w:id="90983" w:author="עורך - פרקים א-ב" w:date="2026-10-05T11:51:54Z">
        <w:r>
          <w:rPr>
            <w:rtl/>
          </w:rPr>
          <w:t xml:space="preserve">רבנן</w:t>
        </w:r>
      </w:ins>
      <w:del w:id="90984" w:author="עורך - פרקים א-ב" w:date="2026-10-05T11:51:54Z">
        <w:r w:rsidR="00F63065">
          <w:rPr>
            <w:rtl/>
          </w:rPr>
          <w:delText xml:space="preserve">דרבנן</w:delText>
        </w:r>
      </w:del>
      <w:r w:rsidR="00F63065">
        <w:rPr>
          <w:rtl/>
        </w:rPr>
        <w:t xml:space="preserve"> מגמל גמל,</w:t>
      </w:r>
      <w:del w:id="90982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</w:t>
      </w:r>
      <w:ins w:id="90995" w:author="עורך - פרקים א-ב" w:date="2026-10-05T11:51:54Z">
        <w:r>
          <w:rPr>
            <w:rtl/>
          </w:rPr>
          <w:t xml:space="preserve">ולולא</w:t>
        </w:r>
      </w:ins>
      <w:del w:id="90996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3111" w:author="מנוע מכני" w:date="2026-10-05T11:32:12Z">
        <w:ins w:id="90993" w:author="עורך - פרקים א-ב" w:date="2026-10-05T11:51:54Z">
          <w:r>
            <w:rPr>
              <w:rtl/>
            </w:rPr>
            <w:t xml:space="preserve">זה</w:t>
          </w:r>
        </w:ins>
        <w:del w:id="90994" w:author="עורך - פרקים א-ב" w:date="2026-10-05T11:51:54Z">
          <w:r>
            <w:rPr>
              <w:rtl/>
            </w:rPr>
            <w:delText xml:space="preserve">לא</w:delText>
          </w:r>
          <w:r>
            <w:rPr>
              <w:rtl/>
            </w:rPr>
            <w:delText xml:space="preserve"> </w:delText>
          </w:r>
          <w:r>
            <w:rPr>
              <w:rtl/>
            </w:rPr>
            <w:delText xml:space="preserve">כך</w:delText>
          </w:r>
        </w:del>
      </w:ins>
      <w:del w:id="93112" w:author="מנוע מכני" w:date="2026-10-05T11:32:12Z">
        <w:r>
          <w:rPr>
            <w:rtl/>
          </w:rPr>
          <w:delText xml:space="preserve">לאו</w:delText>
        </w:r>
      </w:del>
      <w:ins w:id="94439" w:author="מנוע מכני" w:date="2026-10-05T11:32:12Z"/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</w:t>
      </w:r>
      <w:ins w:id="90991" w:author="עורך - פרקים א-ב" w:date="2026-10-05T11:51:54Z">
        <w:r>
          <w:rPr>
            <w:rtl/>
          </w:rPr>
          <w:t xml:space="preserve">שחלב</w:t>
        </w:r>
      </w:ins>
      <w:del w:id="90992" w:author="עורך - פרקים א-ב" w:date="2026-10-05T11:51:54Z">
        <w:r>
          <w:rPr>
            <w:rtl/>
          </w:rPr>
          <w:delText xml:space="preserve">חלב</w:delText>
        </w:r>
      </w:del>
      <w:r>
        <w:rPr>
          <w:rtl/>
        </w:rPr>
        <w:t xml:space="preserve"> </w:t>
      </w:r>
      <w:ins w:id="90989" w:author="עורך - פרקים א-ב" w:date="2026-10-05T11:51:54Z">
        <w:r>
          <w:rPr>
            <w:rtl/>
          </w:rPr>
          <w:t xml:space="preserve">בהמה</w:t>
        </w:r>
      </w:ins>
      <w:del w:id="90990" w:author="עורך - פרקים א-ב" w:date="2026-10-05T11:51:54Z">
        <w:r>
          <w:rPr>
            <w:rtl/>
          </w:rPr>
          <w:delText xml:space="preserve">דבהמה</w:delText>
        </w:r>
      </w:del>
      <w:r>
        <w:rPr>
          <w:rtl/>
        </w:rPr>
        <w:t xml:space="preserve"> טמאה </w:t>
      </w:r>
      <w:ins w:id="90987" w:author="עורך - פרקים א-ב" w:date="2026-10-05T11:51:54Z">
        <w:r>
          <w:rPr>
            <w:rtl/>
          </w:rPr>
          <w:t xml:space="preserve">מותר!</w:t>
        </w:r>
      </w:ins>
      <w:del w:id="90988" w:author="עורך - פרקים א-ב" w:date="2026-10-05T11:51:54Z">
        <w:r>
          <w:rPr>
            <w:rtl/>
          </w:rPr>
          <w:delText xml:space="preserve">שרי! </w:delText>
        </w:r>
      </w:del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ins w:id="91000" w:author="עורך - פרקים א-ב" w:date="2026-10-05T11:51:54Z">
        <w:r>
          <w:rPr>
            <w:rtl/>
          </w:rPr>
          <w:t xml:space="preserve">ממה</w:t>
        </w:r>
      </w:ins>
      <w:del w:id="91001" w:author="עורך - פרקים א-ב" w:date="2026-10-05T11:51:54Z">
        <w:r w:rsidR="00F63065">
          <w:rPr>
            <w:rtl/>
          </w:rPr>
          <w:delText xml:space="preserve">מהא</w:delText>
        </w:r>
      </w:del>
      <w:r w:rsidR="00F63065">
        <w:rPr>
          <w:rtl/>
        </w:rPr>
        <w:t xml:space="preserve"> </w:t>
      </w:r>
      <w:ins w:id="90998" w:author="עורך - פרקים א-ב" w:date="2026-10-05T11:51:54Z">
        <w:r>
          <w:rPr>
            <w:rtl/>
          </w:rPr>
          <w:t xml:space="preserve">ששנינו:</w:t>
        </w:r>
      </w:ins>
      <w:del w:id="90999" w:author="עורך - פרקים א-ב" w:date="2026-10-05T11:51:54Z">
        <w:r w:rsidR="00F63065">
          <w:rPr>
            <w:rtl/>
          </w:rPr>
          <w:delText xml:space="preserve">דתניא</w:delText>
        </w:r>
        <w:r w:rsidR="00F63065">
          <w:rPr>
            <w:rtl/>
          </w:rPr>
          <w:delText xml:space="preserve">: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</w:t>
      </w:r>
      <w:del w:id="90997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ins w:id="91015" w:author="עורך - פרקים א-ב" w:date="2026-10-05T11:51:54Z">
          <w:r>
            <w:rPr>
              <w:rtl/>
            </w:rPr>
            <w:t xml:space="preserve">הוצרך,</w:t>
          </w:r>
        </w:ins>
        <w:del w:id="91016" w:author="עורך - פרקים א-ב" w:date="2026-10-05T11:51:54Z">
          <w:r>
            <w:rPr>
              <w:rtl/>
            </w:rPr>
            <w:delText xml:space="preserve">הוצרך</w:delText>
          </w:r>
        </w:del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1013" w:author="עורך - פרקים א-ב" w:date="2026-10-05T11:51:54Z">
        <w:r>
          <w:rPr>
            <w:rtl/>
          </w:rPr>
          <w:t xml:space="preserve">סד"א:</w:t>
        </w:r>
      </w:ins>
      <w:del w:id="91014" w:author="עורך - פרקים א-ב" w:date="2026-10-05T11:51:54Z">
        <w:r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ד"א</w:delText>
        </w:r>
      </w:del>
      <w:ins w:id="90263" w:author="מנוע מכני" w:date="2026-10-05T11:32:12Z"/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</w:t>
      </w:r>
      <w:ins w:id="91011" w:author="עורך - פרקים א-ב" w:date="2026-10-05T11:51:54Z">
        <w:r>
          <w:rPr>
            <w:rtl/>
          </w:rPr>
          <w:t xml:space="preserve">ו</w:t>
        </w:r>
        <w:r>
          <w:rPr>
            <w:rStyle w:val="afffffe"/>
            <w:rtl/>
          </w:rPr>
          <w:t xml:space="preserve">חלב</w:t>
        </w:r>
        <w:r>
          <w:rPr>
            <w:rtl/>
          </w:rPr>
          <w:t xml:space="preserve"> בהמה</w:t>
        </w:r>
      </w:ins>
      <w:del w:id="91012" w:author="עורך - פרקים א-ב" w:date="2026-10-05T11:51:54Z">
        <w:r>
          <w:rPr>
            <w:rtl/>
          </w:rPr>
          <w:delText xml:space="preserve">דבהמה</w:delText>
        </w:r>
      </w:del>
      <w:r>
        <w:rPr>
          <w:rtl/>
        </w:rPr>
        <w:t xml:space="preserve">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</w:t>
      </w:r>
      <w:ins w:id="91009" w:author="עורך - פרקים א-ב" w:date="2026-10-05T11:51:54Z">
        <w:r>
          <w:rPr>
            <w:rtl/>
          </w:rPr>
          <w:t xml:space="preserve">שאמר</w:t>
        </w:r>
      </w:ins>
      <w:del w:id="91010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</w:t>
      </w:r>
      <w:ins w:id="91007" w:author="עורך - פרקים א-ב" w:date="2026-10-05T11:51:54Z">
        <w:r>
          <w:rPr>
            <w:rtl/>
          </w:rPr>
          <w:t xml:space="preserve">מר:</w:t>
        </w:r>
      </w:ins>
      <w:del w:id="91008" w:author="עורך - פרקים א-ב" w:date="2026-10-05T11:51:54Z">
        <w:r>
          <w:rPr>
            <w:rtl/>
          </w:rPr>
          <w:delText xml:space="preserve">מר</w:delText>
        </w:r>
      </w:del>
      <w:r>
        <w:rPr>
          <w:rtl/>
        </w:rPr>
        <w:t xml:space="preserve"> דם נעכ</w:t>
      </w:r>
      <w:r w:rsidR="006F53A6">
        <w:rPr>
          <w:rtl/>
        </w:rPr>
        <w:t xml:space="preserve">ר ונעשה חלב, וכיון </w:t>
      </w:r>
      <w:ins w:id="91005" w:author="עורך - פרקים א-ב" w:date="2026-10-05T11:51:54Z">
        <w:r>
          <w:rPr>
            <w:rtl/>
          </w:rPr>
          <w:t xml:space="preserve">שחידוש</w:t>
        </w:r>
      </w:ins>
      <w:del w:id="91006" w:author="עורך - פרקים א-ב" w:date="2026-10-05T11:51:54Z">
        <w:r w:rsidR="006F53A6">
          <w:rPr>
            <w:rtl/>
          </w:rPr>
          <w:delText xml:space="preserve">דחידוש</w:delText>
        </w:r>
      </w:del>
      <w:r w:rsidR="006F53A6">
        <w:rPr>
          <w:rtl/>
        </w:rPr>
        <w:t xml:space="preserve"> הוא</w:t>
      </w:r>
      <w:ins w:id="91004" w:author="עורך - פרקים א-ב" w:date="2026-10-05T11:51:54Z">
        <w:r>
          <w:rPr>
            <w:rtl/>
          </w:rPr>
          <w:t xml:space="preserve"> -</w:t>
        </w:r>
      </w:ins>
      <w:r w:rsidR="006F53A6">
        <w:rPr>
          <w:rtl/>
        </w:rPr>
        <w:t xml:space="preserve">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002" w:author="עורך - פרקים א-ב" w:date="2026-10-05T11:51:54Z">
        <w:r>
          <w:rPr>
            <w:rtl/>
          </w:rPr>
          <w:t xml:space="preserve">יהיה מותר,</w:t>
        </w:r>
      </w:ins>
      <w:del w:id="91003" w:author="עורך - פרקים א-ב" w:date="2026-10-05T11:51:54Z">
        <w:r>
          <w:rPr>
            <w:rtl/>
          </w:rPr>
          <w:delText xml:space="preserve">לישתרי,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ins w:id="91021" w:author="עורך - פרקים א-ב" w:date="2026-10-05T11:51:54Z">
          <w:r>
            <w:rPr>
              <w:rtl/>
            </w:rPr>
            <w:t xml:space="preserve">עליה</w:t>
          </w:r>
        </w:ins>
        <w:del w:id="91022" w:author="עורך - פרקים א-ב" w:date="2026-10-05T11:51:54Z">
          <w:r>
            <w:rPr>
              <w:rtl/>
            </w:rPr>
            <w:delText xml:space="preserve">עליו</w:delText>
          </w:r>
        </w:del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</w:t>
      </w:r>
      <w:ins w:id="91019" w:author="עורך - פרקים א-ב" w:date="2026-10-05T11:51:54Z">
        <w:r>
          <w:rPr>
            <w:rtl/>
          </w:rPr>
          <w:t xml:space="preserve">ומותר,</w:t>
        </w:r>
      </w:ins>
      <w:del w:id="91020" w:author="עורך - פרקים א-ב" w:date="2026-10-05T11:51:54Z">
        <w:r w:rsidR="00F63065">
          <w:rPr>
            <w:rtl/>
          </w:rPr>
          <w:delText xml:space="preserve">ושרי,</w:delText>
        </w:r>
      </w:del>
      <w:r w:rsidR="00F63065">
        <w:rPr>
          <w:rtl/>
        </w:rPr>
        <w:t xml:space="preserve">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</w:t>
      </w:r>
      <w:ins w:id="91017" w:author="עורך - פרקים א-ב" w:date="2026-10-05T11:51:54Z">
        <w:r>
          <w:rPr>
            <w:rtl/>
          </w:rPr>
          <w:t xml:space="preserve">יהיה מותר,</w:t>
        </w:r>
      </w:ins>
      <w:del w:id="91018" w:author="עורך - פרקים א-ב" w:date="2026-10-05T11:51:54Z">
        <w:r w:rsidR="00F63065">
          <w:rPr>
            <w:rtl/>
          </w:rPr>
          <w:delText xml:space="preserve">לישתרי,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>
      <w:pPr>
        <w:pStyle w:val="afffff8"/>
        <w:rPr>
          <w:ins w:id="93538" w:author="עורך - פרקים א-ב" w:date="2026-10-05T11:51:54Z"/>
        </w:rPr>
      </w:pPr>
      <w:ins w:id="93539" w:author="עורך - פרקים א-ב" w:date="2026-10-05T11:51:54Z">
        <w:r>
          <w:rPr>
            <w:color w:val="7B3F00"/>
          </w:rPr>
          <w:t xml:space="preserve">היתר חלב בהמה טהורה - מנין</w:t>
        </w:r>
      </w:ins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</w:t>
      </w:r>
      <w:ins w:id="91048" w:author="עורך - פרקים א-ב" w:date="2026-10-05T11:51:54Z">
        <w:r>
          <w:rPr>
            <w:rtl/>
          </w:rPr>
          <w:t xml:space="preserve">בהמה</w:t>
        </w:r>
      </w:ins>
      <w:del w:id="91049" w:author="עורך - פרקים א-ב" w:date="2026-10-05T11:51:54Z">
        <w:r>
          <w:rPr>
            <w:rtl/>
          </w:rPr>
          <w:delText xml:space="preserve">דבהמה</w:delText>
        </w:r>
      </w:del>
      <w:r>
        <w:rPr>
          <w:rtl/>
        </w:rPr>
        <w:t xml:space="preserve"> טהורה </w:t>
      </w:r>
      <w:ins w:id="91046" w:author="עורך - פרקים א-ב" w:date="2026-10-05T11:51:54Z">
        <w:r>
          <w:rPr>
            <w:rFonts w:hint="cs"/>
            <w:rtl/>
          </w:rPr>
          <w:t xml:space="preserve">מותר -</w:t>
        </w:r>
      </w:ins>
      <w:del w:id="91047" w:author="עורך - פרקים א-ב" w:date="2026-10-05T11:51:54Z">
        <w:r w:rsidR="00D44570">
          <w:rPr>
            <w:rFonts w:hint="cs"/>
            <w:rtl/>
          </w:rPr>
          <w:delText xml:space="preserve">שרי</w:delText>
        </w:r>
      </w:del>
      <w:r w:rsidR="00D44570">
        <w:rPr>
          <w:rFonts w:hint="cs"/>
          <w:rtl/>
        </w:rPr>
        <w:t xml:space="preserve">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</w:t>
      </w:r>
      <w:ins w:id="91044" w:author="עורך - פרקים א-ב" w:date="2026-10-05T11:51:54Z">
        <w:r>
          <w:rPr>
            <w:rFonts w:hint="cs"/>
            <w:rtl/>
          </w:rPr>
          <w:t xml:space="preserve">ממה שאסר</w:t>
        </w:r>
      </w:ins>
      <w:del w:id="91045" w:author="עורך - פרקים א-ב" w:date="2026-10-05T11:51:54Z">
        <w:r w:rsidR="00D44570">
          <w:rPr>
            <w:rFonts w:hint="cs"/>
            <w:rtl/>
          </w:rPr>
          <w:delText xml:space="preserve">מדאסר</w:delText>
        </w:r>
      </w:del>
      <w:r w:rsidR="00D44570">
        <w:rPr>
          <w:rFonts w:hint="cs"/>
          <w:rtl/>
        </w:rPr>
        <w:t xml:space="preserve"> בשר בחלב </w:t>
      </w:r>
      <w:ins w:id="91042" w:author="עורך - פרקים א-ב" w:date="2026-10-05T11:51:54Z">
        <w:r>
          <w:rPr>
            <w:rStyle w:val="afffffe"/>
            <w:rFonts w:hint="cs"/>
            <w:rtl/>
          </w:rPr>
          <w:t xml:space="preserve">ומשמע</w:t>
        </w:r>
      </w:ins>
      <w:del w:id="91043" w:author="עורך - פרקים א-ב" w:date="2026-10-05T11:51:54Z">
        <w:r w:rsidR="00D44570">
          <w:rPr>
            <w:rFonts w:hint="cs"/>
            <w:rtl/>
          </w:rPr>
          <w:delText xml:space="preserve">הא</w:delText>
        </w:r>
      </w:del>
      <w:r w:rsidR="00D44570">
        <w:rPr>
          <w:rFonts w:hint="cs"/>
          <w:rtl/>
        </w:rPr>
        <w:t xml:space="preserve"> </w:t>
      </w:r>
      <w:ins w:id="91040" w:author="עורך - פרקים א-ב" w:date="2026-10-05T11:51:54Z">
        <w:r>
          <w:rPr>
            <w:rFonts w:hint="cs"/>
            <w:rtl/>
          </w:rPr>
          <w:t xml:space="preserve">שלבדו</w:t>
        </w:r>
      </w:ins>
      <w:del w:id="91041" w:author="עורך - פרקים א-ב" w:date="2026-10-05T11:51:54Z">
        <w:r w:rsidR="00D44570">
          <w:rPr>
            <w:rFonts w:hint="cs"/>
            <w:rtl/>
          </w:rPr>
          <w:delText xml:space="preserve">לחודישה</w:delText>
        </w:r>
      </w:del>
      <w:r w:rsidR="00D44570">
        <w:rPr>
          <w:rFonts w:hint="cs"/>
          <w:rtl/>
        </w:rPr>
        <w:t xml:space="preserve"> </w:t>
      </w:r>
      <w:ins w:id="91038" w:author="עורך - פרקים א-ב" w:date="2026-10-05T11:51:54Z">
        <w:r>
          <w:rPr>
            <w:rFonts w:hint="cs"/>
            <w:rtl/>
          </w:rPr>
          <w:t xml:space="preserve">מותר,</w:t>
        </w:r>
      </w:ins>
      <w:del w:id="91039" w:author="עורך - פרקים א-ב" w:date="2026-10-05T11:51:54Z">
        <w:r w:rsidR="00D44570">
          <w:rPr>
            <w:rFonts w:hint="cs"/>
            <w:rtl/>
          </w:rPr>
          <w:delText xml:space="preserve">שרי</w:delText>
        </w:r>
      </w:del>
      <w:r w:rsidR="00D44570">
        <w:rPr>
          <w:rFonts w:hint="cs"/>
          <w:rtl/>
        </w:rPr>
        <w:t xml:space="preserve"> </w:t>
      </w:r>
      <w:ins w:id="91036" w:author="עורך - פרקים א-ב" w:date="2026-10-05T11:51:54Z">
        <w:r>
          <w:rPr>
            <w:rFonts w:hint="cs"/>
            <w:rtl/>
          </w:rPr>
          <w:t xml:space="preserve">שאמור:</w:t>
        </w:r>
      </w:ins>
      <w:del w:id="91037" w:author="עורך - פרקים א-ב" w:date="2026-10-05T11:51:54Z">
        <w:r w:rsidR="00D44570">
          <w:rPr>
            <w:rFonts w:hint="cs"/>
            <w:rtl/>
          </w:rPr>
          <w:delText xml:space="preserve">דאימא</w:delText>
        </w:r>
      </w:del>
      <w:r w:rsidR="00D44570">
        <w:rPr>
          <w:rFonts w:hint="cs"/>
          <w:rtl/>
        </w:rPr>
        <w:t xml:space="preserve"> </w:t>
      </w:r>
      <w:ins w:id="91034" w:author="עורך - פרקים א-ב" w:date="2026-10-05T11:51:54Z">
        <w:r>
          <w:rPr>
            <w:rFonts w:hint="cs"/>
            <w:rtl/>
          </w:rPr>
          <w:t xml:space="preserve">מותר</w:t>
        </w:r>
      </w:ins>
      <w:del w:id="91035" w:author="עורך - פרקים א-ב" w:date="2026-10-05T11:51:54Z">
        <w:r w:rsidR="00D44570">
          <w:rPr>
            <w:rFonts w:hint="cs"/>
            <w:rtl/>
          </w:rPr>
          <w:delText xml:space="preserve">שרי</w:delText>
        </w:r>
      </w:del>
      <w:r w:rsidR="00D44570">
        <w:rPr>
          <w:rFonts w:hint="cs"/>
          <w:rtl/>
        </w:rPr>
        <w:t xml:space="preserve">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del w:id="91033" w:author="עורך - פרקים א-ב" w:date="2026-10-05T11:51:54Z">
        <w:r w:rsidR="00D44570">
          <w:rPr>
            <w:rFonts w:hint="cs"/>
            <w:rtl/>
          </w:rPr>
          <w:delText xml:space="preserve">-</w:delText>
        </w:r>
        <w:r>
          <w:rPr>
            <w:rFonts w:hint="cs"/>
            <w:rtl/>
          </w:rPr>
          <w:delText xml:space="preserve"> </w:delText>
        </w:r>
      </w:del>
      <w:ins w:id="95943" w:author="מנוע מכני" w:date="2026-10-05T11:32:12Z">
        <w:ins w:id="95945" w:author="מנוע מכני" w:date="2026-10-05T11:32:12Z"/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</w:t>
      </w:r>
      <w:ins w:id="91031" w:author="עורך - פרקים א-ב" w:date="2026-10-05T11:51:54Z">
        <w:r>
          <w:rPr>
            <w:rtl/>
          </w:rPr>
          <w:t xml:space="preserve">שמתיר</w:t>
        </w:r>
      </w:ins>
      <w:del w:id="91032" w:author="עורך - פרקים א-ב" w:date="2026-10-05T11:51:54Z">
        <w:r>
          <w:rPr>
            <w:rtl/>
          </w:rPr>
          <w:delText xml:space="preserve">דשרי</w:delText>
        </w:r>
      </w:del>
      <w:r>
        <w:rPr>
          <w:rtl/>
        </w:rPr>
        <w:t xml:space="preserve"> </w:t>
      </w:r>
      <w:ins w:id="91029" w:author="עורך - פרקים א-ב" w:date="2026-10-05T11:51:54Z">
        <w:r>
          <w:rPr>
            <w:rtl/>
          </w:rPr>
          <w:t xml:space="preserve">בהנאה,</w:t>
        </w:r>
      </w:ins>
      <w:del w:id="91030" w:author="עורך - פרקים א-ב" w:date="2026-10-05T11:51:54Z">
        <w:r>
          <w:rPr>
            <w:rtl/>
          </w:rPr>
          <w:delText xml:space="preserve">בהנאה</w:delText>
        </w:r>
      </w:del>
      <w:r>
        <w:rPr>
          <w:rtl/>
        </w:rPr>
        <w:t xml:space="preserve"> </w:t>
      </w:r>
      <w:ins w:id="91027" w:author="עורך - פרקים א-ב" w:date="2026-10-05T11:51:54Z">
        <w:r>
          <w:rPr>
            <w:rtl/>
          </w:rPr>
          <w:t xml:space="preserve">מוצא</w:t>
        </w:r>
      </w:ins>
      <w:del w:id="91028" w:author="עורך - פרקים א-ב" w:date="2026-10-05T11:51:54Z">
        <w:r>
          <w:rPr>
            <w:rtl/>
          </w:rPr>
          <w:delText xml:space="preserve">משכחת</w:delText>
        </w:r>
      </w:del>
      <w:r>
        <w:rPr>
          <w:rtl/>
        </w:rPr>
        <w:t xml:space="preserve"> </w:t>
      </w:r>
      <w:ins w:id="91025" w:author="עורך - פרקים א-ב" w:date="2026-10-05T11:51:54Z">
        <w:r>
          <w:rPr>
            <w:rtl/>
          </w:rPr>
          <w:t xml:space="preserve">אתה </w:t>
        </w:r>
        <w:r>
          <w:rPr>
            <w:rStyle w:val="afffffe"/>
            <w:rtl/>
          </w:rPr>
          <w:t xml:space="preserve">תועלת</w:t>
        </w:r>
      </w:ins>
      <w:del w:id="91026" w:author="עורך - פרקים א-ב" w:date="2026-10-05T11:51:54Z">
        <w:r>
          <w:rPr>
            <w:rtl/>
          </w:rPr>
          <w:delText xml:space="preserve">לה</w:delText>
        </w:r>
      </w:del>
      <w:r>
        <w:rPr>
          <w:rtl/>
        </w:rPr>
        <w:t xml:space="preserve"> - </w:t>
      </w:r>
      <w:ins w:id="90553" w:author="מנוע סמנטי" w:date="2026-10-05T11:39:44Z">
        <w:r>
          <w:rPr>
            <w:rtl/>
          </w:rPr>
          <w:t xml:space="preserve">ללקות</w:t>
        </w:r>
      </w:ins>
      <w:del w:id="90554" w:author="מנוע סמנטי" w:date="2026-10-05T11:39:44Z">
        <w:r>
          <w:rPr>
            <w:rtl/>
          </w:rPr>
          <w:delText xml:space="preserve">למילקי</w:delText>
        </w:r>
      </w:del>
      <w:r>
        <w:rPr>
          <w:rtl/>
        </w:rPr>
        <w:t xml:space="preserve"> על </w:t>
      </w:r>
      <w:ins w:id="91023" w:author="עורך - פרקים א-ב" w:date="2026-10-05T11:51:54Z">
        <w:r>
          <w:rPr>
            <w:rtl/>
          </w:rPr>
          <w:t xml:space="preserve">בישולו!</w:t>
        </w:r>
      </w:ins>
      <w:del w:id="91024" w:author="עורך - פרקים א-ב" w:date="2026-10-05T11:51:54Z">
        <w:r>
          <w:rPr>
            <w:rtl/>
          </w:rPr>
          <w:delText xml:space="preserve">בישוליה! </w:delText>
        </w:r>
      </w:del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1056" w:author="עורך - פרקים א-ב" w:date="2026-10-05T11:51:54Z">
        <w:r>
          <w:rPr>
            <w:rtl/>
          </w:rPr>
          <w:t xml:space="preserve">ממה שבפסולי</w:t>
        </w:r>
      </w:ins>
      <w:del w:id="91057" w:author="עורך - פרקים א-ב" w:date="2026-10-05T11:51:54Z">
        <w:r w:rsidR="00F63065">
          <w:rPr>
            <w:rtl/>
          </w:rPr>
          <w:delText xml:space="preserve">מ</w:delText>
        </w:r>
        <w:r>
          <w:rPr>
            <w:rtl/>
          </w:rPr>
          <w:delText xml:space="preserve">דבפסולי</w:delText>
        </w:r>
      </w:del>
      <w:r>
        <w:rPr>
          <w:rtl/>
        </w:rPr>
        <w:t xml:space="preserve"> המוקדשין </w:t>
      </w:r>
      <w:r>
        <w:rPr>
          <w:rFonts w:hint="cs"/>
          <w:rtl/>
        </w:rPr>
        <w:t>'</w:t>
      </w:r>
      <w:ins w:id="90085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086" w:author="מנוע סמנטי" w:date="2026-10-05T11:39:44Z">
        <w:r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ins w:id="90083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084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חלב, </w:t>
      </w:r>
      <w:ins w:id="91054" w:author="עורך - פרקים א-ב" w:date="2026-10-05T11:51:54Z">
        <w:r>
          <w:rPr>
            <w:rtl/>
          </w:rPr>
          <w:t xml:space="preserve">אבל</w:t>
        </w:r>
      </w:ins>
      <w:del w:id="91055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1052" w:author="עורך - פרקים א-ב" w:date="2026-10-05T11:51:54Z">
        <w:r>
          <w:rPr>
            <w:rtl/>
          </w:rPr>
          <w:t xml:space="preserve">של</w:t>
        </w:r>
      </w:ins>
      <w:del w:id="91053" w:author="עורך - פרקים א-ב" w:date="2026-10-05T11:51:54Z">
        <w:r>
          <w:rPr>
            <w:rtl/>
          </w:rPr>
          <w:delText xml:space="preserve">דחולין</w:delText>
        </w:r>
      </w:del>
      <w:r w:rsidR="00F63065">
        <w:rPr>
          <w:rtl/>
        </w:rPr>
        <w:t xml:space="preserve"> </w:t>
      </w:r>
      <w:ins w:id="91050" w:author="עורך - פרקים א-ב" w:date="2026-10-05T11:51:54Z">
        <w:r>
          <w:rPr>
            <w:rtl/>
          </w:rPr>
          <w:t xml:space="preserve">חולין מותר</w:t>
        </w:r>
      </w:ins>
      <w:del w:id="91051" w:author="עורך - פרקים א-ב" w:date="2026-10-05T11:51:54Z">
        <w:r w:rsidR="00F63065">
          <w:rPr>
            <w:rtl/>
          </w:rPr>
          <w:delText xml:space="preserve">שרי</w:delText>
        </w:r>
      </w:del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ins w:id="91059" w:author="עורך - פרקים א-ב" w:date="2026-10-05T11:51:54Z">
        <w:r>
          <w:rPr>
            <w:rFonts w:hint="cs"/>
            <w:rtl/>
          </w:rPr>
          <w:t xml:space="preserve">שאמור:</w:t>
        </w:r>
      </w:ins>
      <w:del w:id="91060" w:author="עורך - פרקים א-ב" w:date="2026-10-05T11:51:54Z">
        <w:r>
          <w:rPr>
            <w:rFonts w:hint="cs"/>
            <w:rtl/>
          </w:rPr>
          <w:delText xml:space="preserve">דאימא</w:delText>
        </w:r>
      </w:del>
      <w:r>
        <w:rPr>
          <w:rFonts w:hint="cs"/>
          <w:rtl/>
        </w:rPr>
        <w:t xml:space="preserve"> קדשים אף בהנאה אסור</w:t>
      </w:r>
      <w:del w:id="91058" w:author="עורך - פרקים א-ב" w:date="2026-10-05T11:51:54Z">
        <w:r>
          <w:rPr>
            <w:rFonts w:hint="cs"/>
            <w:rtl/>
          </w:rPr>
          <w:delText xml:space="preserve"> </w:delText>
        </w:r>
      </w:del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Style w:val="afffff0"/>
          <w:rtl/>
        </w:rPr>
        <w:t xml:space="preserve">ודי חלב עזים ללחמך ללחם ביתך וחיים </w:t>
      </w:r>
      <w:ins w:id="91064" w:author="עורך - פרקים א-ב" w:date="2026-10-05T11:51:54Z">
        <w:r>
          <w:rPr>
            <w:rStyle w:val="afffff0"/>
            <w:rtl/>
          </w:rPr>
          <w:t xml:space="preserve">לנערותך'</w:t>
        </w:r>
      </w:ins>
      <w:del w:id="91065" w:author="עורך - פרקים א-ב" w:date="2026-10-05T11:51:54Z">
        <w:r w:rsidR="00F63065">
          <w:rPr>
            <w:rStyle w:val="afffff0"/>
            <w:rtl/>
          </w:rPr>
          <w:delText xml:space="preserve">לנערותך</w:delText>
        </w:r>
        <w:r>
          <w:rPr>
            <w:rFonts w:hint="cs"/>
            <w:rtl/>
          </w:rPr>
          <w:delText xml:space="preserve">'-</w:delText>
        </w:r>
      </w:del>
      <w:r>
        <w:rPr>
          <w:rFonts w:hint="cs"/>
          <w:rtl/>
        </w:rPr>
        <w:t xml:space="preserve"> </w:t>
      </w:r>
      <w:ins w:id="94443" w:author="מנוע מכני" w:date="2026-10-05T11:32:12Z">
        <w:ins w:id="91062" w:author="עורך - פרקים א-ב" w:date="2026-10-05T11:51:54Z">
          <w:r>
            <w:rPr>
              <w:rFonts w:hint="cs"/>
              <w:rtl/>
            </w:rPr>
            <w:t xml:space="preserve">- ששמא</w:t>
          </w:r>
        </w:ins>
        <w:del w:id="91063" w:author="עורך - פרקים א-ב" w:date="2026-10-05T11:51:54Z">
          <w:r>
            <w:rPr>
              <w:rFonts w:hint="cs"/>
              <w:rtl/>
            </w:rPr>
            <w:delText xml:space="preserve">דשמא</w:delText>
          </w:r>
        </w:del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</w:t>
      </w:r>
      <w:del w:id="91061" w:author="עורך - פרקים א-ב" w:date="2026-10-05T11:51:54Z"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ins w:id="90087" w:author="מנוע סמנטי" w:date="2026-10-05T11:39:44Z">
        <w:r>
          <w:rPr>
            <w:rStyle w:val="afffff0"/>
            <w:rtl/>
          </w:rPr>
          <w:t xml:space="preserve">וְאֵת עֲשֶׂרֶת חֲרִיצֵי הֶחָלָב</w:t>
        </w:r>
      </w:ins>
      <w:del w:id="90088" w:author="מנוע סמנטי" w:date="2026-10-05T11:39:44Z">
        <w:r>
          <w:rPr>
            <w:rtl/>
          </w:rPr>
          <w:delText xml:space="preserve">ואת עשרת חריצי החלב</w:delText>
        </w:r>
      </w:del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</w:t>
      </w:r>
      <w:ins w:id="91069" w:author="עורך - פרקים א-ב" w:date="2026-10-05T11:51:54Z">
        <w:r>
          <w:rPr>
            <w:rFonts w:hint="cs"/>
            <w:rtl/>
          </w:rPr>
          <w:t xml:space="preserve">שלסחורה,</w:t>
        </w:r>
      </w:ins>
      <w:del w:id="91070" w:author="עורך - פרקים א-ב" w:date="2026-10-05T11:51:54Z">
        <w:r w:rsidR="00D44570">
          <w:rPr>
            <w:rFonts w:hint="cs"/>
            <w:rtl/>
          </w:rPr>
          <w:delText xml:space="preserve">דלסחורה</w:delText>
        </w:r>
      </w:del>
      <w:r w:rsidR="00D44570">
        <w:rPr>
          <w:rFonts w:hint="cs"/>
          <w:rtl/>
        </w:rPr>
        <w:t xml:space="preserve"> </w:t>
      </w:r>
      <w:ins w:id="91067" w:author="עורך - פרקים א-ב" w:date="2026-10-05T11:51:54Z">
        <w:r>
          <w:rPr>
            <w:rFonts w:hint="cs"/>
            <w:rtl/>
          </w:rPr>
          <w:t xml:space="preserve">שאין</w:t>
        </w:r>
      </w:ins>
      <w:del w:id="91068" w:author="עורך - פרקים א-ב" w:date="2026-10-05T11:51:54Z">
        <w:r w:rsidR="00D44570">
          <w:rPr>
            <w:rFonts w:hint="cs"/>
            <w:rtl/>
          </w:rPr>
          <w:delText xml:space="preserve">דאין</w:delText>
        </w:r>
      </w:del>
      <w:r w:rsidR="00D44570">
        <w:rPr>
          <w:rFonts w:hint="cs"/>
          <w:rtl/>
        </w:rPr>
        <w:t xml:space="preserve"> דרכה של מלחמה לסחורה]</w:t>
      </w:r>
      <w:del w:id="91066" w:author="עורך - פרקים א-ב" w:date="2026-10-05T11:51:54Z">
        <w:r w:rsidR="00D44570">
          <w:rPr>
            <w:rFonts w:hint="cs"/>
            <w:rtl/>
          </w:rPr>
          <w:delText xml:space="preserve"> </w:delText>
        </w:r>
      </w:del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ins w:id="90089" w:author="מנוע סמנטי" w:date="2026-10-05T11:39:44Z">
        <w:r>
          <w:rPr>
            <w:rStyle w:val="afffff0"/>
            <w:rtl/>
          </w:rPr>
          <w:t xml:space="preserve">אֶרֶץ זָבַת חָלָב וּדְבָשׁ,</w:t>
        </w:r>
      </w:ins>
      <w:del w:id="90090" w:author="מנוע סמנטי" w:date="2026-10-05T11:39:44Z">
        <w:r w:rsidR="00F63065">
          <w:rPr>
            <w:rtl/>
          </w:rPr>
          <w:delText xml:space="preserve">ארץ זבת חלב ודבש,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1078" w:author="עורך - פרקים א-ב" w:date="2026-10-05T11:51:54Z">
        <w:r>
          <w:rPr>
            <w:rtl/>
          </w:rPr>
          <w:t xml:space="preserve">שמותר</w:t>
        </w:r>
      </w:ins>
      <w:del w:id="91079" w:author="עורך - פרקים א-ב" w:date="2026-10-05T11:51:54Z">
        <w:r w:rsidR="00F63065">
          <w:rPr>
            <w:rtl/>
          </w:rPr>
          <w:delText xml:space="preserve">דשרי</w:delText>
        </w:r>
      </w:del>
      <w:r w:rsidR="00F63065">
        <w:rPr>
          <w:rtl/>
        </w:rPr>
        <w:t xml:space="preserve"> - </w:t>
      </w:r>
      <w:ins w:id="91077" w:author="עורך - פרקים א-ב" w:date="2026-10-05T11:51:54Z">
        <w:r>
          <w:rPr>
            <w:rtl/>
          </w:rPr>
          <w:t xml:space="preserve">לא היה </w:t>
        </w:r>
      </w:ins>
      <w:r w:rsidR="00F63065">
        <w:rPr>
          <w:rtl/>
        </w:rPr>
        <w:t xml:space="preserve">משתבח </w:t>
      </w:r>
      <w:ins w:id="91075" w:author="עורך - פרקים א-ב" w:date="2026-10-05T11:51:54Z">
        <w:r>
          <w:rPr>
            <w:rtl/>
          </w:rPr>
          <w:t xml:space="preserve">הכתוב</w:t>
        </w:r>
      </w:ins>
      <w:del w:id="91076" w:author="עורך - פרקים א-ב" w:date="2026-10-05T11:51:54Z">
        <w:r w:rsidR="00F63065">
          <w:rPr>
            <w:rtl/>
          </w:rPr>
          <w:delText xml:space="preserve">לן קרא</w:delText>
        </w:r>
      </w:del>
      <w:r w:rsidR="00F63065">
        <w:rPr>
          <w:rtl/>
        </w:rPr>
        <w:t xml:space="preserve"> </w:t>
      </w:r>
      <w:ins w:id="98341" w:author="מנוע מכני" w:date="2026-10-05T11:32:12Z">
        <w:r>
          <w:rPr>
            <w:rtl/>
          </w:rPr>
          <w:t xml:space="preserve">בדבר </w:t>
        </w:r>
        <w:ins w:id="91073" w:author="עורך - פרקים א-ב" w:date="2026-10-05T11:51:54Z">
          <w:r>
            <w:rPr>
              <w:rtl/>
            </w:rPr>
            <w:t xml:space="preserve">שאינו</w:t>
          </w:r>
        </w:ins>
        <w:del w:id="91074" w:author="עורך - פרקים א-ב" w:date="2026-10-05T11:51:54Z">
          <w:r>
            <w:rPr>
              <w:rtl/>
            </w:rPr>
            <w:delText xml:space="preserve">ש</w:delText>
          </w:r>
          <w:r w:rsidR="00F63065">
            <w:rPr>
              <w:rtl/>
            </w:rPr>
            <w:delText xml:space="preserve">לא</w:delText>
          </w:r>
        </w:del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 </w:t>
      </w:r>
      <w:ins w:id="91071" w:author="עורך - פרקים א-ב" w:date="2026-10-05T11:51:54Z">
        <w:r>
          <w:rPr>
            <w:rtl/>
          </w:rPr>
          <w:t xml:space="preserve">ראוי.</w:t>
        </w:r>
      </w:ins>
      <w:del w:id="91072" w:author="עורך - פרקים א-ב" w:date="2026-10-05T11:51:54Z">
        <w:r w:rsidR="00F63065">
          <w:rPr>
            <w:rtl/>
          </w:rPr>
          <w:delText xml:space="preserve">חזי? </w:delText>
        </w:r>
      </w:del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Style w:val="afffff0"/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 xml:space="preserve">למה </w:t>
      </w:r>
      <w:ins w:id="91081" w:author="עורך - פרקים א-ב" w:date="2026-10-05T11:51:54Z">
        <w:r>
          <w:rPr>
            <w:rtl/>
          </w:rPr>
          <w:t xml:space="preserve">נשנו </w:t>
        </w:r>
        <w:r>
          <w:rPr>
            <w:rStyle w:val="afffffe"/>
            <w:rtl/>
          </w:rPr>
          <w:t xml:space="preserve">בדברים</w:t>
        </w:r>
        <w:r>
          <w:rPr>
            <w:rtl/>
          </w:rPr>
          <w:t xml:space="preserve">?</w:t>
        </w:r>
      </w:ins>
      <w:del w:id="91082" w:author="עורך - פרקים א-ב" w:date="2026-10-05T11:51:54Z">
        <w:r>
          <w:rPr>
            <w:rtl/>
          </w:rPr>
          <w:delText xml:space="preserve">נשנו?</w:delText>
        </w:r>
      </w:del>
      <w:r>
        <w:rPr>
          <w:rtl/>
        </w:rPr>
        <w:t xml:space="preserve">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</w:t>
      </w:r>
      <w:del w:id="91080" w:author="עורך - פרקים א-ב" w:date="2026-10-05T11:51:54Z">
        <w:r>
          <w:rPr>
            <w:rtl/>
          </w:rPr>
          <w:delText xml:space="preserve"> </w:delText>
        </w:r>
      </w:del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ins w:id="91085" w:author="עורך - פרקים א-ב" w:date="2026-10-05T11:51:54Z">
          <w:r>
            <w:rPr>
              <w:rtl/>
            </w:rPr>
            <w:t xml:space="preserve">שבא! אבל</w:t>
          </w:r>
        </w:ins>
        <w:del w:id="91086" w:author="עורך - פרקים א-ב" w:date="2026-10-05T11:51:54Z">
          <w:r>
            <w:rPr>
              <w:rtl/>
            </w:rPr>
            <w:delText xml:space="preserve">דבא</w:delText>
          </w:r>
        </w:del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ins w:id="91083" w:author="עורך - פרקים א-ב" w:date="2026-10-05T11:51:54Z">
          <w:r>
            <w:rPr>
              <w:rtl/>
            </w:rPr>
            <w:t xml:space="preserve">שיש</w:t>
          </w:r>
        </w:ins>
        <w:del w:id="91084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557" w:author="מנוע סמנטי" w:date="2026-10-05T11:39:44Z">
        <w:r>
          <w:rPr>
            <w:rtl/>
          </w:rPr>
          <w:t xml:space="preserve">לדרוש</w:t>
        </w:r>
      </w:ins>
      <w:del w:id="90558" w:author="מנוע סמנטי" w:date="2026-10-05T11:39:44Z">
        <w:r>
          <w:rPr>
            <w:rtl/>
          </w:rPr>
          <w:delText xml:space="preserve">למידרש</w:delText>
        </w:r>
      </w:del>
      <w:r>
        <w:rPr>
          <w:rtl/>
        </w:rPr>
        <w:t xml:space="preserve"> </w:t>
      </w:r>
      <w:ins w:id="90555" w:author="מנוע סמנטי" w:date="2026-10-05T11:39:44Z">
        <w:r>
          <w:rPr>
            <w:rtl/>
          </w:rPr>
          <w:t xml:space="preserve">דורשים</w:t>
        </w:r>
      </w:ins>
      <w:del w:id="90556" w:author="מנוע סמנטי" w:date="2026-10-05T11:39:44Z">
        <w:r>
          <w:rPr>
            <w:rtl/>
          </w:rPr>
          <w:delText xml:space="preserve">דרשינן</w:delText>
        </w:r>
      </w:del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afffff8"/>
        <w:rPr>
          <w:ins w:id="93540" w:author="עורך - פרקים א-ב" w:date="2026-10-05T11:51:54Z"/>
        </w:rPr>
      </w:pPr>
      <w:ins w:id="93541" w:author="עורך - פרקים א-ב" w:date="2026-10-05T11:51:54Z">
        <w:r>
          <w:rPr>
            <w:color w:val="7B3F00"/>
          </w:rPr>
          <w:t xml:space="preserve">ראשו ורובו לר"ש - בבכורה ובאכילה</w:t>
        </w:r>
      </w:ins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</w:t>
      </w:r>
      <w:ins w:id="91103" w:author="עורך - פרקים א-ב" w:date="2026-10-05T11:51:54Z">
        <w:r>
          <w:rPr>
            <w:rtl/>
          </w:rPr>
          <w:t xml:space="preserve">האם</w:t>
        </w:r>
      </w:ins>
      <w:del w:id="91104" w:author="עורך - פרקים א-ב" w:date="2026-10-05T11:51:54Z">
        <w:r>
          <w:rPr>
            <w:rtl/>
          </w:rPr>
          <w:delText xml:space="preserve">מי</w:delText>
        </w:r>
      </w:del>
      <w:r>
        <w:rPr>
          <w:rtl/>
        </w:rPr>
        <w:t xml:space="preserve"> </w:t>
      </w:r>
      <w:ins w:id="91101" w:author="עורך - פרקים א-ב" w:date="2026-10-05T11:51:54Z">
        <w:r>
          <w:rPr>
            <w:rtl/>
          </w:rPr>
          <w:t xml:space="preserve">צריך</w:t>
        </w:r>
      </w:ins>
      <w:del w:id="91102" w:author="עורך - פרקים א-ב" w:date="2026-10-05T11:51:54Z">
        <w:r>
          <w:rPr>
            <w:rtl/>
          </w:rPr>
          <w:delText xml:space="preserve">בעי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ins w:id="91099" w:author="עורך - פרקים א-ב" w:date="2026-10-05T11:51:54Z">
        <w:r>
          <w:rPr>
            <w:rtl/>
          </w:rPr>
          <w:t xml:space="preserve">לא?</w:t>
        </w:r>
      </w:ins>
      <w:del w:id="91100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לענין בכורה </w:t>
      </w:r>
      <w:ins w:id="91097" w:author="עורך - פרקים א-ב" w:date="2026-10-05T11:51:54Z">
        <w:r>
          <w:rPr>
            <w:rtl/>
          </w:rPr>
          <w:t xml:space="preserve">כתוב</w:t>
        </w:r>
      </w:ins>
      <w:del w:id="91098" w:author="עורך - פרקים א-ב" w:date="2026-10-05T11:51:54Z">
        <w:r>
          <w:rPr>
            <w:rtl/>
          </w:rPr>
          <w:delText xml:space="preserve">כתיב</w:delText>
        </w:r>
      </w:del>
      <w:r>
        <w:rPr>
          <w:rtl/>
        </w:rPr>
        <w:t xml:space="preserve">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</w:t>
      </w:r>
      <w:ins w:id="91095" w:author="עורך - פרקים א-ב" w:date="2026-10-05T11:51:54Z">
        <w:r>
          <w:rPr>
            <w:rtl/>
          </w:rPr>
          <w:t xml:space="preserve">שור' -</w:t>
        </w:r>
      </w:ins>
      <w:del w:id="91096" w:author="עורך - פרקים א-ב" w:date="2026-10-05T11:51:54Z">
        <w:r>
          <w:rPr>
            <w:rtl/>
          </w:rPr>
          <w:delText xml:space="preserve">שור</w:delText>
        </w:r>
      </w:del>
      <w:r>
        <w:rPr>
          <w:rtl/>
        </w:rPr>
        <w:t xml:space="preserve"> עד שיהא הוא שור ובכורו </w:t>
      </w:r>
      <w:ins w:id="91093" w:author="עורך - פרקים א-ב" w:date="2026-10-05T11:51:54Z">
        <w:r>
          <w:rPr>
            <w:rtl/>
          </w:rPr>
          <w:t xml:space="preserve">שור,</w:t>
        </w:r>
      </w:ins>
      <w:del w:id="91094" w:author="עורך - פרקים א-ב" w:date="2026-10-05T11:51:54Z">
        <w:r>
          <w:rPr>
            <w:rtl/>
          </w:rPr>
          <w:delText xml:space="preserve">שור</w:delText>
        </w:r>
      </w:del>
      <w:r>
        <w:rPr>
          <w:rtl/>
        </w:rPr>
        <w:t xml:space="preserve"> אבל לאכילה </w:t>
      </w:r>
      <w:ins w:id="91092" w:author="עורך - פרקים א-ב" w:date="2026-10-05T11:51:54Z">
        <w:r>
          <w:rPr>
            <w:rtl/>
          </w:rPr>
          <w:t xml:space="preserve">- </w:t>
        </w:r>
      </w:ins>
      <w:r>
        <w:rPr>
          <w:rtl/>
        </w:rPr>
        <w:t xml:space="preserve">גמל</w:t>
      </w:r>
      <w:ins w:id="91091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גמור</w:t>
        </w:r>
      </w:ins>
      <w:r>
        <w:rPr>
          <w:rtl/>
        </w:rPr>
        <w:t xml:space="preserve"> הוא </w:t>
      </w:r>
      <w:ins w:id="91089" w:author="עורך - פרקים א-ב" w:date="2026-10-05T11:51:54Z">
        <w:r>
          <w:rPr>
            <w:rtl/>
          </w:rPr>
          <w:t xml:space="preserve">שאמרה</w:t>
        </w:r>
      </w:ins>
      <w:del w:id="91090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ins w:id="91087" w:author="עורך - פרקים א-ב" w:date="2026-10-05T11:51:54Z">
        <w:r>
          <w:rPr>
            <w:rtl/>
          </w:rPr>
          <w:t xml:space="preserve">שאסור,</w:t>
        </w:r>
      </w:ins>
      <w:del w:id="91088" w:author="עורך - פרקים א-ב" w:date="2026-10-05T11:51:54Z">
        <w:r>
          <w:rPr>
            <w:rtl/>
          </w:rPr>
          <w:delText xml:space="preserve">דאסיר, </w:delText>
        </w:r>
      </w:del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ins w:id="91110" w:author="עורך - פרקים א-ב" w:date="2026-10-05T11:51:54Z">
        <w:r>
          <w:rPr>
            <w:rtl/>
          </w:rPr>
          <w:t xml:space="preserve">אבל</w:t>
        </w:r>
      </w:ins>
      <w:del w:id="91111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1108" w:author="עורך - פרקים א-ב" w:date="2026-10-05T11:51:54Z">
        <w:r>
          <w:rPr>
            <w:rtl/>
          </w:rPr>
          <w:t xml:space="preserve">השתנה</w:t>
        </w:r>
      </w:ins>
      <w:del w:id="91109" w:author="עורך - פרקים א-ב" w:date="2026-10-05T11:51:54Z">
        <w:r>
          <w:rPr>
            <w:rtl/>
          </w:rPr>
          <w:delText xml:space="preserve">אישתני</w:delText>
        </w:r>
      </w:del>
      <w:r>
        <w:rPr>
          <w:rtl/>
        </w:rPr>
        <w:t xml:space="preserve"> מגמל - </w:t>
      </w:r>
      <w:ins w:id="98389" w:author="מנוע מכני" w:date="2026-10-05T11:32:12Z">
        <w:ins w:id="91106" w:author="עורך - פרקים א-ב" w:date="2026-10-05T11:51:54Z">
          <w:r>
            <w:rPr>
              <w:rtl/>
            </w:rPr>
            <w:t xml:space="preserve">מותר,</w:t>
          </w:r>
        </w:ins>
        <w:del w:id="91107" w:author="עורך - פרקים א-ב" w:date="2026-10-05T11:51:54Z">
          <w:r>
            <w:rPr>
              <w:rtl/>
            </w:rPr>
            <w:delText xml:space="preserve">יפה</w:delText>
          </w:r>
          <w:r>
            <w:rPr>
              <w:rtl/>
            </w:rPr>
            <w:delText xml:space="preserve"> דמי,</w:delText>
          </w:r>
        </w:del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</w:t>
      </w:r>
      <w:del w:id="91105" w:author="עורך - פרקים א-ב" w:date="2026-10-05T11:51:54Z">
        <w:r>
          <w:rPr>
            <w:rtl/>
          </w:rPr>
          <w:delText xml:space="preserve"> </w:delText>
        </w:r>
      </w:del>
    </w:p>
    <w:p w14:paraId="25B68DEB" w14:textId="77777777" w:rsidR="000563D1" w:rsidRDefault="00F63065" w:rsidP="000563D1">
      <w:pPr>
        <w:rPr>
          <w:rtl/>
        </w:rPr>
      </w:pPr>
      <w:ins w:id="91115" w:author="עורך - פרקים א-ב" w:date="2026-10-05T11:51:54Z">
        <w:r>
          <w:rPr>
            <w:rtl/>
          </w:rPr>
          <w:t xml:space="preserve">ת"ש:</w:t>
        </w:r>
      </w:ins>
      <w:del w:id="91116" w:author="עורך - פרקים א-ב" w:date="2026-10-05T11:51:54Z">
        <w:r>
          <w:rPr>
            <w:rtl/>
          </w:rPr>
          <w:delText xml:space="preserve">ת"ש!</w:delText>
        </w:r>
      </w:del>
      <w:r>
        <w:rPr>
          <w:rtl/>
        </w:rPr>
        <w:t xml:space="preserve">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113" w:author="עורך - פרקים א-ב" w:date="2026-10-05T11:51:54Z">
        <w:r>
          <w:rPr>
            <w:rtl/>
          </w:rPr>
          <w:t xml:space="preserve">צריך</w:t>
        </w:r>
      </w:ins>
      <w:del w:id="91114" w:author="עורך - פרקים א-ב" w:date="2026-10-05T11:51:54Z">
        <w:r>
          <w:rPr>
            <w:rtl/>
          </w:rPr>
          <w:delText xml:space="preserve">בעי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</w:t>
      </w:r>
      <w:del w:id="91112" w:author="עורך - פרקים א-ב" w:date="2026-10-05T11:51:54Z">
        <w:r>
          <w:rPr>
            <w:rtl/>
          </w:rPr>
          <w:delText xml:space="preserve"> </w:delText>
        </w:r>
      </w:del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ins w:id="91131" w:author="עורך - פרקים א-ב" w:date="2026-10-05T11:51:54Z">
        <w:r>
          <w:rPr>
            <w:rtl/>
          </w:rPr>
          <w:t xml:space="preserve">וכך</w:t>
        </w:r>
      </w:ins>
      <w:del w:id="91132" w:author="עורך - פרקים א-ב" w:date="2026-10-05T11:51:54Z">
        <w:r>
          <w:rPr>
            <w:rtl/>
          </w:rPr>
          <w:delText xml:space="preserve">דיקא</w:delText>
        </w:r>
      </w:del>
      <w:r>
        <w:rPr>
          <w:rtl/>
        </w:rPr>
        <w:t xml:space="preserve"> </w:t>
      </w:r>
      <w:ins w:id="93131" w:author="מנוע מכני" w:date="2026-10-05T11:32:12Z">
        <w:ins w:id="91129" w:author="עורך - פרקים א-ב" w:date="2026-10-05T11:51:54Z">
          <w:r>
            <w:rPr>
              <w:rtl/>
            </w:rPr>
            <w:t xml:space="preserve">מדויק,</w:t>
          </w:r>
        </w:ins>
        <w:del w:id="91130" w:author="עורך - פרקים א-ב" w:date="2026-10-05T11:51:54Z">
          <w:r>
            <w:rPr>
              <w:rtl/>
            </w:rPr>
            <w:delText xml:space="preserve">גם</w:delText>
          </w:r>
          <w:r>
            <w:rPr>
              <w:rtl/>
            </w:rPr>
            <w:delText xml:space="preserve">,</w:delText>
          </w:r>
        </w:del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127" w:author="עורך - פרקים א-ב" w:date="2026-10-05T11:51:54Z">
        <w:r>
          <w:rPr>
            <w:rtl/>
          </w:rPr>
          <w:t xml:space="preserve">שהניח</w:t>
        </w:r>
      </w:ins>
      <w:del w:id="91128" w:author="עורך - פרקים א-ב" w:date="2026-10-05T11:51:54Z">
        <w:r>
          <w:rPr>
            <w:rtl/>
          </w:rPr>
          <w:delText xml:space="preserve">דקא</w:delText>
        </w:r>
      </w:del>
      <w:r>
        <w:rPr>
          <w:rtl/>
        </w:rPr>
        <w:t xml:space="preserve"> </w:t>
      </w:r>
      <w:ins w:id="91125" w:author="עורך - פרקים א-ב" w:date="2026-10-05T11:51:54Z">
        <w:r>
          <w:rPr>
            <w:rtl/>
          </w:rPr>
          <w:t xml:space="preserve">את</w:t>
        </w:r>
      </w:ins>
      <w:del w:id="91126" w:author="עורך - פרקים א-ב" w:date="2026-10-05T11:51:54Z">
        <w:r>
          <w:rPr>
            <w:rtl/>
          </w:rPr>
          <w:delText xml:space="preserve">שבקה</w:delText>
        </w:r>
      </w:del>
      <w:r>
        <w:rPr>
          <w:rtl/>
        </w:rPr>
        <w:t xml:space="preserve"> </w:t>
      </w:r>
      <w:ins w:id="91123" w:author="עורך - פרקים א-ב" w:date="2026-10-05T11:51:54Z">
        <w:r>
          <w:rPr>
            <w:rtl/>
          </w:rPr>
          <w:t xml:space="preserve">האכילה</w:t>
        </w:r>
      </w:ins>
      <w:del w:id="91124" w:author="עורך - פרקים א-ב" w:date="2026-10-05T11:51:54Z">
        <w:r>
          <w:rPr>
            <w:rtl/>
          </w:rPr>
          <w:delText xml:space="preserve">לאכילה</w:delText>
        </w:r>
      </w:del>
      <w:r>
        <w:rPr>
          <w:rtl/>
        </w:rPr>
        <w:t xml:space="preserve"> </w:t>
      </w:r>
      <w:ins w:id="91121" w:author="עורך - פרקים א-ב" w:date="2026-10-05T11:51:54Z">
        <w:r>
          <w:rPr>
            <w:rtl/>
          </w:rPr>
          <w:t xml:space="preserve">ועמד</w:t>
        </w:r>
      </w:ins>
      <w:del w:id="91122" w:author="עורך - פרקים א-ב" w:date="2026-10-05T11:51:54Z">
        <w:r>
          <w:rPr>
            <w:rtl/>
          </w:rPr>
          <w:delText xml:space="preserve">וקם</w:delText>
        </w:r>
      </w:del>
      <w:r>
        <w:rPr>
          <w:rtl/>
        </w:rPr>
        <w:t xml:space="preserve"> </w:t>
      </w:r>
      <w:ins w:id="94451" w:author="מנוע מכני" w:date="2026-10-05T11:32:12Z">
        <w:ins w:id="91119" w:author="עורך - פרקים א-ב" w:date="2026-10-05T11:51:54Z">
          <w:r>
            <w:rPr>
              <w:rtl/>
            </w:rPr>
            <w:t xml:space="preserve">על</w:t>
          </w:r>
        </w:ins>
        <w:del w:id="91120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1117" w:author="עורך - פרקים א-ב" w:date="2026-10-05T11:51:54Z">
        <w:r>
          <w:rPr>
            <w:rtl/>
          </w:rPr>
          <w:t xml:space="preserve">הבכור,</w:t>
        </w:r>
      </w:ins>
      <w:del w:id="91118" w:author="עורך - פרקים א-ב" w:date="2026-10-05T11:51:54Z">
        <w:r>
          <w:rPr>
            <w:rtl/>
          </w:rPr>
          <w:delText xml:space="preserve">אבכור, </w:delText>
        </w:r>
      </w:del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</w:t>
      </w:r>
      <w:ins w:id="91141" w:author="עורך - פרקים א-ב" w:date="2026-10-05T11:51:54Z">
        <w:r>
          <w:rPr>
            <w:rtl/>
          </w:rPr>
          <w:t xml:space="preserve">אומר</w:t>
        </w:r>
      </w:ins>
      <w:del w:id="91142" w:author="עורך - פרקים א-ב" w:date="2026-10-05T11:51:54Z">
        <w:r>
          <w:rPr>
            <w:rtl/>
          </w:rPr>
          <w:delText xml:space="preserve">אימא</w:delText>
        </w:r>
      </w:del>
      <w:r>
        <w:rPr>
          <w:rtl/>
        </w:rPr>
        <w:t xml:space="preserve">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139" w:author="עורך - פרקים א-ב" w:date="2026-10-05T11:51:54Z">
        <w:r>
          <w:rPr>
            <w:rtl/>
          </w:rPr>
          <w:t xml:space="preserve">צריך,</w:t>
        </w:r>
      </w:ins>
      <w:del w:id="91140" w:author="עורך - פרקים א-ב" w:date="2026-10-05T11:51:54Z">
        <w:r>
          <w:rPr>
            <w:rtl/>
          </w:rPr>
          <w:delText xml:space="preserve">בעי,</w:delText>
        </w:r>
      </w:del>
      <w:r>
        <w:rPr>
          <w:rtl/>
        </w:rPr>
        <w:t xml:space="preserve">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ins w:id="90057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8" w:author="מנוע סמנטי" w:date="2026-10-05T11:39:44Z">
        <w:r>
          <w:rPr>
            <w:rtl/>
          </w:rPr>
          <w:delText xml:space="preserve">אך בכור שור</w:delText>
        </w:r>
      </w:del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</w:t>
      </w:r>
      <w:ins w:id="91137" w:author="עורך - פרקים א-ב" w:date="2026-10-05T11:51:54Z">
        <w:r>
          <w:rPr>
            <w:rtl/>
          </w:rPr>
          <w:t xml:space="preserve">יספיק</w:t>
        </w:r>
      </w:ins>
      <w:del w:id="91138" w:author="עורך - פרקים א-ב" w:date="2026-10-05T11:51:54Z">
        <w:r>
          <w:rPr>
            <w:rtl/>
          </w:rPr>
          <w:delText xml:space="preserve">תיסגי</w:delText>
        </w:r>
      </w:del>
      <w:r>
        <w:rPr>
          <w:rtl/>
        </w:rPr>
        <w:t xml:space="preserve">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ins w:id="91135" w:author="עורך - פרקים א-ב" w:date="2026-10-05T11:51:54Z">
          <w:r>
            <w:rPr>
              <w:rtl/>
            </w:rPr>
            <w:t xml:space="preserve">שיהיה</w:t>
          </w:r>
        </w:ins>
        <w:del w:id="91136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ins w:id="91133" w:author="עורך - פרקים א-ב" w:date="2026-10-05T11:51:54Z">
        <w:r>
          <w:rPr>
            <w:rStyle w:val="afffffe"/>
            <w:rtl/>
          </w:rPr>
          <w:t xml:space="preserve">שור</w:t>
        </w:r>
        <w:r>
          <w:rPr>
            <w:rtl/>
          </w:rPr>
          <w:t xml:space="preserve"> -</w:t>
        </w:r>
      </w:ins>
      <w:del w:id="91134" w:author="עורך - פרקים א-ב" w:date="2026-10-05T11:51:54Z">
        <w:r w:rsidR="000563D1">
          <w:rPr>
            <w:rtl/>
          </w:rPr>
          <w:delText xml:space="preserve">–</w:delText>
        </w:r>
      </w:del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ins w:id="90005" w:author="מנוע סמנטי" w:date="2026-10-05T11:39:44Z">
        <w:r>
          <w:rPr>
            <w:rStyle w:val="afffff0"/>
            <w:rtl/>
          </w:rPr>
          <w:t xml:space="preserve">אַךְ אֶת זֶה לֹא תֹאכְלוּ מִמַּעֲלֵי הַגֵּרָה וּמִמַּפְרִיסֵי הַפַּרְסָה</w:t>
        </w:r>
      </w:ins>
      <w:del w:id="90006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 ממעלי הגרה וממפריסי הפרסה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ins w:id="91148" w:author="עורך - פרקים א-ב" w:date="2026-10-05T11:51:54Z">
          <w:r>
            <w:rPr>
              <w:rtl/>
            </w:rPr>
            <w:t xml:space="preserve">ואי</w:t>
          </w:r>
        </w:ins>
        <w:del w:id="91149" w:author="עורך - פרקים א-ב" w:date="2026-10-05T11:51:54Z">
          <w:r>
            <w:rPr>
              <w:rtl/>
            </w:rPr>
            <w:delText xml:space="preserve">ואם</w:delText>
          </w:r>
        </w:del>
        <w:r>
          <w:rPr>
            <w:rtl/>
          </w:rPr>
          <w:t xml:space="preserve">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</w:t>
      </w:r>
      <w:ins w:id="91146" w:author="עורך - פרקים א-ב" w:date="2026-10-05T11:51:54Z">
        <w:r>
          <w:rPr>
            <w:rtl/>
          </w:rPr>
          <w:t xml:space="preserve">אחד?</w:t>
        </w:r>
      </w:ins>
      <w:del w:id="91147" w:author="עורך - פרקים א-ב" w:date="2026-10-05T11:51:54Z">
        <w:r>
          <w:rPr>
            <w:rtl/>
          </w:rPr>
          <w:delText xml:space="preserve">אחד -</w:delText>
        </w:r>
      </w:del>
      <w:r>
        <w:rPr>
          <w:rtl/>
        </w:rPr>
        <w:t xml:space="preserve">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</w:t>
      </w:r>
      <w:ins w:id="91144" w:author="עורך - פרקים א-ב" w:date="2026-10-05T11:51:54Z">
        <w:r>
          <w:rPr>
            <w:rtl/>
          </w:rPr>
          <w:t xml:space="preserve">הטמא?</w:t>
        </w:r>
      </w:ins>
      <w:del w:id="91145" w:author="עורך - פרקים א-ב" w:date="2026-10-05T11:51:54Z">
        <w:r>
          <w:rPr>
            <w:rtl/>
          </w:rPr>
          <w:delText xml:space="preserve">הטמא -</w:delText>
        </w:r>
      </w:del>
      <w:r>
        <w:rPr>
          <w:rtl/>
        </w:rPr>
        <w:t xml:space="preserve">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</w:t>
      </w:r>
      <w:del w:id="91143" w:author="עורך - פרקים א-ב" w:date="2026-10-05T11:51:54Z">
        <w:r>
          <w:rPr>
            <w:rtl/>
          </w:rPr>
          <w:delText xml:space="preserve"> </w:delText>
        </w:r>
      </w:del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91" w:author="מנוע סמנטי" w:date="2026-10-05T11:39:44Z">
        <w:r>
          <w:rPr>
            <w:rStyle w:val="afffff0"/>
            <w:rtl/>
          </w:rPr>
          <w:t xml:space="preserve">שׁוֹר שֵׂה כְשָׂבִים וְשֵׂה עִזִּים</w:t>
        </w:r>
      </w:ins>
      <w:del w:id="90092" w:author="מנוע סמנטי" w:date="2026-10-05T11:39:44Z">
        <w:r w:rsidR="00F63065">
          <w:rPr>
            <w:rtl/>
          </w:rPr>
          <w:delText xml:space="preserve">שור שה כשבים ושה 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מכל </w:t>
      </w:r>
      <w:ins w:id="91168" w:author="עורך - פרקים א-ב" w:date="2026-10-05T11:51:54Z">
        <w:r>
          <w:rPr>
            <w:rtl/>
          </w:rPr>
          <w:t xml:space="preserve">מקום.</w:t>
        </w:r>
      </w:ins>
      <w:del w:id="91169" w:author="עורך - פרקים א-ב" w:date="2026-10-05T11:51:54Z">
        <w:r w:rsidR="00F63065">
          <w:rPr>
            <w:rtl/>
          </w:rPr>
          <w:delText xml:space="preserve">מקום</w:delText>
        </w:r>
      </w:del>
      <w:r w:rsidR="00F63065">
        <w:rPr>
          <w:rtl/>
        </w:rPr>
        <w:t xml:space="preserve"> </w:t>
      </w:r>
      <w:ins w:id="91166" w:author="עורך - פרקים א-ב" w:date="2026-10-05T11:51:54Z">
        <w:r>
          <w:rPr>
            <w:rStyle w:val="afffffe"/>
            <w:rtl/>
          </w:rPr>
          <w:t xml:space="preserve">התנא</w:t>
        </w:r>
        <w:r>
          <w:rPr>
            <w:rtl/>
          </w:rPr>
          <w:t xml:space="preserve"> קורא</w:t>
        </w:r>
      </w:ins>
      <w:del w:id="91167" w:author="עורך - פרקים א-ב" w:date="2026-10-05T11:51:54Z">
        <w:r w:rsidR="00F63065">
          <w:rPr>
            <w:rtl/>
          </w:rPr>
          <w:delText xml:space="preserve">קרי</w:delText>
        </w:r>
      </w:del>
      <w:r w:rsidR="00F63065">
        <w:rPr>
          <w:rtl/>
        </w:rPr>
        <w:t xml:space="preserve">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ins w:id="91164" w:author="עורך - פרקים א-ב" w:date="2026-10-05T11:51:54Z">
        <w:r>
          <w:rPr>
            <w:rtl/>
          </w:rPr>
          <w:t xml:space="preserve">-</w:t>
        </w:r>
      </w:ins>
      <w:del w:id="91165" w:author="עורך - פרקים א-ב" w:date="2026-10-05T11:51:54Z">
        <w:r>
          <w:rPr>
            <w:rtl/>
          </w:rPr>
          <w:delText xml:space="preserve">–</w:delText>
        </w:r>
      </w:del>
      <w:r w:rsidR="00F63065">
        <w:rPr>
          <w:rtl/>
        </w:rPr>
        <w:t xml:space="preserve"> </w:t>
      </w:r>
      <w:ins w:id="91162" w:author="עורך - פרקים א-ב" w:date="2026-10-05T11:51:54Z">
        <w:r>
          <w:rPr>
            <w:rStyle w:val="2fb"/>
            <w:rtl/>
          </w:rPr>
          <w:t xml:space="preserve">כר"ש,</w:t>
        </w:r>
      </w:ins>
      <w:del w:id="91163" w:author="עורך - פרקים א-ב" w:date="2026-10-05T11:51:54Z">
        <w:r w:rsidR="00F63065">
          <w:rPr>
            <w:rStyle w:val="2fb"/>
            <w:rtl/>
          </w:rPr>
          <w:delText xml:space="preserve">כ</w:delText>
        </w:r>
        <w:r>
          <w:rPr>
            <w:rStyle w:val="2fb"/>
            <w:rtl/>
          </w:rPr>
          <w:delText xml:space="preserve">ר"ש</w:delText>
        </w:r>
      </w:del>
      <w:ins w:id="90281" w:author="מנוע מכני" w:date="2026-10-05T11:32:12Z"/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ins w:id="91160" w:author="עורך - פרקים א-ב" w:date="2026-10-05T11:51:54Z">
          <w:r>
            <w:rPr>
              <w:rtl/>
            </w:rPr>
            <w:t xml:space="preserve">אבל</w:t>
          </w:r>
        </w:ins>
        <w:del w:id="91161" w:author="עורך - פרקים א-ב" w:date="2026-10-05T11:51:54Z">
          <w:r>
            <w:rPr>
              <w:rtl/>
            </w:rPr>
            <w:delText xml:space="preserve">זה</w:delText>
          </w:r>
        </w:del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</w:t>
      </w:r>
      <w:ins w:id="91158" w:author="עורך - פרקים א-ב" w:date="2026-10-05T11:51:54Z">
        <w:r>
          <w:rPr>
            <w:rtl/>
          </w:rPr>
          <w:t xml:space="preserve">זה</w:t>
        </w:r>
      </w:ins>
      <w:del w:id="91159" w:author="עורך - פרקים א-ב" w:date="2026-10-05T11:51:54Z">
        <w:r w:rsidR="00F63065">
          <w:rPr>
            <w:rtl/>
          </w:rPr>
          <w:delText xml:space="preserve">סבר</w:delText>
        </w:r>
      </w:del>
      <w:r w:rsidR="00F63065">
        <w:rPr>
          <w:rtl/>
        </w:rPr>
        <w:t xml:space="preserve"> </w:t>
      </w:r>
      <w:ins w:id="94463" w:author="מנוע מכני" w:date="2026-10-05T11:32:12Z">
        <w:ins w:id="91156" w:author="עורך - פרקים א-ב" w:date="2026-10-05T11:51:54Z">
          <w:r>
            <w:rPr>
              <w:rtl/>
            </w:rPr>
            <w:t xml:space="preserve">סובר</w:t>
          </w:r>
        </w:ins>
        <w:del w:id="91157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</w:t>
      </w:r>
      <w:ins w:id="91154" w:author="עורך - פרקים א-ב" w:date="2026-10-05T11:51:54Z">
        <w:r>
          <w:rPr>
            <w:rtl/>
          </w:rPr>
          <w:t xml:space="preserve">באחת</w:t>
        </w:r>
      </w:ins>
      <w:del w:id="91155" w:author="עורך - פרקים א-ב" w:date="2026-10-05T11:51:54Z">
        <w:r w:rsidR="00F63065">
          <w:rPr>
            <w:rtl/>
          </w:rPr>
          <w:delText xml:space="preserve">בחדא</w:delText>
        </w:r>
      </w:del>
      <w:r w:rsidR="00F63065">
        <w:rPr>
          <w:rtl/>
        </w:rPr>
        <w:t xml:space="preserve"> </w:t>
      </w:r>
      <w:ins w:id="91152" w:author="עורך - פרקים א-ב" w:date="2026-10-05T11:51:54Z">
        <w:r>
          <w:rPr>
            <w:rtl/>
          </w:rPr>
          <w:t xml:space="preserve">וחולק</w:t>
        </w:r>
      </w:ins>
      <w:del w:id="91153" w:author="עורך - פרקים א-ב" w:date="2026-10-05T11:51:54Z">
        <w:r w:rsidR="00F63065">
          <w:rPr>
            <w:rtl/>
          </w:rPr>
          <w:delText xml:space="preserve">ופליג</w:delText>
        </w:r>
      </w:del>
      <w:r w:rsidR="00F63065">
        <w:rPr>
          <w:rtl/>
        </w:rPr>
        <w:t xml:space="preserve">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</w:t>
      </w:r>
      <w:ins w:id="91150" w:author="עורך - פרקים א-ב" w:date="2026-10-05T11:51:54Z">
        <w:r>
          <w:rPr>
            <w:rtl/>
          </w:rPr>
          <w:t xml:space="preserve">באחת.</w:t>
        </w:r>
      </w:ins>
      <w:del w:id="91151" w:author="עורך - פרקים א-ב" w:date="2026-10-05T11:51:54Z">
        <w:r w:rsidR="00F63065">
          <w:rPr>
            <w:rtl/>
          </w:rPr>
          <w:delText xml:space="preserve">בחדא</w:delText>
        </w:r>
        <w:r w:rsidR="0057284B">
          <w:rPr>
            <w:rtl/>
          </w:rPr>
          <w:delText xml:space="preserve">.</w:delText>
        </w:r>
      </w:del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1178" w:author="עורך - פרקים א-ב" w:date="2026-10-05T11:51:54Z">
        <w:r>
          <w:rPr>
            <w:rtl/>
          </w:rPr>
          <w:t xml:space="preserve">שמקשה</w:t>
        </w:r>
      </w:ins>
      <w:del w:id="91179" w:author="עורך - פרקים א-ב" w:date="2026-10-05T11:51:54Z">
        <w:r>
          <w:rPr>
            <w:rtl/>
          </w:rPr>
          <w:delText xml:space="preserve">דמקשי</w:delText>
        </w:r>
      </w:del>
      <w:r>
        <w:rPr>
          <w:rtl/>
        </w:rPr>
        <w:t xml:space="preserve"> </w:t>
      </w:r>
      <w:ins w:id="98393" w:author="מנוע מכני" w:date="2026-10-05T11:32:12Z">
        <w:ins w:id="91176" w:author="עורך - פרקים א-ב" w:date="2026-10-05T11:51:54Z">
          <w:r>
            <w:rPr>
              <w:rtl/>
            </w:rPr>
            <w:t xml:space="preserve">ומשיב:</w:t>
          </w:r>
        </w:ins>
        <w:del w:id="91177" w:author="עורך - פרקים א-ב" w:date="2026-10-05T11:51:54Z">
          <w:r>
            <w:rPr>
              <w:rtl/>
            </w:rPr>
            <w:delText xml:space="preserve">ומקשה</w:delText>
          </w:r>
          <w:r>
            <w:rPr>
              <w:rtl/>
            </w:rPr>
            <w:delText xml:space="preserve">:</w:delText>
          </w:r>
        </w:del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 </w:t>
      </w:r>
      <w:r w:rsidR="004E3670">
        <w:rPr>
          <w:rFonts w:hint="cs"/>
          <w:rtl/>
        </w:rPr>
        <w:t xml:space="preserve">איך אפשר </w:t>
      </w:r>
      <w:ins w:id="91174" w:author="עורך - פרקים א-ב" w:date="2026-10-05T11:51:54Z">
        <w:r>
          <w:rPr>
            <w:rFonts w:hint="cs"/>
            <w:rtl/>
          </w:rPr>
          <w:t xml:space="preserve">שעבורו</w:t>
        </w:r>
      </w:ins>
      <w:del w:id="91175" w:author="עורך - פרקים א-ב" w:date="2026-10-05T11:51:54Z">
        <w:r w:rsidR="004E3670">
          <w:rPr>
            <w:rFonts w:hint="cs"/>
            <w:rtl/>
          </w:rPr>
          <w:delText xml:space="preserve">דעבורו</w:delText>
        </w:r>
      </w:del>
      <w:r w:rsidR="004E3670">
        <w:rPr>
          <w:rFonts w:hint="cs"/>
          <w:rtl/>
        </w:rPr>
        <w:t xml:space="preserve"> מן </w:t>
      </w:r>
      <w:ins w:id="91172" w:author="עורך - פרקים א-ב" w:date="2026-10-05T11:51:54Z">
        <w:r>
          <w:rPr>
            <w:rFonts w:hint="cs"/>
            <w:rtl/>
          </w:rPr>
          <w:t xml:space="preserve">הטמא?</w:t>
        </w:r>
      </w:ins>
      <w:del w:id="91173" w:author="עורך - פרקים א-ב" w:date="2026-10-05T11:51:54Z">
        <w:r w:rsidR="004E3670">
          <w:rPr>
            <w:rFonts w:hint="cs"/>
            <w:rtl/>
          </w:rPr>
          <w:delText xml:space="preserve">הטמא</w:delText>
        </w:r>
      </w:del>
      <w:r w:rsidR="004E3670">
        <w:rPr>
          <w:rFonts w:hint="cs"/>
          <w:rtl/>
        </w:rPr>
        <w:t xml:space="preserve">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ins w:id="91171" w:author="עורך - פרקים א-ב" w:date="2026-10-05T11:51:54Z">
        <w:r>
          <w:rPr>
            <w:rFonts w:hint="cs"/>
            <w:rtl/>
          </w:rPr>
          <w:t xml:space="preserve"> </w:t>
        </w:r>
        <w:r>
          <w:rPr>
            <w:rStyle w:val="afffffe"/>
            <w:rFonts w:hint="cs"/>
            <w:rtl/>
          </w:rPr>
          <w:t xml:space="preserve">להתעבר</w:t>
        </w:r>
        <w:r>
          <w:rPr>
            <w:rFonts w:hint="cs"/>
            <w:rtl/>
          </w:rPr>
          <w:t xml:space="preserve">,</w:t>
        </w:r>
      </w:ins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</w:t>
      </w:r>
      <w:del w:id="91170" w:author="עורך - פרקים א-ב" w:date="2026-10-05T11:51:54Z">
        <w:r>
          <w:rPr>
            <w:rtl/>
          </w:rPr>
          <w:delText xml:space="preserve"> </w:delText>
        </w:r>
      </w:del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</w:t>
      </w:r>
      <w:ins w:id="91185" w:author="עורך - פרקים א-ב" w:date="2026-10-05T11:51:54Z">
        <w:r>
          <w:rPr>
            <w:rtl/>
          </w:rPr>
          <w:t xml:space="preserve">שנתעברה</w:t>
        </w:r>
      </w:ins>
      <w:del w:id="91186" w:author="עורך - פרקים א-ב" w:date="2026-10-05T11:51:54Z">
        <w:r w:rsidR="00F63065">
          <w:rPr>
            <w:rtl/>
          </w:rPr>
          <w:delText xml:space="preserve">דאיעבר</w:delText>
        </w:r>
      </w:del>
      <w:r w:rsidR="00F63065">
        <w:rPr>
          <w:rtl/>
        </w:rPr>
        <w:t xml:space="preserve"> מקלוט בן פרה, </w:t>
      </w:r>
      <w:ins w:id="91183" w:author="עורך - פרקים א-ב" w:date="2026-10-05T11:51:54Z">
        <w:r>
          <w:rPr>
            <w:rtl/>
          </w:rPr>
          <w:t xml:space="preserve">ולשיטת</w:t>
        </w:r>
      </w:ins>
      <w:del w:id="91184" w:author="עורך - פרקים א-ב" w:date="2026-10-05T11:51:54Z">
        <w:r w:rsidR="00F63065">
          <w:rPr>
            <w:rtl/>
          </w:rPr>
          <w:delText xml:space="preserve">ואליבא</w:delText>
        </w:r>
      </w:del>
      <w:r w:rsidR="00F63065">
        <w:rPr>
          <w:rtl/>
        </w:rPr>
        <w:t xml:space="preserve"> </w:t>
      </w:r>
      <w:ins w:id="91181" w:author="עורך - פרקים א-ב" w:date="2026-10-05T11:51:54Z">
        <w:r>
          <w:rPr>
            <w:rStyle w:val="2fb"/>
            <w:rtl/>
          </w:rPr>
          <w:t xml:space="preserve">ר"ש</w:t>
        </w:r>
      </w:ins>
      <w:del w:id="91182" w:author="עורך - פרקים א-ב" w:date="2026-10-05T11:51:54Z">
        <w:r w:rsidR="00F63065">
          <w:rPr>
            <w:rStyle w:val="2fb"/>
            <w:rtl/>
          </w:rPr>
          <w:delText xml:space="preserve">ד</w:delText>
        </w:r>
        <w:r>
          <w:rPr>
            <w:rStyle w:val="2fb"/>
            <w:rtl/>
          </w:rPr>
          <w:delText xml:space="preserve">ר"ש</w:delText>
        </w:r>
      </w:del>
      <w:ins w:id="90289" w:author="מנוע מכני" w:date="2026-10-05T11:32:12Z"/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</w:t>
      </w:r>
      <w:del w:id="91180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ins w:id="91197" w:author="עורך - פרקים א-ב" w:date="2026-10-05T11:51:54Z">
          <w:r>
            <w:rPr>
              <w:rtl/>
            </w:rPr>
            <w:t xml:space="preserve">אבל</w:t>
          </w:r>
        </w:ins>
        <w:del w:id="91198" w:author="עורך - פרקים א-ב" w:date="2026-10-05T11:51:54Z">
          <w:r>
            <w:rPr>
              <w:rtl/>
            </w:rPr>
            <w:delText xml:space="preserve">זה</w:delText>
          </w:r>
        </w:del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</w:t>
      </w:r>
      <w:ins w:id="91195" w:author="עורך - פרקים א-ב" w:date="2026-10-05T11:51:54Z">
        <w:r>
          <w:rPr>
            <w:rtl/>
          </w:rPr>
          <w:t xml:space="preserve">זה</w:t>
        </w:r>
      </w:ins>
      <w:del w:id="91196" w:author="עורך - פרקים א-ב" w:date="2026-10-05T11:51:54Z">
        <w:r>
          <w:rPr>
            <w:rtl/>
          </w:rPr>
          <w:delText xml:space="preserve">סבר</w:delText>
        </w:r>
      </w:del>
      <w:r>
        <w:rPr>
          <w:rtl/>
        </w:rPr>
        <w:t xml:space="preserve"> </w:t>
      </w:r>
      <w:ins w:id="91193" w:author="עורך - פרקים א-ב" w:date="2026-10-05T11:51:54Z">
        <w:r>
          <w:rPr>
            <w:rtl/>
          </w:rPr>
          <w:t xml:space="preserve">סובר</w:t>
        </w:r>
      </w:ins>
      <w:del w:id="91194" w:author="עורך - פרקים א-ב" w:date="2026-10-05T11:51:54Z">
        <w:r>
          <w:rPr>
            <w:rtl/>
          </w:rPr>
          <w:delText xml:space="preserve">לה</w:delText>
        </w:r>
      </w:del>
      <w:r>
        <w:rPr>
          <w:rtl/>
        </w:rPr>
        <w:t xml:space="preserve">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</w:t>
      </w:r>
      <w:ins w:id="91191" w:author="עורך - פרקים א-ב" w:date="2026-10-05T11:51:54Z">
        <w:r>
          <w:rPr>
            <w:rtl/>
          </w:rPr>
          <w:t xml:space="preserve">באחת</w:t>
        </w:r>
      </w:ins>
      <w:del w:id="91192" w:author="עורך - פרקים א-ב" w:date="2026-10-05T11:51:54Z">
        <w:r>
          <w:rPr>
            <w:rtl/>
          </w:rPr>
          <w:delText xml:space="preserve">בחדא</w:delText>
        </w:r>
      </w:del>
      <w:r>
        <w:rPr>
          <w:rtl/>
        </w:rPr>
        <w:t xml:space="preserve"> </w:t>
      </w:r>
      <w:ins w:id="91189" w:author="עורך - פרקים א-ב" w:date="2026-10-05T11:51:54Z">
        <w:r>
          <w:rPr>
            <w:rtl/>
          </w:rPr>
          <w:t xml:space="preserve">וחולק</w:t>
        </w:r>
      </w:ins>
      <w:del w:id="91190" w:author="עורך - פרקים א-ב" w:date="2026-10-05T11:51:54Z">
        <w:r>
          <w:rPr>
            <w:rtl/>
          </w:rPr>
          <w:delText xml:space="preserve">ופליג</w:delText>
        </w:r>
      </w:del>
      <w:r>
        <w:rPr>
          <w:rtl/>
        </w:rPr>
        <w:t xml:space="preserve">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ins w:id="91187" w:author="עורך - פרקים א-ב" w:date="2026-10-05T11:51:54Z">
        <w:r>
          <w:rPr>
            <w:rtl/>
          </w:rPr>
          <w:t xml:space="preserve">באחת.</w:t>
        </w:r>
      </w:ins>
      <w:del w:id="91188" w:author="עורך - פרקים א-ב" w:date="2026-10-05T11:51:54Z">
        <w:r>
          <w:rPr>
            <w:rtl/>
          </w:rPr>
          <w:delText xml:space="preserve">בחדא</w:delText>
        </w:r>
        <w:r w:rsidR="0057284B">
          <w:rPr>
            <w:rtl/>
          </w:rPr>
          <w:delText xml:space="preserve">.</w:delText>
        </w:r>
      </w:del>
    </w:p>
    <w:p>
      <w:pPr>
        <w:pStyle w:val="afffff8"/>
        <w:rPr>
          <w:ins w:id="93542" w:author="עורך - פרקים א-ב" w:date="2026-10-05T11:51:54Z"/>
        </w:rPr>
      </w:pPr>
      <w:ins w:id="93543" w:author="עורך - פרקים א-ב" w:date="2026-10-05T11:51:54Z">
        <w:r>
          <w:rPr>
            <w:color w:val="7B3F00"/>
          </w:rPr>
          <w:t xml:space="preserve">זה וזה גורם בדעת ר"א ור' יהושע</w:t>
        </w:r>
      </w:ins>
    </w:p>
    <w:p w14:paraId="3D073419" w14:textId="77777777" w:rsidR="004E3670" w:rsidRDefault="00F63065" w:rsidP="004E3670">
      <w:pPr>
        <w:rPr>
          <w:rtl/>
        </w:rPr>
      </w:pPr>
      <w:ins w:id="91209" w:author="עורך - פרקים א-ב" w:date="2026-10-05T11:51:54Z">
        <w:r>
          <w:rPr>
            <w:rtl/>
          </w:rPr>
          <w:t xml:space="preserve">האם</w:t>
        </w:r>
      </w:ins>
      <w:del w:id="91210" w:author="עורך - פרקים א-ב" w:date="2026-10-05T11:51:54Z">
        <w:r>
          <w:rPr>
            <w:rtl/>
          </w:rPr>
          <w:delText xml:space="preserve">למימרא</w:delText>
        </w:r>
      </w:del>
      <w:r>
        <w:rPr>
          <w:rtl/>
        </w:rPr>
        <w:t xml:space="preserve"> </w:t>
      </w:r>
      <w:ins w:id="91207" w:author="עורך - פרקים א-ב" w:date="2026-10-05T11:51:54Z">
        <w:r>
          <w:rPr>
            <w:rStyle w:val="2fb"/>
            <w:rtl/>
          </w:rPr>
          <w:t xml:space="preserve">לומר</w:t>
        </w:r>
      </w:ins>
      <w:del w:id="91208" w:author="עורך - פרקים א-ב" w:date="2026-10-05T11:51:54Z">
        <w:r>
          <w:rPr>
            <w:rStyle w:val="2fb"/>
            <w:rtl/>
          </w:rPr>
          <w:delText xml:space="preserve">ד</w:delText>
        </w:r>
        <w:r>
          <w:rPr>
            <w:rStyle w:val="2fb"/>
            <w:rtl/>
          </w:rPr>
          <w:delText xml:space="preserve">ר"א</w:delText>
        </w:r>
      </w:del>
      <w:ins w:id="90291" w:author="מנוע מכני" w:date="2026-10-05T11:32:12Z"/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</w:t>
      </w:r>
      <w:ins w:id="91205" w:author="עורך - פרקים א-ב" w:date="2026-10-05T11:51:54Z">
        <w:r>
          <w:rPr>
            <w:rtl/>
          </w:rPr>
          <w:t xml:space="preserve">שר"א סובר</w:t>
        </w:r>
      </w:ins>
      <w:del w:id="91206" w:author="עורך - פרקים א-ב" w:date="2026-10-05T11:51:54Z">
        <w:r>
          <w:rPr>
            <w:rtl/>
          </w:rPr>
          <w:delText xml:space="preserve">סבר</w:delText>
        </w:r>
      </w:del>
      <w:r>
        <w:rPr>
          <w:rtl/>
        </w:rPr>
        <w:t xml:space="preserve"> זה וזה גורם - מותר, </w:t>
      </w:r>
      <w:ins w:id="91203" w:author="עורך - פרקים א-ב" w:date="2026-10-05T11:51:54Z">
        <w:r>
          <w:rPr>
            <w:rStyle w:val="2fb"/>
            <w:rtl/>
          </w:rPr>
          <w:t xml:space="preserve">ור'</w:t>
        </w:r>
      </w:ins>
      <w:del w:id="91204" w:author="עורך - פרקים א-ב" w:date="2026-10-05T11:51:54Z">
        <w:r>
          <w:rPr>
            <w:rStyle w:val="2fb"/>
            <w:rtl/>
          </w:rPr>
          <w:delText xml:space="preserve">ור</w:delText>
        </w:r>
        <w:r>
          <w:rPr>
            <w:rStyle w:val="2fb"/>
            <w:rFonts w:hint="cs"/>
            <w:rtl/>
          </w:rPr>
          <w:delText xml:space="preserve">י"ה</w:delText>
        </w:r>
      </w:del>
      <w:ins w:id="90293" w:author="מנוע מכני" w:date="2026-10-05T11:32:12Z"/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</w:t>
      </w:r>
      <w:ins w:id="91201" w:author="עורך - פרקים א-ב" w:date="2026-10-05T11:51:54Z">
        <w:r>
          <w:rPr>
            <w:rtl/>
          </w:rPr>
          <w:t xml:space="preserve">סובר</w:t>
        </w:r>
      </w:ins>
      <w:del w:id="91202" w:author="עורך - פרקים א-ב" w:date="2026-10-05T11:51:54Z">
        <w:r>
          <w:rPr>
            <w:rtl/>
          </w:rPr>
          <w:delText xml:space="preserve">סבר</w:delText>
        </w:r>
      </w:del>
      <w:r>
        <w:rPr>
          <w:rtl/>
        </w:rPr>
        <w:t xml:space="preserve"> זה וזה גורם - </w:t>
      </w:r>
      <w:ins w:id="91199" w:author="עורך - פרקים א-ב" w:date="2026-10-05T11:51:54Z">
        <w:r>
          <w:rPr>
            <w:rtl/>
          </w:rPr>
          <w:t xml:space="preserve">אסור?</w:t>
        </w:r>
      </w:ins>
      <w:del w:id="91200" w:author="עורך - פרקים א-ב" w:date="2026-10-05T11:51:54Z">
        <w:r>
          <w:rPr>
            <w:rtl/>
          </w:rPr>
          <w:delText xml:space="preserve">אסור </w:delText>
        </w:r>
      </w:del>
    </w:p>
    <w:p w14:paraId="58667294" w14:textId="77777777" w:rsidR="004E3670" w:rsidRDefault="004E3670" w:rsidP="00DB5245">
      <w:pPr>
        <w:rPr>
          <w:rtl/>
        </w:rPr>
      </w:pPr>
      <w:ins w:id="91218" w:author="עורך - פרקים א-ב" w:date="2026-10-05T11:51:54Z">
        <w:r>
          <w:rPr>
            <w:rtl/>
          </w:rPr>
          <w:t xml:space="preserve">והרי</w:t>
        </w:r>
      </w:ins>
      <w:del w:id="91219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</w:t>
      </w:r>
      <w:ins w:id="91216" w:author="עורך - פרקים א-ב" w:date="2026-10-05T11:51:54Z">
        <w:r>
          <w:rPr>
            <w:rFonts w:hint="cs"/>
            <w:rtl/>
          </w:rPr>
          <w:t xml:space="preserve">שמענו</w:t>
        </w:r>
      </w:ins>
      <w:del w:id="91217" w:author="עורך - פרקים א-ב" w:date="2026-10-05T11:51:54Z">
        <w:r>
          <w:rPr>
            <w:rFonts w:hint="cs"/>
            <w:rtl/>
          </w:rPr>
          <w:delText xml:space="preserve">דשמעי'</w:delText>
        </w:r>
      </w:del>
      <w:r>
        <w:rPr>
          <w:rFonts w:hint="cs"/>
          <w:rtl/>
        </w:rPr>
        <w:t xml:space="preserve"> </w:t>
      </w:r>
      <w:ins w:id="91214" w:author="עורך - פרקים א-ב" w:date="2026-10-05T11:51:54Z">
        <w:r>
          <w:rPr>
            <w:rFonts w:hint="cs"/>
            <w:rtl/>
          </w:rPr>
          <w:t xml:space="preserve">להפך:</w:t>
        </w:r>
      </w:ins>
      <w:del w:id="91215" w:author="עורך - פרקים א-ב" w:date="2026-10-05T11:51:54Z">
        <w:r>
          <w:rPr>
            <w:rFonts w:hint="cs"/>
            <w:rtl/>
          </w:rPr>
          <w:delText xml:space="preserve">איפכא</w:delText>
        </w:r>
      </w:del>
      <w:r>
        <w:rPr>
          <w:rFonts w:hint="cs"/>
          <w:rtl/>
        </w:rPr>
        <w:t xml:space="preserve"> </w:t>
      </w:r>
      <w:ins w:id="91212" w:author="עורך - פרקים א-ב" w:date="2026-10-05T11:51:54Z">
        <w:r>
          <w:rPr>
            <w:rFonts w:hint="cs"/>
            <w:rtl/>
          </w:rPr>
          <w:t xml:space="preserve">בולד</w:t>
        </w:r>
      </w:ins>
      <w:del w:id="91213" w:author="עורך - פרקים א-ב" w:date="2026-10-05T11:51:54Z">
        <w:r>
          <w:rPr>
            <w:rFonts w:hint="cs"/>
            <w:rtl/>
          </w:rPr>
          <w:delText xml:space="preserve">דבול</w:delText>
        </w:r>
        <w:r w:rsidR="00F63065">
          <w:rPr>
            <w:rtl/>
          </w:rPr>
          <w:delText xml:space="preserve">ד</w:delText>
        </w:r>
      </w:del>
      <w:r w:rsidR="00F63065">
        <w:rPr>
          <w:rtl/>
        </w:rPr>
        <w:t xml:space="preserve">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</w:t>
      </w:r>
      <w:del w:id="91211" w:author="עורך - פרקים א-ב" w:date="2026-10-05T11:51:54Z">
        <w:r w:rsidR="00F63065">
          <w:rPr>
            <w:rtl/>
          </w:rPr>
          <w:delText xml:space="preserve"> </w:delText>
        </w:r>
      </w:del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1237" w:author="עורך - פרקים א-ב" w:date="2026-10-05T11:51:54Z">
        <w:r>
          <w:rPr>
            <w:rtl/>
          </w:rPr>
          <w:t xml:space="preserve">סובר</w:t>
        </w:r>
      </w:ins>
      <w:del w:id="91238" w:author="עורך - פרקים א-ב" w:date="2026-10-05T11:51:54Z">
        <w:r>
          <w:rPr>
            <w:rtl/>
          </w:rPr>
          <w:delText xml:space="preserve">סבר</w:delText>
        </w:r>
      </w:del>
      <w:r>
        <w:rPr>
          <w:rtl/>
        </w:rPr>
        <w:t xml:space="preserve">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 xml:space="preserve">זה וזה גורם </w:t>
      </w:r>
      <w:ins w:id="91236" w:author="עורך - פרקים א-ב" w:date="2026-10-05T11:51:54Z">
        <w:r>
          <w:rPr>
            <w:rtl/>
          </w:rPr>
          <w:t xml:space="preserve">- </w:t>
        </w:r>
      </w:ins>
      <w:r w:rsidR="00DB5245">
        <w:rPr>
          <w:rtl/>
        </w:rPr>
        <w:t xml:space="preserve">אסור,</w:t>
      </w:r>
      <w:ins w:id="91235" w:author="עורך - פרקים א-ב" w:date="2026-10-05T11:51:54Z">
        <w:r>
          <w:rPr>
            <w:rtl/>
          </w:rPr>
          <w:t xml:space="preserve"> אבל</w:t>
        </w:r>
      </w:ins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</w:t>
      </w:r>
      <w:ins w:id="91233" w:author="עורך - פרקים א-ב" w:date="2026-10-05T11:51:54Z">
        <w:r>
          <w:rPr>
            <w:rFonts w:hint="cs"/>
            <w:rtl/>
          </w:rPr>
          <w:t xml:space="preserve">שונה,</w:t>
        </w:r>
      </w:ins>
      <w:del w:id="91234" w:author="עורך - פרקים א-ב" w:date="2026-10-05T11:51:54Z">
        <w:r w:rsidR="00DB5245">
          <w:rPr>
            <w:rFonts w:hint="cs"/>
            <w:rtl/>
          </w:rPr>
          <w:delText xml:space="preserve">שאני</w:delText>
        </w:r>
      </w:del>
      <w:r w:rsidR="00DB5245">
        <w:rPr>
          <w:rFonts w:hint="cs"/>
          <w:rtl/>
        </w:rPr>
        <w:t xml:space="preserve"> </w:t>
      </w:r>
      <w:ins w:id="91231" w:author="עורך - פרקים א-ב" w:date="2026-10-05T11:51:54Z">
        <w:r>
          <w:rPr>
            <w:rtl/>
          </w:rPr>
          <w:t xml:space="preserve">שא"כ</w:t>
        </w:r>
      </w:ins>
      <w:del w:id="91232" w:author="עורך - פרקים א-ב" w:date="2026-10-05T11:51:54Z">
        <w:r>
          <w:rPr>
            <w:rtl/>
          </w:rPr>
          <w:delText xml:space="preserve">ד</w:delText>
        </w:r>
        <w:r>
          <w:rPr>
            <w:rtl/>
          </w:rPr>
          <w:delText xml:space="preserve">א"כ</w:delText>
        </w:r>
      </w:del>
      <w:ins w:id="90299" w:author="מנוע מכני" w:date="2026-10-05T11:32:12Z"/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ins w:id="91229" w:author="עורך - פרקים א-ב" w:date="2026-10-05T11:51:54Z">
        <w:r>
          <w:rPr>
            <w:rtl/>
          </w:rPr>
          <w:t xml:space="preserve">יכתוב</w:t>
        </w:r>
      </w:ins>
      <w:del w:id="91230" w:author="עורך - פרקים א-ב" w:date="2026-10-05T11:51:54Z">
        <w:r>
          <w:rPr>
            <w:rtl/>
          </w:rPr>
          <w:delText xml:space="preserve">נכתוב</w:delText>
        </w:r>
      </w:del>
      <w:r>
        <w:rPr>
          <w:rtl/>
        </w:rPr>
        <w:t xml:space="preserve"> </w:t>
      </w:r>
      <w:ins w:id="91227" w:author="עורך - פרקים א-ב" w:date="2026-10-05T11:51:54Z">
        <w:r>
          <w:rPr>
            <w:rtl/>
          </w:rPr>
          <w:t xml:space="preserve">הכתוב</w:t>
        </w:r>
      </w:ins>
      <w:del w:id="91228" w:author="עורך - פרקים א-ב" w:date="2026-10-05T11:51:54Z">
        <w:r>
          <w:rPr>
            <w:rtl/>
          </w:rPr>
          <w:delText xml:space="preserve">קרא</w:delText>
        </w:r>
      </w:del>
      <w:r>
        <w:rPr>
          <w:rtl/>
        </w:rPr>
        <w:t xml:space="preserve"> </w:t>
      </w:r>
      <w:ins w:id="91225" w:author="עורך - פרקים א-ב" w:date="2026-10-05T11:51:54Z">
        <w:r>
          <w:rPr>
            <w:rtl/>
          </w:rPr>
          <w:t xml:space="preserve">'שה</w:t>
        </w:r>
      </w:ins>
      <w:del w:id="91226" w:author="עורך - פרקים א-ב" w:date="2026-10-05T11:51:54Z">
        <w:r>
          <w:rPr>
            <w:rtl/>
          </w:rPr>
          <w:delText xml:space="preserve">שה</w:delText>
        </w:r>
      </w:del>
      <w:r>
        <w:rPr>
          <w:rtl/>
        </w:rPr>
        <w:t xml:space="preserve"> כשבים </w:t>
      </w:r>
      <w:ins w:id="91223" w:author="עורך - פרקים א-ב" w:date="2026-10-05T11:51:54Z">
        <w:r>
          <w:rPr>
            <w:rtl/>
          </w:rPr>
          <w:t xml:space="preserve">ועזים',</w:t>
        </w:r>
      </w:ins>
      <w:del w:id="91224" w:author="עורך - פרקים א-ב" w:date="2026-10-05T11:51:54Z">
        <w:r>
          <w:rPr>
            <w:rtl/>
          </w:rPr>
          <w:delText xml:space="preserve">ועזים,</w:delText>
        </w:r>
      </w:del>
      <w:r>
        <w:rPr>
          <w:rtl/>
        </w:rPr>
        <w:t xml:space="preserve"> </w:t>
      </w:r>
      <w:r w:rsidR="00DB5245">
        <w:rPr>
          <w:rFonts w:hint="cs"/>
          <w:rtl/>
        </w:rPr>
        <w:t>'</w:t>
      </w:r>
      <w:ins w:id="90093" w:author="מנוע סמנטי" w:date="2026-10-05T11:39:44Z">
        <w:r>
          <w:rPr>
            <w:rStyle w:val="afffff0"/>
            <w:rtl/>
          </w:rPr>
          <w:t xml:space="preserve">שֵׂה וְשֵׂה</w:t>
        </w:r>
      </w:ins>
      <w:del w:id="90094" w:author="מנוע סמנטי" w:date="2026-10-05T11:39:44Z">
        <w:r>
          <w:rPr>
            <w:rtl/>
          </w:rPr>
          <w:delText xml:space="preserve">שה ושה</w:delText>
        </w:r>
      </w:del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ins w:id="91221" w:author="עורך - פרקים א-ב" w:date="2026-10-05T11:51:54Z">
          <w:r>
            <w:rPr>
              <w:rStyle w:val="afffffe"/>
              <w:rFonts w:hint="cs"/>
              <w:rtl/>
            </w:rPr>
            <w:t xml:space="preserve">ללמד</w:t>
          </w:r>
        </w:ins>
        <w:del w:id="91222" w:author="עורך - פרקים א-ב" w:date="2026-10-05T11:51:54Z">
          <w:r>
            <w:rPr>
              <w:rFonts w:hint="cs"/>
              <w:rtl/>
            </w:rPr>
            <w:delText xml:space="preserve">מ"מ</w:delText>
          </w:r>
        </w:del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  <w:ins w:id="91220" w:author="עורך - פרקים א-ב" w:date="2026-10-05T11:51:54Z">
        <w:r>
          <w:rPr>
            <w:rFonts w:hint="cs"/>
            <w:rtl/>
          </w:rPr>
          <w:t xml:space="preserve">מ"מ.</w:t>
        </w:r>
      </w:ins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</w:t>
      </w:r>
      <w:ins w:id="91242" w:author="עורך - פרקים א-ב" w:date="2026-10-05T11:51:54Z">
        <w:r>
          <w:rPr>
            <w:rtl/>
          </w:rPr>
          <w:t xml:space="preserve">- </w:t>
        </w:r>
      </w:ins>
      <w:r>
        <w:rPr>
          <w:rtl/>
        </w:rPr>
        <w:t xml:space="preserve">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ins w:id="91240" w:author="עורך - פרקים א-ב" w:date="2026-10-05T11:51:54Z">
          <w:r>
            <w:rPr>
              <w:rStyle w:val="afffffe"/>
              <w:rFonts w:hint="cs"/>
              <w:rtl/>
            </w:rPr>
            <w:t xml:space="preserve">שונה</w:t>
          </w:r>
          <w:r>
            <w:rPr>
              <w:rFonts w:hint="cs"/>
              <w:rtl/>
            </w:rPr>
            <w:t xml:space="preserve">, שא"כ</w:t>
          </w:r>
        </w:ins>
        <w:del w:id="91241" w:author="עורך - פרקים א-ב" w:date="2026-10-05T11:51:54Z">
          <w:r>
            <w:rPr>
              <w:rFonts w:hint="cs"/>
              <w:rtl/>
            </w:rPr>
            <w:delText xml:space="preserve">א"כ</w:delText>
          </w:r>
        </w:del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</w:t>
      </w:r>
      <w:del w:id="91239" w:author="עורך - פרקים א-ב" w:date="2026-10-05T11:51:54Z">
        <w:r>
          <w:rPr>
            <w:rtl/>
          </w:rPr>
          <w:delText xml:space="preserve"> </w:delText>
        </w:r>
      </w:del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ins w:id="90095" w:author="מנוע סמנטי" w:date="2026-10-05T11:39:44Z">
        <w:r>
          <w:rPr>
            <w:rStyle w:val="afffff0"/>
            <w:rtl/>
          </w:rPr>
          <w:t xml:space="preserve">כְשָׂבִים וְעִזִּים</w:t>
        </w:r>
      </w:ins>
      <w:del w:id="90096" w:author="מנוע סמנטי" w:date="2026-10-05T11:39:44Z">
        <w:r w:rsidR="00F63065">
          <w:rPr>
            <w:rtl/>
          </w:rPr>
          <w:delText xml:space="preserve">כשבים ועזים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1243" w:author="עורך - פרקים א-ב" w:date="2026-10-05T11:51:54Z">
        <w:r>
          <w:rPr>
            <w:rtl/>
          </w:rPr>
          <w:t xml:space="preserve">צריך</w:t>
        </w:r>
      </w:ins>
      <w:del w:id="91244" w:author="עורך - פרקים א-ב" w:date="2026-10-05T11:51:54Z">
        <w:r w:rsidR="00F63065">
          <w:rPr>
            <w:rtl/>
          </w:rPr>
          <w:delText xml:space="preserve">בעי</w:delText>
        </w:r>
      </w:del>
      <w:r w:rsidR="00F63065">
        <w:rPr>
          <w:rtl/>
        </w:rPr>
        <w:t xml:space="preserve">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ins w:id="91253" w:author="עורך - פרקים א-ב" w:date="2026-10-05T11:51:54Z">
        <w:r>
          <w:rPr>
            <w:rFonts w:hint="cs"/>
            <w:rtl/>
          </w:rPr>
          <w:t xml:space="preserve">[שבסוסים</w:t>
        </w:r>
      </w:ins>
      <w:del w:id="91254" w:author="עורך - פרקים א-ב" w:date="2026-10-05T11:51:54Z">
        <w:r w:rsidR="00DB5245">
          <w:rPr>
            <w:rFonts w:hint="cs"/>
            <w:rtl/>
          </w:rPr>
          <w:delText xml:space="preserve">[דסוסים</w:delText>
        </w:r>
      </w:del>
      <w:r w:rsidR="00DB5245">
        <w:rPr>
          <w:rFonts w:hint="cs"/>
          <w:rtl/>
        </w:rPr>
        <w:t xml:space="preserve"> </w:t>
      </w:r>
      <w:ins w:id="91251" w:author="עורך - פרקים א-ב" w:date="2026-10-05T11:51:54Z">
        <w:r>
          <w:rPr>
            <w:rFonts w:hint="cs"/>
            <w:rtl/>
          </w:rPr>
          <w:t xml:space="preserve">וגמלים,</w:t>
        </w:r>
      </w:ins>
      <w:del w:id="91252" w:author="עורך - פרקים א-ב" w:date="2026-10-05T11:51:54Z">
        <w:r w:rsidR="00DB5245">
          <w:rPr>
            <w:rFonts w:hint="cs"/>
            <w:rtl/>
          </w:rPr>
          <w:delText xml:space="preserve">וגמלים</w:delText>
        </w:r>
      </w:del>
      <w:r w:rsidR="00DB5245">
        <w:rPr>
          <w:rFonts w:hint="cs"/>
          <w:rtl/>
        </w:rPr>
        <w:t xml:space="preserve"> </w:t>
      </w:r>
      <w:ins w:id="91249" w:author="עורך - פרקים א-ב" w:date="2026-10-05T11:51:54Z">
        <w:r>
          <w:rPr>
            <w:rFonts w:hint="cs"/>
            <w:rtl/>
          </w:rPr>
          <w:t xml:space="preserve">שאינם</w:t>
        </w:r>
      </w:ins>
      <w:del w:id="91250" w:author="עורך - פרקים א-ב" w:date="2026-10-05T11:51:54Z">
        <w:r w:rsidR="00DB5245">
          <w:rPr>
            <w:rFonts w:hint="cs"/>
            <w:rtl/>
          </w:rPr>
          <w:delText xml:space="preserve">דלא</w:delText>
        </w:r>
      </w:del>
      <w:r w:rsidR="00DB5245">
        <w:rPr>
          <w:rFonts w:hint="cs"/>
          <w:rtl/>
        </w:rPr>
        <w:t xml:space="preserve"> </w:t>
      </w:r>
      <w:ins w:id="91247" w:author="עורך - פרקים א-ב" w:date="2026-10-05T11:51:54Z">
        <w:r>
          <w:rPr>
            <w:rFonts w:hint="cs"/>
            <w:rtl/>
          </w:rPr>
          <w:t xml:space="preserve">עכורים,</w:t>
        </w:r>
      </w:ins>
      <w:del w:id="91248" w:author="עורך - פרקים א-ב" w:date="2026-10-05T11:51:54Z">
        <w:r w:rsidR="00DB5245">
          <w:rPr>
            <w:rFonts w:hint="cs"/>
            <w:rtl/>
          </w:rPr>
          <w:delText xml:space="preserve">עכירי</w:delText>
        </w:r>
      </w:del>
      <w:r w:rsidR="00DB5245">
        <w:rPr>
          <w:rFonts w:hint="cs"/>
          <w:rtl/>
        </w:rPr>
        <w:t xml:space="preserve">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</w:t>
      </w:r>
      <w:ins w:id="91245" w:author="עורך - פרקים א-ב" w:date="2026-10-05T11:51:54Z">
        <w:r>
          <w:rPr>
            <w:rFonts w:hint="cs"/>
            <w:rtl/>
          </w:rPr>
          <w:t xml:space="preserve">שאלו]</w:t>
        </w:r>
      </w:ins>
      <w:del w:id="91246" w:author="עורך - פרקים א-ב" w:date="2026-10-05T11:51:54Z">
        <w:r w:rsidR="00DB5245">
          <w:rPr>
            <w:rFonts w:hint="cs"/>
            <w:rtl/>
          </w:rPr>
          <w:delText xml:space="preserve">בעו] </w:delText>
        </w:r>
      </w:del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ins w:id="91274" w:author="עורך - פרקים א-ב" w:date="2026-10-05T11:51:54Z">
          <w:r>
            <w:rPr>
              <w:rFonts w:hint="cs"/>
              <w:rtl/>
            </w:rPr>
            <w:t xml:space="preserve">האם</w:t>
          </w:r>
        </w:ins>
        <w:del w:id="91275" w:author="עורך - פרקים א-ב" w:date="2026-10-05T11:51:54Z">
          <w:r>
            <w:rPr>
              <w:rFonts w:hint="cs"/>
              <w:rtl/>
            </w:rPr>
            <w:delText xml:space="preserve">אם</w:delText>
          </w:r>
        </w:del>
        <w:r>
          <w:rPr>
            <w:rFonts w:hint="cs"/>
            <w:rtl/>
          </w:rPr>
          <w:t xml:space="preserve">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</w:t>
      </w:r>
      <w:ins w:id="91272" w:author="עורך - פרקים א-ב" w:date="2026-10-05T11:51:54Z">
        <w:r>
          <w:rPr>
            <w:rtl/>
          </w:rPr>
          <w:t xml:space="preserve">מתמצים</w:t>
        </w:r>
      </w:ins>
      <w:del w:id="91273" w:author="עורך - פרקים א-ב" w:date="2026-10-05T11:51:54Z">
        <w:r w:rsidR="00F63065">
          <w:rPr>
            <w:rtl/>
          </w:rPr>
          <w:delText xml:space="preserve">מימצצי</w:delText>
        </w:r>
      </w:del>
      <w:r w:rsidR="00F63065">
        <w:rPr>
          <w:rtl/>
        </w:rPr>
        <w:t xml:space="preserve"> - </w:t>
      </w:r>
      <w:ins w:id="91270" w:author="עורך - פרקים א-ב" w:date="2026-10-05T11:51:54Z">
        <w:r>
          <w:rPr>
            <w:rtl/>
          </w:rPr>
          <w:t xml:space="preserve">ואסורים,</w:t>
        </w:r>
      </w:ins>
      <w:del w:id="91271" w:author="עורך - פרקים א-ב" w:date="2026-10-05T11:51:54Z">
        <w:r w:rsidR="00F63065">
          <w:rPr>
            <w:rtl/>
          </w:rPr>
          <w:delText xml:space="preserve">ואסירי,</w:delText>
        </w:r>
      </w:del>
      <w:r w:rsidR="00F63065">
        <w:rPr>
          <w:rtl/>
        </w:rPr>
        <w:t xml:space="preserve">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</w:t>
      </w:r>
      <w:ins w:id="91268" w:author="עורך - פרקים א-ב" w:date="2026-10-05T11:51:54Z">
        <w:r>
          <w:rPr>
            <w:rtl/>
          </w:rPr>
          <w:t xml:space="preserve">מים</w:t>
        </w:r>
      </w:ins>
      <w:del w:id="91269" w:author="עורך - פרקים א-ב" w:date="2026-10-05T11:51:54Z">
        <w:r w:rsidR="00F63065">
          <w:rPr>
            <w:rtl/>
          </w:rPr>
          <w:delText xml:space="preserve">מיא</w:delText>
        </w:r>
      </w:del>
      <w:r w:rsidR="00F63065">
        <w:rPr>
          <w:rtl/>
        </w:rPr>
        <w:t xml:space="preserve"> </w:t>
      </w:r>
      <w:ins w:id="91266" w:author="עורך - פרקים א-ב" w:date="2026-10-05T11:51:54Z">
        <w:r>
          <w:rPr>
            <w:rtl/>
          </w:rPr>
          <w:t xml:space="preserve">נכנסו</w:t>
        </w:r>
      </w:ins>
      <w:del w:id="91267" w:author="עורך - פרקים א-ב" w:date="2026-10-05T11:51:54Z">
        <w:r w:rsidR="00F63065">
          <w:rPr>
            <w:rtl/>
          </w:rPr>
          <w:delText xml:space="preserve">עול</w:delText>
        </w:r>
      </w:del>
      <w:r w:rsidR="00F63065">
        <w:rPr>
          <w:rtl/>
        </w:rPr>
        <w:t xml:space="preserve"> </w:t>
      </w:r>
      <w:ins w:id="91264" w:author="עורך - פרקים א-ב" w:date="2026-10-05T11:51:54Z">
        <w:r>
          <w:rPr>
            <w:rtl/>
          </w:rPr>
          <w:t xml:space="preserve">מים</w:t>
        </w:r>
      </w:ins>
      <w:del w:id="91265" w:author="עורך - פרקים א-ב" w:date="2026-10-05T11:51:54Z">
        <w:r w:rsidR="00F63065">
          <w:rPr>
            <w:rtl/>
          </w:rPr>
          <w:delText xml:space="preserve">מיא</w:delText>
        </w:r>
      </w:del>
      <w:r w:rsidR="00F63065">
        <w:rPr>
          <w:rtl/>
        </w:rPr>
        <w:t xml:space="preserve"> </w:t>
      </w:r>
      <w:ins w:id="91262" w:author="עורך - פרקים א-ב" w:date="2026-10-05T11:51:54Z">
        <w:r>
          <w:rPr>
            <w:rtl/>
          </w:rPr>
          <w:t xml:space="preserve">יצאו,</w:t>
        </w:r>
      </w:ins>
      <w:del w:id="91263" w:author="עורך - פרקים א-ב" w:date="2026-10-05T11:51:54Z">
        <w:r w:rsidR="00F63065">
          <w:rPr>
            <w:rtl/>
          </w:rPr>
          <w:delText xml:space="preserve">נפוק,</w:delText>
        </w:r>
      </w:del>
      <w:r w:rsidR="00F63065">
        <w:rPr>
          <w:rtl/>
        </w:rPr>
        <w:t xml:space="preserve">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1260" w:author="עורך - פרקים א-ב" w:date="2026-10-05T11:51:54Z">
        <w:r>
          <w:rPr>
            <w:rtl/>
          </w:rPr>
          <w:t xml:space="preserve">שעכורים</w:t>
        </w:r>
      </w:ins>
      <w:del w:id="91261" w:author="עורך - פרקים א-ב" w:date="2026-10-05T11:51:54Z">
        <w:r w:rsidR="00F63065">
          <w:rPr>
            <w:rtl/>
          </w:rPr>
          <w:delText xml:space="preserve">דעכירי</w:delText>
        </w:r>
      </w:del>
      <w:r w:rsidR="00F63065">
        <w:rPr>
          <w:rtl/>
        </w:rPr>
        <w:t xml:space="preserve"> - </w:t>
      </w:r>
      <w:ins w:id="91258" w:author="עורך - פרקים א-ב" w:date="2026-10-05T11:51:54Z">
        <w:r>
          <w:rPr>
            <w:rtl/>
          </w:rPr>
          <w:t xml:space="preserve">מחום</w:t>
        </w:r>
      </w:ins>
      <w:del w:id="91259" w:author="עורך - פרקים א-ב" w:date="2026-10-05T11:51:54Z">
        <w:r w:rsidR="00F63065">
          <w:rPr>
            <w:rtl/>
          </w:rPr>
          <w:delText xml:space="preserve">הבלא</w:delText>
        </w:r>
      </w:del>
      <w:r w:rsidR="00F63065">
        <w:rPr>
          <w:rtl/>
        </w:rPr>
        <w:t xml:space="preserve"> </w:t>
      </w:r>
      <w:ins w:id="91256" w:author="עורך - פרקים א-ב" w:date="2026-10-05T11:51:54Z">
        <w:r>
          <w:rPr>
            <w:rtl/>
          </w:rPr>
          <w:t xml:space="preserve">הבשר</w:t>
        </w:r>
      </w:ins>
      <w:del w:id="91257" w:author="עורך - פרקים א-ב" w:date="2026-10-05T11:51:54Z">
        <w:r w:rsidR="00F63065">
          <w:rPr>
            <w:rtl/>
          </w:rPr>
          <w:delText xml:space="preserve">דבישרא</w:delText>
        </w:r>
      </w:del>
      <w:r w:rsidR="00F63065">
        <w:rPr>
          <w:rtl/>
        </w:rPr>
        <w:t xml:space="preserve"> הוא?</w:t>
      </w:r>
      <w:del w:id="91255" w:author="עורך - פרקים א-ב" w:date="2026-10-05T11:51:54Z"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ins w:id="91279" w:author="עורך - פרקים א-ב" w:date="2026-10-05T11:51:54Z">
        <w:r>
          <w:rPr>
            <w:rtl/>
          </w:rPr>
          <w:t xml:space="preserve">שניתם:</w:t>
        </w:r>
      </w:ins>
      <w:del w:id="91280" w:author="עורך - פרקים א-ב" w:date="2026-10-05T11:51:54Z">
        <w:r w:rsidR="00DB5245">
          <w:rPr>
            <w:rtl/>
          </w:rPr>
          <w:delText xml:space="preserve">תניתוה</w:delText>
        </w:r>
      </w:del>
      <w:r w:rsidR="00DB5245">
        <w:rPr>
          <w:rtl/>
        </w:rPr>
        <w:t xml:space="preserve">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ins w:id="91277" w:author="עורך - פרקים א-ב" w:date="2026-10-05T11:51:54Z">
        <w:r>
          <w:rPr>
            <w:rFonts w:hint="cs"/>
            <w:rtl/>
          </w:rPr>
          <w:t xml:space="preserve">ו'מטמא'</w:t>
        </w:r>
      </w:ins>
      <w:del w:id="91278" w:author="עורך - פרקים א-ב" w:date="2026-10-05T11:51:54Z">
        <w:r w:rsidR="00DB5245">
          <w:rPr>
            <w:rFonts w:hint="cs"/>
            <w:rtl/>
          </w:rPr>
          <w:delText xml:space="preserve">ואילו </w:delText>
        </w:r>
        <w:r w:rsidR="00DB5245">
          <w:rPr>
            <w:rtl/>
          </w:rPr>
          <w:delText xml:space="preserve">מטמא</w:delText>
        </w:r>
      </w:del>
      <w:r w:rsidR="00DB5245">
        <w:rPr>
          <w:rtl/>
        </w:rPr>
        <w:t xml:space="preserve">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</w:t>
      </w:r>
      <w:del w:id="91276" w:author="עורך - פרקים א-ב" w:date="2026-10-05T11:51:54Z">
        <w:r>
          <w:rPr>
            <w:rtl/>
          </w:rPr>
          <w:delText xml:space="preserve"> </w:delText>
        </w:r>
      </w:del>
    </w:p>
    <w:p w14:paraId="66C63579" w14:textId="77777777" w:rsidR="00B874E6" w:rsidRDefault="00DB5245" w:rsidP="00C5567C">
      <w:pPr>
        <w:pStyle w:val="a"/>
      </w:pPr>
      <w:ins w:id="91289" w:author="עורך - פרקים א-ב" w:date="2026-10-05T11:51:54Z">
        <w:r>
          <w:rPr>
            <w:rStyle w:val="afffffe"/>
            <w:rFonts w:hint="cs"/>
            <w:rtl/>
          </w:rPr>
          <w:t xml:space="preserve">אלא</w:t>
        </w:r>
      </w:ins>
      <w:del w:id="91290" w:author="עורך - פרקים א-ב" w:date="2026-10-05T11:51:54Z">
        <w:r w:rsidRPr="00DB5245">
          <w:rPr>
            <w:rFonts w:hint="cs"/>
            <w:rtl/>
          </w:rPr>
          <w:delText xml:space="preserve">ד</w:delText>
        </w:r>
        <w:r w:rsidR="00F63065" w:rsidRPr="00DB5245">
          <w:rPr>
            <w:rtl/>
          </w:rPr>
          <w:delText xml:space="preserve">מן</w:delText>
        </w:r>
      </w:del>
      <w:r w:rsidR="00F63065">
        <w:rPr>
          <w:rtl/>
        </w:rPr>
        <w:t xml:space="preserve"> </w:t>
      </w:r>
      <w:ins w:id="91287" w:author="עורך - פרקים א-ב" w:date="2026-10-05T11:51:54Z">
        <w:r>
          <w:rPr>
            <w:rtl/>
          </w:rPr>
          <w:t xml:space="preserve">'מן הטמא'</w:t>
        </w:r>
      </w:ins>
      <w:del w:id="91288" w:author="עורך - פרקים א-ב" w:date="2026-10-05T11:51:54Z">
        <w:r w:rsidR="00F63065">
          <w:rPr>
            <w:rtl/>
          </w:rPr>
          <w:delText xml:space="preserve">הטמא</w:delText>
        </w:r>
      </w:del>
      <w:r w:rsidR="00F63065">
        <w:rPr>
          <w:rtl/>
        </w:rPr>
        <w:t xml:space="preserve">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1285" w:author="עורך - פרקים א-ב" w:date="2026-10-05T11:51:54Z">
        <w:r>
          <w:rPr>
            <w:rtl/>
          </w:rPr>
          <w:t xml:space="preserve">מין</w:t>
        </w:r>
      </w:ins>
      <w:del w:id="91286" w:author="עורך - פרקים א-ב" w:date="2026-10-05T11:51:54Z">
        <w:r w:rsidR="00F63065">
          <w:rPr>
            <w:rtl/>
          </w:rPr>
          <w:delText xml:space="preserve">מינא</w:delText>
        </w:r>
      </w:del>
      <w:r w:rsidR="00F63065">
        <w:rPr>
          <w:rtl/>
        </w:rPr>
        <w:t xml:space="preserve"> </w:t>
      </w:r>
      <w:ins w:id="91283" w:author="עורך - פרקים א-ב" w:date="2026-10-05T11:51:54Z">
        <w:r>
          <w:rPr>
            <w:rtl/>
          </w:rPr>
          <w:t xml:space="preserve">הטמא</w:t>
        </w:r>
      </w:ins>
      <w:del w:id="91284" w:author="עורך - פרקים א-ב" w:date="2026-10-05T11:51:54Z">
        <w:r w:rsidR="00F63065">
          <w:rPr>
            <w:rtl/>
          </w:rPr>
          <w:delText xml:space="preserve">דטמא</w:delText>
        </w:r>
      </w:del>
      <w:r w:rsidR="00F63065">
        <w:rPr>
          <w:rtl/>
        </w:rPr>
        <w:t xml:space="preserve"> </w:t>
      </w:r>
      <w:ins w:id="91281" w:author="עורך - פרקים א-ב" w:date="2026-10-05T11:51:54Z">
        <w:r>
          <w:rPr>
            <w:rtl/>
          </w:rPr>
          <w:t xml:space="preserve">הם.</w:t>
        </w:r>
      </w:ins>
      <w:del w:id="91282" w:author="עורך - פרקים א-ב" w:date="2026-10-05T11:51:54Z">
        <w:r w:rsidR="00F63065">
          <w:rPr>
            <w:rtl/>
          </w:rPr>
          <w:delText xml:space="preserve">הוא</w:delText>
        </w:r>
        <w:r w:rsidR="0057284B">
          <w:rPr>
            <w:rtl/>
          </w:rPr>
          <w:delText xml:space="preserve">.</w:delText>
        </w:r>
      </w:del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ins w:id="91299" w:author="עורך - פרקים א-ב" w:date="2026-10-05T11:51:54Z">
        <w:r>
          <w:rPr>
            <w:rtl/>
          </w:rPr>
          <w:t xml:space="preserve">שבסוסים</w:t>
        </w:r>
      </w:ins>
      <w:del w:id="91300" w:author="עורך - פרקים א-ב" w:date="2026-10-05T11:51:54Z">
        <w:r>
          <w:rPr>
            <w:rtl/>
          </w:rPr>
          <w:delText xml:space="preserve">דסוסים</w:delText>
        </w:r>
      </w:del>
      <w:r>
        <w:rPr>
          <w:rtl/>
        </w:rPr>
        <w:t xml:space="preserve">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ins w:id="91297" w:author="עורך - פרקים א-ב" w:date="2026-10-05T11:51:54Z">
          <w:r>
            <w:rPr>
              <w:rtl/>
            </w:rPr>
            <w:t xml:space="preserve">שאלו,</w:t>
          </w:r>
        </w:ins>
        <w:del w:id="91298" w:author="עורך - פרקים א-ב" w:date="2026-10-05T11:51:54Z">
          <w:r>
            <w:rPr>
              <w:rtl/>
            </w:rPr>
            <w:delText xml:space="preserve">צריכה</w:delText>
          </w:r>
        </w:del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</w:t>
      </w:r>
      <w:ins w:id="91295" w:author="עורך - פרקים א-ב" w:date="2026-10-05T11:51:54Z">
        <w:r>
          <w:rPr>
            <w:rtl/>
          </w:rPr>
          <w:t xml:space="preserve">שאין</w:t>
        </w:r>
      </w:ins>
      <w:del w:id="91296" w:author="עורך - פרקים א-ב" w:date="2026-10-05T11:51:54Z">
        <w:r w:rsidR="00DB5245">
          <w:rPr>
            <w:rtl/>
          </w:rPr>
          <w:delText xml:space="preserve">להו</w:delText>
        </w:r>
      </w:del>
      <w:r w:rsidR="00DB5245">
        <w:rPr>
          <w:rtl/>
        </w:rPr>
        <w:t xml:space="preserve"> </w:t>
      </w:r>
      <w:ins w:id="91293" w:author="עורך - פרקים א-ב" w:date="2026-10-05T11:51:54Z">
        <w:r>
          <w:rPr>
            <w:rtl/>
          </w:rPr>
          <w:t xml:space="preserve">אנשים</w:t>
        </w:r>
      </w:ins>
      <w:del w:id="91294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1291" w:author="עורך - פרקים א-ב" w:date="2026-10-05T11:51:54Z">
        <w:r>
          <w:rPr>
            <w:rtl/>
          </w:rPr>
          <w:t xml:space="preserve">שותים,</w:t>
        </w:r>
      </w:ins>
      <w:del w:id="91292" w:author="עורך - פרקים א-ב" w:date="2026-10-05T11:51:54Z">
        <w:r>
          <w:rPr>
            <w:rtl/>
          </w:rPr>
          <w:delText xml:space="preserve">שתו </w:delText>
        </w:r>
        <w:r>
          <w:rPr>
            <w:rtl/>
          </w:rPr>
          <w:delText xml:space="preserve">אנשים</w:delText>
        </w:r>
        <w:r>
          <w:rPr>
            <w:rtl/>
          </w:rPr>
          <w:delText xml:space="preserve">, </w:delText>
        </w:r>
      </w:del>
      <w:ins w:id="98397" w:author="מנוע מכני" w:date="2026-10-05T11:32:12Z"/>
      <w:del w:id="98398" w:author="מנוע מכני" w:date="2026-10-05T11:32:12Z">
        <w:r>
          <w:rPr>
            <w:rtl/>
          </w:rPr>
          <w:delText xml:space="preserve">אינשי</w:delText>
        </w:r>
      </w:del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ins w:id="91317" w:author="עורך - פרקים א-ב" w:date="2026-10-05T11:51:54Z">
          <w:r>
            <w:rPr>
              <w:rFonts w:hint="cs"/>
              <w:rtl/>
            </w:rPr>
            <w:t xml:space="preserve">ושאלו</w:t>
          </w:r>
        </w:ins>
        <w:del w:id="91318" w:author="עורך - פרקים א-ב" w:date="2026-10-05T11:51:54Z">
          <w:r>
            <w:rPr>
              <w:rFonts w:hint="cs"/>
              <w:rtl/>
            </w:rPr>
            <w:delText xml:space="preserve">וצריך</w:delText>
          </w:r>
        </w:del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</w:t>
      </w:r>
      <w:ins w:id="91315" w:author="עורך - פרקים א-ב" w:date="2026-10-05T11:51:54Z">
        <w:r>
          <w:rPr>
            <w:rFonts w:hint="cs"/>
            <w:rtl/>
          </w:rPr>
          <w:t xml:space="preserve">בחמור,</w:t>
        </w:r>
      </w:ins>
      <w:del w:id="91316" w:author="עורך - פרקים א-ב" w:date="2026-10-05T11:51:54Z">
        <w:r>
          <w:rPr>
            <w:rFonts w:hint="cs"/>
            <w:rtl/>
          </w:rPr>
          <w:delText xml:space="preserve">דחמור</w:delText>
        </w:r>
      </w:del>
      <w:r>
        <w:rPr>
          <w:rFonts w:hint="cs"/>
          <w:rtl/>
        </w:rPr>
        <w:t xml:space="preserve"> </w:t>
      </w:r>
      <w:ins w:id="91313" w:author="עורך - פרקים א-ב" w:date="2026-10-05T11:51:54Z">
        <w:r>
          <w:rPr>
            <w:rFonts w:hint="cs"/>
            <w:rtl/>
          </w:rPr>
          <w:t xml:space="preserve">ששותים</w:t>
        </w:r>
      </w:ins>
      <w:del w:id="91314" w:author="עורך - פרקים א-ב" w:date="2026-10-05T11:51:54Z">
        <w:r>
          <w:rPr>
            <w:rFonts w:hint="cs"/>
            <w:rtl/>
          </w:rPr>
          <w:delText xml:space="preserve">דשתו</w:delText>
        </w:r>
      </w:del>
      <w:r>
        <w:rPr>
          <w:rFonts w:hint="cs"/>
          <w:rtl/>
        </w:rPr>
        <w:t xml:space="preserve">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</w:t>
      </w:r>
      <w:ins w:id="91311" w:author="עורך - פרקים א-ב" w:date="2026-10-05T11:51:54Z">
        <w:r>
          <w:rPr>
            <w:rFonts w:hint="cs"/>
            <w:rtl/>
          </w:rPr>
          <w:t xml:space="preserve">ועל</w:t>
        </w:r>
      </w:ins>
      <w:del w:id="91312" w:author="עורך - פרקים א-ב" w:date="2026-10-05T11:51:54Z">
        <w:r>
          <w:rPr>
            <w:rFonts w:hint="cs"/>
            <w:rtl/>
          </w:rPr>
          <w:delText xml:space="preserve">ואהך</w:delText>
        </w:r>
      </w:del>
      <w:r>
        <w:rPr>
          <w:rFonts w:hint="cs"/>
          <w:rtl/>
        </w:rPr>
        <w:t xml:space="preserve"> </w:t>
      </w:r>
      <w:ins w:id="91309" w:author="עורך - פרקים א-ב" w:date="2026-10-05T11:51:54Z">
        <w:r>
          <w:rPr>
            <w:rStyle w:val="2fb"/>
            <w:rFonts w:hint="cs"/>
            <w:rtl/>
          </w:rPr>
          <w:t xml:space="preserve">זה</w:t>
        </w:r>
      </w:ins>
      <w:del w:id="91310" w:author="עורך - פרקים א-ב" w:date="2026-10-05T11:51:54Z">
        <w:r>
          <w:rPr>
            <w:rStyle w:val="2fb"/>
            <w:rFonts w:hint="cs"/>
            <w:rtl/>
          </w:rPr>
          <w:delText xml:space="preserve">א</w:delText>
        </w:r>
        <w:r>
          <w:rPr>
            <w:rStyle w:val="2fb"/>
            <w:rFonts w:hint="cs"/>
            <w:rtl/>
          </w:rPr>
          <w:delText xml:space="preserve">ר"ש</w:delText>
        </w:r>
      </w:del>
      <w:ins w:id="90315" w:author="מנוע מכני" w:date="2026-10-05T11:32:12Z"/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ins w:id="91307" w:author="עורך - פרקים א-ב" w:date="2026-10-05T11:51:54Z">
        <w:r>
          <w:rPr>
            <w:rFonts w:hint="cs"/>
            <w:rtl/>
          </w:rPr>
          <w:t xml:space="preserve">אר"ש: שניתם:</w:t>
        </w:r>
      </w:ins>
      <w:del w:id="91308" w:author="עורך - פרקים א-ב" w:date="2026-10-05T11:51:54Z">
        <w:r>
          <w:rPr>
            <w:rFonts w:hint="cs"/>
            <w:rtl/>
          </w:rPr>
          <w:delText xml:space="preserve">תניתוה</w:delText>
        </w:r>
      </w:del>
      <w:r>
        <w:rPr>
          <w:rFonts w:hint="cs"/>
          <w:rtl/>
        </w:rPr>
        <w:t xml:space="preserve"> מן הטמא </w:t>
      </w:r>
      <w:ins w:id="91305" w:author="עורך - פרקים א-ב" w:date="2026-10-05T11:51:54Z">
        <w:r>
          <w:rPr>
            <w:rFonts w:hint="cs"/>
            <w:rtl/>
          </w:rPr>
          <w:t xml:space="preserve">טמא,</w:t>
        </w:r>
      </w:ins>
      <w:del w:id="91306" w:author="עורך - פרקים א-ב" w:date="2026-10-05T11:51:54Z">
        <w:r>
          <w:rPr>
            <w:rFonts w:hint="cs"/>
            <w:rtl/>
          </w:rPr>
          <w:delText xml:space="preserve">טמא</w:delText>
        </w:r>
      </w:del>
      <w:r>
        <w:rPr>
          <w:rFonts w:hint="cs"/>
          <w:rtl/>
        </w:rPr>
        <w:t xml:space="preserve"> </w:t>
      </w:r>
      <w:ins w:id="91303" w:author="עורך - פרקים א-ב" w:date="2026-10-05T11:51:54Z">
        <w:r>
          <w:rPr>
            <w:rFonts w:hint="cs"/>
            <w:rtl/>
          </w:rPr>
          <w:t xml:space="preserve">ואלו גם</w:t>
        </w:r>
      </w:ins>
      <w:del w:id="91304" w:author="עורך - פרקים א-ב" w:date="2026-10-05T11:51:54Z">
        <w:r>
          <w:rPr>
            <w:rFonts w:hint="cs"/>
            <w:rtl/>
          </w:rPr>
          <w:delText xml:space="preserve">ו</w:delText>
        </w:r>
        <w:r>
          <w:rPr>
            <w:rFonts w:hint="cs"/>
            <w:rtl/>
          </w:rPr>
          <w:delText xml:space="preserve">ה"נ</w:delText>
        </w:r>
      </w:del>
      <w:ins w:id="90317" w:author="מנוע מכני" w:date="2026-10-05T11:32:12Z"/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</w:t>
      </w:r>
      <w:ins w:id="91301" w:author="עורך - פרקים א-ב" w:date="2026-10-05T11:51:54Z">
        <w:r>
          <w:rPr>
            <w:rFonts w:hint="cs"/>
            <w:rtl/>
          </w:rPr>
          <w:t xml:space="preserve">באים.</w:t>
        </w:r>
      </w:ins>
      <w:del w:id="91302" w:author="עורך - פרקים א-ב" w:date="2026-10-05T11:51:54Z">
        <w:r>
          <w:rPr>
            <w:rFonts w:hint="cs"/>
            <w:rtl/>
          </w:rPr>
          <w:delText xml:space="preserve">אתי</w:delText>
        </w:r>
      </w:del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</w:t>
      </w:r>
      <w:ins w:id="91329" w:author="עורך - פרקים א-ב" w:date="2026-10-05T11:51:54Z">
        <w:r>
          <w:rPr>
            <w:rStyle w:val="afffffe"/>
            <w:rFonts w:hint="cs"/>
            <w:rtl/>
          </w:rPr>
          <w:t xml:space="preserve">רב</w:t>
        </w:r>
      </w:ins>
      <w:del w:id="91330" w:author="עורך - פרקים א-ב" w:date="2026-10-05T11:51:54Z">
        <w:r w:rsidRPr="00CD49A5">
          <w:rPr>
            <w:rFonts w:hint="cs"/>
            <w:rtl/>
          </w:rPr>
          <w:delText xml:space="preserve">דאמר</w:delText>
        </w:r>
      </w:del>
      <w:r w:rsidRPr="00CD49A5">
        <w:rPr>
          <w:rFonts w:hint="cs"/>
          <w:rtl/>
        </w:rPr>
        <w:t xml:space="preserve"> </w:t>
      </w:r>
      <w:ins w:id="91327" w:author="עורך - פרקים א-ב" w:date="2026-10-05T11:51:54Z">
        <w:r>
          <w:rPr>
            <w:rStyle w:val="afffffe"/>
            <w:rFonts w:hint="cs"/>
            <w:rtl/>
          </w:rPr>
          <w:t xml:space="preserve">ששת</w:t>
        </w:r>
      </w:ins>
      <w:del w:id="91328" w:author="עורך - פרקים א-ב" w:date="2026-10-05T11:51:54Z">
        <w:r w:rsidRPr="00CD49A5">
          <w:rPr>
            <w:rStyle w:val="2fb"/>
            <w:rFonts w:hint="cs"/>
            <w:rtl/>
          </w:rPr>
          <w:delText xml:space="preserve">כ</w:delText>
        </w:r>
        <w:r>
          <w:rPr>
            <w:rStyle w:val="2fb"/>
            <w:rFonts w:hint="cs"/>
            <w:rtl/>
          </w:rPr>
          <w:delText xml:space="preserve">ר"י</w:delText>
        </w:r>
      </w:del>
      <w:ins w:id="90319" w:author="מנוע מכני" w:date="2026-10-05T11:32:12Z"/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</w:t>
      </w:r>
      <w:ins w:id="91325" w:author="עורך - פרקים א-ב" w:date="2026-10-05T11:51:54Z">
        <w:r>
          <w:rPr>
            <w:rFonts w:hint="cs"/>
            <w:rtl/>
          </w:rPr>
          <w:t xml:space="preserve">שאמר כר"י, שהתורה</w:t>
        </w:r>
      </w:ins>
      <w:del w:id="91326" w:author="עורך - פרקים א-ב" w:date="2026-10-05T11:51:54Z">
        <w:r w:rsidRPr="00CD49A5">
          <w:rPr>
            <w:rFonts w:hint="cs"/>
            <w:rtl/>
          </w:rPr>
          <w:delText xml:space="preserve">דהתורה</w:delText>
        </w:r>
      </w:del>
      <w:r w:rsidRPr="00CD49A5">
        <w:rPr>
          <w:rFonts w:hint="cs"/>
          <w:rtl/>
        </w:rPr>
        <w:t xml:space="preserve"> התירה </w:t>
      </w:r>
      <w:ins w:id="91323" w:author="עורך - פרקים א-ב" w:date="2026-10-05T11:51:54Z">
        <w:r>
          <w:rPr>
            <w:rFonts w:hint="cs"/>
            <w:rtl/>
          </w:rPr>
          <w:t xml:space="preserve">דבש,</w:t>
        </w:r>
      </w:ins>
      <w:del w:id="91324" w:author="עורך - פרקים א-ב" w:date="2026-10-05T11:51:54Z">
        <w:r w:rsidRPr="00CD49A5">
          <w:rPr>
            <w:rFonts w:hint="cs"/>
            <w:rtl/>
          </w:rPr>
          <w:delText xml:space="preserve">דבש</w:delText>
        </w:r>
      </w:del>
      <w:r w:rsidRPr="00CD49A5">
        <w:rPr>
          <w:rFonts w:hint="cs"/>
          <w:rtl/>
        </w:rPr>
        <w:t xml:space="preserve"> </w:t>
      </w:r>
      <w:ins w:id="91321" w:author="עורך - פרקים א-ב" w:date="2026-10-05T11:51:54Z">
        <w:r>
          <w:rPr>
            <w:rFonts w:hint="cs"/>
            <w:rtl/>
          </w:rPr>
          <w:t xml:space="preserve">דתניא:</w:t>
        </w:r>
      </w:ins>
      <w:del w:id="91322" w:author="עורך - פרקים א-ב" w:date="2026-10-05T11:51:54Z">
        <w:r w:rsidRPr="00CD49A5">
          <w:rPr>
            <w:rFonts w:hint="cs"/>
            <w:rtl/>
          </w:rPr>
          <w:delText xml:space="preserve">דתניא</w:delText>
        </w:r>
      </w:del>
      <w:r w:rsidRPr="00CD49A5">
        <w:rPr>
          <w:rFonts w:hint="cs"/>
          <w:rtl/>
        </w:rPr>
        <w:t xml:space="preserve"> '</w:t>
      </w:r>
      <w:ins w:id="90097" w:author="מנוע סמנטי" w:date="2026-10-05T11:39:44Z">
        <w:r>
          <w:rPr>
            <w:rStyle w:val="afffff0"/>
            <w:rtl/>
          </w:rPr>
          <w:t xml:space="preserve">אַךְ אֶת זֶה תֹּאכְלוּ מִכֹּל שֶׁרֶץ הָעוֹף</w:t>
        </w:r>
      </w:ins>
      <w:del w:id="90098" w:author="מנוע סמנטי" w:date="2026-10-05T11:39:44Z">
        <w:r w:rsidR="00F63065" w:rsidRPr="00CD49A5">
          <w:rPr>
            <w:rtl/>
          </w:rPr>
          <w:delText xml:space="preserve">אך את זה תאכלו מכל שרץ העוף</w:delText>
        </w:r>
      </w:del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</w:t>
      </w:r>
      <w:ins w:id="91319" w:author="עורך - פרקים א-ב" w:date="2026-10-05T11:51:54Z">
        <w:r>
          <w:rPr>
            <w:rtl/>
          </w:rPr>
          <w:t xml:space="preserve">והצירעין,</w:t>
        </w:r>
      </w:ins>
      <w:del w:id="91320" w:author="עורך - פרקים א-ב" w:date="2026-10-05T11:51:54Z">
        <w:r w:rsidR="00F63065" w:rsidRPr="00CD49A5">
          <w:rPr>
            <w:rtl/>
          </w:rPr>
          <w:delText xml:space="preserve">והצירעין?</w:delText>
        </w:r>
      </w:del>
      <w:r w:rsidR="00F63065" w:rsidRPr="00CD49A5">
        <w:rPr>
          <w:rtl/>
        </w:rPr>
        <w:t xml:space="preserve">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ins w:id="91337" w:author="עורך - פרקים א-ב" w:date="2026-10-05T11:51:54Z">
        <w:r>
          <w:rPr>
            <w:rFonts w:hint="cs"/>
            <w:rtl/>
          </w:rPr>
          <w:t xml:space="preserve">דתניא:</w:t>
        </w:r>
      </w:ins>
      <w:del w:id="91338" w:author="עורך - פרקים א-ב" w:date="2026-10-05T11:51:54Z">
        <w:r>
          <w:rPr>
            <w:rFonts w:hint="cs"/>
            <w:rtl/>
          </w:rPr>
          <w:delText xml:space="preserve">דתניא</w:delText>
        </w:r>
      </w:del>
      <w:r w:rsidR="00F63065">
        <w:rPr>
          <w:rtl/>
        </w:rPr>
        <w:t xml:space="preserve"> דבש הגזין והצירעין </w:t>
      </w:r>
      <w:ins w:id="91335" w:author="עורך - פרקים א-ב" w:date="2026-10-05T11:51:54Z">
        <w:r>
          <w:rPr>
            <w:rtl/>
          </w:rPr>
          <w:t xml:space="preserve">-</w:t>
        </w:r>
      </w:ins>
      <w:del w:id="91336" w:author="עורך - פרקים א-ב" w:date="2026-10-05T11:51:54Z">
        <w:r>
          <w:rPr>
            <w:rtl/>
          </w:rPr>
          <w:delText xml:space="preserve">–</w:delText>
        </w:r>
      </w:del>
      <w:r w:rsidR="00F63065">
        <w:rPr>
          <w:rtl/>
        </w:rPr>
        <w:t xml:space="preserve"> </w:t>
      </w:r>
      <w:ins w:id="91333" w:author="עורך - פרקים א-ב" w:date="2026-10-05T11:51:54Z">
        <w:r>
          <w:rPr>
            <w:rtl/>
          </w:rPr>
          <w:t xml:space="preserve">טהור [שצריך</w:t>
        </w:r>
      </w:ins>
      <w:del w:id="91334" w:author="עורך - פרקים א-ב" w:date="2026-10-05T11:51:54Z">
        <w:r w:rsidR="00F63065">
          <w:rPr>
            <w:rtl/>
          </w:rPr>
          <w:delText xml:space="preserve">טהור</w:delText>
        </w:r>
        <w:r>
          <w:rPr>
            <w:rFonts w:hint="cs"/>
            <w:rtl/>
          </w:rPr>
          <w:delText xml:space="preserve">[דבעי</w:delText>
        </w:r>
      </w:del>
      <w:r>
        <w:rPr>
          <w:rFonts w:hint="cs"/>
          <w:rtl/>
        </w:rPr>
        <w:t xml:space="preserve"> מחשבה]</w:t>
      </w:r>
      <w:r w:rsidR="00F63065">
        <w:rPr>
          <w:rtl/>
        </w:rPr>
        <w:t xml:space="preserve">, ומותר באכילה - </w:t>
      </w:r>
      <w:ins w:id="91331" w:author="עורך - פרקים א-ב" w:date="2026-10-05T11:51:54Z">
        <w:r>
          <w:rPr>
            <w:rtl/>
          </w:rPr>
          <w:t xml:space="preserve">שלא</w:t>
        </w:r>
      </w:ins>
      <w:del w:id="91332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>
      <w:pPr>
        <w:pStyle w:val="afffff8"/>
        <w:rPr>
          <w:ins w:id="93544" w:author="עורך - פרקים א-ב" w:date="2026-10-05T11:51:54Z"/>
        </w:rPr>
      </w:pPr>
      <w:ins w:id="93545" w:author="עורך - פרקים א-ב" w:date="2026-10-05T11:51:54Z">
        <w:r>
          <w:rPr>
            <w:color w:val="7B3F00"/>
          </w:rPr>
          <w:t xml:space="preserve">ביצי יחמורה - זרע האייל</w:t>
        </w:r>
      </w:ins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 xml:space="preserve">ביצי </w:t>
      </w:r>
      <w:ins w:id="91345" w:author="עורך - פרקים א-ב" w:date="2026-10-05T11:51:54Z">
        <w:r>
          <w:rPr>
            <w:rFonts w:hint="cs"/>
            <w:rtl/>
          </w:rPr>
          <w:t xml:space="preserve">יחמורה [שפולטת</w:t>
        </w:r>
      </w:ins>
      <w:del w:id="91346" w:author="עורך - פרקים א-ב" w:date="2026-10-05T11:51:54Z">
        <w:r>
          <w:rPr>
            <w:rFonts w:hint="cs"/>
            <w:rtl/>
          </w:rPr>
          <w:delText xml:space="preserve">יחמורה[שפולטת</w:delText>
        </w:r>
      </w:del>
      <w:r>
        <w:rPr>
          <w:rFonts w:hint="cs"/>
          <w:rtl/>
        </w:rPr>
        <w:t xml:space="preserve"> מגופה]</w:t>
      </w:r>
      <w:r w:rsidR="00F63065">
        <w:rPr>
          <w:rtl/>
        </w:rPr>
        <w:t xml:space="preserve">, </w:t>
      </w:r>
      <w:ins w:id="91343" w:author="עורך - פרקים א-ב" w:date="2026-10-05T11:51:54Z">
        <w:r>
          <w:rPr>
            <w:rtl/>
          </w:rPr>
          <w:t xml:space="preserve">סברו</w:t>
        </w:r>
      </w:ins>
      <w:del w:id="91344" w:author="עורך - פרקים א-ב" w:date="2026-10-05T11:51:54Z">
        <w:r w:rsidR="00F63065">
          <w:rPr>
            <w:rtl/>
          </w:rPr>
          <w:delText xml:space="preserve">סבור</w:delText>
        </w:r>
      </w:del>
      <w:r w:rsidR="00F63065">
        <w:rPr>
          <w:rtl/>
        </w:rPr>
        <w:t xml:space="preserve">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</w:t>
      </w:r>
      <w:ins w:id="91341" w:author="עורך - פרקים א-ב" w:date="2026-10-05T11:51:54Z">
        <w:r>
          <w:rPr>
            <w:rtl/>
          </w:rPr>
          <w:t xml:space="preserve">ביצים </w:t>
        </w:r>
        <w:r>
          <w:rPr>
            <w:rStyle w:val="afffffe"/>
            <w:rtl/>
          </w:rPr>
          <w:t xml:space="preserve">ממש</w:t>
        </w:r>
      </w:ins>
      <w:del w:id="91342" w:author="עורך - פרקים א-ב" w:date="2026-10-05T11:51:54Z">
        <w:r w:rsidR="00F63065">
          <w:rPr>
            <w:rtl/>
          </w:rPr>
          <w:delText xml:space="preserve">ביעי</w:delText>
        </w:r>
      </w:del>
      <w:r w:rsidR="00F63065">
        <w:rPr>
          <w:rtl/>
        </w:rPr>
        <w:t xml:space="preserve">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1339" w:author="עורך - פרקים א-ב" w:date="2026-10-05T11:51:54Z">
        <w:r>
          <w:rPr>
            <w:rtl/>
          </w:rPr>
          <w:t xml:space="preserve">ואסורים,</w:t>
        </w:r>
      </w:ins>
      <w:del w:id="91340" w:author="עורך - פרקים א-ב" w:date="2026-10-05T11:51:54Z">
        <w:r w:rsidR="00F63065">
          <w:rPr>
            <w:rtl/>
          </w:rPr>
          <w:delText xml:space="preserve">ואסירן</w:delText>
        </w:r>
        <w:r>
          <w:rPr>
            <w:rtl/>
          </w:rPr>
          <w:delText xml:space="preserve">,</w:delText>
        </w:r>
        <w:r w:rsidR="00375DF8">
          <w:rPr>
            <w:rFonts w:hint="cs"/>
            <w:rtl/>
          </w:rPr>
          <w:delText xml:space="preserve"> </w:delText>
        </w:r>
      </w:del>
      <w:ins w:id="95957" w:author="מנוע מכני" w:date="2026-10-05T11:32:12Z"/>
      <w:del w:id="959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ins w:id="91365" w:author="עורך - פרקים א-ב" w:date="2026-10-05T11:51:54Z">
        <w:r>
          <w:rPr>
            <w:rtl/>
          </w:rPr>
          <w:t xml:space="preserve">זרע</w:t>
        </w:r>
      </w:ins>
      <w:del w:id="91366" w:author="עורך - פרקים א-ב" w:date="2026-10-05T11:51:54Z">
        <w:r>
          <w:rPr>
            <w:rtl/>
          </w:rPr>
          <w:delText xml:space="preserve">זרעא</w:delText>
        </w:r>
      </w:del>
      <w:r>
        <w:rPr>
          <w:rtl/>
        </w:rPr>
        <w:t xml:space="preserve"> </w:t>
      </w:r>
      <w:ins w:id="91363" w:author="עורך - פרקים א-ב" w:date="2026-10-05T11:51:54Z">
        <w:r>
          <w:rPr>
            <w:rtl/>
          </w:rPr>
          <w:t xml:space="preserve">אייל</w:t>
        </w:r>
      </w:ins>
      <w:del w:id="91364" w:author="עורך - פרקים א-ב" w:date="2026-10-05T11:51:54Z">
        <w:r>
          <w:rPr>
            <w:rtl/>
          </w:rPr>
          <w:delText xml:space="preserve">דאיל</w:delText>
        </w:r>
      </w:del>
      <w:r>
        <w:rPr>
          <w:rtl/>
        </w:rPr>
        <w:t xml:space="preserve"> הוא, </w:t>
      </w:r>
      <w:ins w:id="91361" w:author="עורך - פרקים א-ב" w:date="2026-10-05T11:51:54Z">
        <w:r>
          <w:rPr>
            <w:rtl/>
          </w:rPr>
          <w:t xml:space="preserve">שהולך</w:t>
        </w:r>
      </w:ins>
      <w:del w:id="91362" w:author="עורך - פרקים א-ב" w:date="2026-10-05T11:51:54Z">
        <w:r>
          <w:rPr>
            <w:rtl/>
          </w:rPr>
          <w:delText xml:space="preserve">דאזיל</w:delText>
        </w:r>
      </w:del>
      <w:r>
        <w:rPr>
          <w:rtl/>
        </w:rPr>
        <w:t xml:space="preserve"> </w:t>
      </w:r>
      <w:ins w:id="91359" w:author="עורך - פרקים א-ב" w:date="2026-10-05T11:51:54Z">
        <w:r>
          <w:rPr>
            <w:rtl/>
          </w:rPr>
          <w:t xml:space="preserve">אחר</w:t>
        </w:r>
      </w:ins>
      <w:del w:id="91360" w:author="עורך - פרקים א-ב" w:date="2026-10-05T11:51:54Z">
        <w:r>
          <w:rPr>
            <w:rtl/>
          </w:rPr>
          <w:delText xml:space="preserve">בתר</w:delText>
        </w:r>
      </w:del>
      <w:r>
        <w:rPr>
          <w:rtl/>
        </w:rPr>
        <w:t xml:space="preserve"> </w:t>
      </w:r>
      <w:ins w:id="91357" w:author="עורך - פרקים א-ב" w:date="2026-10-05T11:51:54Z">
        <w:r>
          <w:rPr>
            <w:rtl/>
          </w:rPr>
          <w:t xml:space="preserve">איילה,</w:t>
        </w:r>
      </w:ins>
      <w:del w:id="91358" w:author="עורך - פרקים א-ב" w:date="2026-10-05T11:51:54Z">
        <w:r>
          <w:rPr>
            <w:rtl/>
          </w:rPr>
          <w:delText xml:space="preserve">אילת,</w:delText>
        </w:r>
      </w:del>
      <w:r>
        <w:rPr>
          <w:rtl/>
        </w:rPr>
        <w:t xml:space="preserve"> ו</w:t>
      </w:r>
      <w:r w:rsidR="00643E14">
        <w:rPr>
          <w:rFonts w:hint="cs"/>
          <w:rtl/>
        </w:rPr>
        <w:t xml:space="preserve">כיון שרחמה צר </w:t>
      </w:r>
      <w:ins w:id="91355" w:author="עורך - פרקים א-ב" w:date="2026-10-05T11:51:54Z">
        <w:r>
          <w:rPr>
            <w:rFonts w:hint="cs"/>
            <w:rtl/>
          </w:rPr>
          <w:t xml:space="preserve">אינה</w:t>
        </w:r>
      </w:ins>
      <w:del w:id="91356" w:author="עורך - פרקים א-ב" w:date="2026-10-05T11:51:54Z">
        <w:r w:rsidR="00643E14">
          <w:rPr>
            <w:rFonts w:hint="cs"/>
            <w:rtl/>
          </w:rPr>
          <w:delText xml:space="preserve">ל</w:delText>
        </w:r>
        <w:r>
          <w:rPr>
            <w:rtl/>
          </w:rPr>
          <w:delText xml:space="preserve">א</w:delText>
        </w:r>
      </w:del>
      <w:r>
        <w:rPr>
          <w:rtl/>
        </w:rPr>
        <w:t xml:space="preserve"> </w:t>
      </w:r>
      <w:ins w:id="91353" w:author="עורך - פרקים א-ב" w:date="2026-10-05T11:51:54Z">
        <w:r>
          <w:rPr>
            <w:rtl/>
          </w:rPr>
          <w:t xml:space="preserve">מזדקקת,</w:t>
        </w:r>
      </w:ins>
      <w:del w:id="91354" w:author="עורך - פרקים א-ב" w:date="2026-10-05T11:51:54Z">
        <w:r w:rsidR="00643E14">
          <w:rPr>
            <w:rtl/>
          </w:rPr>
          <w:delText xml:space="preserve">מזדקקא,</w:delText>
        </w:r>
      </w:del>
      <w:r w:rsidR="00643E14">
        <w:rPr>
          <w:rtl/>
        </w:rPr>
        <w:t xml:space="preserve"> </w:t>
      </w:r>
      <w:ins w:id="91351" w:author="עורך - פרקים א-ב" w:date="2026-10-05T11:51:54Z">
        <w:r>
          <w:rPr>
            <w:rtl/>
          </w:rPr>
          <w:t xml:space="preserve">והולך</w:t>
        </w:r>
      </w:ins>
      <w:del w:id="91352" w:author="עורך - פרקים א-ב" w:date="2026-10-05T11:51:54Z">
        <w:r w:rsidR="00643E14">
          <w:rPr>
            <w:rtl/>
          </w:rPr>
          <w:delText xml:space="preserve">ואזיל</w:delText>
        </w:r>
      </w:del>
      <w:r w:rsidR="00643E14">
        <w:rPr>
          <w:rtl/>
        </w:rPr>
        <w:t xml:space="preserve"> </w:t>
      </w:r>
      <w:ins w:id="91349" w:author="עורך - פרקים א-ב" w:date="2026-10-05T11:51:54Z">
        <w:r>
          <w:rPr>
            <w:rtl/>
          </w:rPr>
          <w:t xml:space="preserve">אחר</w:t>
        </w:r>
      </w:ins>
      <w:del w:id="91350" w:author="עורך - פרקים א-ב" w:date="2026-10-05T11:51:54Z">
        <w:r w:rsidR="00643E14">
          <w:rPr>
            <w:rtl/>
          </w:rPr>
          <w:delText xml:space="preserve">בתר</w:delText>
        </w:r>
      </w:del>
      <w:r w:rsidR="00643E14">
        <w:rPr>
          <w:rtl/>
        </w:rPr>
        <w:t xml:space="preserve"> </w:t>
      </w:r>
      <w:ins w:id="90559" w:author="מנוע סמנטי" w:date="2026-10-05T11:39:44Z">
        <w:r>
          <w:rPr>
            <w:rtl/>
          </w:rPr>
          <w:t xml:space="preserve">יחמורה</w:t>
        </w:r>
      </w:ins>
      <w:del w:id="90560" w:author="מנוע סמנטי" w:date="2026-10-05T11:39:44Z">
        <w:r w:rsidR="00643E14">
          <w:rPr>
            <w:rtl/>
          </w:rPr>
          <w:delText xml:space="preserve">יחמורתא</w:delText>
        </w:r>
      </w:del>
      <w:r w:rsidR="00643E14">
        <w:rPr>
          <w:rtl/>
        </w:rPr>
        <w:t xml:space="preserve"> </w:t>
      </w:r>
      <w:ins w:id="91347" w:author="עורך - פרקים א-ב" w:date="2026-10-05T11:51:54Z">
        <w:r>
          <w:rPr>
            <w:rtl/>
          </w:rPr>
          <w:t xml:space="preserve">ונושר </w:t>
        </w:r>
        <w:r>
          <w:rPr>
            <w:rStyle w:val="afffffe"/>
            <w:rtl/>
          </w:rPr>
          <w:t xml:space="preserve">ממנה</w:t>
        </w:r>
        <w:r>
          <w:rPr>
            <w:rtl/>
          </w:rPr>
          <w:t xml:space="preserve">.</w:t>
        </w:r>
      </w:ins>
      <w:del w:id="91348" w:author="עורך - פרקים א-ב" w:date="2026-10-05T11:51:54Z">
        <w:r w:rsidR="00643E14">
          <w:rPr>
            <w:rtl/>
          </w:rPr>
          <w:delText xml:space="preserve">ונ</w:delText>
        </w:r>
        <w:r w:rsidR="00643E14">
          <w:rPr>
            <w:rFonts w:hint="cs"/>
            <w:rtl/>
          </w:rPr>
          <w:delText xml:space="preserve">שרי</w:delText>
        </w:r>
      </w:del>
    </w:p>
    <w:p>
      <w:pPr>
        <w:pStyle w:val="afffff8"/>
        <w:rPr>
          <w:ins w:id="93546" w:author="עורך - פרקים א-ב" w:date="2026-10-05T11:51:54Z"/>
        </w:rPr>
      </w:pPr>
      <w:ins w:id="93547" w:author="עורך - פרקים א-ב" w:date="2026-10-05T11:51:54Z">
        <w:r>
          <w:rPr>
            <w:color w:val="7B3F00"/>
          </w:rPr>
          <w:t xml:space="preserve">עור פני הולד - פרש בעלמא</w:t>
        </w:r>
      </w:ins>
    </w:p>
    <w:p>
      <w:pPr>
        <w:pStyle w:val="38"/>
        <w:rPr>
          <w:ins w:id="98951" w:author="מנוע מכני" w:date="2026-10-05T11:32:12Z"/>
        </w:rPr>
      </w:pPr>
      <w:del w:id="91367" w:author="עורך - פרקים א-ב" w:date="2026-10-05T11:51:54Z">
        <w:r>
          <w:lastRenderedPageBreak/>
          <w:delText xml:space="preserve">·</w:delText>
        </w:r>
        <w:r>
          <w:delText xml:space="preserve"> </w:delText>
        </w:r>
      </w:del>
      <w:r>
        <w:t xml:space="preserve">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</w:t>
      </w:r>
      <w:ins w:id="91371" w:author="עורך - פרקים א-ב" w:date="2026-10-05T11:51:54Z">
        <w:r>
          <w:rPr>
            <w:rStyle w:val="afffffe"/>
            <w:rtl/>
          </w:rPr>
          <w:t xml:space="preserve">בלידתו</w:t>
        </w:r>
        <w:r>
          <w:rPr>
            <w:rtl/>
          </w:rPr>
          <w:t xml:space="preserve"> </w:t>
        </w:r>
      </w:ins>
      <w:r w:rsidR="00F63065">
        <w:rPr>
          <w:rtl/>
        </w:rPr>
        <w:t xml:space="preserve">- מותר, </w:t>
      </w:r>
      <w:ins w:id="91369" w:author="עורך - פרקים א-ב" w:date="2026-10-05T11:51:54Z">
        <w:r>
          <w:rPr>
            <w:rFonts w:hint="cs"/>
            <w:rtl/>
          </w:rPr>
          <w:t xml:space="preserve">שפרש</w:t>
        </w:r>
      </w:ins>
      <w:del w:id="91370" w:author="עורך - פרקים א-ב" w:date="2026-10-05T11:51:54Z">
        <w:r>
          <w:rPr>
            <w:rFonts w:hint="cs"/>
            <w:rtl/>
          </w:rPr>
          <w:delText xml:space="preserve">-ד</w:delText>
        </w:r>
        <w:r w:rsidR="00F63065">
          <w:rPr>
            <w:rtl/>
          </w:rPr>
          <w:delText xml:space="preserve">פירשא</w:delText>
        </w:r>
      </w:del>
      <w:r w:rsidR="00F63065">
        <w:rPr>
          <w:rtl/>
        </w:rPr>
        <w:t xml:space="preserve">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</w:t>
      </w:r>
      <w:del w:id="91368" w:author="עורך - פרקים א-ב" w:date="2026-10-05T11:51:54Z"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</w:t>
      </w:r>
      <w:ins w:id="91375" w:author="עורך - פרקים א-ב" w:date="2026-10-05T11:51:54Z">
        <w:r>
          <w:rPr>
            <w:rtl/>
          </w:rPr>
          <w:t xml:space="preserve">שמסייע</w:t>
        </w:r>
      </w:ins>
      <w:del w:id="91376" w:author="עורך - פרקים א-ב" w:date="2026-10-05T11:51:54Z">
        <w:r>
          <w:rPr>
            <w:rtl/>
          </w:rPr>
          <w:delText xml:space="preserve">דמסייע</w:delText>
        </w:r>
      </w:del>
      <w:r>
        <w:rPr>
          <w:rtl/>
        </w:rPr>
        <w:t xml:space="preserve"> </w:t>
      </w:r>
      <w:ins w:id="91373" w:author="עורך - פרקים א-ב" w:date="2026-10-05T11:51:54Z">
        <w:r>
          <w:rPr>
            <w:rtl/>
          </w:rPr>
          <w:t xml:space="preserve">לך:</w:t>
        </w:r>
      </w:ins>
      <w:del w:id="91374" w:author="עורך - פרקים א-ב" w:date="2026-10-05T11:51:54Z">
        <w:r>
          <w:rPr>
            <w:rtl/>
          </w:rPr>
          <w:delText xml:space="preserve">לך,</w:delText>
        </w:r>
      </w:del>
      <w:r>
        <w:rPr>
          <w:rtl/>
        </w:rPr>
        <w:t xml:space="preserve"> עור הבא כנגד פניו של אדם, בין חי בין מת - טהור</w:t>
      </w:r>
      <w:del w:id="91372" w:author="עורך - פרקים א-ב" w:date="2026-10-05T11:51:54Z">
        <w:r>
          <w:rPr>
            <w:rtl/>
          </w:rPr>
          <w:delText xml:space="preserve"> </w:delText>
        </w:r>
      </w:del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ins w:id="91397" w:author="עורך - פרקים א-ב" w:date="2026-10-05T11:51:54Z">
        <w:r>
          <w:rPr>
            <w:rtl/>
          </w:rPr>
          <w:t xml:space="preserve">הטעם</w:t>
        </w:r>
      </w:ins>
      <w:del w:id="91398" w:author="עורך - פרקים א-ב" w:date="2026-10-05T11:51:54Z">
        <w:r>
          <w:rPr>
            <w:rtl/>
          </w:rPr>
          <w:delText xml:space="preserve">טעמא</w:delText>
        </w:r>
      </w:del>
      <w:r>
        <w:rPr>
          <w:rtl/>
        </w:rPr>
        <w:t xml:space="preserve"> </w:t>
      </w:r>
      <w:ins w:id="91395" w:author="עורך - פרקים א-ב" w:date="2026-10-05T11:51:54Z">
        <w:r>
          <w:rPr>
            <w:rStyle w:val="afffffe"/>
            <w:rtl/>
          </w:rPr>
          <w:t xml:space="preserve">שמותר</w:t>
        </w:r>
      </w:ins>
      <w:del w:id="91396" w:author="עורך - פרקים א-ב" w:date="2026-10-05T11:51:54Z">
        <w:r>
          <w:rPr>
            <w:rtl/>
          </w:rPr>
          <w:delText xml:space="preserve">דח</w:delText>
        </w:r>
        <w:r w:rsidR="003C7E66">
          <w:rPr>
            <w:rtl/>
          </w:rPr>
          <w:delText xml:space="preserve">זיניה</w:delText>
        </w:r>
      </w:del>
      <w:r w:rsidR="003C7E66">
        <w:rPr>
          <w:rtl/>
        </w:rPr>
        <w:t xml:space="preserve"> </w:t>
      </w:r>
      <w:ins w:id="91393" w:author="עורך - פרקים א-ב" w:date="2026-10-05T11:51:54Z">
        <w:r>
          <w:rPr>
            <w:rtl/>
          </w:rPr>
          <w:t xml:space="preserve">-</w:t>
        </w:r>
      </w:ins>
      <w:del w:id="91394" w:author="עורך - פרקים א-ב" w:date="2026-10-05T11:51:54Z">
        <w:r w:rsidR="003C7E66">
          <w:rPr>
            <w:rtl/>
          </w:rPr>
          <w:delText xml:space="preserve">דבלע,</w:delText>
        </w:r>
      </w:del>
      <w:r w:rsidR="003C7E66">
        <w:rPr>
          <w:rtl/>
        </w:rPr>
        <w:t xml:space="preserve"> </w:t>
      </w:r>
      <w:ins w:id="91391" w:author="עורך - פרקים א-ב" w:date="2026-10-05T11:51:54Z">
        <w:r>
          <w:rPr>
            <w:rtl/>
          </w:rPr>
          <w:t xml:space="preserve">שראינוהו שבלע, אבל</w:t>
        </w:r>
      </w:ins>
      <w:del w:id="91392" w:author="עורך - פרקים א-ב" w:date="2026-10-05T11:51:54Z">
        <w:r w:rsidR="003C7E66">
          <w:rPr>
            <w:rtl/>
          </w:rPr>
          <w:delText xml:space="preserve">הא</w:delText>
        </w:r>
      </w:del>
      <w:r w:rsidR="003C7E66">
        <w:rPr>
          <w:rtl/>
        </w:rPr>
        <w:t xml:space="preserve">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</w:t>
      </w:r>
      <w:ins w:id="91389" w:author="עורך - פרקים א-ב" w:date="2026-10-05T11:51:54Z">
        <w:r>
          <w:rPr>
            <w:rtl/>
          </w:rPr>
          <w:t xml:space="preserve">ראינוהו</w:t>
        </w:r>
      </w:ins>
      <w:del w:id="91390" w:author="עורך - פרקים א-ב" w:date="2026-10-05T11:51:54Z">
        <w:r w:rsidR="003C7E66">
          <w:rPr>
            <w:rtl/>
          </w:rPr>
          <w:delText xml:space="preserve">חזיניה</w:delText>
        </w:r>
      </w:del>
      <w:r w:rsidR="003C7E66">
        <w:rPr>
          <w:rtl/>
        </w:rPr>
        <w:t xml:space="preserve"> </w:t>
      </w:r>
      <w:ins w:id="91387" w:author="עורך - פרקים א-ב" w:date="2026-10-05T11:51:54Z">
        <w:r>
          <w:rPr>
            <w:rtl/>
          </w:rPr>
          <w:t xml:space="preserve">שבלע</w:t>
        </w:r>
      </w:ins>
      <w:del w:id="91388" w:author="עורך - פרקים א-ב" w:date="2026-10-05T11:51:54Z">
        <w:r w:rsidR="003C7E66">
          <w:rPr>
            <w:rtl/>
          </w:rPr>
          <w:delText xml:space="preserve">דבלע</w:delText>
        </w:r>
      </w:del>
      <w:r w:rsidR="003C7E66">
        <w:rPr>
          <w:rtl/>
        </w:rPr>
        <w:t xml:space="preserve"> </w:t>
      </w:r>
      <w:ins w:id="93149" w:author="מנוע מכני" w:date="2026-10-05T11:32:12Z">
        <w:ins w:id="91385" w:author="עורך - פרקים א-ב" w:date="2026-10-05T11:51:54Z">
          <w:r>
            <w:rPr>
              <w:rtl/>
            </w:rPr>
            <w:t xml:space="preserve">-</w:t>
          </w:r>
        </w:ins>
        <w:del w:id="91386" w:author="עורך - פרקים א-ב" w:date="2026-10-05T11:51:54Z">
          <w:r>
            <w:rPr>
              <w:rtl/>
            </w:rPr>
            <w:delText xml:space="preserve">אמרו</w:delText>
          </w:r>
        </w:del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ins w:id="91383" w:author="עורך - פרקים א-ב" w:date="2026-10-05T11:51:54Z">
        <w:r>
          <w:rPr>
            <w:rFonts w:hint="cs"/>
            <w:rtl/>
          </w:rPr>
          <w:t xml:space="preserve">אומרים</w:t>
        </w:r>
      </w:ins>
      <w:del w:id="91384" w:author="עורך - פרקים א-ב" w:date="2026-10-05T11:51:54Z">
        <w:r w:rsidR="003C7E66">
          <w:rPr>
            <w:rFonts w:hint="cs"/>
            <w:rtl/>
          </w:rPr>
          <w:delText xml:space="preserve">דאשריץ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</w:t>
      </w:r>
      <w:ins w:id="91381" w:author="עורך - פרקים א-ב" w:date="2026-10-05T11:51:54Z">
        <w:r>
          <w:rPr>
            <w:rFonts w:hint="cs"/>
            <w:rtl/>
          </w:rPr>
          <w:t xml:space="preserve">שהשריץ, כדתניא:</w:t>
        </w:r>
      </w:ins>
      <w:del w:id="91382" w:author="עורך - פרקים א-ב" w:date="2026-10-05T11:51:54Z">
        <w:r w:rsidR="003C7E66">
          <w:rPr>
            <w:rFonts w:hint="cs"/>
            <w:rtl/>
          </w:rPr>
          <w:delText xml:space="preserve">כדתניא</w:delText>
        </w:r>
      </w:del>
      <w:r w:rsidR="003C7E66">
        <w:rPr>
          <w:rFonts w:hint="cs"/>
          <w:rtl/>
        </w:rPr>
        <w:t xml:space="preserve"> טמא </w:t>
      </w:r>
      <w:ins w:id="91379" w:author="עורך - פרקים א-ב" w:date="2026-10-05T11:51:54Z">
        <w:r>
          <w:rPr>
            <w:rFonts w:hint="cs"/>
            <w:rtl/>
          </w:rPr>
          <w:t xml:space="preserve">משריץ,</w:t>
        </w:r>
      </w:ins>
      <w:del w:id="91380" w:author="עורך - פרקים א-ב" w:date="2026-10-05T11:51:54Z">
        <w:r w:rsidR="003C7E66">
          <w:rPr>
            <w:rFonts w:hint="cs"/>
            <w:rtl/>
          </w:rPr>
          <w:delText xml:space="preserve">משריץ</w:delText>
        </w:r>
      </w:del>
      <w:r w:rsidR="003C7E66">
        <w:rPr>
          <w:rFonts w:hint="cs"/>
          <w:rtl/>
        </w:rPr>
        <w:t xml:space="preserve"> טהור מטיל </w:t>
      </w:r>
      <w:ins w:id="91377" w:author="עורך - פרקים א-ב" w:date="2026-10-05T11:51:54Z">
        <w:r>
          <w:rPr>
            <w:rFonts w:hint="cs"/>
            <w:rtl/>
          </w:rPr>
          <w:t xml:space="preserve">ביצים.</w:t>
        </w:r>
      </w:ins>
      <w:del w:id="91378" w:author="עורך - פרקים א-ב" w:date="2026-10-05T11:51:54Z">
        <w:r w:rsidR="003C7E66">
          <w:rPr>
            <w:rFonts w:hint="cs"/>
            <w:rtl/>
          </w:rPr>
          <w:delText xml:space="preserve">ביצים</w:delText>
        </w:r>
      </w:del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ins w:id="91405" w:author="עורך - פרקים א-ב" w:date="2026-10-05T11:51:54Z">
          <w:r>
            <w:rPr>
              <w:rFonts w:hint="cs"/>
              <w:rtl/>
            </w:rPr>
            <w:t xml:space="preserve">שא"כ, גם</w:t>
          </w:r>
        </w:ins>
        <w:del w:id="91406" w:author="עורך - פרקים א-ב" w:date="2026-10-05T11:51:54Z">
          <w:r>
            <w:rPr>
              <w:rFonts w:hint="cs"/>
              <w:rtl/>
            </w:rPr>
            <w:delText xml:space="preserve">דא"כ</w:delText>
          </w:r>
        </w:del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</w:t>
      </w:r>
      <w:ins w:id="91403" w:author="עורך - פרקים א-ב" w:date="2026-10-05T11:51:54Z">
        <w:r>
          <w:rPr>
            <w:rtl/>
          </w:rPr>
          <w:t xml:space="preserve">נאמר:</w:t>
        </w:r>
      </w:ins>
      <w:del w:id="91404" w:author="עורך - פרקים א-ב" w:date="2026-10-05T11:51:54Z">
        <w:r w:rsidR="00F63065">
          <w:rPr>
            <w:rtl/>
          </w:rPr>
          <w:delText xml:space="preserve">אמרי'</w:delText>
        </w:r>
      </w:del>
      <w:r w:rsidR="00F63065">
        <w:rPr>
          <w:rtl/>
        </w:rPr>
        <w:t xml:space="preserve">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ins w:id="91401" w:author="עורך - פרקים א-ב" w:date="2026-10-05T11:51:54Z">
        <w:r>
          <w:rPr>
            <w:rtl/>
          </w:rPr>
          <w:t xml:space="preserve">התעכל,</w:t>
        </w:r>
      </w:ins>
      <w:del w:id="91402" w:author="עורך - פרקים א-ב" w:date="2026-10-05T11:51:54Z">
        <w:r w:rsidR="00F63065">
          <w:rPr>
            <w:rtl/>
          </w:rPr>
          <w:delText xml:space="preserve">איעכלא,</w:delText>
        </w:r>
      </w:del>
      <w:r w:rsidR="00F63065">
        <w:rPr>
          <w:rtl/>
        </w:rPr>
        <w:t xml:space="preserve">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1399" w:author="עורך - פרקים א-ב" w:date="2026-10-05T11:51:54Z">
        <w:r>
          <w:rPr>
            <w:rtl/>
          </w:rPr>
          <w:t xml:space="preserve">השריץ!</w:t>
        </w:r>
      </w:ins>
      <w:del w:id="91400" w:author="עורך - פרקים א-ב" w:date="2026-10-05T11:51:54Z">
        <w:r w:rsidR="00F63065">
          <w:rPr>
            <w:rtl/>
          </w:rPr>
          <w:delText xml:space="preserve">אשרוצי אשריץ! </w:delText>
        </w:r>
      </w:del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</w:t>
      </w:r>
      <w:ins w:id="90561" w:author="מנוע סמנטי" w:date="2026-10-05T11:39:44Z">
        <w:r>
          <w:rPr>
            <w:rtl/>
          </w:rPr>
          <w:t xml:space="preserve">במינם</w:t>
        </w:r>
      </w:ins>
      <w:del w:id="90562" w:author="מנוע סמנטי" w:date="2026-10-05T11:39:44Z">
        <w:r>
          <w:rPr>
            <w:rtl/>
          </w:rPr>
          <w:delText xml:space="preserve">במינן</w:delText>
        </w:r>
      </w:del>
      <w:r>
        <w:rPr>
          <w:rtl/>
        </w:rPr>
        <w:t xml:space="preserve">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del w:id="91407" w:author="עורך - פרקים א-ב" w:date="2026-10-05T11:51:54Z">
        <w:r>
          <w:delText xml:space="preserve"> </w:delText>
        </w:r>
      </w:del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</w:t>
      </w:r>
      <w:ins w:id="91409" w:author="עורך - פרקים א-ב" w:date="2026-10-05T11:51:54Z">
        <w:r>
          <w:rPr>
            <w:rFonts w:hint="cs"/>
            <w:rtl/>
          </w:rPr>
          <w:t xml:space="preserve">בחוץ,</w:t>
        </w:r>
      </w:ins>
      <w:del w:id="91410" w:author="עורך - פרקים א-ב" w:date="2026-10-05T11:51:54Z">
        <w:r>
          <w:rPr>
            <w:rFonts w:hint="cs"/>
            <w:rtl/>
          </w:rPr>
          <w:delText xml:space="preserve">בחוץ]</w:delText>
        </w:r>
      </w:del>
      <w:r>
        <w:rPr>
          <w:rFonts w:hint="cs"/>
          <w:rtl/>
        </w:rPr>
        <w:t xml:space="preserve"> </w:t>
      </w:r>
      <w:ins w:id="91408" w:author="עורך - פרקים א-ב" w:date="2026-10-05T11:51:54Z">
        <w:r>
          <w:rPr>
            <w:rStyle w:val="afffffe"/>
            <w:rFonts w:hint="cs"/>
            <w:rtl/>
          </w:rPr>
          <w:t xml:space="preserve">ושניהם מטילים</w:t>
        </w:r>
        <w:r>
          <w:rPr>
            <w:rFonts w:hint="cs"/>
            <w:rtl/>
          </w:rPr>
          <w:t xml:space="preserve">] </w:t>
        </w:r>
      </w:ins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</w:t>
      </w:r>
      <w:ins w:id="91411" w:author="עורך - פרקים א-ב" w:date="2026-10-05T11:51:54Z">
        <w:r>
          <w:rPr>
            <w:rtl/>
          </w:rPr>
          <w:t xml:space="preserve">שדומה</w:t>
        </w:r>
      </w:ins>
      <w:del w:id="91412" w:author="עורך - פרקים א-ב" w:date="2026-10-05T11:51:54Z">
        <w:r>
          <w:rPr>
            <w:rtl/>
          </w:rPr>
          <w:delText xml:space="preserve">דדמי</w:delText>
        </w:r>
      </w:del>
      <w:r>
        <w:rPr>
          <w:rtl/>
        </w:rPr>
        <w:t xml:space="preserve">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ins w:id="91413" w:author="עורך - פרקים א-ב" w:date="2026-10-05T11:51:54Z">
          <w:r>
            <w:rPr>
              <w:rFonts w:hint="cs"/>
              <w:rtl/>
            </w:rPr>
            <w:t xml:space="preserve">שאמור</w:t>
          </w:r>
        </w:ins>
        <w:del w:id="91414" w:author="עורך - פרקים א-ב" w:date="2026-10-05T11:51:54Z">
          <w:r>
            <w:rPr>
              <w:rFonts w:hint="cs"/>
              <w:rtl/>
            </w:rPr>
            <w:delText xml:space="preserve">דאמור</w:delText>
          </w:r>
        </w:del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afffff8"/>
        <w:rPr>
          <w:ins w:id="93548" w:author="עורך - פרקים א-ב" w:date="2026-10-05T11:51:54Z"/>
        </w:rPr>
      </w:pPr>
      <w:ins w:id="93549" w:author="עורך - פרקים א-ב" w:date="2026-10-05T11:51:54Z">
        <w:r>
          <w:rPr>
            <w:color w:val="7B3F00"/>
          </w:rPr>
          <w:t xml:space="preserve">ימי עיבור וכנגדם באילן</w:t>
        </w:r>
      </w:ins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 xml:space="preserve">אפעה לשבעים שנה, וכנגדו באילן</w:t>
      </w:r>
      <w:ins w:id="91415" w:author="עורך - פרקים א-ב" w:date="2026-10-05T11:51:54Z">
        <w:r>
          <w:rPr>
            <w:rtl/>
          </w:rPr>
          <w:t xml:space="preserve"> -</w:t>
        </w:r>
      </w:ins>
      <w:r>
        <w:rPr>
          <w:rtl/>
        </w:rPr>
        <w:t xml:space="preserve">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>
      <w:pPr>
        <w:pStyle w:val="38"/>
        <w:rPr>
          <w:ins w:id="93457" w:author="עורך - פרקים א-ב" w:date="2026-10-05T11:51:54Z"/>
        </w:rPr>
      </w:pPr>
      <w:r>
        <w:t>מדריב'ח</w:t>
      </w:r>
      <w:r w:rsidR="00F63065">
        <w:t xml:space="preserve">:</w:t>
      </w:r>
    </w:p>
    <w:p w14:paraId="3C7DE98C" w14:textId="77777777" w:rsidR="00B874E6" w:rsidRDefault="00A1192C" w:rsidP="00A1192C">
      <w:pPr>
        <w:rPr>
          <w:rtl/>
        </w:rPr>
      </w:pPr>
      <w:del w:id="93458" w:author="עורך - פרקים א-ב" w:date="2026-10-05T11:51:54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ins w:id="91420" w:author="עורך - פרקים א-ב" w:date="2026-10-05T11:51:54Z">
          <w:r>
            <w:rPr>
              <w:rtl/>
            </w:rPr>
            <w:t xml:space="preserve">שהיה</w:t>
          </w:r>
        </w:ins>
        <w:del w:id="91421" w:author="עורך - פרקים א-ב" w:date="2026-10-05T11:51:54Z">
          <w:r>
            <w:rPr>
              <w:rtl/>
            </w:rPr>
            <w:delText xml:space="preserve">דהיה</w:delText>
          </w:r>
        </w:del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1418" w:author="עורך - פרקים א-ב" w:date="2026-10-05T11:51:54Z">
        <w:r>
          <w:rPr>
            <w:rtl/>
          </w:rPr>
          <w:t xml:space="preserve">שבע</w:t>
        </w:r>
      </w:ins>
      <w:del w:id="91419" w:author="עורך - פרקים א-ב" w:date="2026-10-05T11:51:54Z">
        <w:r w:rsidR="00F63065">
          <w:rPr>
            <w:rtl/>
          </w:rPr>
          <w:delText xml:space="preserve">שב</w:delText>
        </w:r>
      </w:del>
      <w:r w:rsidR="00F63065">
        <w:rPr>
          <w:rtl/>
        </w:rPr>
        <w:t xml:space="preserve"> </w:t>
      </w:r>
      <w:ins w:id="91416" w:author="עורך - פרקים א-ב" w:date="2026-10-05T11:51:54Z">
        <w:r>
          <w:rPr>
            <w:rtl/>
          </w:rPr>
          <w:t xml:space="preserve">שנים.</w:t>
        </w:r>
      </w:ins>
      <w:del w:id="91417" w:author="עורך - פרקים א-ב" w:date="2026-10-05T11:51:54Z">
        <w:r w:rsidR="00F63065">
          <w:rPr>
            <w:rtl/>
          </w:rPr>
          <w:delText xml:space="preserve">שני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ins w:id="91422" w:author="עורך - פרקים א-ב" w:date="2026-10-05T11:51:54Z">
          <w:r>
            <w:rPr>
              <w:rtl/>
            </w:rPr>
            <w:t xml:space="preserve">שהיה</w:t>
          </w:r>
        </w:ins>
        <w:del w:id="91423" w:author="עורך - פרקים א-ב" w:date="2026-10-05T11:51:54Z">
          <w:r>
            <w:rPr>
              <w:rtl/>
            </w:rPr>
            <w:delText xml:space="preserve">דהיה</w:delText>
          </w:r>
        </w:del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</w:t>
      </w:r>
      <w:ins w:id="91424" w:author="עורך - פרקים א-ב" w:date="2026-10-05T11:51:54Z">
        <w:r>
          <w:rPr>
            <w:rFonts w:hint="cs"/>
            <w:rtl/>
          </w:rPr>
          <w:t xml:space="preserve">קודם,</w:t>
        </w:r>
      </w:ins>
      <w:del w:id="91425" w:author="עורך - פרקים א-ב" w:date="2026-10-05T11:51:54Z">
        <w:r>
          <w:rPr>
            <w:rFonts w:hint="cs"/>
            <w:rtl/>
          </w:rPr>
          <w:delText xml:space="preserve">קודם</w:delText>
        </w:r>
      </w:del>
      <w:r>
        <w:rPr>
          <w:rFonts w:hint="cs"/>
          <w:rtl/>
        </w:rPr>
        <w:t xml:space="preserve">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</w:t>
      </w:r>
      <w:ins w:id="91426" w:author="עורך - פרקים א-ב" w:date="2026-10-05T11:51:54Z">
        <w:r>
          <w:rPr>
            <w:rtl/>
          </w:rPr>
          <w:t xml:space="preserve">שהיה לו</w:t>
        </w:r>
      </w:ins>
      <w:del w:id="91427" w:author="עורך - פרקים א-ב" w:date="2026-10-05T11:51:54Z">
        <w:r w:rsidR="00F63065">
          <w:rPr>
            <w:rtl/>
          </w:rPr>
          <w:delText xml:space="preserve">דה</w:delText>
        </w:r>
        <w:r>
          <w:rPr>
            <w:rtl/>
          </w:rPr>
          <w:delText xml:space="preserve">ו"ל</w:delText>
        </w:r>
      </w:del>
      <w:ins w:id="90339" w:author="מנוע מכני" w:date="2026-10-05T11:32:12Z"/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קללה הוא, </w:t>
      </w:r>
      <w:ins w:id="91432" w:author="עורך - פרקים א-ב" w:date="2026-10-05T11:51:54Z">
        <w:r>
          <w:rPr>
            <w:rStyle w:val="afffffe"/>
            <w:rtl/>
          </w:rPr>
          <w:t xml:space="preserve">כל</w:t>
        </w:r>
        <w:r>
          <w:rPr>
            <w:rtl/>
          </w:rPr>
          <w:t xml:space="preserve"> </w:t>
        </w:r>
      </w:ins>
      <w:r>
        <w:rPr>
          <w:rtl/>
        </w:rPr>
        <w:t xml:space="preserve">קללה </w:t>
      </w:r>
      <w:ins w:id="91430" w:author="עורך - פרקים א-ב" w:date="2026-10-05T11:51:54Z">
        <w:r>
          <w:rPr>
            <w:rtl/>
          </w:rPr>
          <w:t xml:space="preserve">הטל</w:t>
        </w:r>
      </w:ins>
      <w:del w:id="91431" w:author="עורך - פרקים א-ב" w:date="2026-10-05T11:51:54Z">
        <w:r>
          <w:rPr>
            <w:rtl/>
          </w:rPr>
          <w:delText xml:space="preserve">שדי</w:delText>
        </w:r>
      </w:del>
      <w:r>
        <w:rPr>
          <w:rtl/>
        </w:rPr>
        <w:t xml:space="preserve"> </w:t>
      </w:r>
      <w:ins w:id="91428" w:author="עורך - פרקים א-ב" w:date="2026-10-05T11:51:54Z">
        <w:r>
          <w:rPr>
            <w:rtl/>
          </w:rPr>
          <w:t xml:space="preserve">עליו.</w:t>
        </w:r>
      </w:ins>
      <w:del w:id="91429" w:author="עורך - פרקים א-ב" w:date="2026-10-05T11:51:54Z">
        <w:r>
          <w:rPr>
            <w:rtl/>
          </w:rPr>
          <w:delText xml:space="preserve">עילויה</w:delText>
        </w:r>
        <w:r w:rsidR="0057284B">
          <w:rPr>
            <w:rtl/>
          </w:rPr>
          <w:delText xml:space="preserve">.</w:delText>
        </w:r>
      </w:del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>
      <w:pPr>
        <w:pStyle w:val="afffff8"/>
        <w:rPr>
          <w:ins w:id="93550" w:author="עורך - פרקים א-ב" w:date="2026-10-05T11:51:54Z"/>
        </w:rPr>
      </w:pPr>
      <w:ins w:id="93551" w:author="עורך - פרקים א-ב" w:date="2026-10-05T11:51:54Z">
        <w:r>
          <w:rPr>
            <w:color w:val="7B3F00"/>
          </w:rPr>
          <w:t xml:space="preserve">ריב"ח מנצח את זקני אתונה</w:t>
        </w:r>
      </w:ins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ins w:id="91444" w:author="עורך - פרקים א-ב" w:date="2026-10-05T11:51:54Z">
        <w:r>
          <w:rPr>
            <w:rtl/>
          </w:rPr>
          <w:t xml:space="preserve">והרי</w:t>
        </w:r>
      </w:ins>
      <w:del w:id="91445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</w:t>
      </w:r>
      <w:ins w:id="91442" w:author="עורך - פרקים א-ב" w:date="2026-10-05T11:51:54Z">
        <w:r>
          <w:rPr>
            <w:rtl/>
          </w:rPr>
          <w:t xml:space="preserve">זקני</w:t>
        </w:r>
      </w:ins>
      <w:del w:id="91443" w:author="עורך - פרקים א-ב" w:date="2026-10-05T11:51:54Z">
        <w:r>
          <w:rPr>
            <w:rtl/>
          </w:rPr>
          <w:delText xml:space="preserve">סבי</w:delText>
        </w:r>
      </w:del>
      <w:r>
        <w:rPr>
          <w:rtl/>
        </w:rPr>
        <w:t xml:space="preserve"> </w:t>
      </w:r>
      <w:ins w:id="91440" w:author="עורך - פרקים א-ב" w:date="2026-10-05T11:51:54Z">
        <w:r>
          <w:rPr>
            <w:rtl/>
          </w:rPr>
          <w:t xml:space="preserve">בית</w:t>
        </w:r>
      </w:ins>
      <w:del w:id="91441" w:author="עורך - פרקים א-ב" w:date="2026-10-05T11:51:54Z">
        <w:r>
          <w:rPr>
            <w:rtl/>
          </w:rPr>
          <w:delText xml:space="preserve">דבי</w:delText>
        </w:r>
      </w:del>
      <w:r>
        <w:rPr>
          <w:rtl/>
        </w:rPr>
        <w:t xml:space="preserve"> </w:t>
      </w:r>
      <w:ins w:id="91438" w:author="עורך - פרקים א-ב" w:date="2026-10-05T11:51:54Z">
        <w:r>
          <w:rPr>
            <w:rtl/>
          </w:rPr>
          <w:t xml:space="preserve">אתונה</w:t>
        </w:r>
      </w:ins>
      <w:del w:id="91439" w:author="עורך - פרקים א-ב" w:date="2026-10-05T11:51:54Z">
        <w:r>
          <w:rPr>
            <w:rtl/>
          </w:rPr>
          <w:delText xml:space="preserve">אתונא</w:delText>
        </w:r>
      </w:del>
      <w:r>
        <w:rPr>
          <w:rtl/>
        </w:rPr>
        <w:t xml:space="preserve">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</w:t>
      </w:r>
      <w:ins w:id="91436" w:author="עורך - פרקים א-ב" w:date="2026-10-05T11:51:54Z">
        <w:r>
          <w:rPr>
            <w:rFonts w:hint="cs"/>
            <w:rtl/>
          </w:rPr>
          <w:t xml:space="preserve">שאותו</w:t>
        </w:r>
      </w:ins>
      <w:del w:id="91437" w:author="עורך - פרקים א-ב" w:date="2026-10-05T11:51:54Z">
        <w:r w:rsidR="008D40E3">
          <w:rPr>
            <w:rFonts w:hint="cs"/>
            <w:rtl/>
          </w:rPr>
          <w:delText xml:space="preserve">דההוא</w:delText>
        </w:r>
      </w:del>
      <w:r w:rsidR="008D40E3">
        <w:rPr>
          <w:rFonts w:hint="cs"/>
          <w:rtl/>
        </w:rPr>
        <w:t xml:space="preserve">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</w:t>
      </w:r>
      <w:ins w:id="91434" w:author="עורך - פרקים א-ב" w:date="2026-10-05T11:51:54Z">
        <w:r>
          <w:rPr>
            <w:rFonts w:hint="cs"/>
            <w:rtl/>
          </w:rPr>
          <w:t xml:space="preserve">משמשים</w:t>
        </w:r>
      </w:ins>
      <w:del w:id="91435" w:author="עורך - פרקים א-ב" w:date="2026-10-05T11:51:54Z">
        <w:r w:rsidR="008D40E3">
          <w:rPr>
            <w:rFonts w:hint="cs"/>
            <w:rtl/>
          </w:rPr>
          <w:delText xml:space="preserve">משמשים]</w:delText>
        </w:r>
      </w:del>
      <w:r w:rsidR="008D40E3">
        <w:rPr>
          <w:rFonts w:hint="cs"/>
          <w:rtl/>
        </w:rPr>
        <w:t xml:space="preserve"> </w:t>
      </w:r>
      <w:ins w:id="91433" w:author="עורך - פרקים א-ב" w:date="2026-10-05T11:51:54Z">
        <w:r>
          <w:rPr>
            <w:rStyle w:val="afffffe"/>
            <w:rFonts w:hint="cs"/>
            <w:rtl/>
          </w:rPr>
          <w:t xml:space="preserve">כאדם</w:t>
        </w:r>
        <w:r>
          <w:rPr>
            <w:rFonts w:hint="cs"/>
            <w:rtl/>
          </w:rPr>
          <w:t xml:space="preserve">] </w:t>
        </w:r>
      </w:ins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</w:t>
      </w:r>
      <w:ins w:id="91448" w:author="עורך - פרקים א-ב" w:date="2026-10-05T11:51:54Z">
        <w:r>
          <w:rPr>
            <w:rFonts w:hint="cs"/>
            <w:rtl/>
          </w:rPr>
          <w:t xml:space="preserve">ונצחם </w:t>
        </w:r>
        <w:r>
          <w:rPr>
            <w:rStyle w:val="afffffe"/>
            <w:rFonts w:hint="cs"/>
            <w:rtl/>
          </w:rPr>
          <w:t xml:space="preserve">והביאם</w:t>
        </w:r>
        <w:r>
          <w:rPr>
            <w:rFonts w:hint="cs"/>
            <w:rtl/>
          </w:rPr>
          <w:t xml:space="preserve">,</w:t>
        </w:r>
      </w:ins>
      <w:del w:id="91449" w:author="עורך - פרקים א-ב" w:date="2026-10-05T11:51:54Z">
        <w:r w:rsidR="00352C0D">
          <w:rPr>
            <w:rFonts w:hint="cs"/>
            <w:rtl/>
          </w:rPr>
          <w:delText xml:space="preserve">ונצחם</w:delText>
        </w:r>
        <w:r w:rsidR="00670831">
          <w:rPr>
            <w:rFonts w:hint="cs"/>
            <w:rtl/>
          </w:rPr>
          <w:delText xml:space="preserve">,</w:delText>
        </w:r>
      </w:del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</w:t>
      </w:r>
      <w:ins w:id="91446" w:author="עורך - פרקים א-ב" w:date="2026-10-05T11:51:54Z">
        <w:r>
          <w:rPr>
            <w:rFonts w:hint="cs"/>
            <w:rtl/>
          </w:rPr>
          <w:t xml:space="preserve">הם?</w:t>
        </w:r>
      </w:ins>
      <w:del w:id="91447" w:author="עורך - פרקים א-ב" w:date="2026-10-05T11:51:54Z">
        <w:r w:rsidR="00352C0D">
          <w:rPr>
            <w:rFonts w:hint="cs"/>
            <w:rtl/>
          </w:rPr>
          <w:delText xml:space="preserve">הם</w:delText>
        </w:r>
      </w:del>
      <w:r w:rsidR="00352C0D">
        <w:rPr>
          <w:rFonts w:hint="cs"/>
          <w:rtl/>
        </w:rPr>
        <w:t xml:space="preserve">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</w:t>
      </w:r>
      <w:ins w:id="91454" w:author="עורך - פרקים א-ב" w:date="2026-10-05T11:51:54Z">
        <w:r>
          <w:rPr>
            <w:rFonts w:hint="cs"/>
            <w:rtl/>
          </w:rPr>
          <w:t xml:space="preserve">ראשך?</w:t>
        </w:r>
      </w:ins>
      <w:del w:id="91455" w:author="עורך - פרקים א-ב" w:date="2026-10-05T11:51:54Z">
        <w:r>
          <w:rPr>
            <w:rFonts w:hint="cs"/>
            <w:rtl/>
          </w:rPr>
          <w:delText xml:space="preserve">ראשך</w:delText>
        </w:r>
      </w:del>
      <w:r>
        <w:rPr>
          <w:rFonts w:hint="cs"/>
          <w:rtl/>
        </w:rPr>
        <w:t xml:space="preserve">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</w:t>
      </w:r>
      <w:ins w:id="91452" w:author="עורך - פרקים א-ב" w:date="2026-10-05T11:51:54Z">
        <w:r>
          <w:rPr>
            <w:rFonts w:hint="cs"/>
            <w:rtl/>
          </w:rPr>
          <w:t xml:space="preserve">זוז,</w:t>
        </w:r>
      </w:ins>
      <w:del w:id="91453" w:author="עורך - פרקים א-ב" w:date="2026-10-05T11:51:54Z">
        <w:r>
          <w:rPr>
            <w:rFonts w:hint="cs"/>
            <w:rtl/>
          </w:rPr>
          <w:delText xml:space="preserve">זוז</w:delText>
        </w:r>
      </w:del>
      <w:r>
        <w:rPr>
          <w:rFonts w:hint="cs"/>
          <w:rtl/>
        </w:rPr>
        <w:t xml:space="preserve"> </w:t>
      </w:r>
      <w:ins w:id="91450" w:author="עורך - פרקים א-ב" w:date="2026-10-05T11:51:54Z">
        <w:r>
          <w:rPr>
            <w:rFonts w:hint="cs"/>
            <w:rtl/>
          </w:rPr>
          <w:t xml:space="preserve">נתן</w:t>
        </w:r>
      </w:ins>
      <w:del w:id="91451" w:author="עורך - פרקים א-ב" w:date="2026-10-05T11:51:54Z">
        <w:r>
          <w:rPr>
            <w:rFonts w:hint="cs"/>
            <w:rtl/>
          </w:rPr>
          <w:delText xml:space="preserve">הביא</w:delText>
        </w:r>
      </w:del>
      <w:r>
        <w:rPr>
          <w:rFonts w:hint="cs"/>
          <w:rtl/>
        </w:rPr>
        <w:t xml:space="preserve">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</w:t>
      </w:r>
      <w:ins w:id="91460" w:author="עורך - פרקים א-ב" w:date="2026-10-05T11:51:54Z">
        <w:r>
          <w:rPr>
            <w:rFonts w:hint="cs"/>
            <w:rtl/>
          </w:rPr>
          <w:t xml:space="preserve">זקני</w:t>
        </w:r>
      </w:ins>
      <w:del w:id="91461" w:author="עורך - פרקים א-ב" w:date="2026-10-05T11:51:54Z">
        <w:r>
          <w:rPr>
            <w:rFonts w:hint="cs"/>
            <w:rtl/>
          </w:rPr>
          <w:delText xml:space="preserve">סבי</w:delText>
        </w:r>
      </w:del>
      <w:r>
        <w:rPr>
          <w:rFonts w:hint="cs"/>
          <w:rtl/>
        </w:rPr>
        <w:t xml:space="preserve"> </w:t>
      </w:r>
      <w:ins w:id="91458" w:author="עורך - פרקים א-ב" w:date="2026-10-05T11:51:54Z">
        <w:r>
          <w:rPr>
            <w:rFonts w:hint="cs"/>
            <w:rtl/>
          </w:rPr>
          <w:t xml:space="preserve">בית</w:t>
        </w:r>
      </w:ins>
      <w:del w:id="91459" w:author="עורך - פרקים א-ב" w:date="2026-10-05T11:51:54Z">
        <w:r>
          <w:rPr>
            <w:rFonts w:hint="cs"/>
            <w:rtl/>
          </w:rPr>
          <w:delText xml:space="preserve">דבי</w:delText>
        </w:r>
      </w:del>
      <w:r>
        <w:rPr>
          <w:rFonts w:hint="cs"/>
          <w:rtl/>
        </w:rPr>
        <w:t xml:space="preserve"> </w:t>
      </w:r>
      <w:ins w:id="91456" w:author="עורך - פרקים א-ב" w:date="2026-10-05T11:51:54Z">
        <w:r>
          <w:rPr>
            <w:rFonts w:hint="cs"/>
            <w:rtl/>
          </w:rPr>
          <w:t xml:space="preserve">אתונה</w:t>
        </w:r>
      </w:ins>
      <w:del w:id="91457" w:author="עורך - פרקים א-ב" w:date="2026-10-05T11:51:54Z">
        <w:r>
          <w:rPr>
            <w:rFonts w:hint="cs"/>
            <w:rtl/>
          </w:rPr>
          <w:delText xml:space="preserve">אתונא</w:delText>
        </w:r>
      </w:del>
      <w:r>
        <w:rPr>
          <w:rFonts w:hint="cs"/>
          <w:rtl/>
        </w:rPr>
        <w:t xml:space="preserve">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</w:t>
      </w:r>
      <w:ins w:id="91462" w:author="עורך - פרקים א-ב" w:date="2026-10-05T11:51:54Z">
        <w:r>
          <w:rPr>
            <w:rFonts w:hint="cs"/>
            <w:rtl/>
          </w:rPr>
          <w:t xml:space="preserve">יכול,</w:t>
        </w:r>
      </w:ins>
      <w:del w:id="91463" w:author="עורך - פרקים א-ב" w:date="2026-10-05T11:51:54Z">
        <w:r w:rsidRPr="00670831">
          <w:rPr>
            <w:rFonts w:hint="cs"/>
            <w:rtl/>
          </w:rPr>
          <w:delText xml:space="preserve">יכול</w:delText>
        </w:r>
      </w:del>
      <w:r w:rsidRPr="00670831">
        <w:rPr>
          <w:rFonts w:hint="cs"/>
          <w:rtl/>
        </w:rPr>
        <w:t xml:space="preserve">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</w:t>
      </w:r>
      <w:ins w:id="91464" w:author="עורך - פרקים א-ב" w:date="2026-10-05T11:51:54Z">
        <w:r>
          <w:rPr>
            <w:rStyle w:val="afffffe"/>
            <w:rFonts w:hint="cs"/>
            <w:rtl/>
          </w:rPr>
          <w:t xml:space="preserve">כאילו יוצא</w:t>
        </w:r>
        <w:r>
          <w:rPr>
            <w:rFonts w:hint="cs"/>
            <w:rtl/>
          </w:rPr>
          <w:t xml:space="preserve"> </w:t>
        </w:r>
      </w:ins>
      <w:r>
        <w:rPr>
          <w:rFonts w:hint="cs"/>
          <w:rtl/>
        </w:rPr>
        <w:t xml:space="preserve">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</w:t>
      </w:r>
      <w:ins w:id="91465" w:author="עורך - פרקים א-ב" w:date="2026-10-05T11:51:54Z">
        <w:r>
          <w:rPr>
            <w:rFonts w:hint="cs"/>
            <w:rtl/>
          </w:rPr>
          <w:t xml:space="preserve">אמר</w:t>
        </w:r>
      </w:ins>
      <w:del w:id="91466" w:author="עורך - פרקים א-ב" w:date="2026-10-05T11:51:54Z">
        <w:r>
          <w:rPr>
            <w:rFonts w:hint="cs"/>
            <w:rtl/>
          </w:rPr>
          <w:delText xml:space="preserve">עמר</w:delText>
        </w:r>
      </w:del>
      <w:r>
        <w:rPr>
          <w:rFonts w:hint="cs"/>
          <w:rtl/>
        </w:rPr>
        <w:t xml:space="preserve"> </w:t>
      </w:r>
      <w:r w:rsidR="00670831">
        <w:rPr>
          <w:rFonts w:hint="cs"/>
          <w:rtl/>
        </w:rPr>
        <w:t>'</w:t>
      </w:r>
      <w:ins w:id="90099" w:author="מנוע סמנטי" w:date="2026-10-05T11:39:44Z">
        <w:r>
          <w:rPr>
            <w:rStyle w:val="afffff0"/>
            <w:rFonts w:hint="cs"/>
            <w:rtl/>
          </w:rPr>
          <w:t xml:space="preserve">שָׁלוֹם לָכֶם</w:t>
        </w:r>
      </w:ins>
      <w:del w:id="90100" w:author="מנוע סמנטי" w:date="2026-10-05T11:39:44Z">
        <w:r>
          <w:rPr>
            <w:rFonts w:hint="cs"/>
            <w:rtl/>
          </w:rPr>
          <w:delText xml:space="preserve">שלום לכם</w:delText>
        </w:r>
      </w:del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1467" w:author="עורך - פרקים א-ב" w:date="2026-10-05T11:51:54Z">
        <w:r>
          <w:rPr>
            <w:rFonts w:hint="cs"/>
            <w:rtl/>
          </w:rPr>
          <w:t xml:space="preserve">טוב,</w:t>
        </w:r>
      </w:ins>
      <w:del w:id="91468" w:author="עורך - פרקים א-ב" w:date="2026-10-05T11:51:54Z">
        <w:r>
          <w:rPr>
            <w:rFonts w:hint="cs"/>
            <w:rtl/>
          </w:rPr>
          <w:delText xml:space="preserve">לחיי</w:delText>
        </w:r>
      </w:del>
      <w:r>
        <w:rPr>
          <w:rFonts w:hint="cs"/>
          <w:rtl/>
        </w:rPr>
        <w:t xml:space="preserve">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>
      <w:pPr>
        <w:pStyle w:val="38"/>
        <w:rPr>
          <w:ins w:id="93459" w:author="עורך - פרקים א-ב" w:date="2026-10-05T11:51:54Z"/>
        </w:rPr>
      </w:pPr>
      <w:r>
        <w:t>א</w:t>
      </w:r>
      <w:r w:rsidR="00022928">
        <w:t xml:space="preserve">מרו לו</w:t>
      </w:r>
    </w:p>
    <w:p w14:paraId="3CEABBD3" w14:textId="77777777" w:rsidR="00022928" w:rsidRDefault="00F63065" w:rsidP="00022928">
      <w:pPr>
        <w:rPr>
          <w:rtl/>
        </w:rPr>
      </w:pPr>
      <w:del w:id="93460" w:author="עורך - פרקים א-ב" w:date="2026-10-05T11:51:54Z">
        <w:r w:rsidR="00022928">
          <w:rPr>
            <w:rFonts w:hint="cs"/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אותו אחד שרוצה אשה ולא הסכימו ליתן </w:t>
      </w:r>
      <w:ins w:id="91471" w:author="עורך - פרקים א-ב" w:date="2026-10-05T11:51:54Z">
        <w:r>
          <w:rPr>
            <w:rFonts w:hint="cs"/>
            <w:rtl/>
          </w:rPr>
          <w:t xml:space="preserve">לו,</w:t>
        </w:r>
      </w:ins>
      <w:del w:id="91472" w:author="עורך - פרקים א-ב" w:date="2026-10-05T11:51:54Z">
        <w:r w:rsidR="00022928">
          <w:rPr>
            <w:rFonts w:hint="cs"/>
            <w:rtl/>
          </w:rPr>
          <w:delText xml:space="preserve">לו</w:delText>
        </w:r>
      </w:del>
      <w:r w:rsidR="00022928">
        <w:rPr>
          <w:rFonts w:hint="cs"/>
          <w:rtl/>
        </w:rPr>
        <w:t xml:space="preserve"> מה ראה ללכת לאשה מיוחסת </w:t>
      </w:r>
      <w:ins w:id="91469" w:author="עורך - פרקים א-ב" w:date="2026-10-05T11:51:54Z">
        <w:r>
          <w:rPr>
            <w:rFonts w:hint="cs"/>
            <w:rtl/>
          </w:rPr>
          <w:t xml:space="preserve">יותר?</w:t>
        </w:r>
      </w:ins>
      <w:del w:id="91470" w:author="עורך - פרקים א-ב" w:date="2026-10-05T11:51:54Z">
        <w:r w:rsidR="00022928">
          <w:rPr>
            <w:rFonts w:hint="cs"/>
            <w:rtl/>
          </w:rPr>
          <w:delText xml:space="preserve">יותר</w:delText>
        </w:r>
      </w:del>
    </w:p>
    <w:p w14:paraId="14346AB7" w14:textId="77777777" w:rsidR="00022928" w:rsidRDefault="00022928" w:rsidP="00022928">
      <w:pPr>
        <w:rPr>
          <w:rtl/>
        </w:rPr>
      </w:pPr>
      <w:ins w:id="91484" w:author="עורך - פרקים א-ב" w:date="2026-10-05T11:51:54Z">
        <w:r>
          <w:rPr>
            <w:rFonts w:hint="cs"/>
            <w:rtl/>
          </w:rPr>
          <w:t xml:space="preserve">לקח</w:t>
        </w:r>
      </w:ins>
      <w:del w:id="91485" w:author="עורך - פרקים א-ב" w:date="2026-10-05T11:51:54Z">
        <w:r>
          <w:rPr>
            <w:rFonts w:hint="cs"/>
            <w:rtl/>
          </w:rPr>
          <w:delText xml:space="preserve">לקחת</w:delText>
        </w:r>
      </w:del>
      <w:r>
        <w:rPr>
          <w:rFonts w:hint="cs"/>
          <w:rtl/>
        </w:rPr>
        <w:t xml:space="preserve"> סיכה לנעוץ בכותל ולא </w:t>
      </w:r>
      <w:ins w:id="91482" w:author="עורך - פרקים א-ב" w:date="2026-10-05T11:51:54Z">
        <w:r>
          <w:rPr>
            <w:rFonts w:hint="cs"/>
            <w:rtl/>
          </w:rPr>
          <w:t xml:space="preserve">ננעצה,</w:t>
        </w:r>
      </w:ins>
      <w:del w:id="91483" w:author="עורך - פרקים א-ב" w:date="2026-10-05T11:51:54Z">
        <w:r>
          <w:rPr>
            <w:rFonts w:hint="cs"/>
            <w:rtl/>
          </w:rPr>
          <w:delText xml:space="preserve">ננעצה</w:delText>
        </w:r>
      </w:del>
      <w:r>
        <w:rPr>
          <w:rFonts w:hint="cs"/>
          <w:rtl/>
        </w:rPr>
        <w:t xml:space="preserve"> נעצה במקום גבוה יותר </w:t>
      </w:r>
      <w:ins w:id="91480" w:author="עורך - פרקים א-ב" w:date="2026-10-05T11:51:54Z">
        <w:r>
          <w:rPr>
            <w:rStyle w:val="afffffe"/>
            <w:rFonts w:hint="cs"/>
            <w:rtl/>
          </w:rPr>
          <w:t xml:space="preserve">ונכנסה</w:t>
        </w:r>
        <w:r>
          <w:rPr>
            <w:rFonts w:hint="cs"/>
            <w:rtl/>
          </w:rPr>
          <w:t xml:space="preserve">, ואמר: גם</w:t>
        </w:r>
      </w:ins>
      <w:del w:id="91481" w:author="עורך - פרקים א-ב" w:date="2026-10-05T11:51:54Z">
        <w:r>
          <w:rPr>
            <w:rFonts w:hint="cs"/>
            <w:rtl/>
          </w:rPr>
          <w:delText xml:space="preserve">ואמר</w:delText>
        </w:r>
      </w:del>
      <w:r>
        <w:rPr>
          <w:rFonts w:hint="cs"/>
          <w:rtl/>
        </w:rPr>
        <w:t xml:space="preserve">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ins w:id="91478" w:author="עורך - פרקים א-ב" w:date="2026-10-05T11:51:54Z">
          <w:r>
            <w:rPr>
              <w:rFonts w:hint="cs"/>
              <w:rtl/>
            </w:rPr>
            <w:t xml:space="preserve">תזדמן</w:t>
          </w:r>
        </w:ins>
        <w:del w:id="91479" w:author="עורך - פרקים א-ב" w:date="2026-10-05T11:51:54Z">
          <w:r>
            <w:rPr>
              <w:rFonts w:hint="cs"/>
              <w:rtl/>
            </w:rPr>
            <w:delText xml:space="preserve">גם</w:delText>
          </w:r>
        </w:del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ins w:id="90563" w:author="מנוע סמנטי" w:date="2026-10-05T11:39:44Z">
        <w:ins w:id="91476" w:author="עורך - פרקים א-ב" w:date="2026-10-05T11:51:54Z">
          <w:r>
            <w:rPr>
              <w:rFonts w:hint="cs"/>
              <w:rtl/>
            </w:rPr>
            <w:t xml:space="preserve">לו</w:t>
          </w:r>
        </w:ins>
        <w:del w:id="91477" w:author="עורך - פרקים א-ב" w:date="2026-10-05T11:51:54Z">
          <w:r>
            <w:rPr>
              <w:rFonts w:hint="cs"/>
              <w:rtl/>
            </w:rPr>
            <w:delText xml:space="preserve">אירע</w:delText>
          </w:r>
        </w:del>
      </w:ins>
      <w:del w:id="90564" w:author="מנוע סמנטי" w:date="2026-10-05T11:39:44Z">
        <w:r>
          <w:rPr>
            <w:rFonts w:hint="cs"/>
            <w:rtl/>
          </w:rPr>
          <w:delText xml:space="preserve">איתרמי</w:delText>
        </w:r>
      </w:del>
      <w:r>
        <w:rPr>
          <w:rFonts w:hint="cs"/>
          <w:rtl/>
        </w:rPr>
        <w:t xml:space="preserve"> </w:t>
      </w:r>
      <w:ins w:id="91474" w:author="עורך - פרקים א-ב" w:date="2026-10-05T11:51:54Z">
        <w:r>
          <w:rPr>
            <w:rFonts w:hint="cs"/>
            <w:rtl/>
          </w:rPr>
          <w:t xml:space="preserve">בת</w:t>
        </w:r>
      </w:ins>
      <w:del w:id="91475" w:author="עורך - פרקים א-ב" w:date="2026-10-05T11:51:54Z">
        <w:r>
          <w:rPr>
            <w:rFonts w:hint="cs"/>
            <w:rtl/>
          </w:rPr>
          <w:delText xml:space="preserve">מזלה</w:delText>
        </w:r>
      </w:del>
      <w:r>
        <w:rPr>
          <w:rFonts w:hint="cs"/>
          <w:rtl/>
        </w:rPr>
        <w:t xml:space="preserve"> </w:t>
      </w:r>
      <w:ins w:id="91473" w:author="עורך - פרקים א-ב" w:date="2026-10-05T11:51:54Z">
        <w:r>
          <w:rPr>
            <w:rFonts w:hint="cs"/>
            <w:rtl/>
          </w:rPr>
          <w:t xml:space="preserve">מזלו </w:t>
        </w:r>
      </w:ins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</w:t>
      </w:r>
      <w:ins w:id="91490" w:author="עורך - פרקים א-ב" w:date="2026-10-05T11:51:54Z">
        <w:r>
          <w:rPr>
            <w:rFonts w:hint="cs"/>
            <w:rtl/>
          </w:rPr>
          <w:t xml:space="preserve">שוב?</w:t>
        </w:r>
      </w:ins>
      <w:del w:id="91491" w:author="עורך - פרקים א-ב" w:date="2026-10-05T11:51:54Z">
        <w:r>
          <w:rPr>
            <w:rFonts w:hint="cs"/>
            <w:rtl/>
          </w:rPr>
          <w:delText xml:space="preserve">שוב</w:delText>
        </w:r>
      </w:del>
      <w:r>
        <w:rPr>
          <w:rFonts w:hint="cs"/>
          <w:rtl/>
        </w:rPr>
        <w:t xml:space="preserve">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</w:t>
      </w:r>
      <w:ins w:id="91488" w:author="עורך - פרקים א-ב" w:date="2026-10-05T11:51:54Z">
        <w:r>
          <w:rPr>
            <w:rStyle w:val="afffffe"/>
            <w:rFonts w:hint="cs"/>
            <w:rtl/>
          </w:rPr>
          <w:t xml:space="preserve">מוסיף עליה</w:t>
        </w:r>
        <w:r>
          <w:rPr>
            <w:rFonts w:hint="cs"/>
            <w:rtl/>
          </w:rPr>
          <w:t xml:space="preserve"> וממתין</w:t>
        </w:r>
      </w:ins>
      <w:del w:id="91489" w:author="עורך - פרקים א-ב" w:date="2026-10-05T11:51:54Z">
        <w:r>
          <w:rPr>
            <w:rFonts w:hint="cs"/>
            <w:rtl/>
          </w:rPr>
          <w:delText xml:space="preserve">ממתין</w:delText>
        </w:r>
      </w:del>
      <w:r>
        <w:rPr>
          <w:rFonts w:hint="cs"/>
          <w:rtl/>
        </w:rPr>
        <w:t xml:space="preserve"> עד שימצא אדם לידו </w:t>
      </w:r>
      <w:ins w:id="91486" w:author="עורך - פרקים א-ב" w:date="2026-10-05T11:51:54Z">
        <w:r>
          <w:rPr>
            <w:rFonts w:hint="cs"/>
            <w:rtl/>
          </w:rPr>
          <w:t xml:space="preserve">שיסייע</w:t>
        </w:r>
      </w:ins>
      <w:del w:id="91487" w:author="עורך - פרקים א-ב" w:date="2026-10-05T11:51:54Z">
        <w:r>
          <w:rPr>
            <w:rFonts w:hint="cs"/>
            <w:rtl/>
          </w:rPr>
          <w:delText xml:space="preserve">שייסייע</w:delText>
        </w:r>
      </w:del>
      <w:r>
        <w:rPr>
          <w:rFonts w:hint="cs"/>
          <w:rtl/>
        </w:rPr>
        <w:t xml:space="preserve">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494" w:author="עורך - פרקים א-ב" w:date="2026-10-05T11:51:54Z">
        <w:r>
          <w:rPr>
            <w:rFonts w:hint="cs"/>
            <w:rtl/>
          </w:rPr>
          <w:t xml:space="preserve">אותה</w:t>
        </w:r>
      </w:ins>
      <w:del w:id="91495" w:author="עורך - פרקים א-ב" w:date="2026-10-05T11:51:54Z">
        <w:r>
          <w:rPr>
            <w:rFonts w:hint="cs"/>
            <w:rtl/>
          </w:rPr>
          <w:delText xml:space="preserve">אותו</w:delText>
        </w:r>
      </w:del>
      <w:r>
        <w:rPr>
          <w:rFonts w:hint="cs"/>
          <w:rtl/>
        </w:rPr>
        <w:t xml:space="preserve"> פרידה שילדה והיה לה פתק בצווארה שכתוב </w:t>
      </w:r>
      <w:ins w:id="91492" w:author="עורך - פרקים א-ב" w:date="2026-10-05T11:51:54Z">
        <w:r>
          <w:rPr>
            <w:rFonts w:hint="cs"/>
            <w:rtl/>
          </w:rPr>
          <w:t xml:space="preserve">בו</w:t>
        </w:r>
      </w:ins>
      <w:del w:id="91493" w:author="עורך - פרקים א-ב" w:date="2026-10-05T11:51:54Z">
        <w:r>
          <w:rPr>
            <w:rFonts w:hint="cs"/>
            <w:rtl/>
          </w:rPr>
          <w:delText xml:space="preserve">בה</w:delText>
        </w:r>
      </w:del>
      <w:r>
        <w:rPr>
          <w:rFonts w:hint="cs"/>
          <w:rtl/>
        </w:rPr>
        <w:t xml:space="preserve">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</w:t>
      </w:r>
      <w:ins w:id="91506" w:author="עורך - פרקים א-ב" w:date="2026-10-05T11:51:54Z">
        <w:r>
          <w:rPr>
            <w:rFonts w:hint="cs"/>
            <w:rtl/>
          </w:rPr>
          <w:t xml:space="preserve">האם</w:t>
        </w:r>
      </w:ins>
      <w:del w:id="91507" w:author="עורך - פרקים א-ב" w:date="2026-10-05T11:51:54Z">
        <w:r>
          <w:rPr>
            <w:rFonts w:hint="cs"/>
            <w:rtl/>
          </w:rPr>
          <w:delText xml:space="preserve">מי</w:delText>
        </w:r>
      </w:del>
      <w:r>
        <w:rPr>
          <w:rFonts w:hint="cs"/>
          <w:rtl/>
        </w:rPr>
        <w:t xml:space="preserve"> </w:t>
      </w:r>
      <w:ins w:id="91504" w:author="עורך - פרקים א-ב" w:date="2026-10-05T11:51:54Z">
        <w:r>
          <w:rPr>
            <w:rFonts w:hint="cs"/>
            <w:rtl/>
          </w:rPr>
          <w:t xml:space="preserve">יולדת?</w:t>
        </w:r>
      </w:ins>
      <w:del w:id="91505" w:author="עורך - פרקים א-ב" w:date="2026-10-05T11:51:54Z">
        <w:r>
          <w:rPr>
            <w:rFonts w:hint="cs"/>
            <w:rtl/>
          </w:rPr>
          <w:delText xml:space="preserve">יולדת</w:delText>
        </w:r>
      </w:del>
      <w:r>
        <w:rPr>
          <w:rFonts w:hint="cs"/>
          <w:rtl/>
        </w:rPr>
        <w:t xml:space="preserve">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</w:t>
      </w:r>
      <w:ins w:id="91502" w:author="עורך - פרקים א-ב" w:date="2026-10-05T11:51:54Z">
        <w:r>
          <w:rPr>
            <w:rtl/>
          </w:rPr>
          <w:t xml:space="preserve">אלו</w:t>
        </w:r>
      </w:ins>
      <w:del w:id="91503" w:author="עורך - פרקים א-ב" w:date="2026-10-05T11:51:54Z">
        <w:r w:rsidR="00F63065">
          <w:rPr>
            <w:rtl/>
          </w:rPr>
          <w:delText xml:space="preserve">הי</w:delText>
        </w:r>
      </w:del>
      <w:r w:rsidR="00F63065">
        <w:rPr>
          <w:rtl/>
        </w:rPr>
        <w:t xml:space="preserve"> </w:t>
      </w:r>
      <w:ins w:id="98407" w:author="מנוע מכני" w:date="2026-10-05T11:32:12Z">
        <w:ins w:id="91500" w:author="עורך - פרקים א-ב" w:date="2026-10-05T11:51:54Z">
          <w:r>
            <w:rPr>
              <w:rtl/>
            </w:rPr>
            <w:t xml:space="preserve">הם</w:t>
          </w:r>
        </w:ins>
        <w:del w:id="91501" w:author="עורך - פרקים א-ב" w:date="2026-10-05T11:51:54Z">
          <w:r>
            <w:rPr>
              <w:rtl/>
            </w:rPr>
            <w:delText xml:space="preserve">היינו</w:delText>
          </w:r>
        </w:del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ins w:id="91498" w:author="עורך - פרקים א-ב" w:date="2026-10-05T11:51:54Z">
          <w:r>
            <w:rPr>
              <w:rtl/>
            </w:rPr>
            <w:t xml:space="preserve">דברי</w:t>
          </w:r>
        </w:ins>
        <w:del w:id="91499" w:author="עורך - פרקים א-ב" w:date="2026-10-05T11:51:54Z">
          <w:r>
            <w:rPr>
              <w:rtl/>
            </w:rPr>
            <w:delText xml:space="preserve">דברים</w:delText>
          </w:r>
        </w:del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</w:t>
      </w:r>
      <w:ins w:id="91496" w:author="עורך - פרקים א-ב" w:date="2026-10-05T11:51:54Z">
        <w:r>
          <w:rPr>
            <w:rtl/>
          </w:rPr>
          <w:t xml:space="preserve">בדאי.</w:t>
        </w:r>
      </w:ins>
      <w:del w:id="91497" w:author="עורך - פרקים א-ב" w:date="2026-10-05T11:51:54Z">
        <w:r w:rsidR="00F63065">
          <w:rPr>
            <w:rtl/>
          </w:rPr>
          <w:delText xml:space="preserve">דבדיאי</w:delText>
        </w:r>
        <w:r w:rsidR="0057284B">
          <w:rPr>
            <w:rtl/>
          </w:rPr>
          <w:delText xml:space="preserve">.</w:delText>
        </w:r>
      </w:del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</w:t>
      </w:r>
      <w:ins w:id="91516" w:author="עורך - פרקים א-ב" w:date="2026-10-05T11:51:54Z">
        <w:r>
          <w:rPr>
            <w:rFonts w:hint="cs"/>
            <w:rtl/>
          </w:rPr>
          <w:t xml:space="preserve">אותו?</w:t>
        </w:r>
      </w:ins>
      <w:del w:id="91517" w:author="עורך - פרקים א-ב" w:date="2026-10-05T11:51:54Z">
        <w:r w:rsidR="00022928">
          <w:rPr>
            <w:rFonts w:hint="cs"/>
            <w:rtl/>
          </w:rPr>
          <w:delText xml:space="preserve">אותו</w:delText>
        </w:r>
      </w:del>
      <w:r w:rsidR="00022928">
        <w:rPr>
          <w:rFonts w:hint="cs"/>
          <w:rtl/>
        </w:rPr>
        <w:t xml:space="preserve">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</w:t>
      </w:r>
      <w:ins w:id="91514" w:author="עורך - פרקים א-ב" w:date="2026-10-05T11:51:54Z">
        <w:r>
          <w:rPr>
            <w:rFonts w:hint="cs"/>
            <w:rtl/>
          </w:rPr>
          <w:t xml:space="preserve">וכי</w:t>
        </w:r>
      </w:ins>
      <w:del w:id="91515" w:author="עורך - פרקים א-ב" w:date="2026-10-05T11:51:54Z">
        <w:r w:rsidR="00022928">
          <w:rPr>
            <w:rFonts w:hint="cs"/>
            <w:rtl/>
          </w:rPr>
          <w:delText xml:space="preserve">ומי</w:delText>
        </w:r>
      </w:del>
      <w:r w:rsidR="00022928">
        <w:rPr>
          <w:rFonts w:hint="cs"/>
          <w:rtl/>
        </w:rPr>
        <w:t xml:space="preserve"> יש לה </w:t>
      </w:r>
      <w:ins w:id="94505" w:author="מנוע מכני" w:date="2026-10-05T11:32:12Z">
        <w:ins w:id="91512" w:author="עורך - פרקים א-ב" w:date="2026-10-05T11:51:54Z">
          <w:r>
            <w:rPr>
              <w:rFonts w:hint="cs"/>
              <w:rtl/>
            </w:rPr>
            <w:t xml:space="preserve">שליה?</w:t>
          </w:r>
        </w:ins>
        <w:del w:id="91513" w:author="עורך - פרקים א-ב" w:date="2026-10-05T11:51:54Z">
          <w:r>
            <w:rPr>
              <w:rFonts w:hint="cs"/>
              <w:rtl/>
            </w:rPr>
            <w:delText xml:space="preserve">שלו</w:delText>
          </w:r>
        </w:del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</w:t>
      </w:r>
      <w:ins w:id="91510" w:author="עורך - פרקים א-ב" w:date="2026-10-05T11:51:54Z">
        <w:r>
          <w:rPr>
            <w:rFonts w:hint="cs"/>
            <w:rtl/>
          </w:rPr>
          <w:t xml:space="preserve">וכי</w:t>
        </w:r>
      </w:ins>
      <w:del w:id="91511" w:author="עורך - פרקים א-ב" w:date="2026-10-05T11:51:54Z">
        <w:r w:rsidR="00022928">
          <w:rPr>
            <w:rFonts w:hint="cs"/>
            <w:rtl/>
          </w:rPr>
          <w:delText xml:space="preserve">ומי</w:delText>
        </w:r>
      </w:del>
      <w:r w:rsidR="00022928">
        <w:rPr>
          <w:rFonts w:hint="cs"/>
          <w:rtl/>
        </w:rPr>
        <w:t xml:space="preserve"> מלח </w:t>
      </w:r>
      <w:ins w:id="91508" w:author="עורך - פרקים א-ב" w:date="2026-10-05T11:51:54Z">
        <w:r>
          <w:rPr>
            <w:rFonts w:hint="cs"/>
            <w:rtl/>
          </w:rPr>
          <w:t xml:space="preserve">מסריח?</w:t>
        </w:r>
      </w:ins>
      <w:del w:id="91509" w:author="עורך - פרקים א-ב" w:date="2026-10-05T11:51:54Z">
        <w:r w:rsidR="00022928">
          <w:rPr>
            <w:rFonts w:hint="cs"/>
            <w:rtl/>
          </w:rPr>
          <w:delText xml:space="preserve">מסריח</w:delText>
        </w:r>
      </w:del>
      <w:r w:rsidR="00022928">
        <w:rPr>
          <w:rFonts w:hint="cs"/>
          <w:rtl/>
        </w:rPr>
        <w:t xml:space="preserve">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</w:t>
      </w:r>
      <w:ins w:id="91520" w:author="עורך - פרקים א-ב" w:date="2026-10-05T11:51:54Z">
        <w:r>
          <w:rPr>
            <w:rFonts w:hint="cs"/>
            <w:rtl/>
          </w:rPr>
          <w:t xml:space="preserve">הוא?</w:t>
        </w:r>
      </w:ins>
      <w:del w:id="91521" w:author="עורך - פרקים א-ב" w:date="2026-10-05T11:51:54Z">
        <w:r w:rsidR="00022928">
          <w:rPr>
            <w:rFonts w:hint="cs"/>
            <w:rtl/>
          </w:rPr>
          <w:delText xml:space="preserve">הוא</w:delText>
        </w:r>
        <w:r>
          <w:rPr>
            <w:rFonts w:hint="cs"/>
            <w:rtl/>
          </w:rPr>
          <w:delText xml:space="preserve">,</w:delText>
        </w:r>
      </w:del>
      <w:r w:rsidR="00022928">
        <w:rPr>
          <w:rFonts w:hint="cs"/>
          <w:rtl/>
        </w:rPr>
        <w:t xml:space="preserve"> זקף אצבעו ואמר כאן, שאלו אותו ומי </w:t>
      </w:r>
      <w:ins w:id="90565" w:author="מנוע סמנטי" w:date="2026-10-05T11:39:44Z">
        <w:ins w:id="91518" w:author="עורך - פרקים א-ב" w:date="2026-10-05T11:51:54Z">
          <w:r>
            <w:rPr>
              <w:rFonts w:hint="cs"/>
              <w:rtl/>
            </w:rPr>
            <w:t xml:space="preserve">יאמר?</w:t>
          </w:r>
        </w:ins>
        <w:del w:id="91519" w:author="עורך - פרקים א-ב" w:date="2026-10-05T11:51:54Z">
          <w:r>
            <w:rPr>
              <w:rFonts w:hint="cs"/>
              <w:rtl/>
            </w:rPr>
            <w:delText xml:space="preserve">יאמר</w:delText>
          </w:r>
          <w:r w:rsidR="00022928">
            <w:rPr>
              <w:rFonts w:hint="cs"/>
              <w:rtl/>
            </w:rPr>
            <w:delText xml:space="preserve">,</w:delText>
          </w:r>
        </w:del>
      </w:ins>
      <w:del w:id="90566" w:author="מנוע סמנטי" w:date="2026-10-05T11:39:44Z">
        <w:r w:rsidR="00022928">
          <w:rPr>
            <w:rFonts w:hint="cs"/>
            <w:rtl/>
          </w:rPr>
          <w:delText xml:space="preserve">יימר</w:delText>
        </w:r>
      </w:del>
      <w:r w:rsidR="00022928">
        <w:rPr>
          <w:rFonts w:hint="cs"/>
          <w:rtl/>
        </w:rPr>
        <w:t xml:space="preserve">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ins w:id="91530" w:author="עורך - פרקים א-ב" w:date="2026-10-05T11:51:54Z">
        <w:r>
          <w:rPr>
            <w:rtl/>
          </w:rPr>
          <w:t xml:space="preserve">-</w:t>
        </w:r>
      </w:ins>
      <w:del w:id="91531" w:author="עורך - פרקים א-ב" w:date="2026-10-05T11:51:54Z">
        <w:r w:rsidR="00A90C35">
          <w:rPr>
            <w:rtl/>
          </w:rPr>
          <w:delText xml:space="preserve">–</w:delText>
        </w:r>
      </w:del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1528" w:author="עורך - פרקים א-ב" w:date="2026-10-05T11:51:54Z">
        <w:r>
          <w:rPr>
            <w:rtl/>
          </w:rPr>
          <w:t xml:space="preserve">הפשילו</w:t>
        </w:r>
      </w:ins>
      <w:del w:id="91529" w:author="עורך - פרקים א-ב" w:date="2026-10-05T11:51:54Z">
        <w:r w:rsidR="00F63065">
          <w:rPr>
            <w:rtl/>
          </w:rPr>
          <w:delText xml:space="preserve">אפשילו</w:delText>
        </w:r>
      </w:del>
      <w:r w:rsidR="00F63065">
        <w:rPr>
          <w:rtl/>
        </w:rPr>
        <w:t xml:space="preserve"> לי </w:t>
      </w:r>
      <w:ins w:id="91526" w:author="עורך - פרקים א-ב" w:date="2026-10-05T11:51:54Z">
        <w:r>
          <w:rPr>
            <w:rtl/>
          </w:rPr>
          <w:t xml:space="preserve">חבלים</w:t>
        </w:r>
      </w:ins>
      <w:del w:id="91527" w:author="עורך - פרקים א-ב" w:date="2026-10-05T11:51:54Z">
        <w:r w:rsidR="00F63065">
          <w:rPr>
            <w:rtl/>
          </w:rPr>
          <w:delText xml:space="preserve">חבלי</w:delText>
        </w:r>
      </w:del>
      <w:r w:rsidR="00F63065">
        <w:rPr>
          <w:rtl/>
        </w:rPr>
        <w:t xml:space="preserve"> </w:t>
      </w:r>
      <w:ins w:id="91524" w:author="עורך - פרקים א-ב" w:date="2026-10-05T11:51:54Z">
        <w:r>
          <w:rPr>
            <w:rtl/>
          </w:rPr>
          <w:t xml:space="preserve">מסובין</w:t>
        </w:r>
      </w:ins>
      <w:del w:id="91525" w:author="עורך - פרקים א-ב" w:date="2026-10-05T11:51:54Z">
        <w:r w:rsidR="00F63065">
          <w:rPr>
            <w:rtl/>
          </w:rPr>
          <w:delText xml:space="preserve">מפארי</w:delText>
        </w:r>
      </w:del>
      <w:r w:rsidR="00F63065">
        <w:rPr>
          <w:rtl/>
        </w:rPr>
        <w:t xml:space="preserve"> </w:t>
      </w:r>
      <w:ins w:id="91522" w:author="עורך - פרקים א-ב" w:date="2026-10-05T11:51:54Z">
        <w:r>
          <w:rPr>
            <w:rtl/>
          </w:rPr>
          <w:t xml:space="preserve">ואכניסנו.</w:t>
        </w:r>
      </w:ins>
      <w:del w:id="91523" w:author="עורך - פרקים א-ב" w:date="2026-10-05T11:51:54Z">
        <w:r w:rsidR="00F63065">
          <w:rPr>
            <w:rtl/>
          </w:rPr>
          <w:delText xml:space="preserve">ואעייליה</w:delText>
        </w:r>
        <w:r w:rsidR="0057284B">
          <w:rPr>
            <w:rtl/>
          </w:rPr>
          <w:delText xml:space="preserve">.</w:delText>
        </w:r>
      </w:del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</w:t>
      </w:r>
      <w:ins w:id="91542" w:author="עורך - פרקים א-ב" w:date="2026-10-05T11:51:54Z">
        <w:r>
          <w:rPr>
            <w:rFonts w:hint="cs"/>
            <w:rtl/>
          </w:rPr>
          <w:t xml:space="preserve">נקצר?</w:t>
        </w:r>
      </w:ins>
      <w:del w:id="91543" w:author="עורך - פרקים א-ב" w:date="2026-10-05T11:51:54Z">
        <w:r w:rsidR="00A90C35">
          <w:rPr>
            <w:rFonts w:hint="cs"/>
            <w:rtl/>
          </w:rPr>
          <w:delText xml:space="preserve">נקצר</w:delText>
        </w:r>
      </w:del>
      <w:r w:rsidR="00A90C35">
        <w:rPr>
          <w:rFonts w:hint="cs"/>
          <w:rtl/>
        </w:rPr>
        <w:t xml:space="preserve">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</w:t>
      </w:r>
      <w:ins w:id="91540" w:author="עורך - פרקים א-ב" w:date="2026-10-05T11:51:54Z">
        <w:r>
          <w:rPr>
            <w:rFonts w:hint="cs"/>
            <w:rtl/>
          </w:rPr>
          <w:t xml:space="preserve">חמור.</w:t>
        </w:r>
      </w:ins>
      <w:del w:id="91541" w:author="עורך - פרקים א-ב" w:date="2026-10-05T11:51:54Z">
        <w:r w:rsidR="00A90C35">
          <w:rPr>
            <w:rFonts w:hint="cs"/>
            <w:rtl/>
          </w:rPr>
          <w:delText xml:space="preserve">חמור</w:delText>
        </w:r>
      </w:del>
      <w:r w:rsidR="00A90C35">
        <w:rPr>
          <w:rFonts w:hint="cs"/>
          <w:rtl/>
        </w:rPr>
        <w:t xml:space="preserve">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</w:t>
      </w:r>
      <w:ins w:id="91538" w:author="עורך - פרקים א-ב" w:date="2026-10-05T11:51:54Z">
        <w:r>
          <w:rPr>
            <w:rFonts w:hint="cs"/>
            <w:rtl/>
          </w:rPr>
          <w:t xml:space="preserve">והרי</w:t>
        </w:r>
      </w:ins>
      <w:del w:id="91539" w:author="עורך - פרקים א-ב" w:date="2026-10-05T11:51:54Z">
        <w:r w:rsidR="00A90C35">
          <w:rPr>
            <w:rFonts w:hint="cs"/>
            <w:rtl/>
          </w:rPr>
          <w:delText xml:space="preserve">והא</w:delText>
        </w:r>
      </w:del>
      <w:r w:rsidR="00A90C35">
        <w:rPr>
          <w:rFonts w:hint="cs"/>
          <w:rtl/>
        </w:rPr>
        <w:t xml:space="preserve"> אין קרן </w:t>
      </w:r>
      <w:ins w:id="91536" w:author="עורך - פרקים א-ב" w:date="2026-10-05T11:51:54Z">
        <w:r>
          <w:rPr>
            <w:rFonts w:hint="cs"/>
            <w:rtl/>
          </w:rPr>
          <w:t xml:space="preserve">לחמור!</w:t>
        </w:r>
      </w:ins>
      <w:del w:id="91537" w:author="עורך - פרקים א-ב" w:date="2026-10-05T11:51:54Z">
        <w:r w:rsidR="00A90C35">
          <w:rPr>
            <w:rFonts w:hint="cs"/>
            <w:rtl/>
          </w:rPr>
          <w:delText xml:space="preserve">לחמור</w:delText>
        </w:r>
      </w:del>
      <w:r w:rsidR="00A90C35">
        <w:rPr>
          <w:rFonts w:hint="cs"/>
          <w:rtl/>
        </w:rPr>
        <w:t xml:space="preserve">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</w:t>
      </w:r>
      <w:ins w:id="91534" w:author="עורך - פרקים א-ב" w:date="2026-10-05T11:51:54Z">
        <w:r>
          <w:rPr>
            <w:rFonts w:hint="cs"/>
            <w:rtl/>
          </w:rPr>
          <w:t xml:space="preserve">וכי</w:t>
        </w:r>
      </w:ins>
      <w:del w:id="91535" w:author="עורך - פרקים א-ב" w:date="2026-10-05T11:51:54Z">
        <w:r w:rsidR="00A90C35">
          <w:rPr>
            <w:rFonts w:hint="cs"/>
            <w:rtl/>
          </w:rPr>
          <w:delText xml:space="preserve">ומי</w:delText>
        </w:r>
      </w:del>
      <w:r w:rsidR="00A90C35">
        <w:rPr>
          <w:rFonts w:hint="cs"/>
          <w:rtl/>
        </w:rPr>
        <w:t xml:space="preserve"> יש שדה </w:t>
      </w:r>
      <w:ins w:id="91532" w:author="עורך - פרקים א-ב" w:date="2026-10-05T11:51:54Z">
        <w:r>
          <w:rPr>
            <w:rFonts w:hint="cs"/>
            <w:rtl/>
          </w:rPr>
          <w:t xml:space="preserve">סכינים?</w:t>
        </w:r>
      </w:ins>
      <w:del w:id="91533" w:author="עורך - פרקים א-ב" w:date="2026-10-05T11:51:54Z">
        <w:r w:rsidR="00A90C35">
          <w:rPr>
            <w:rFonts w:hint="cs"/>
            <w:rtl/>
          </w:rPr>
          <w:delText xml:space="preserve">סכינים</w:delText>
        </w:r>
      </w:del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</w:t>
      </w:r>
      <w:ins w:id="91561" w:author="עורך - פרקים א-ב" w:date="2026-10-05T11:51:54Z">
        <w:r>
          <w:rPr>
            <w:rFonts w:hint="cs"/>
            <w:rtl/>
          </w:rPr>
          <w:t xml:space="preserve">שתי</w:t>
        </w:r>
      </w:ins>
      <w:del w:id="91562" w:author="עורך - פרקים א-ב" w:date="2026-10-05T11:51:54Z">
        <w:r w:rsidR="00A90C35">
          <w:rPr>
            <w:rFonts w:hint="cs"/>
            <w:rtl/>
          </w:rPr>
          <w:delText xml:space="preserve">שני</w:delText>
        </w:r>
      </w:del>
      <w:r w:rsidR="00A90C35">
        <w:rPr>
          <w:rFonts w:hint="cs"/>
          <w:rtl/>
        </w:rPr>
        <w:t xml:space="preserve"> </w:t>
      </w:r>
      <w:ins w:id="91559" w:author="עורך - פרקים א-ב" w:date="2026-10-05T11:51:54Z">
        <w:r>
          <w:rPr>
            <w:rFonts w:hint="cs"/>
            <w:rtl/>
          </w:rPr>
          <w:t xml:space="preserve">ביצים,</w:t>
        </w:r>
      </w:ins>
      <w:del w:id="91560" w:author="עורך - פרקים א-ב" w:date="2026-10-05T11:51:54Z">
        <w:r w:rsidR="00A90C35">
          <w:rPr>
            <w:rFonts w:hint="cs"/>
            <w:rtl/>
          </w:rPr>
          <w:delText xml:space="preserve">ביצים</w:delText>
        </w:r>
      </w:del>
      <w:r w:rsidR="00A90C35">
        <w:rPr>
          <w:rFonts w:hint="cs"/>
          <w:rtl/>
        </w:rPr>
        <w:t xml:space="preserve"> שאלוהו איזו </w:t>
      </w:r>
      <w:ins w:id="91557" w:author="עורך - פרקים א-ב" w:date="2026-10-05T11:51:54Z">
        <w:r>
          <w:rPr>
            <w:rStyle w:val="afffffe"/>
            <w:rFonts w:hint="cs"/>
            <w:rtl/>
          </w:rPr>
          <w:t xml:space="preserve">מתרנגולת</w:t>
        </w:r>
      </w:ins>
      <w:del w:id="91558" w:author="עורך - פרקים א-ב" w:date="2026-10-05T11:51:54Z">
        <w:r w:rsidR="00A90C35">
          <w:rPr>
            <w:rFonts w:hint="cs"/>
            <w:rtl/>
          </w:rPr>
          <w:delText xml:space="preserve">מן</w:delText>
        </w:r>
      </w:del>
      <w:r w:rsidR="00A90C35">
        <w:rPr>
          <w:rFonts w:hint="cs"/>
          <w:rtl/>
        </w:rPr>
        <w:t xml:space="preserve"> שחורה </w:t>
      </w:r>
      <w:ins w:id="91555" w:author="עורך - פרקים א-ב" w:date="2026-10-05T11:51:54Z">
        <w:r>
          <w:rPr>
            <w:rFonts w:hint="cs"/>
            <w:rtl/>
          </w:rPr>
          <w:t xml:space="preserve">ואיזו</w:t>
        </w:r>
      </w:ins>
      <w:del w:id="91556" w:author="עורך - פרקים א-ב" w:date="2026-10-05T11:51:54Z">
        <w:r w:rsidR="00A90C35">
          <w:rPr>
            <w:rFonts w:hint="cs"/>
            <w:rtl/>
          </w:rPr>
          <w:delText xml:space="preserve">ואיזה</w:delText>
        </w:r>
      </w:del>
      <w:r w:rsidR="00A90C35">
        <w:rPr>
          <w:rFonts w:hint="cs"/>
          <w:rtl/>
        </w:rPr>
        <w:t xml:space="preserve"> </w:t>
      </w:r>
      <w:ins w:id="91553" w:author="עורך - פרקים א-ב" w:date="2026-10-05T11:51:54Z">
        <w:r>
          <w:rPr>
            <w:rFonts w:hint="cs"/>
            <w:rtl/>
          </w:rPr>
          <w:t xml:space="preserve">מלבנה?</w:t>
        </w:r>
      </w:ins>
      <w:del w:id="91554" w:author="עורך - פרקים א-ב" w:date="2026-10-05T11:51:54Z">
        <w:r w:rsidR="00A90C35">
          <w:rPr>
            <w:rFonts w:hint="cs"/>
            <w:rtl/>
          </w:rPr>
          <w:delText xml:space="preserve">מן לבנה</w:delText>
        </w:r>
      </w:del>
      <w:r w:rsidR="00A90C35">
        <w:rPr>
          <w:rFonts w:hint="cs"/>
          <w:rtl/>
        </w:rPr>
        <w:t xml:space="preserve">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</w:t>
      </w:r>
      <w:ins w:id="91551" w:author="עורך - פרקים א-ב" w:date="2026-10-05T11:51:54Z">
        <w:r>
          <w:rPr>
            <w:rFonts w:hint="cs"/>
            <w:rtl/>
          </w:rPr>
          <w:t xml:space="preserve">איזו</w:t>
        </w:r>
      </w:ins>
      <w:del w:id="91552" w:author="עורך - פרקים א-ב" w:date="2026-10-05T11:51:54Z">
        <w:r w:rsidR="00A90C35">
          <w:rPr>
            <w:rFonts w:hint="cs"/>
            <w:rtl/>
          </w:rPr>
          <w:delText xml:space="preserve">איזה</w:delText>
        </w:r>
      </w:del>
      <w:r w:rsidR="00A90C35">
        <w:rPr>
          <w:rFonts w:hint="cs"/>
          <w:rtl/>
        </w:rPr>
        <w:t xml:space="preserve"> גבינה </w:t>
      </w:r>
      <w:ins w:id="91549" w:author="עורך - פרקים א-ב" w:date="2026-10-05T11:51:54Z">
        <w:r>
          <w:rPr>
            <w:rStyle w:val="afffffe"/>
            <w:rFonts w:hint="cs"/>
            <w:rtl/>
          </w:rPr>
          <w:t xml:space="preserve">מעז</w:t>
        </w:r>
      </w:ins>
      <w:del w:id="91550" w:author="עורך - פרקים א-ב" w:date="2026-10-05T11:51:54Z">
        <w:r w:rsidR="00A90C35">
          <w:rPr>
            <w:rFonts w:hint="cs"/>
            <w:rtl/>
          </w:rPr>
          <w:delText xml:space="preserve">משחורה</w:delText>
        </w:r>
      </w:del>
      <w:r w:rsidR="00A90C35">
        <w:rPr>
          <w:rFonts w:hint="cs"/>
          <w:rtl/>
        </w:rPr>
        <w:t xml:space="preserve"> </w:t>
      </w:r>
      <w:ins w:id="91547" w:author="עורך - פרקים א-ב" w:date="2026-10-05T11:51:54Z">
        <w:r>
          <w:rPr>
            <w:rFonts w:hint="cs"/>
            <w:rtl/>
          </w:rPr>
          <w:t xml:space="preserve">שחורה</w:t>
        </w:r>
      </w:ins>
      <w:del w:id="91548" w:author="עורך - פרקים א-ב" w:date="2026-10-05T11:51:54Z">
        <w:r w:rsidR="00A90C35">
          <w:rPr>
            <w:rFonts w:hint="cs"/>
            <w:rtl/>
          </w:rPr>
          <w:delText xml:space="preserve">ואיזה</w:delText>
        </w:r>
      </w:del>
      <w:r w:rsidR="00A90C35">
        <w:rPr>
          <w:rFonts w:hint="cs"/>
          <w:rtl/>
        </w:rPr>
        <w:t xml:space="preserve"> </w:t>
      </w:r>
      <w:ins w:id="91545" w:author="עורך - פרקים א-ב" w:date="2026-10-05T11:51:54Z">
        <w:r>
          <w:rPr>
            <w:rFonts w:hint="cs"/>
            <w:rtl/>
          </w:rPr>
          <w:t xml:space="preserve">ואיזו</w:t>
        </w:r>
      </w:ins>
      <w:del w:id="91546" w:author="עורך - פרקים א-ב" w:date="2026-10-05T11:51:54Z">
        <w:r w:rsidR="00A90C35">
          <w:rPr>
            <w:rFonts w:hint="cs"/>
            <w:rtl/>
          </w:rPr>
          <w:delText xml:space="preserve">מלבנה</w:delText>
        </w:r>
      </w:del>
      <w:r w:rsidR="00A90C35">
        <w:rPr>
          <w:rFonts w:hint="cs"/>
          <w:rtl/>
        </w:rPr>
        <w:t xml:space="preserve"> </w:t>
      </w:r>
      <w:ins w:id="91544" w:author="עורך - פרקים א-ב" w:date="2026-10-05T11:51:54Z">
        <w:r>
          <w:rPr>
            <w:rFonts w:hint="cs"/>
            <w:rtl/>
          </w:rPr>
          <w:t xml:space="preserve">מלבנה? </w:t>
        </w:r>
      </w:ins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</w:t>
      </w:r>
      <w:ins w:id="91563" w:author="עורך - פרקים א-ב" w:date="2026-10-05T11:51:54Z">
        <w:r>
          <w:rPr>
            <w:rFonts w:hint="cs"/>
            <w:rtl/>
          </w:rPr>
          <w:t xml:space="preserve">האוויר?</w:t>
        </w:r>
      </w:ins>
      <w:del w:id="91564" w:author="עורך - פרקים א-ב" w:date="2026-10-05T11:51:54Z">
        <w:r w:rsidR="00A90C35">
          <w:rPr>
            <w:rFonts w:hint="cs"/>
            <w:rtl/>
          </w:rPr>
          <w:delText xml:space="preserve">האוויר</w:delText>
        </w:r>
      </w:del>
      <w:r w:rsidR="00A90C35">
        <w:rPr>
          <w:rFonts w:hint="cs"/>
          <w:rtl/>
        </w:rPr>
        <w:t xml:space="preserve">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 xml:space="preserve">. הראה לנו כלי שלא שוה </w:t>
      </w:r>
      <w:ins w:id="91565" w:author="עורך - פרקים א-ב" w:date="2026-10-05T11:51:54Z">
        <w:r>
          <w:rPr>
            <w:rFonts w:hint="cs"/>
            <w:rtl/>
          </w:rPr>
          <w:t xml:space="preserve">נזקו,</w:t>
        </w:r>
      </w:ins>
      <w:del w:id="91566" w:author="עורך - פרקים א-ב" w:date="2026-10-05T11:51:54Z">
        <w:r w:rsidR="00A90C35">
          <w:rPr>
            <w:rFonts w:hint="cs"/>
            <w:rtl/>
          </w:rPr>
          <w:delText xml:space="preserve">שויו</w:delText>
        </w:r>
        <w:r>
          <w:rPr>
            <w:rFonts w:hint="cs"/>
            <w:rtl/>
          </w:rPr>
          <w:delText xml:space="preserve">,</w:delText>
        </w:r>
      </w:del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</w:t>
      </w:r>
      <w:ins w:id="91567" w:author="עורך - פרקים א-ב" w:date="2026-10-05T11:51:54Z">
        <w:r>
          <w:rPr>
            <w:rFonts w:hint="cs"/>
            <w:rtl/>
          </w:rPr>
          <w:t xml:space="preserve">חבריו</w:t>
        </w:r>
      </w:ins>
      <w:del w:id="91568" w:author="עורך - פרקים א-ב" w:date="2026-10-05T11:51:54Z">
        <w:r>
          <w:rPr>
            <w:rFonts w:hint="cs"/>
            <w:rtl/>
          </w:rPr>
          <w:delText xml:space="preserve">חבירו</w:delText>
        </w:r>
      </w:del>
      <w:r>
        <w:rPr>
          <w:rFonts w:hint="cs"/>
          <w:rtl/>
        </w:rPr>
        <w:t xml:space="preserve">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3461" w:author="עורך - פרקים א-ב" w:date="2026-10-05T11:51:54Z"/>
        </w:rPr>
      </w:pPr>
      <w:r>
        <w:t xml:space="preserve">אר</w:t>
      </w:r>
      <w:ins w:id="90411" w:author="מנוע מכני" w:date="2026-10-05T11:32:12Z">
        <w:r>
          <w:t xml:space="preserve">י"ר</w:t>
        </w:r>
      </w:ins>
      <w:del w:id="90412" w:author="מנוע מכני" w:date="2026-10-05T11:32:12Z">
        <w:r>
          <w:delText xml:space="preserve">י''ר</w:delText>
        </w:r>
      </w:del>
      <w:r w:rsidR="00F63065">
        <w:t xml:space="preserve">:</w:t>
      </w:r>
    </w:p>
    <w:p>
      <w:pPr>
        <w:pStyle w:val="afffff8"/>
        <w:rPr>
          <w:ins w:id="93552" w:author="עורך - פרקים א-ב" w:date="2026-10-05T11:51:54Z"/>
        </w:rPr>
      </w:pPr>
      <w:ins w:id="93553" w:author="עורך - פרקים א-ב" w:date="2026-10-05T11:51:54Z">
        <w:r>
          <w:rPr>
            <w:color w:val="7B3F00"/>
          </w:rPr>
          <w:t xml:space="preserve">שני ראשים כאחד בפטר חמור</w:t>
        </w:r>
      </w:ins>
    </w:p>
    <w:p w14:paraId="05EE6EA4" w14:textId="77777777" w:rsidR="00AE7DBB" w:rsidRDefault="000F1E3D" w:rsidP="00AE7DBB">
      <w:pPr>
        <w:rPr>
          <w:rtl/>
        </w:rPr>
      </w:pPr>
      <w:del w:id="93462" w:author="עורך - פרקים א-ב" w:date="2026-10-05T11:51:54Z">
        <w:r w:rsidR="00F63065">
          <w:rPr>
            <w:rtl/>
          </w:rPr>
          <w:delText xml:space="preserve"> </w:delText>
        </w:r>
      </w:del>
      <w:ins w:id="91573" w:author="עורך - פרקים א-ב" w:date="2026-10-05T11:51:54Z">
        <w:r>
          <w:rPr>
            <w:rStyle w:val="afffffe"/>
            <w:rtl/>
          </w:rPr>
          <w:t xml:space="preserve">המשנה</w:t>
        </w:r>
      </w:ins>
      <w:del w:id="91574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1571" w:author="עורך - פרקים א-ב" w:date="2026-10-05T11:51:54Z">
        <w:r>
          <w:rPr>
            <w:rStyle w:val="2fb"/>
            <w:rtl/>
          </w:rPr>
          <w:t xml:space="preserve">שלא כריה"ג,</w:t>
        </w:r>
      </w:ins>
      <w:del w:id="91572" w:author="עורך - פרקים א-ב" w:date="2026-10-05T11:51:54Z">
        <w:r w:rsidR="00F63065">
          <w:rPr>
            <w:rStyle w:val="2fb"/>
            <w:rtl/>
          </w:rPr>
          <w:delText xml:space="preserve">כ</w:delText>
        </w:r>
        <w:r w:rsidR="00AE7DBB">
          <w:rPr>
            <w:rStyle w:val="2fb"/>
            <w:rFonts w:hint="cs"/>
            <w:rtl/>
          </w:rPr>
          <w:delText xml:space="preserve">רי</w:delText>
        </w:r>
        <w:r>
          <w:rPr>
            <w:rStyle w:val="2fb"/>
            <w:rFonts w:hint="cs"/>
            <w:rtl/>
          </w:rPr>
          <w:delText xml:space="preserve">ה"ג</w:delText>
        </w:r>
      </w:del>
      <w:ins w:id="90413" w:author="מנוע מכני" w:date="2026-10-05T11:32:12Z"/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</w:t>
      </w:r>
      <w:ins w:id="91569" w:author="עורך - פרקים א-ב" w:date="2026-10-05T11:51:54Z">
        <w:r>
          <w:rPr>
            <w:rFonts w:hint="cs"/>
            <w:rtl/>
          </w:rPr>
          <w:t xml:space="preserve">שאפשר</w:t>
        </w:r>
      </w:ins>
      <w:del w:id="91570" w:author="עורך - פרקים א-ב" w:date="2026-10-05T11:51:54Z">
        <w:r w:rsidR="00AE7DBB">
          <w:rPr>
            <w:rFonts w:hint="cs"/>
            <w:rtl/>
          </w:rPr>
          <w:delText xml:space="preserve">דאפשר</w:delText>
        </w:r>
      </w:del>
      <w:r w:rsidR="00AE7DBB">
        <w:rPr>
          <w:rFonts w:hint="cs"/>
          <w:rtl/>
        </w:rPr>
        <w:t xml:space="preserve">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ins w:id="91587" w:author="עורך - פרקים א-ב" w:date="2026-10-05T11:51:54Z">
        <w:r>
          <w:rPr>
            <w:rStyle w:val="2fb"/>
            <w:rFonts w:hint="cs"/>
            <w:rtl/>
          </w:rPr>
          <w:t xml:space="preserve">כריה"ג,</w:t>
        </w:r>
      </w:ins>
      <w:del w:id="91588" w:author="עורך - פרקים א-ב" w:date="2026-10-05T11:51:54Z">
        <w:r w:rsidR="00AE7DBB">
          <w:rPr>
            <w:rStyle w:val="2fb"/>
            <w:rFonts w:hint="cs"/>
            <w:rtl/>
          </w:rPr>
          <w:delText xml:space="preserve">כרי</w:delText>
        </w:r>
        <w:r>
          <w:rPr>
            <w:rStyle w:val="2fb"/>
            <w:rFonts w:hint="cs"/>
            <w:rtl/>
          </w:rPr>
          <w:delText xml:space="preserve">ה"ג</w:delText>
        </w:r>
      </w:del>
      <w:ins w:id="90415" w:author="מנוע מכני" w:date="2026-10-05T11:32:12Z"/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ins w:id="91585" w:author="עורך - פרקים א-ב" w:date="2026-10-05T11:51:54Z">
        <w:r>
          <w:rPr>
            <w:rtl/>
          </w:rPr>
          <w:t xml:space="preserve">שונה</w:t>
        </w:r>
      </w:ins>
      <w:del w:id="91586" w:author="עורך - פרקים א-ב" w:date="2026-10-05T11:51:54Z">
        <w:r>
          <w:rPr>
            <w:rtl/>
          </w:rPr>
          <w:delText xml:space="preserve">שאני</w:delText>
        </w:r>
      </w:del>
      <w:r>
        <w:rPr>
          <w:rtl/>
        </w:rPr>
        <w:t xml:space="preserve">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</w:t>
      </w:r>
      <w:ins w:id="91583" w:author="עורך - פרקים א-ב" w:date="2026-10-05T11:51:54Z">
        <w:r>
          <w:rPr>
            <w:rStyle w:val="afffffe"/>
            <w:rtl/>
          </w:rPr>
          <w:t xml:space="preserve">בבהמה</w:t>
        </w:r>
      </w:ins>
      <w:del w:id="91584" w:author="עורך - פרקים א-ב" w:date="2026-10-05T11:51:54Z">
        <w:r>
          <w:rPr>
            <w:rtl/>
          </w:rPr>
          <w:delText xml:space="preserve">ד</w:delText>
        </w:r>
        <w:r w:rsidR="00AE7DBB">
          <w:rPr>
            <w:rFonts w:hint="cs"/>
            <w:rtl/>
          </w:rPr>
          <w:delText xml:space="preserve">'ה</w:delText>
        </w:r>
        <w:r>
          <w:rPr>
            <w:rtl/>
          </w:rPr>
          <w:delText xml:space="preserve">זכרים</w:delText>
        </w:r>
      </w:del>
      <w:r>
        <w:rPr>
          <w:rtl/>
        </w:rPr>
        <w:t xml:space="preserve"> </w:t>
      </w:r>
      <w:ins w:id="91581" w:author="עורך - פרקים א-ב" w:date="2026-10-05T11:51:54Z">
        <w:r>
          <w:rPr>
            <w:rStyle w:val="afffffe"/>
            <w:rtl/>
          </w:rPr>
          <w:t xml:space="preserve">טהורה</w:t>
        </w:r>
        <w:r>
          <w:rPr>
            <w:rtl/>
          </w:rPr>
          <w:t xml:space="preserve"> שכתוב 'הזכרים לה',</w:t>
        </w:r>
      </w:ins>
      <w:del w:id="91582" w:author="עורך - פרקים א-ב" w:date="2026-10-05T11:51:54Z">
        <w:r>
          <w:rPr>
            <w:rtl/>
          </w:rPr>
          <w:delText xml:space="preserve">לה'</w:delText>
        </w:r>
      </w:del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</w:t>
      </w:r>
      <w:ins w:id="91579" w:author="עורך - פרקים א-ב" w:date="2026-10-05T11:51:54Z">
        <w:r>
          <w:rPr>
            <w:rFonts w:hint="cs"/>
            <w:rtl/>
          </w:rPr>
          <w:t xml:space="preserve">ממנו,</w:t>
        </w:r>
      </w:ins>
      <w:del w:id="91580" w:author="עורך - פרקים א-ב" w:date="2026-10-05T11:51:54Z">
        <w:r w:rsidR="00AE7DBB">
          <w:rPr>
            <w:rFonts w:hint="cs"/>
            <w:rtl/>
          </w:rPr>
          <w:delText xml:space="preserve">מהך</w:delText>
        </w:r>
      </w:del>
      <w:r w:rsidR="00AE7DBB">
        <w:rPr>
          <w:rFonts w:hint="cs"/>
          <w:rtl/>
        </w:rPr>
        <w:t xml:space="preserve"> </w:t>
      </w:r>
      <w:ins w:id="91577" w:author="עורך - פרקים א-ב" w:date="2026-10-05T11:51:54Z">
        <w:r>
          <w:rPr>
            <w:rFonts w:hint="cs"/>
            <w:rtl/>
          </w:rPr>
          <w:t xml:space="preserve">שמיעטה</w:t>
        </w:r>
      </w:ins>
      <w:del w:id="91578" w:author="עורך - פרקים א-ב" w:date="2026-10-05T11:51:54Z">
        <w:r w:rsidR="00AE7DBB">
          <w:rPr>
            <w:rFonts w:hint="cs"/>
            <w:rtl/>
          </w:rPr>
          <w:delText xml:space="preserve">דמיעטה</w:delText>
        </w:r>
      </w:del>
      <w:r w:rsidR="00AE7DBB">
        <w:rPr>
          <w:rFonts w:hint="cs"/>
          <w:rtl/>
        </w:rPr>
        <w:t xml:space="preserve"> תורה </w:t>
      </w:r>
      <w:ins w:id="91575" w:author="עורך - פרקים א-ב" w:date="2026-10-05T11:51:54Z">
        <w:r>
          <w:rPr>
            <w:rFonts w:hint="cs"/>
            <w:rtl/>
          </w:rPr>
          <w:t xml:space="preserve">'הזכרים'</w:t>
        </w:r>
      </w:ins>
      <w:del w:id="91576" w:author="עורך - פרקים א-ב" w:date="2026-10-05T11:51:54Z">
        <w:r w:rsidR="00AE7DBB">
          <w:rPr>
            <w:rFonts w:hint="cs"/>
            <w:rtl/>
          </w:rPr>
          <w:delText xml:space="preserve">הזכרים'</w:delText>
        </w:r>
      </w:del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</w:t>
      </w:r>
      <w:ins w:id="91593" w:author="עורך - פרקים א-ב" w:date="2026-10-05T11:51:54Z">
        <w:r>
          <w:rPr>
            <w:rFonts w:hint="cs"/>
            <w:rtl/>
          </w:rPr>
          <w:t xml:space="preserve">שלא</w:t>
        </w:r>
      </w:ins>
      <w:del w:id="91594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</w:t>
      </w:r>
      <w:ins w:id="91591" w:author="עורך - פרקים א-ב" w:date="2026-10-05T11:51:54Z">
        <w:r>
          <w:rPr>
            <w:rStyle w:val="2fb"/>
            <w:rFonts w:hint="cs"/>
            <w:rtl/>
          </w:rPr>
          <w:t xml:space="preserve">כריה"ג,</w:t>
        </w:r>
      </w:ins>
      <w:del w:id="91592" w:author="עורך - פרקים א-ב" w:date="2026-10-05T11:51:54Z">
        <w:r>
          <w:rPr>
            <w:rStyle w:val="2fb"/>
            <w:rFonts w:hint="cs"/>
            <w:rtl/>
          </w:rPr>
          <w:delText xml:space="preserve">כרי</w:delText>
        </w:r>
        <w:r>
          <w:rPr>
            <w:rStyle w:val="2fb"/>
            <w:rFonts w:hint="cs"/>
            <w:rtl/>
          </w:rPr>
          <w:delText xml:space="preserve">ה"ג</w:delText>
        </w:r>
      </w:del>
      <w:ins w:id="90421" w:author="מנוע מכני" w:date="2026-10-05T11:32:12Z"/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</w:t>
      </w:r>
      <w:ins w:id="91589" w:author="עורך - פרקים א-ב" w:date="2026-10-05T11:51:54Z">
        <w:r>
          <w:rPr>
            <w:rFonts w:hint="cs"/>
            <w:rtl/>
          </w:rPr>
          <w:t xml:space="preserve">שהזכרים</w:t>
        </w:r>
      </w:ins>
      <w:del w:id="91590" w:author="עורך - פרקים א-ב" w:date="2026-10-05T11:51:54Z">
        <w:r>
          <w:rPr>
            <w:rFonts w:hint="cs"/>
            <w:rtl/>
          </w:rPr>
          <w:delText xml:space="preserve">דהזכרים</w:delText>
        </w:r>
      </w:del>
      <w:r>
        <w:rPr>
          <w:rFonts w:hint="cs"/>
          <w:rtl/>
        </w:rPr>
        <w:t xml:space="preserve">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</w:t>
      </w:r>
      <w:ins w:id="91603" w:author="עורך - פרקים א-ב" w:date="2026-10-05T11:51:54Z">
        <w:r>
          <w:rPr>
            <w:rFonts w:hint="cs"/>
            <w:rtl/>
          </w:rPr>
          <w:t xml:space="preserve">שאינו</w:t>
        </w:r>
      </w:ins>
      <w:del w:id="91604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</w:t>
      </w:r>
      <w:ins w:id="91601" w:author="עורך - פרקים א-ב" w:date="2026-10-05T11:51:54Z">
        <w:r>
          <w:rPr>
            <w:rFonts w:hint="cs"/>
            <w:rtl/>
          </w:rPr>
          <w:t xml:space="preserve">מעמידה</w:t>
        </w:r>
      </w:ins>
      <w:del w:id="91602" w:author="עורך - פרקים א-ב" w:date="2026-10-05T11:51:54Z">
        <w:r>
          <w:rPr>
            <w:rFonts w:hint="cs"/>
            <w:rtl/>
          </w:rPr>
          <w:delText xml:space="preserve">מוקי</w:delText>
        </w:r>
      </w:del>
      <w:r>
        <w:rPr>
          <w:rFonts w:hint="cs"/>
          <w:rtl/>
        </w:rPr>
        <w:t xml:space="preserve"> </w:t>
      </w:r>
      <w:ins w:id="91599" w:author="עורך - פרקים א-ב" w:date="2026-10-05T11:51:54Z">
        <w:r>
          <w:rPr>
            <w:rStyle w:val="2fb"/>
            <w:rFonts w:hint="cs"/>
            <w:rtl/>
          </w:rPr>
          <w:t xml:space="preserve">כריה"ג,</w:t>
        </w:r>
      </w:ins>
      <w:del w:id="91600" w:author="עורך - פרקים א-ב" w:date="2026-10-05T11:51:54Z">
        <w:r>
          <w:rPr>
            <w:rStyle w:val="2fb"/>
            <w:rFonts w:hint="cs"/>
            <w:rtl/>
          </w:rPr>
          <w:delText xml:space="preserve">כרי</w:delText>
        </w:r>
        <w:r>
          <w:rPr>
            <w:rStyle w:val="2fb"/>
            <w:rFonts w:hint="cs"/>
            <w:rtl/>
          </w:rPr>
          <w:delText xml:space="preserve">ה"ג</w:delText>
        </w:r>
      </w:del>
      <w:ins w:id="90425" w:author="מנוע מכני" w:date="2026-10-05T11:32:12Z"/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היינו </w:t>
      </w:r>
      <w:ins w:id="91597" w:author="עורך - פרקים א-ב" w:date="2026-10-05T11:51:54Z">
        <w:r>
          <w:rPr>
            <w:rtl/>
          </w:rPr>
          <w:t xml:space="preserve">שלא</w:t>
        </w:r>
      </w:ins>
      <w:del w:id="91598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1595" w:author="עורך - פרקים א-ב" w:date="2026-10-05T11:51:54Z">
        <w:r>
          <w:rPr>
            <w:rtl/>
          </w:rPr>
          <w:t xml:space="preserve">שנה</w:t>
        </w:r>
      </w:ins>
      <w:del w:id="91596" w:author="עורך - פרקים א-ב" w:date="2026-10-05T11:51:54Z">
        <w:r w:rsidR="00F63065">
          <w:rPr>
            <w:rtl/>
          </w:rPr>
          <w:delText xml:space="preserve">קתני</w:delText>
        </w:r>
      </w:del>
      <w:r w:rsidR="00F63065">
        <w:rPr>
          <w:rtl/>
        </w:rPr>
        <w:t xml:space="preserve">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</w:t>
      </w:r>
      <w:ins w:id="91605" w:author="עורך - פרקים א-ב" w:date="2026-10-05T11:51:54Z">
        <w:r>
          <w:rPr>
            <w:rtl/>
          </w:rPr>
          <w:t xml:space="preserve">ישנה</w:t>
        </w:r>
      </w:ins>
      <w:del w:id="91606" w:author="עורך - פרקים א-ב" w:date="2026-10-05T11:51:54Z">
        <w:r>
          <w:rPr>
            <w:rtl/>
          </w:rPr>
          <w:delText xml:space="preserve">ליתני</w:delText>
        </w:r>
      </w:del>
      <w:r>
        <w:rPr>
          <w:rtl/>
        </w:rPr>
        <w:t xml:space="preserve">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ins w:id="90101" w:author="מנוע סמנטי" w:date="2026-10-05T11:39:44Z">
        <w:r>
          <w:rPr>
            <w:rStyle w:val="afffff0"/>
            <w:rtl/>
          </w:rPr>
          <w:t xml:space="preserve">הַזְּכָרִים לַה</w:t>
        </w:r>
      </w:ins>
      <w:del w:id="90102" w:author="מנוע סמנטי" w:date="2026-10-05T11:39:44Z">
        <w:r w:rsidR="00CE3F39">
          <w:rPr>
            <w:rtl/>
          </w:rPr>
          <w:delText xml:space="preserve">הזכרים לה</w:delText>
        </w:r>
      </w:del>
      <w:r w:rsidR="00CE3F39">
        <w:rPr>
          <w:rtl/>
        </w:rPr>
        <w:t xml:space="preserve">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>
      <w:pPr>
        <w:pStyle w:val="38"/>
        <w:rPr>
          <w:ins w:id="93463" w:author="עורך - פרקים א-ב" w:date="2026-10-05T11:51:54Z"/>
        </w:rPr>
      </w:pPr>
      <w:r>
        <w:t>ו</w:t>
      </w:r>
      <w:r w:rsidR="009F7858">
        <w:t>ל</w:t>
      </w:r>
      <w:r>
        <w:t>רבנן</w:t>
      </w:r>
    </w:p>
    <w:p w14:paraId="7FB05EEF" w14:textId="77777777" w:rsidR="00B874E6" w:rsidRDefault="00F63065" w:rsidP="009F7858">
      <w:pPr>
        <w:rPr>
          <w:rtl/>
        </w:rPr>
      </w:pPr>
      <w:del w:id="93464" w:author="עורך - פרקים א-ב" w:date="2026-10-05T11:51:54Z">
        <w:r w:rsidR="009F7858">
          <w:rPr>
            <w:rFonts w:hint="cs"/>
            <w:rtl/>
          </w:rPr>
          <w:delText xml:space="preserve"> </w:delText>
        </w:r>
      </w:del>
      <w:ins w:id="91613" w:author="עורך - פרקים א-ב" w:date="2026-10-05T11:51:54Z">
        <w:r>
          <w:rPr>
            <w:rFonts w:hint="cs"/>
            <w:rtl/>
          </w:rPr>
          <w:t xml:space="preserve">אפי'</w:t>
        </w:r>
      </w:ins>
      <w:del w:id="91614" w:author="עורך - פרקים א-ב" w:date="2026-10-05T11:51:54Z">
        <w:r w:rsidR="009F7858">
          <w:rPr>
            <w:rFonts w:hint="cs"/>
            <w:rtl/>
          </w:rPr>
          <w:delText xml:space="preserve">אפי</w:delText>
        </w:r>
      </w:del>
      <w:r w:rsidR="009F7858">
        <w:rPr>
          <w:rFonts w:hint="cs"/>
          <w:rtl/>
        </w:rPr>
        <w:t xml:space="preserve">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ins w:id="91611" w:author="עורך - פרקים א-ב" w:date="2026-10-05T11:51:54Z">
        <w:r>
          <w:rPr>
            <w:rFonts w:hint="cs"/>
            <w:rtl/>
          </w:rPr>
          <w:t xml:space="preserve">אין</w:t>
        </w:r>
      </w:ins>
      <w:del w:id="91612" w:author="עורך - פרקים א-ב" w:date="2026-10-05T11:51:54Z">
        <w:r w:rsidR="009F7858">
          <w:rPr>
            <w:rFonts w:hint="cs"/>
            <w:rtl/>
          </w:rPr>
          <w:delText xml:space="preserve">לא</w:delText>
        </w:r>
      </w:del>
      <w:r w:rsidR="009F7858">
        <w:rPr>
          <w:rFonts w:hint="cs"/>
          <w:rtl/>
        </w:rPr>
        <w:t xml:space="preserve"> </w:t>
      </w:r>
      <w:ins w:id="91609" w:author="עורך - פרקים א-ב" w:date="2026-10-05T11:51:54Z">
        <w:r>
          <w:rPr>
            <w:rFonts w:hint="cs"/>
            <w:rtl/>
          </w:rPr>
          <w:t xml:space="preserve">חציצה,</w:t>
        </w:r>
      </w:ins>
      <w:del w:id="91610" w:author="עורך - פרקים א-ב" w:date="2026-10-05T11:51:54Z">
        <w:r w:rsidR="009F7858">
          <w:rPr>
            <w:rFonts w:hint="cs"/>
            <w:rtl/>
          </w:rPr>
          <w:delText xml:space="preserve">הוי</w:delText>
        </w:r>
      </w:del>
      <w:r w:rsidR="009F7858">
        <w:rPr>
          <w:rFonts w:hint="cs"/>
          <w:rtl/>
        </w:rPr>
        <w:t xml:space="preserve"> </w:t>
      </w:r>
      <w:ins w:id="91607" w:author="עורך - פרקים א-ב" w:date="2026-10-05T11:51:54Z">
        <w:r>
          <w:rPr>
            <w:rFonts w:hint="cs"/>
            <w:rtl/>
          </w:rPr>
          <w:t xml:space="preserve">שמין</w:t>
        </w:r>
      </w:ins>
      <w:del w:id="91608" w:author="עורך - פרקים א-ב" w:date="2026-10-05T11:51:54Z">
        <w:r w:rsidR="009F7858">
          <w:rPr>
            <w:rFonts w:hint="cs"/>
            <w:rtl/>
          </w:rPr>
          <w:delText xml:space="preserve">חציצה דמין</w:delText>
        </w:r>
      </w:del>
      <w:r w:rsidR="009F7858">
        <w:rPr>
          <w:rFonts w:hint="cs"/>
          <w:rtl/>
        </w:rPr>
        <w:t xml:space="preserve">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</w:t>
      </w:r>
      <w:ins w:id="91619" w:author="עורך - פרקים א-ב" w:date="2026-10-05T11:51:54Z">
        <w:r>
          <w:rPr>
            <w:rtl/>
          </w:rPr>
          <w:t xml:space="preserve">שלעצמו</w:t>
        </w:r>
      </w:ins>
      <w:del w:id="91620" w:author="עורך - פרקים א-ב" w:date="2026-10-05T11:51:54Z">
        <w:r>
          <w:rPr>
            <w:rtl/>
          </w:rPr>
          <w:delText xml:space="preserve">דלעצמו</w:delText>
        </w:r>
      </w:del>
      <w:r>
        <w:rPr>
          <w:rtl/>
        </w:rPr>
        <w:t xml:space="preserve">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ins w:id="91617" w:author="עורך - פרקים א-ב" w:date="2026-10-05T11:51:54Z">
          <w:r>
            <w:rPr>
              <w:rFonts w:hint="cs"/>
              <w:rtl/>
            </w:rPr>
            <w:t xml:space="preserve">שאם</w:t>
          </w:r>
        </w:ins>
        <w:del w:id="91618" w:author="עורך - פרקים א-ב" w:date="2026-10-05T11:51:54Z">
          <w:r>
            <w:rPr>
              <w:rFonts w:hint="cs"/>
              <w:rtl/>
            </w:rPr>
            <w:delText xml:space="preserve">דאם</w:delText>
          </w:r>
        </w:del>
        <w:r>
          <w:rPr>
            <w:rFonts w:hint="cs"/>
            <w:rtl/>
          </w:rPr>
          <w:t xml:space="preserve">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ins w:id="91615" w:author="עורך - פרקים א-ב" w:date="2026-10-05T11:51:54Z">
          <w:r>
            <w:rPr>
              <w:rFonts w:hint="cs"/>
              <w:rtl/>
            </w:rPr>
            <w:t xml:space="preserve">לא -</w:t>
          </w:r>
        </w:ins>
        <w:del w:id="91616" w:author="עורך - פרקים א-ב" w:date="2026-10-05T11:51:54Z">
          <w:r>
            <w:rPr>
              <w:rFonts w:hint="cs"/>
              <w:rtl/>
            </w:rPr>
            <w:delText xml:space="preserve">לא</w:delText>
          </w:r>
          <w:r>
            <w:rPr>
              <w:rtl/>
            </w:rPr>
            <w:delText xml:space="preserve">-</w:delText>
          </w:r>
        </w:del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 אסור בהנאה, </w:t>
      </w:r>
    </w:p>
    <w:p w14:paraId="338D143E" w14:textId="77777777" w:rsidR="00B874E6" w:rsidRDefault="00F63065" w:rsidP="000F5460">
      <w:pPr>
        <w:rPr>
          <w:rtl/>
        </w:rPr>
      </w:pPr>
      <w:ins w:id="91625" w:author="עורך - פרקים א-ב" w:date="2026-10-05T11:51:54Z">
        <w:r>
          <w:rPr>
            <w:rtl/>
          </w:rPr>
          <w:t xml:space="preserve">מתני'</w:t>
        </w:r>
      </w:ins>
      <w:del w:id="91626" w:author="עורך - פרקים א-ב" w:date="2026-10-05T11:51:54Z">
        <w:r>
          <w:rPr>
            <w:rtl/>
          </w:rPr>
          <w:delText xml:space="preserve">מתני</w:delText>
        </w:r>
      </w:del>
      <w:r w:rsidR="000F5460">
        <w:rPr>
          <w:rFonts w:hint="cs"/>
          <w:rtl/>
        </w:rPr>
        <w:t xml:space="preserve"> </w:t>
      </w:r>
      <w:ins w:id="91623" w:author="עורך - פרקים א-ב" w:date="2026-10-05T11:51:54Z">
        <w:r>
          <w:rPr>
            <w:b/>
            <w:bCs/>
            <w:rtl/>
          </w:rPr>
          <w:t xml:space="preserve">ר'</w:t>
        </w:r>
      </w:ins>
      <w:del w:id="91624" w:author="עורך - פרקים א-ב" w:date="2026-10-05T11:51:54Z">
        <w:r w:rsidRPr="000F5460">
          <w:rPr>
            <w:b/>
            <w:bCs/>
            <w:rtl/>
          </w:rPr>
          <w:delText xml:space="preserve">'ר'</w:delText>
        </w:r>
      </w:del>
      <w:r w:rsidRPr="000F5460">
        <w:rPr>
          <w:b/>
          <w:bCs/>
          <w:rtl/>
        </w:rPr>
        <w:t xml:space="preserve"> יהודה היא</w:t>
      </w:r>
      <w:r>
        <w:rPr>
          <w:rtl/>
        </w:rPr>
        <w:t xml:space="preserve">, </w:t>
      </w:r>
      <w:ins w:id="91621" w:author="עורך - פרקים א-ב" w:date="2026-10-05T11:51:54Z">
        <w:r>
          <w:rPr>
            <w:rtl/>
          </w:rPr>
          <w:t xml:space="preserve">שתניא:</w:t>
        </w:r>
      </w:ins>
      <w:del w:id="91622" w:author="עורך - פרקים א-ב" w:date="2026-10-05T11:51:54Z">
        <w:r>
          <w:rPr>
            <w:rtl/>
          </w:rPr>
          <w:delText xml:space="preserve">דתניא</w:delText>
        </w:r>
        <w:r>
          <w:rPr>
            <w:rtl/>
          </w:rPr>
          <w:delText xml:space="preserve">:</w:delText>
        </w:r>
      </w:del>
      <w:r>
        <w:rPr>
          <w:rtl/>
        </w:rPr>
        <w:t xml:space="preserve">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ins w:id="91635" w:author="עורך - פרקים א-ב" w:date="2026-10-05T11:51:54Z">
        <w:r>
          <w:rPr>
            <w:rFonts w:hint="cs"/>
            <w:rtl/>
          </w:rPr>
          <w:t xml:space="preserve">וטעם</w:t>
        </w:r>
      </w:ins>
      <w:del w:id="91636" w:author="עורך - פרקים א-ב" w:date="2026-10-05T11:51:54Z">
        <w:r>
          <w:rPr>
            <w:rFonts w:hint="cs"/>
            <w:rtl/>
          </w:rPr>
          <w:delText xml:space="preserve">וטעמא</w:delText>
        </w:r>
      </w:del>
      <w:r>
        <w:rPr>
          <w:rFonts w:hint="cs"/>
          <w:rtl/>
        </w:rPr>
        <w:t xml:space="preserve"> </w:t>
      </w:r>
      <w:ins w:id="91633" w:author="עורך - פרקים א-ב" w:date="2026-10-05T11:51:54Z">
        <w:r>
          <w:rPr>
            <w:rStyle w:val="2fb"/>
            <w:rFonts w:hint="cs"/>
            <w:rtl/>
          </w:rPr>
          <w:t xml:space="preserve">ר"י</w:t>
        </w:r>
      </w:ins>
      <w:del w:id="91634" w:author="עורך - פרקים א-ב" w:date="2026-10-05T11:51:54Z">
        <w:r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ר"י</w:delText>
        </w:r>
      </w:del>
      <w:ins w:id="90429" w:author="מנוע מכני" w:date="2026-10-05T11:32:12Z"/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1631" w:author="עורך - פרקים א-ב" w:date="2026-10-05T11:51:54Z">
        <w:r>
          <w:rPr>
            <w:rStyle w:val="2fb"/>
            <w:rFonts w:hint="cs"/>
            <w:rtl/>
          </w:rPr>
          <w:t xml:space="preserve">כעולא:</w:t>
        </w:r>
      </w:ins>
      <w:del w:id="91632" w:author="עורך - פרקים א-ב" w:date="2026-10-05T11:51:54Z">
        <w:r>
          <w:rPr>
            <w:rStyle w:val="2fb"/>
            <w:rFonts w:hint="cs"/>
            <w:rtl/>
          </w:rPr>
          <w:delText xml:space="preserve">כדעולא</w:delText>
        </w:r>
      </w:del>
      <w:r>
        <w:rPr>
          <w:rFonts w:hint="cs"/>
          <w:rtl/>
        </w:rPr>
        <w:t xml:space="preserve"> יש לך דבר </w:t>
      </w:r>
      <w:ins w:id="91629" w:author="עורך - פרקים א-ב" w:date="2026-10-05T11:51:54Z">
        <w:r>
          <w:rPr>
            <w:rFonts w:hint="cs"/>
            <w:rtl/>
          </w:rPr>
          <w:t xml:space="preserve">שהקפידה</w:t>
        </w:r>
      </w:ins>
      <w:del w:id="91630" w:author="עורך - פרקים א-ב" w:date="2026-10-05T11:51:54Z">
        <w:r>
          <w:rPr>
            <w:rFonts w:hint="cs"/>
            <w:rtl/>
          </w:rPr>
          <w:delText xml:space="preserve">דהקפידה</w:delText>
        </w:r>
      </w:del>
      <w:r>
        <w:rPr>
          <w:rFonts w:hint="cs"/>
          <w:rtl/>
        </w:rPr>
        <w:t xml:space="preserve"> עליו תורה להפקיע איסורו </w:t>
      </w:r>
      <w:ins w:id="91627" w:author="עורך - פרקים א-ב" w:date="2026-10-05T11:51:54Z">
        <w:r>
          <w:rPr>
            <w:rFonts w:hint="cs"/>
            <w:rtl/>
          </w:rPr>
          <w:t xml:space="preserve">בשה </w:t>
        </w:r>
        <w:r>
          <w:rPr>
            <w:rStyle w:val="afffffe"/>
            <w:rFonts w:hint="cs"/>
            <w:rtl/>
          </w:rPr>
          <w:t xml:space="preserve">ומותר</w:t>
        </w:r>
        <w:r>
          <w:rPr>
            <w:rFonts w:hint="cs"/>
            <w:rtl/>
          </w:rPr>
          <w:t xml:space="preserve">?</w:t>
        </w:r>
      </w:ins>
      <w:del w:id="91628" w:author="עורך - פרקים א-ב" w:date="2026-10-05T11:51:54Z">
        <w:r>
          <w:rPr>
            <w:rFonts w:hint="cs"/>
            <w:rtl/>
          </w:rPr>
          <w:delText xml:space="preserve">בשה?</w:delText>
        </w:r>
      </w:del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</w:t>
      </w:r>
      <w:ins w:id="91637" w:author="עורך - פרקים א-ב" w:date="2026-10-05T11:51:54Z">
        <w:r>
          <w:rPr>
            <w:rFonts w:hint="cs"/>
            <w:rtl/>
          </w:rPr>
          <w:t xml:space="preserve">ומותר]</w:t>
        </w:r>
      </w:ins>
      <w:del w:id="91638" w:author="עורך - פרקים א-ב" w:date="2026-10-05T11:51:54Z">
        <w:r w:rsidR="000F5460">
          <w:rPr>
            <w:rFonts w:hint="cs"/>
            <w:rtl/>
          </w:rPr>
          <w:delText xml:space="preserve">ומותר</w:delText>
        </w:r>
      </w:del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</w:t>
      </w:r>
      <w:ins w:id="91640" w:author="עורך - פרקים א-ב" w:date="2026-10-05T11:51:54Z">
        <w:r>
          <w:rPr>
            <w:rFonts w:hint="cs"/>
            <w:rtl/>
          </w:rPr>
          <w:t xml:space="preserve">בשוויו</w:t>
        </w:r>
      </w:ins>
      <w:del w:id="91641" w:author="עורך - פרקים א-ב" w:date="2026-10-05T11:51:54Z">
        <w:r>
          <w:rPr>
            <w:rFonts w:hint="cs"/>
            <w:rtl/>
          </w:rPr>
          <w:delText xml:space="preserve">בשוויו[בעשבים]</w:delText>
        </w:r>
      </w:del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  <w:ins w:id="91639" w:author="עורך - פרקים א-ב" w:date="2026-10-05T11:51:54Z">
        <w:r>
          <w:rPr>
            <w:rFonts w:hint="cs"/>
            <w:rtl/>
          </w:rPr>
          <w:t xml:space="preserve">בעשבים] </w:t>
        </w:r>
      </w:ins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ins w:id="91656" w:author="עורך - פרקים א-ב" w:date="2026-10-05T11:51:54Z">
        <w:r>
          <w:rPr>
            <w:rFonts w:hint="cs"/>
            <w:rtl/>
          </w:rPr>
          <w:t xml:space="preserve">שגם כאן</w:t>
        </w:r>
      </w:ins>
      <w:del w:id="91657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ה"נ</w:delText>
        </w:r>
      </w:del>
      <w:ins w:id="90433" w:author="מנוע מכני" w:date="2026-10-05T11:32:12Z"/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</w:t>
      </w:r>
      <w:ins w:id="91654" w:author="עורך - פרקים א-ב" w:date="2026-10-05T11:51:54Z">
        <w:r>
          <w:rPr>
            <w:rtl/>
          </w:rPr>
          <w:t xml:space="preserve">שפטר</w:t>
        </w:r>
      </w:ins>
      <w:del w:id="91655" w:author="עורך - פרקים א-ב" w:date="2026-10-05T11:51:54Z">
        <w:r w:rsidR="00F63065">
          <w:rPr>
            <w:rtl/>
          </w:rPr>
          <w:delText xml:space="preserve">דפטר</w:delText>
        </w:r>
      </w:del>
      <w:r w:rsidR="00F63065">
        <w:rPr>
          <w:rtl/>
        </w:rPr>
        <w:t xml:space="preserve"> חמור </w:t>
      </w:r>
      <w:ins w:id="91652" w:author="עורך - פרקים א-ב" w:date="2026-10-05T11:51:54Z">
        <w:r>
          <w:rPr>
            <w:rtl/>
          </w:rPr>
          <w:t xml:space="preserve">איסור</w:t>
        </w:r>
      </w:ins>
      <w:del w:id="91653" w:author="עורך - פרקים א-ב" w:date="2026-10-05T11:51:54Z">
        <w:r w:rsidR="00F63065">
          <w:rPr>
            <w:rtl/>
          </w:rPr>
          <w:delText xml:space="preserve">איסורא</w:delText>
        </w:r>
      </w:del>
      <w:r w:rsidR="00F63065">
        <w:rPr>
          <w:rtl/>
        </w:rPr>
        <w:t xml:space="preserve">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</w:t>
      </w:r>
      <w:ins w:id="91650" w:author="עורך - פרקים א-ב" w:date="2026-10-05T11:51:54Z">
        <w:r>
          <w:rPr>
            <w:rtl/>
          </w:rPr>
          <w:t xml:space="preserve">ופודה</w:t>
        </w:r>
      </w:ins>
      <w:del w:id="91651" w:author="עורך - פרקים א-ב" w:date="2026-10-05T11:51:54Z">
        <w:r w:rsidR="00F63065">
          <w:rPr>
            <w:rtl/>
          </w:rPr>
          <w:delText xml:space="preserve">ופרקא</w:delText>
        </w:r>
      </w:del>
      <w:r w:rsidR="00F63065">
        <w:rPr>
          <w:rtl/>
        </w:rPr>
        <w:t xml:space="preserve"> </w:t>
      </w:r>
      <w:ins w:id="94507" w:author="מנוע מכני" w:date="2026-10-05T11:32:12Z">
        <w:ins w:id="91648" w:author="עורך - פרקים א-ב" w:date="2026-10-05T11:51:54Z">
          <w:r>
            <w:rPr>
              <w:rtl/>
            </w:rPr>
            <w:t xml:space="preserve">אותו</w:t>
          </w:r>
        </w:ins>
        <w:del w:id="91649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</w:t>
      </w:r>
      <w:ins w:id="91646" w:author="עורך - פרקים א-ב" w:date="2026-10-05T11:51:54Z">
        <w:r>
          <w:rPr>
            <w:rtl/>
          </w:rPr>
          <w:t xml:space="preserve">ומתקדשת</w:t>
        </w:r>
      </w:ins>
      <w:del w:id="91647" w:author="עורך - פרקים א-ב" w:date="2026-10-05T11:51:54Z">
        <w:r w:rsidR="00F63065">
          <w:rPr>
            <w:rtl/>
          </w:rPr>
          <w:delText xml:space="preserve">ומקדשא</w:delText>
        </w:r>
      </w:del>
      <w:r w:rsidR="00F63065">
        <w:rPr>
          <w:rtl/>
        </w:rPr>
        <w:t xml:space="preserve"> </w:t>
      </w:r>
      <w:ins w:id="91644" w:author="עורך - פרקים א-ב" w:date="2026-10-05T11:51:54Z">
        <w:r>
          <w:rPr>
            <w:rtl/>
          </w:rPr>
          <w:t xml:space="preserve">בהפרש</w:t>
        </w:r>
      </w:ins>
      <w:del w:id="91645" w:author="עורך - פרקים א-ב" w:date="2026-10-05T11:51:54Z">
        <w:r w:rsidR="00F63065">
          <w:rPr>
            <w:rtl/>
          </w:rPr>
          <w:delText xml:space="preserve">בהך</w:delText>
        </w:r>
      </w:del>
      <w:r w:rsidR="00F63065">
        <w:rPr>
          <w:rtl/>
        </w:rPr>
        <w:t xml:space="preserve"> </w:t>
      </w:r>
      <w:ins w:id="91642" w:author="עורך - פרקים א-ב" w:date="2026-10-05T11:51:54Z">
        <w:r>
          <w:rPr>
            <w:rtl/>
          </w:rPr>
          <w:t xml:space="preserve">שביניהם.</w:t>
        </w:r>
      </w:ins>
      <w:del w:id="91643" w:author="עורך - פרקים א-ב" w:date="2026-10-05T11:51:54Z">
        <w:r w:rsidR="00F63065">
          <w:rPr>
            <w:rtl/>
          </w:rPr>
          <w:delText xml:space="preserve">דביני וביני</w:delText>
        </w:r>
        <w:r w:rsidR="0057284B">
          <w:rPr>
            <w:rtl/>
          </w:rPr>
          <w:delText xml:space="preserve">.</w:delText>
        </w:r>
      </w:del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</w:t>
      </w:r>
      <w:ins w:id="91660" w:author="עורך - פרקים א-ב" w:date="2026-10-05T11:51:54Z">
        <w:r>
          <w:rPr>
            <w:rtl/>
          </w:rPr>
          <w:t xml:space="preserve">שפדיונה</w:t>
        </w:r>
      </w:ins>
      <w:del w:id="91661" w:author="עורך - פרקים א-ב" w:date="2026-10-05T11:51:54Z">
        <w:r>
          <w:rPr>
            <w:rtl/>
          </w:rPr>
          <w:delText xml:space="preserve">דפדיונה</w:delText>
        </w:r>
      </w:del>
      <w:r>
        <w:rPr>
          <w:rtl/>
        </w:rPr>
        <w:t xml:space="preserve">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</w:t>
      </w:r>
      <w:ins w:id="91658" w:author="עורך - פרקים א-ב" w:date="2026-10-05T11:51:54Z">
        <w:r>
          <w:rPr>
            <w:rtl/>
          </w:rPr>
          <w:t xml:space="preserve">שאמר</w:t>
        </w:r>
      </w:ins>
      <w:del w:id="91659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ins w:id="91666" w:author="עורך - פרקים א-ב" w:date="2026-10-05T11:51:54Z">
        <w:r>
          <w:rPr>
            <w:rtl/>
          </w:rPr>
          <w:t xml:space="preserve">ר"י</w:t>
        </w:r>
      </w:ins>
      <w:del w:id="91667" w:author="עורך - פרקים א-ב" w:date="2026-10-05T11:51:54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'י</w:delText>
        </w:r>
      </w:del>
      <w:r w:rsidR="0065674F">
        <w:rPr>
          <w:rFonts w:hint="cs"/>
          <w:rtl/>
        </w:rPr>
        <w:t xml:space="preserve">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ins w:id="91664" w:author="עורך - פרקים א-ב" w:date="2026-10-05T11:51:54Z">
        <w:r>
          <w:rPr>
            <w:rtl/>
          </w:rPr>
          <w:t xml:space="preserve">בפסוק</w:t>
        </w:r>
      </w:ins>
      <w:del w:id="91665" w:author="עורך - פרקים א-ב" w:date="2026-10-05T11:51:54Z">
        <w:r>
          <w:rPr>
            <w:rtl/>
          </w:rPr>
          <w:delText xml:space="preserve">בהאי</w:delText>
        </w:r>
      </w:del>
      <w:r>
        <w:rPr>
          <w:rtl/>
        </w:rPr>
        <w:t xml:space="preserve"> </w:t>
      </w:r>
      <w:ins w:id="91662" w:author="עורך - פרקים א-ב" w:date="2026-10-05T11:51:54Z">
        <w:r>
          <w:rPr>
            <w:rtl/>
          </w:rPr>
          <w:t xml:space="preserve">זה</w:t>
        </w:r>
      </w:ins>
      <w:del w:id="91663" w:author="עורך - פרקים א-ב" w:date="2026-10-05T11:51:54Z">
        <w:r>
          <w:rPr>
            <w:rtl/>
          </w:rPr>
          <w:delText xml:space="preserve">קרא</w:delText>
        </w:r>
      </w:del>
      <w:r>
        <w:rPr>
          <w:rtl/>
        </w:rPr>
        <w:t xml:space="preserve">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Style w:val="afffff0"/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</w:t>
      </w:r>
      <w:ins w:id="91668" w:author="עורך - פרקים א-ב" w:date="2026-10-05T11:51:54Z">
        <w:r>
          <w:rPr>
            <w:rStyle w:val="afffffe"/>
            <w:rtl/>
          </w:rPr>
          <w:t xml:space="preserve">בשותפות נכרי</w:t>
        </w:r>
        <w:r>
          <w:rPr>
            <w:rtl/>
          </w:rPr>
          <w:t xml:space="preserve">, </w:t>
        </w:r>
      </w:ins>
      <w:r>
        <w:rPr>
          <w:rtl/>
        </w:rPr>
        <w:t xml:space="preserve">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Style w:val="afffff0"/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3465" w:author="עורך - פרקים א-ב" w:date="2026-10-05T11:51:54Z"/>
        </w:rPr>
      </w:pPr>
      <w:r w:rsidRPr="00CD49A5">
        <w:t>בשלמא</w:t>
      </w:r>
      <w:r>
        <w:t xml:space="preserve"> </w:t>
      </w:r>
      <w:r>
        <w:t xml:space="preserve">ל</w:t>
      </w:r>
      <w:ins w:id="90445" w:author="מנוע מכני" w:date="2026-10-05T11:32:12Z">
        <w:r>
          <w:t xml:space="preserve">ר"ש</w:t>
        </w:r>
      </w:ins>
      <w:del w:id="90446" w:author="מנוע מכני" w:date="2026-10-05T11:32:12Z">
        <w:r>
          <w:delText xml:space="preserve">ר</w:delText>
        </w:r>
        <w:r w:rsidR="0065674F">
          <w:delText xml:space="preserve">''ש</w:delText>
        </w:r>
      </w:del>
      <w:r>
        <w:t xml:space="preserve">,</w:t>
      </w:r>
    </w:p>
    <w:p w14:paraId="7F7480A8" w14:textId="77777777" w:rsidR="000F5460" w:rsidRDefault="00F63065" w:rsidP="0065674F">
      <w:pPr>
        <w:rPr>
          <w:rtl/>
        </w:rPr>
      </w:pPr>
      <w:del w:id="93466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היינו </w:t>
      </w:r>
      <w:ins w:id="91671" w:author="עורך - פרקים א-ב" w:date="2026-10-05T11:51:54Z">
        <w:r>
          <w:rPr>
            <w:rtl/>
          </w:rPr>
          <w:t xml:space="preserve">שכתובים</w:t>
        </w:r>
      </w:ins>
      <w:del w:id="91672" w:author="עורך - פרקים א-ב" w:date="2026-10-05T11:51:54Z">
        <w:r>
          <w:rPr>
            <w:rtl/>
          </w:rPr>
          <w:delText xml:space="preserve">דכתיב</w:delText>
        </w:r>
      </w:del>
      <w:r>
        <w:rPr>
          <w:rtl/>
        </w:rPr>
        <w:t xml:space="preserve">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</w:t>
      </w:r>
      <w:ins w:id="91669" w:author="עורך - פרקים א-ב" w:date="2026-10-05T11:51:54Z">
        <w:r>
          <w:rPr>
            <w:rtl/>
          </w:rPr>
          <w:t xml:space="preserve">פסוקים,</w:t>
        </w:r>
      </w:ins>
      <w:del w:id="91670" w:author="עורך - פרקים א-ב" w:date="2026-10-05T11:51:54Z">
        <w:r>
          <w:rPr>
            <w:rtl/>
          </w:rPr>
          <w:delText xml:space="preserve">קראי,</w:delText>
        </w:r>
      </w:del>
      <w:r>
        <w:rPr>
          <w:rtl/>
        </w:rPr>
        <w:t xml:space="preserve">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</w:t>
      </w:r>
      <w:ins w:id="91675" w:author="עורך - פרקים א-ב" w:date="2026-10-05T11:51:54Z">
        <w:r>
          <w:rPr>
            <w:rtl/>
          </w:rPr>
          <w:t xml:space="preserve">פסוקים</w:t>
        </w:r>
      </w:ins>
      <w:del w:id="91676" w:author="עורך - פרקים א-ב" w:date="2026-10-05T11:51:54Z">
        <w:r w:rsidR="00F63065">
          <w:rPr>
            <w:rtl/>
          </w:rPr>
          <w:delText xml:space="preserve">קראי</w:delText>
        </w:r>
      </w:del>
      <w:r w:rsidR="00F63065">
        <w:rPr>
          <w:rtl/>
        </w:rPr>
        <w:t xml:space="preserve"> </w:t>
      </w:r>
      <w:ins w:id="91673" w:author="עורך - פרקים א-ב" w:date="2026-10-05T11:51:54Z">
        <w:r>
          <w:rPr>
            <w:rtl/>
          </w:rPr>
          <w:t xml:space="preserve">למעט</w:t>
        </w:r>
      </w:ins>
      <w:del w:id="91674" w:author="עורך - פרקים א-ב" w:date="2026-10-05T11:51:54Z">
        <w:r w:rsidR="00F63065">
          <w:rPr>
            <w:rtl/>
          </w:rPr>
          <w:delText xml:space="preserve">למעוטי</w:delText>
        </w:r>
      </w:del>
      <w:r w:rsidR="00F63065">
        <w:rPr>
          <w:rtl/>
        </w:rPr>
        <w:t xml:space="preserve"> שלך ושל אחרים למה לי? </w:t>
      </w:r>
    </w:p>
    <w:p w14:paraId="34C08965" w14:textId="77777777" w:rsidR="0065674F" w:rsidRDefault="00F63065" w:rsidP="00F63065">
      <w:pPr>
        <w:rPr>
          <w:rtl/>
        </w:rPr>
      </w:pPr>
      <w:ins w:id="91684" w:author="עורך - פרקים א-ב" w:date="2026-10-05T11:51:54Z">
        <w:r>
          <w:rPr>
            <w:b/>
            <w:bCs/>
            <w:rtl/>
          </w:rPr>
          <w:t xml:space="preserve">ועוד,</w:t>
        </w:r>
      </w:ins>
      <w:del w:id="91685" w:author="עורך - פרקים א-ב" w:date="2026-10-05T11:51:54Z">
        <w:r w:rsidRPr="00CD49A5">
          <w:rPr>
            <w:b/>
            <w:bCs/>
            <w:rtl/>
          </w:rPr>
          <w:delText xml:space="preserve">ותו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ins w:id="91682" w:author="עורך - פרקים א-ב" w:date="2026-10-05T11:51:54Z">
          <w:r>
            <w:rPr>
              <w:rtl/>
            </w:rPr>
            <w:t xml:space="preserve">גם</w:t>
          </w:r>
        </w:ins>
        <w:del w:id="91683" w:author="עורך - פרקים א-ב" w:date="2026-10-05T11:51:54Z">
          <w:r>
            <w:rPr>
              <w:rtl/>
            </w:rPr>
            <w:delText xml:space="preserve">גם</w:delText>
          </w:r>
          <w:r>
            <w:rPr>
              <w:rtl/>
            </w:rPr>
            <w:delText xml:space="preserve">,</w:delText>
          </w:r>
        </w:del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1680" w:author="עורך - פרקים א-ב" w:date="2026-10-05T11:51:54Z">
        <w:r>
          <w:rPr>
            <w:rtl/>
          </w:rPr>
          <w:t xml:space="preserve">נאמר</w:t>
        </w:r>
      </w:ins>
      <w:del w:id="91681" w:author="עורך - פרקים א-ב" w:date="2026-10-05T11:51:54Z">
        <w:r>
          <w:rPr>
            <w:rtl/>
          </w:rPr>
          <w:delText xml:space="preserve">נימא</w:delText>
        </w:r>
      </w:del>
      <w:r>
        <w:rPr>
          <w:rtl/>
        </w:rPr>
        <w:t xml:space="preserve"> </w:t>
      </w:r>
      <w:ins w:id="91678" w:author="עורך - פרקים א-ב" w:date="2026-10-05T11:51:54Z">
        <w:r>
          <w:rPr>
            <w:rtl/>
          </w:rPr>
          <w:t xml:space="preserve">שאסור</w:t>
        </w:r>
      </w:ins>
      <w:del w:id="91679" w:author="עורך - פרקים א-ב" w:date="2026-10-05T11:51:54Z">
        <w:r>
          <w:rPr>
            <w:rtl/>
          </w:rPr>
          <w:delText xml:space="preserve">דאסיר!</w:delText>
        </w:r>
      </w:del>
      <w:r>
        <w:rPr>
          <w:rtl/>
        </w:rPr>
        <w:t xml:space="preserve"> </w:t>
      </w:r>
      <w:ins w:id="91677" w:author="עורך - פרקים א-ב" w:date="2026-10-05T11:51:54Z">
        <w:r>
          <w:rPr>
            <w:rStyle w:val="afffffe"/>
            <w:rtl/>
          </w:rPr>
          <w:t xml:space="preserve">במלאכה</w:t>
        </w:r>
        <w:r>
          <w:rPr>
            <w:rtl/>
          </w:rPr>
          <w:t xml:space="preserve">! </w:t>
        </w:r>
      </w:ins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ins w:id="91692" w:author="עורך - פרקים א-ב" w:date="2026-10-05T11:51:54Z">
        <w:r>
          <w:rPr>
            <w:rtl/>
          </w:rPr>
          <w:t xml:space="preserve">לדברי הכל</w:t>
        </w:r>
      </w:ins>
      <w:del w:id="91693" w:author="עורך - פרקים א-ב" w:date="2026-10-05T11:51:54Z">
        <w:r w:rsidR="00F63065">
          <w:rPr>
            <w:rtl/>
          </w:rPr>
          <w:delText xml:space="preserve">דכ</w:delText>
        </w:r>
        <w:r>
          <w:rPr>
            <w:rtl/>
          </w:rPr>
          <w:delText xml:space="preserve">ו"ע</w:delText>
        </w:r>
      </w:del>
      <w:ins w:id="90449" w:author="מנוע מכני" w:date="2026-10-05T11:32:12Z"/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</w:t>
      </w:r>
      <w:ins w:id="91690" w:author="עורך - פרקים א-ב" w:date="2026-10-05T11:51:54Z">
        <w:r>
          <w:rPr>
            <w:rtl/>
          </w:rPr>
          <w:t xml:space="preserve">למעט</w:t>
        </w:r>
      </w:ins>
      <w:del w:id="91691" w:author="עורך - פרקים א-ב" w:date="2026-10-05T11:51:54Z">
        <w:r w:rsidR="00F63065">
          <w:rPr>
            <w:rtl/>
          </w:rPr>
          <w:delText xml:space="preserve">למעוטי</w:delText>
        </w:r>
      </w:del>
      <w:r w:rsidR="00F63065">
        <w:rPr>
          <w:rtl/>
        </w:rPr>
        <w:t xml:space="preserve"> בכור אדם </w:t>
      </w:r>
      <w:ins w:id="91688" w:author="עורך - פרקים א-ב" w:date="2026-10-05T11:51:54Z">
        <w:r>
          <w:rPr>
            <w:rtl/>
          </w:rPr>
          <w:t xml:space="preserve">בא,</w:t>
        </w:r>
      </w:ins>
      <w:del w:id="91689" w:author="עורך - פרקים א-ב" w:date="2026-10-05T11:51:54Z">
        <w:r w:rsidR="00F63065">
          <w:rPr>
            <w:rtl/>
          </w:rPr>
          <w:delText xml:space="preserve">הוא</w:delText>
        </w:r>
      </w:del>
      <w:r w:rsidR="00F63065">
        <w:rPr>
          <w:rtl/>
        </w:rPr>
        <w:t xml:space="preserve"> </w:t>
      </w:r>
      <w:ins w:id="94517" w:author="מנוע מכני" w:date="2026-10-05T11:32:12Z">
        <w:ins w:id="91686" w:author="עורך - פרקים א-ב" w:date="2026-10-05T11:51:54Z">
          <w:r>
            <w:rPr>
              <w:rtl/>
            </w:rPr>
            <w:t xml:space="preserve">וחלקו</w:t>
          </w:r>
        </w:ins>
        <w:del w:id="91687" w:author="עורך - פרקים א-ב" w:date="2026-10-05T11:51:54Z">
          <w:r>
            <w:rPr>
              <w:rtl/>
            </w:rPr>
            <w:delText xml:space="preserve">דבא</w:delText>
          </w:r>
          <w:r w:rsidR="00F63065">
            <w:rPr>
              <w:rtl/>
            </w:rPr>
            <w:delText xml:space="preserve">, כי </w:delText>
          </w:r>
          <w:r>
            <w:rPr>
              <w:rtl/>
            </w:rPr>
            <w:delText xml:space="preserve">חלקו</w:delText>
          </w:r>
        </w:del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ins w:id="93173" w:author="מנוע מכני" w:date="2026-10-05T11:32:12Z"/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ins w:id="91696" w:author="עורך - פרקים א-ב" w:date="2026-10-05T11:51:54Z">
        <w:r>
          <w:rPr>
            <w:rtl/>
          </w:rPr>
          <w:t xml:space="preserve">ששותפות</w:t>
        </w:r>
      </w:ins>
      <w:del w:id="91697" w:author="עורך - פרקים א-ב" w:date="2026-10-05T11:51:54Z">
        <w:r w:rsidR="00F63065">
          <w:rPr>
            <w:rtl/>
          </w:rPr>
          <w:delText xml:space="preserve">דשותפות</w:delText>
        </w:r>
      </w:del>
      <w:r w:rsidR="00F63065">
        <w:rPr>
          <w:rtl/>
        </w:rPr>
        <w:t xml:space="preserve">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</w:t>
      </w:r>
      <w:ins w:id="91694" w:author="עורך - פרקים א-ב" w:date="2026-10-05T11:51:54Z">
        <w:r>
          <w:rPr>
            <w:rtl/>
          </w:rPr>
          <w:t xml:space="preserve">והפסוק</w:t>
        </w:r>
      </w:ins>
      <w:del w:id="91695" w:author="עורך - פרקים א-ב" w:date="2026-10-05T11:51:54Z">
        <w:r w:rsidR="00F63065">
          <w:rPr>
            <w:rtl/>
          </w:rPr>
          <w:delText xml:space="preserve">וקרא</w:delText>
        </w:r>
      </w:del>
      <w:r w:rsidR="00F63065">
        <w:rPr>
          <w:rtl/>
        </w:rPr>
        <w:t xml:space="preserve"> - </w:t>
      </w:r>
      <w:ins w:id="90567" w:author="מנוע סמנטי" w:date="2026-10-05T11:39:44Z">
        <w:r>
          <w:rPr>
            <w:rtl/>
          </w:rPr>
          <w:t xml:space="preserve">להתיר</w:t>
        </w:r>
      </w:ins>
      <w:del w:id="9056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</w:t>
      </w:r>
      <w:ins w:id="91698" w:author="עורך - פרקים א-ב" w:date="2026-10-05T11:51:54Z">
        <w:r>
          <w:rPr>
            <w:rtl/>
          </w:rPr>
          <w:t xml:space="preserve">פסוק,</w:t>
        </w:r>
      </w:ins>
      <w:del w:id="91699" w:author="עורך - פרקים א-ב" w:date="2026-10-05T11:51:54Z">
        <w:r w:rsidR="00F63065">
          <w:rPr>
            <w:rtl/>
          </w:rPr>
          <w:delText xml:space="preserve">קרא</w:delText>
        </w:r>
      </w:del>
      <w:r w:rsidR="00F63065">
        <w:rPr>
          <w:rtl/>
        </w:rPr>
        <w:t xml:space="preserve">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</w:t>
      </w:r>
      <w:ins w:id="91704" w:author="עורך - פרקים א-ב" w:date="2026-10-05T11:51:54Z">
        <w:r>
          <w:rPr>
            <w:rtl/>
          </w:rPr>
          <w:t xml:space="preserve">שכתוב</w:t>
        </w:r>
      </w:ins>
      <w:del w:id="91705" w:author="עורך - פרקים א-ב" w:date="2026-10-05T11:51:54Z">
        <w:r w:rsidR="00F63065">
          <w:rPr>
            <w:rtl/>
          </w:rPr>
          <w:delText xml:space="preserve">דכתיב</w:delText>
        </w:r>
      </w:del>
      <w:r w:rsidR="00F63065">
        <w:rPr>
          <w:rtl/>
        </w:rPr>
        <w:t xml:space="preserve"> </w:t>
      </w:r>
      <w:ins w:id="91702" w:author="עורך - פרקים א-ב" w:date="2026-10-05T11:51:54Z">
        <w:r>
          <w:rPr>
            <w:rtl/>
          </w:rPr>
          <w:t xml:space="preserve">צאנך </w:t>
        </w:r>
        <w:r>
          <w:rPr>
            <w:rStyle w:val="afffffe"/>
            <w:rtl/>
          </w:rPr>
          <w:t xml:space="preserve">ולא צאן</w:t>
        </w:r>
        <w:r>
          <w:rPr>
            <w:rtl/>
          </w:rPr>
          <w:t xml:space="preserve">,</w:t>
        </w:r>
      </w:ins>
      <w:del w:id="91703" w:author="עורך - פרקים א-ב" w:date="2026-10-05T11:51:54Z">
        <w:r w:rsidR="00F63065">
          <w:rPr>
            <w:rtl/>
          </w:rPr>
          <w:delText xml:space="preserve">צאנך,</w:delText>
        </w:r>
      </w:del>
      <w:r w:rsidR="00F63065">
        <w:rPr>
          <w:rtl/>
        </w:rPr>
        <w:t xml:space="preserve"> ושורך - </w:t>
      </w:r>
      <w:ins w:id="91700" w:author="עורך - פרקים א-ב" w:date="2026-10-05T11:51:54Z">
        <w:r>
          <w:rPr>
            <w:rtl/>
          </w:rPr>
          <w:t xml:space="preserve">משום</w:t>
        </w:r>
      </w:ins>
      <w:del w:id="91701" w:author="עורך - פרקים א-ב" w:date="2026-10-05T11:51:54Z">
        <w:r w:rsidR="00F63065">
          <w:rPr>
            <w:rtl/>
          </w:rPr>
          <w:delText xml:space="preserve">אטו</w:delText>
        </w:r>
      </w:del>
      <w:r w:rsidR="00F63065">
        <w:rPr>
          <w:rtl/>
        </w:rPr>
        <w:t xml:space="preserve">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Style w:val="afffff0"/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ins w:id="91706" w:author="עורך - פרקים א-ב" w:date="2026-10-05T11:51:54Z">
        <w:r>
          <w:rPr>
            <w:rFonts w:hint="cs"/>
            <w:rtl/>
          </w:rPr>
          <w:t xml:space="preserve">- למה?</w:t>
        </w:r>
      </w:ins>
      <w:del w:id="91707" w:author="עורך - פרקים א-ב" w:date="2026-10-05T11:51:54Z">
        <w:r w:rsidR="0065674F">
          <w:rPr>
            <w:rFonts w:hint="cs"/>
            <w:rtl/>
          </w:rPr>
          <w:delText xml:space="preserve">-</w:delText>
        </w:r>
        <w:r>
          <w:rPr>
            <w:rtl/>
          </w:rPr>
          <w:delText xml:space="preserve">ל"ל</w:delText>
        </w:r>
      </w:del>
      <w:ins w:id="90459" w:author="מנוע מכני" w:date="2026-10-05T11:32:12Z"/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afffff8"/>
        <w:rPr>
          <w:ins w:id="93554" w:author="עורך - פרקים א-ב" w:date="2026-10-05T11:51:54Z"/>
        </w:rPr>
      </w:pPr>
      <w:ins w:id="93555" w:author="עורך - פרקים א-ב" w:date="2026-10-05T11:51:54Z">
        <w:r>
          <w:rPr>
            <w:color w:val="7B3F00"/>
          </w:rPr>
          <w:t xml:space="preserve">פטר חמור לאחר עריפה</w:t>
        </w:r>
      </w:ins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ins w:id="91708" w:author="עורך - פרקים א-ב" w:date="2026-10-05T11:51:54Z">
        <w:r>
          <w:rPr>
            <w:rFonts w:hint="cs"/>
            <w:rtl/>
          </w:rPr>
          <w:t xml:space="preserve">שלמד</w:t>
        </w:r>
      </w:ins>
      <w:del w:id="91709" w:author="עורך - פרקים א-ב" w:date="2026-10-05T11:51:54Z">
        <w:r w:rsidR="0065674F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גמר</w:delText>
        </w:r>
      </w:del>
      <w:r>
        <w:rPr>
          <w:rtl/>
        </w:rPr>
        <w:t xml:space="preserve">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Style w:val="afffff0"/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 xml:space="preserve">ל שאתה יכול להאכילו לאחרים </w:t>
      </w:r>
      <w:ins w:id="91710" w:author="עורך - פרקים א-ב" w:date="2026-10-05T11:51:54Z">
        <w:r>
          <w:rPr>
            <w:rtl/>
          </w:rPr>
          <w:t xml:space="preserve">הוא!</w:t>
        </w:r>
      </w:ins>
      <w:del w:id="91711" w:author="עורך - פרקים א-ב" w:date="2026-10-05T11:51:54Z">
        <w:r>
          <w:rPr>
            <w:rtl/>
          </w:rPr>
          <w:delText xml:space="preserve">הוא</w:delText>
        </w:r>
      </w:del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ins w:id="90103" w:author="מנוע סמנטי" w:date="2026-10-05T11:39:44Z">
        <w:r>
          <w:rPr>
            <w:rStyle w:val="afffff0"/>
            <w:rtl/>
          </w:rPr>
          <w:t xml:space="preserve">כִּי עַם קָדוֹשׁ אַתָּה לַה</w:t>
        </w:r>
      </w:ins>
      <w:del w:id="90104" w:author="מנוע סמנטי" w:date="2026-10-05T11:39:44Z">
        <w:r>
          <w:rPr>
            <w:rtl/>
          </w:rPr>
          <w:delText xml:space="preserve">כי עם קדוש אתה לה</w:delText>
        </w:r>
      </w:del>
      <w:r>
        <w:rPr>
          <w:rtl/>
        </w:rPr>
        <w:t xml:space="preserve">' אלהיך ולהלן</w:t>
      </w:r>
      <w:ins w:id="91712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בטריפה</w:t>
        </w:r>
      </w:ins>
      <w:r>
        <w:rPr>
          <w:rtl/>
        </w:rPr>
        <w:t xml:space="preserve"> הוא אומר </w:t>
      </w:r>
      <w:r w:rsidR="00593BF8">
        <w:rPr>
          <w:rFonts w:hint="cs"/>
          <w:rtl/>
        </w:rPr>
        <w:t>'</w:t>
      </w:r>
      <w:r>
        <w:rPr>
          <w:rStyle w:val="afffff0"/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1714" w:author="עורך - פרקים א-ב" w:date="2026-10-05T11:51:54Z">
        <w:r>
          <w:rPr>
            <w:rtl/>
          </w:rPr>
          <w:t xml:space="preserve">גם </w:t>
        </w:r>
      </w:ins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del w:id="91713" w:author="עורך - פרקים א-ב" w:date="2026-10-05T11:51:54Z">
        <w:r w:rsidR="00F63065">
          <w:rPr>
            <w:rtl/>
          </w:rPr>
          <w:delText xml:space="preserve"> </w:delText>
        </w:r>
        <w:r>
          <w:rPr>
            <w:rtl/>
          </w:rPr>
          <w:delText xml:space="preserve">גם</w:delText>
        </w:r>
      </w:del>
      <w:ins w:id="93177" w:author="מנוע מכני" w:date="2026-10-05T11:32:12Z"/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</w:t>
      </w:r>
      <w:ins w:id="91717" w:author="עורך - פרקים א-ב" w:date="2026-10-05T11:51:54Z">
        <w:r>
          <w:rPr>
            <w:rtl/>
          </w:rPr>
          <w:t xml:space="preserve">מתיר</w:t>
        </w:r>
      </w:ins>
      <w:del w:id="91718" w:author="עורך - פרקים א-ב" w:date="2026-10-05T11:51:54Z">
        <w:r>
          <w:rPr>
            <w:rtl/>
          </w:rPr>
          <w:delText xml:space="preserve">שרי</w:delText>
        </w:r>
      </w:del>
      <w:r>
        <w:rPr>
          <w:rtl/>
        </w:rPr>
        <w:t xml:space="preserve">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ins w:id="91715" w:author="עורך - פרקים א-ב" w:date="2026-10-05T11:51:54Z">
        <w:r>
          <w:rPr>
            <w:rtl/>
          </w:rPr>
          <w:t xml:space="preserve">ישנה</w:t>
        </w:r>
      </w:ins>
      <w:del w:id="91716" w:author="עורך - פרקים א-ב" w:date="2026-10-05T11:51:54Z">
        <w:r>
          <w:rPr>
            <w:rtl/>
          </w:rPr>
          <w:delText xml:space="preserve">ליתני</w:delText>
        </w:r>
      </w:del>
      <w:r>
        <w:rPr>
          <w:rtl/>
        </w:rPr>
        <w:t xml:space="preserve">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ins w:id="91727" w:author="עורך - פרקים א-ב" w:date="2026-10-05T11:51:54Z">
        <w:r>
          <w:rPr>
            <w:rtl/>
          </w:rPr>
          <w:t xml:space="preserve">שחישב</w:t>
        </w:r>
      </w:ins>
      <w:del w:id="91728" w:author="עורך - פרקים א-ב" w:date="2026-10-05T11:51:54Z">
        <w:r>
          <w:rPr>
            <w:rtl/>
          </w:rPr>
          <w:delText xml:space="preserve">דחשיב</w:delText>
        </w:r>
      </w:del>
      <w:r>
        <w:rPr>
          <w:rtl/>
        </w:rPr>
        <w:t xml:space="preserve">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ins w:id="91725" w:author="עורך - פרקים א-ב" w:date="2026-10-05T11:51:54Z">
        <w:r>
          <w:rPr>
            <w:rStyle w:val="afffffe"/>
            <w:rtl/>
          </w:rPr>
          <w:t xml:space="preserve">לאכילה</w:t>
        </w:r>
        <w:r>
          <w:rPr>
            <w:rtl/>
          </w:rPr>
          <w:t xml:space="preserve"> -</w:t>
        </w:r>
      </w:ins>
      <w:del w:id="91726" w:author="עורך - פרקים א-ב" w:date="2026-10-05T11:51:54Z">
        <w:r w:rsidR="003B6BAC">
          <w:rPr>
            <w:rtl/>
          </w:rPr>
          <w:delText xml:space="preserve">–</w:delText>
        </w:r>
      </w:del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ins w:id="91723" w:author="עורך - פרקים א-ב" w:date="2026-10-05T11:51:54Z">
        <w:r>
          <w:rPr>
            <w:rtl/>
          </w:rPr>
          <w:t xml:space="preserve">כאן מדובר</w:t>
        </w:r>
      </w:ins>
      <w:del w:id="91724" w:author="עורך - פרקים א-ב" w:date="2026-10-05T11:51:54Z">
        <w:r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ב"ע</w:delText>
        </w:r>
      </w:del>
      <w:ins w:id="90483" w:author="מנוע מכני" w:date="2026-10-05T11:32:12Z"/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</w:t>
      </w:r>
      <w:ins w:id="91721" w:author="עורך - פרקים א-ב" w:date="2026-10-05T11:51:54Z">
        <w:r>
          <w:rPr>
            <w:rtl/>
          </w:rPr>
          <w:t xml:space="preserve">שלא</w:t>
        </w:r>
      </w:ins>
      <w:del w:id="91722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1719" w:author="עורך - פרקים א-ב" w:date="2026-10-05T11:51:54Z">
        <w:r>
          <w:rPr>
            <w:rtl/>
          </w:rPr>
          <w:t xml:space="preserve">חישב</w:t>
        </w:r>
      </w:ins>
      <w:del w:id="91720" w:author="עורך - פרקים א-ב" w:date="2026-10-05T11:51:54Z">
        <w:r>
          <w:rPr>
            <w:rtl/>
          </w:rPr>
          <w:delText xml:space="preserve">חשיב</w:delText>
        </w:r>
      </w:del>
      <w:r>
        <w:rPr>
          <w:rtl/>
        </w:rPr>
        <w:t xml:space="preserve">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</w:t>
      </w:r>
      <w:ins w:id="91731" w:author="עורך - פרקים א-ב" w:date="2026-10-05T11:51:54Z">
        <w:r>
          <w:rPr>
            <w:rtl/>
          </w:rPr>
          <w:t xml:space="preserve">הכשר,</w:t>
        </w:r>
      </w:ins>
      <w:del w:id="91732" w:author="עורך - פרקים א-ב" w:date="2026-10-05T11:51:54Z">
        <w:r w:rsidR="00F63065">
          <w:rPr>
            <w:rtl/>
          </w:rPr>
          <w:delText xml:space="preserve">הכשר</w:delText>
        </w:r>
      </w:del>
      <w:r w:rsidR="00F63065">
        <w:rPr>
          <w:rtl/>
        </w:rPr>
        <w:t xml:space="preserve"> הא טמאה </w:t>
      </w:r>
      <w:ins w:id="91729" w:author="עורך - פרקים א-ב" w:date="2026-10-05T11:51:54Z">
        <w:r>
          <w:rPr>
            <w:rtl/>
          </w:rPr>
          <w:t xml:space="preserve">צריכה</w:t>
        </w:r>
      </w:ins>
      <w:del w:id="91730" w:author="עורך - פרקים א-ב" w:date="2026-10-05T11:51:54Z">
        <w:r w:rsidR="00F63065">
          <w:rPr>
            <w:rtl/>
          </w:rPr>
          <w:delText xml:space="preserve">בעיא</w:delText>
        </w:r>
      </w:del>
      <w:r w:rsidR="00F63065">
        <w:rPr>
          <w:rtl/>
        </w:rPr>
        <w:t xml:space="preserve">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ins w:id="91735" w:author="עורך - פרקים א-ב" w:date="2026-10-05T11:51:54Z">
          <w:r>
            <w:rPr>
              <w:rFonts w:hint="cs"/>
              <w:rtl/>
            </w:rPr>
            <w:t xml:space="preserve">ו</w:t>
          </w:r>
          <w:r>
            <w:rPr>
              <w:rStyle w:val="afffffe"/>
              <w:rFonts w:hint="cs"/>
              <w:rtl/>
            </w:rPr>
            <w:t xml:space="preserve">רישא</w:t>
          </w:r>
          <w:r>
            <w:rPr>
              <w:rFonts w:hint="cs"/>
              <w:rtl/>
            </w:rPr>
            <w:t xml:space="preserve"> לא</w:t>
          </w:r>
        </w:ins>
        <w:del w:id="91736" w:author="עורך - פרקים א-ב" w:date="2026-10-05T11:51:54Z">
          <w:r>
            <w:rPr>
              <w:rFonts w:hint="cs"/>
              <w:rtl/>
            </w:rPr>
            <w:delText xml:space="preserve">ולא</w:delText>
          </w:r>
        </w:del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ins w:id="91733" w:author="עורך - פרקים א-ב" w:date="2026-10-05T11:51:54Z">
        <w:r>
          <w:rPr>
            <w:rFonts w:hint="cs"/>
            <w:rtl/>
          </w:rPr>
          <w:t xml:space="preserve">היא,</w:t>
        </w:r>
      </w:ins>
      <w:del w:id="91734" w:author="עורך - פרקים א-ב" w:date="2026-10-05T11:51:54Z">
        <w:r>
          <w:rPr>
            <w:rFonts w:hint="cs"/>
            <w:rtl/>
          </w:rPr>
          <w:delText xml:space="preserve">היא</w:delText>
        </w:r>
      </w:del>
      <w:r>
        <w:rPr>
          <w:rFonts w:hint="cs"/>
          <w:rtl/>
        </w:rPr>
        <w:t xml:space="preserve">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ins w:id="91741" w:author="עורך - פרקים א-ב" w:date="2026-10-05T11:51:54Z">
        <w:r>
          <w:rPr>
            <w:rtl/>
          </w:rPr>
          <w:t xml:space="preserve">שערפו</w:t>
        </w:r>
      </w:ins>
      <w:del w:id="91742" w:author="עורך - פרקים א-ב" w:date="2026-10-05T11:51:54Z">
        <w:r>
          <w:rPr>
            <w:rtl/>
          </w:rPr>
          <w:delText xml:space="preserve">דערפיה</w:delText>
        </w:r>
      </w:del>
      <w:r>
        <w:rPr>
          <w:rtl/>
        </w:rPr>
        <w:t xml:space="preserve"> </w:t>
      </w:r>
      <w:ins w:id="91739" w:author="עורך - פרקים א-ב" w:date="2026-10-05T11:51:54Z">
        <w:r>
          <w:rPr>
            <w:rtl/>
          </w:rPr>
          <w:t xml:space="preserve">-</w:t>
        </w:r>
      </w:ins>
      <w:del w:id="91740" w:author="עורך - פרקים א-ב" w:date="2026-10-05T11:51:54Z">
        <w:r>
          <w:rPr>
            <w:rtl/>
          </w:rPr>
          <w:delText xml:space="preserve">מיערף</w:delText>
        </w:r>
      </w:del>
      <w:r>
        <w:rPr>
          <w:rtl/>
        </w:rPr>
        <w:t xml:space="preserve">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ins w:id="91737" w:author="עורך - פרקים א-ב" w:date="2026-10-05T11:51:54Z">
        <w:r>
          <w:rPr>
            <w:rStyle w:val="afffffe"/>
            <w:rFonts w:hint="cs"/>
            <w:bCs/>
            <w:rtl/>
          </w:rPr>
          <w:t xml:space="preserve">טהור</w:t>
        </w:r>
        <w:r>
          <w:rPr>
            <w:rFonts w:hint="cs"/>
            <w:bCs/>
            <w:rtl/>
          </w:rPr>
          <w:t xml:space="preserve">, וכאן מדובר</w:t>
        </w:r>
      </w:ins>
      <w:del w:id="91738" w:author="עורך - פרקים א-ב" w:date="2026-10-05T11:51:54Z">
        <w:r w:rsidR="00165DBA" w:rsidRPr="00CD49A5">
          <w:rPr>
            <w:rFonts w:hint="cs"/>
            <w:bCs/>
            <w:rtl/>
          </w:rPr>
          <w:delText xml:space="preserve">והב'''ע</w:delText>
        </w:r>
      </w:del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ins w:id="90569" w:author="מנוע סמנטי" w:date="2026-10-05T11:39:44Z">
        <w:r>
          <w:rPr>
            <w:rtl/>
          </w:rPr>
          <w:t xml:space="preserve">ובמחלוקת</w:t>
        </w:r>
      </w:ins>
      <w:del w:id="90570" w:author="מנוע סמנטי" w:date="2026-10-05T11:39:44Z">
        <w:r>
          <w:rPr>
            <w:rtl/>
          </w:rPr>
          <w:delText xml:space="preserve">ובפלוגתא</w:delText>
        </w:r>
      </w:del>
      <w:r>
        <w:rPr>
          <w:rtl/>
        </w:rPr>
        <w:t xml:space="preserve">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ins w:id="91745" w:author="עורך - פרקים א-ב" w:date="2026-10-05T11:51:54Z">
        <w:r>
          <w:rPr>
            <w:rtl/>
          </w:rPr>
          <w:t xml:space="preserve">- </w:t>
        </w:r>
      </w:ins>
      <w:r>
        <w:rPr>
          <w:rtl/>
        </w:rPr>
        <w:t xml:space="preserve">דמו </w:t>
      </w:r>
      <w:ins w:id="91743" w:author="עורך - פרקים א-ב" w:date="2026-10-05T11:51:54Z">
        <w:r>
          <w:rPr>
            <w:rtl/>
          </w:rPr>
          <w:t xml:space="preserve">מכשיר.</w:t>
        </w:r>
      </w:ins>
      <w:del w:id="91744" w:author="עורך - פרקים א-ב" w:date="2026-10-05T11:51:54Z">
        <w:r>
          <w:rPr>
            <w:rtl/>
          </w:rPr>
          <w:delText xml:space="preserve">מכשיר</w:delText>
        </w:r>
      </w:del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</w:t>
      </w:r>
      <w:ins w:id="90571" w:author="מנוע סמנטי" w:date="2026-10-05T11:39:44Z">
        <w:r>
          <w:t xml:space="preserve">ביניהם</w:t>
        </w:r>
      </w:ins>
      <w:del w:id="90572" w:author="מנוע סמנטי" w:date="2026-10-05T11:39:44Z">
        <w:r w:rsidR="00F63065" w:rsidRPr="00792FF0">
          <w:delText xml:space="preserve">בינייהו</w:delText>
        </w:r>
      </w:del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ins w:id="91748" w:author="עורך - פרקים א-ב" w:date="2026-10-05T11:51:54Z">
          <w:r>
            <w:rPr>
              <w:rtl/>
            </w:rPr>
            <w:t xml:space="preserve">לאחרים,</w:t>
          </w:r>
        </w:ins>
        <w:del w:id="91749" w:author="עורך - פרקים א-ב" w:date="2026-10-05T11:51:54Z">
          <w:r>
            <w:rPr>
              <w:rtl/>
            </w:rPr>
            <w:delText xml:space="preserve">לעולם</w:delText>
          </w:r>
          <w:r w:rsidR="00F63065">
            <w:rPr>
              <w:rtl/>
            </w:rPr>
            <w:delText xml:space="preserve">,</w:delText>
          </w:r>
        </w:del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</w:t>
      </w:r>
      <w:ins w:id="91746" w:author="עורך - פרקים א-ב" w:date="2026-10-05T11:51:54Z">
        <w:r>
          <w:rPr>
            <w:rtl/>
          </w:rPr>
          <w:t xml:space="preserve">צריך</w:t>
        </w:r>
      </w:ins>
      <w:del w:id="91747" w:author="עורך - פרקים א-ב" w:date="2026-10-05T11:51:54Z">
        <w:r w:rsidR="00F63065">
          <w:rPr>
            <w:rtl/>
          </w:rPr>
          <w:delText xml:space="preserve">בעי</w:delText>
        </w:r>
      </w:del>
      <w:r w:rsidR="00F63065">
        <w:rPr>
          <w:rtl/>
        </w:rPr>
        <w:t xml:space="preserve">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del w:id="91750" w:author="עורך - פרקים א-ב" w:date="2026-10-05T11:51:54Z">
          <w:r>
            <w:rPr>
              <w:rtl/>
            </w:rPr>
            <w:delText xml:space="preserve">גם</w:delText>
          </w:r>
          <w:r>
            <w:rPr>
              <w:rtl/>
            </w:rPr>
            <w:delText xml:space="preserve"> </w:delText>
          </w:r>
        </w:del>
      </w:ins>
      <w:del w:id="93188" w:author="מנוע מכני" w:date="2026-10-05T11:32:12Z">
        <w:r>
          <w:rPr>
            <w:rtl/>
          </w:rPr>
          <w:delText xml:space="preserve">נמי</w:delText>
        </w:r>
      </w:del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3467" w:author="עורך - פרקים א-ב" w:date="2026-10-05T11:51:54Z"/>
        </w:rPr>
      </w:pPr>
      <w:ins w:id="94537" w:author="מנוע מכני" w:date="2026-10-05T11:32:12Z">
        <w:r>
          <w:t xml:space="preserve">ממה</w:t>
        </w:r>
      </w:ins>
      <w:del w:id="94538" w:author="מנוע מכני" w:date="2026-10-05T11:32:12Z">
        <w:r>
          <w:delText xml:space="preserve">ממאי</w:delText>
        </w:r>
      </w:del>
      <w:r>
        <w:t xml:space="preserve">?</w:t>
      </w:r>
    </w:p>
    <w:p w14:paraId="26FCD1E0" w14:textId="77777777" w:rsidR="00593BF8" w:rsidRDefault="00F63065" w:rsidP="00593BF8">
      <w:pPr>
        <w:rPr>
          <w:rtl/>
        </w:rPr>
      </w:pPr>
      <w:del w:id="93468" w:author="עורך - פרקים א-ב" w:date="2026-10-05T11:51:54Z">
        <w:r>
          <w:rPr>
            <w:rtl/>
          </w:rPr>
          <w:delText xml:space="preserve"> </w:delText>
        </w:r>
      </w:del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 xml:space="preserve">[ואפי' להתעסק ורק </w:t>
      </w:r>
      <w:ins w:id="91751" w:author="עורך - פרקים א-ב" w:date="2026-10-05T11:51:54Z">
        <w:r>
          <w:rPr>
            <w:rFonts w:hint="cs"/>
            <w:rtl/>
          </w:rPr>
          <w:t xml:space="preserve">משום</w:t>
        </w:r>
      </w:ins>
      <w:del w:id="91752" w:author="עורך - פרקים א-ב" w:date="2026-10-05T11:51:54Z">
        <w:r>
          <w:rPr>
            <w:rFonts w:hint="cs"/>
            <w:rtl/>
          </w:rPr>
          <w:delText xml:space="preserve">מ</w:delText>
        </w:r>
        <w:r w:rsidR="008C614C">
          <w:rPr>
            <w:rFonts w:hint="cs"/>
            <w:rtl/>
          </w:rPr>
          <w:delText xml:space="preserve">-</w:delText>
        </w:r>
        <w:r>
          <w:rPr>
            <w:rFonts w:hint="cs"/>
            <w:rtl/>
          </w:rPr>
          <w:delText xml:space="preserve">שום</w:delText>
        </w:r>
      </w:del>
      <w:r>
        <w:rPr>
          <w:rFonts w:hint="cs"/>
          <w:rtl/>
        </w:rPr>
        <w:t xml:space="preserve">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3469" w:author="עורך - פרקים א-ב" w:date="2026-10-05T11:51:54Z"/>
        </w:rPr>
      </w:pPr>
      <w:r>
        <w:t xml:space="preserve">והא מדסיפא</w:t>
      </w:r>
    </w:p>
    <w:p w14:paraId="3DCD4F77" w14:textId="77777777" w:rsidR="00433B6E" w:rsidRDefault="00F63065" w:rsidP="00165DBA">
      <w:pPr>
        <w:rPr>
          <w:rtl/>
        </w:rPr>
      </w:pPr>
      <w:del w:id="93470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מחיים </w:t>
      </w:r>
      <w:ins w:id="91753" w:author="עורך - פרקים א-ב" w:date="2026-10-05T11:51:54Z">
        <w:r>
          <w:rPr>
            <w:rtl/>
          </w:rPr>
          <w:t xml:space="preserve">היא</w:t>
        </w:r>
      </w:ins>
      <w:del w:id="91754" w:author="עורך - פרקים א-ב" w:date="2026-10-05T11:51:54Z">
        <w:r>
          <w:rPr>
            <w:rtl/>
          </w:rPr>
          <w:delText xml:space="preserve">הוי</w:delText>
        </w:r>
      </w:del>
      <w:r>
        <w:rPr>
          <w:rtl/>
        </w:rPr>
        <w:t xml:space="preserve">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>
      <w:pPr>
        <w:pStyle w:val="38"/>
        <w:rPr>
          <w:ins w:id="93471" w:author="עורך - פרקים א-ב" w:date="2026-10-05T11:51:54Z"/>
        </w:rPr>
      </w:pPr>
      <w:r>
        <w:t xml:space="preserve">רישא וסיפא מחיים,</w:t>
      </w:r>
    </w:p>
    <w:p w14:paraId="17DB1DFE" w14:textId="77777777" w:rsidR="00165DBA" w:rsidRDefault="00F63065" w:rsidP="00165DBA">
      <w:pPr>
        <w:rPr>
          <w:rtl/>
        </w:rPr>
      </w:pPr>
      <w:del w:id="93472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ins w:id="91759" w:author="עורך - פרקים א-ב" w:date="2026-10-05T11:51:54Z">
        <w:r>
          <w:rPr>
            <w:rtl/>
          </w:rPr>
          <w:t xml:space="preserve">שנה</w:t>
        </w:r>
      </w:ins>
      <w:del w:id="91760" w:author="עורך - פרקים א-ב" w:date="2026-10-05T11:51:54Z">
        <w:r>
          <w:rPr>
            <w:rtl/>
          </w:rPr>
          <w:delText xml:space="preserve">תנא</w:delText>
        </w:r>
      </w:del>
      <w:r>
        <w:rPr>
          <w:rtl/>
        </w:rPr>
        <w:t xml:space="preserve"> הנאת דמיו </w:t>
      </w:r>
      <w:ins w:id="91757" w:author="עורך - פרקים א-ב" w:date="2026-10-05T11:51:54Z">
        <w:r>
          <w:rPr>
            <w:rtl/>
          </w:rPr>
          <w:t xml:space="preserve">-</w:t>
        </w:r>
      </w:ins>
      <w:del w:id="91758" w:author="עורך - פרקים א-ב" w:date="2026-10-05T11:51:54Z">
        <w:r>
          <w:rPr>
            <w:rtl/>
          </w:rPr>
          <w:delText xml:space="preserve">בה</w:delText>
        </w:r>
        <w:r w:rsidR="00165DBA">
          <w:rPr>
            <w:rFonts w:hint="cs"/>
            <w:rtl/>
          </w:rPr>
          <w:delText xml:space="preserve">ך</w:delText>
        </w:r>
      </w:del>
      <w:r w:rsidR="00165DBA">
        <w:rPr>
          <w:rFonts w:hint="cs"/>
          <w:rtl/>
        </w:rPr>
        <w:t xml:space="preserve"> </w:t>
      </w:r>
      <w:ins w:id="91755" w:author="עורך - פרקים א-ב" w:date="2026-10-05T11:51:54Z">
        <w:r>
          <w:rPr>
            <w:rFonts w:hint="cs"/>
            <w:rtl/>
          </w:rPr>
          <w:t xml:space="preserve">בזה מתיר</w:t>
        </w:r>
      </w:ins>
      <w:del w:id="91756" w:author="עורך - פרקים א-ב" w:date="2026-10-05T11:51:54Z">
        <w:r w:rsidR="00165DBA">
          <w:rPr>
            <w:rFonts w:hint="cs"/>
            <w:rtl/>
          </w:rPr>
          <w:delText xml:space="preserve">שרי</w:delText>
        </w:r>
      </w:del>
      <w:r w:rsidR="00165DBA">
        <w:rPr>
          <w:rFonts w:hint="cs"/>
          <w:rtl/>
        </w:rPr>
        <w:t xml:space="preserve">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ins w:id="91765" w:author="עורך - פרקים א-ב" w:date="2026-10-05T11:51:54Z">
        <w:r>
          <w:rPr>
            <w:rtl/>
          </w:rPr>
          <w:t xml:space="preserve">שנה</w:t>
        </w:r>
      </w:ins>
      <w:del w:id="91766" w:author="עורך - פרקים א-ב" w:date="2026-10-05T11:51:54Z">
        <w:r>
          <w:rPr>
            <w:rtl/>
          </w:rPr>
          <w:delText xml:space="preserve">תנא</w:delText>
        </w:r>
      </w:del>
      <w:r>
        <w:rPr>
          <w:rtl/>
        </w:rPr>
        <w:t xml:space="preserve"> בהנאת גופו - </w:t>
      </w:r>
      <w:ins w:id="91763" w:author="עורך - פרקים א-ב" w:date="2026-10-05T11:51:54Z">
        <w:r>
          <w:rPr>
            <w:rtl/>
          </w:rPr>
          <w:t xml:space="preserve">בזו</w:t>
        </w:r>
      </w:ins>
      <w:del w:id="91764" w:author="עורך - פרקים א-ב" w:date="2026-10-05T11:51:54Z">
        <w:r>
          <w:rPr>
            <w:rtl/>
          </w:rPr>
          <w:delText xml:space="preserve">בההיא</w:delText>
        </w:r>
      </w:del>
      <w:r>
        <w:rPr>
          <w:rtl/>
        </w:rPr>
        <w:t xml:space="preserve"> </w:t>
      </w:r>
      <w:ins w:id="91761" w:author="עורך - פרקים א-ב" w:date="2026-10-05T11:51:54Z">
        <w:r>
          <w:rPr>
            <w:rFonts w:hint="cs"/>
            <w:rtl/>
          </w:rPr>
          <w:t xml:space="preserve">אוסר</w:t>
        </w:r>
      </w:ins>
      <w:del w:id="91762" w:author="עורך - פרקים א-ב" w:date="2026-10-05T11:51:54Z">
        <w:r w:rsidR="00433B6E">
          <w:rPr>
            <w:rFonts w:hint="cs"/>
            <w:rtl/>
          </w:rPr>
          <w:delText xml:space="preserve">אסר</w:delText>
        </w:r>
      </w:del>
      <w:r w:rsidR="00433B6E">
        <w:rPr>
          <w:rFonts w:hint="cs"/>
          <w:rtl/>
        </w:rPr>
        <w:t xml:space="preserve">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afffff8"/>
        <w:rPr>
          <w:ins w:id="93556" w:author="עורך - פרקים א-ב" w:date="2026-10-05T11:51:54Z"/>
        </w:rPr>
      </w:pPr>
      <w:ins w:id="93557" w:author="עורך - פרקים א-ב" w:date="2026-10-05T11:51:54Z">
        <w:r>
          <w:rPr>
            <w:color w:val="7B3F00"/>
          </w:rPr>
          <w:t xml:space="preserve">איסור פטר חמור לאחר עריפה</w:t>
        </w:r>
      </w:ins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05" w:author="מנוע סמנטי" w:date="2026-10-05T11:39:44Z">
        <w:r>
          <w:rPr>
            <w:rStyle w:val="afffff0"/>
            <w:rtl/>
          </w:rPr>
          <w:t xml:space="preserve">וַעֲרַפְתּוֹ</w:t>
        </w:r>
      </w:ins>
      <w:del w:id="90106" w:author="מנוע סמנטי" w:date="2026-10-05T11:39:44Z">
        <w:r w:rsidR="00F63065">
          <w:rPr>
            <w:rtl/>
          </w:rPr>
          <w:delText xml:space="preserve">וערפתו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3473" w:author="עורך - פרקים א-ב" w:date="2026-10-05T11:51:54Z"/>
        </w:rPr>
      </w:pPr>
      <w:r>
        <w:t xml:space="preserve">מני?</w:t>
      </w:r>
    </w:p>
    <w:p w14:paraId="49338D90" w14:textId="77777777" w:rsidR="00433B6E" w:rsidRDefault="00433B6E" w:rsidP="00433B6E">
      <w:pPr>
        <w:rPr>
          <w:rtl/>
        </w:rPr>
      </w:pPr>
      <w:del w:id="93474" w:author="עורך - פרקים א-ב" w:date="2026-10-05T11:51:54Z">
        <w:r>
          <w:rPr>
            <w:rtl/>
          </w:rPr>
          <w:delText xml:space="preserve"> </w:delText>
        </w:r>
      </w:del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</w:t>
      </w:r>
      <w:ins w:id="91768" w:author="עורך - פרקים א-ב" w:date="2026-10-05T11:51:54Z">
        <w:r>
          <w:rPr>
            <w:rtl/>
          </w:rPr>
          <w:t xml:space="preserve">כבר</w:t>
        </w:r>
      </w:ins>
      <w:del w:id="91769" w:author="עורך - פרקים א-ב" w:date="2026-10-05T11:51:54Z">
        <w:r w:rsidR="00F63065">
          <w:rPr>
            <w:rtl/>
          </w:rPr>
          <w:delText xml:space="preserve">מיסר</w:delText>
        </w:r>
      </w:del>
      <w:r w:rsidR="00F63065">
        <w:rPr>
          <w:rtl/>
        </w:rPr>
        <w:t xml:space="preserve"> אסור! אלא </w:t>
      </w:r>
      <w:ins w:id="93193" w:author="מנוע מכני" w:date="2026-10-05T11:32:12Z">
        <w:del w:id="91767" w:author="עורך - פרקים א-ב" w:date="2026-10-05T11:51:54Z">
          <w:r>
            <w:rPr>
              <w:rtl/>
            </w:rPr>
            <w:delText xml:space="preserve">לא</w:delText>
          </w:r>
          <w:r w:rsidR="00F63065">
            <w:rPr>
              <w:rtl/>
            </w:rPr>
            <w:delText xml:space="preserve"> </w:delText>
          </w:r>
        </w:del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</w:t>
      </w:r>
      <w:ins w:id="91772" w:author="עורך - פרקים א-ב" w:date="2026-10-05T11:51:54Z">
        <w:r>
          <w:rPr>
            <w:rtl/>
          </w:rPr>
          <w:t xml:space="preserve">חברך</w:t>
        </w:r>
      </w:ins>
      <w:del w:id="91773" w:author="עורך - פרקים א-ב" w:date="2026-10-05T11:51:54Z">
        <w:r>
          <w:rPr>
            <w:rtl/>
          </w:rPr>
          <w:delText xml:space="preserve">חבריך</w:delText>
        </w:r>
      </w:del>
      <w:r>
        <w:rPr>
          <w:rtl/>
        </w:rPr>
        <w:t xml:space="preserve"> </w:t>
      </w:r>
      <w:ins w:id="91770" w:author="עורך - פרקים א-ב" w:date="2026-10-05T11:51:54Z">
        <w:r>
          <w:rPr>
            <w:rtl/>
          </w:rPr>
          <w:t xml:space="preserve">פירשה:</w:t>
        </w:r>
      </w:ins>
      <w:del w:id="91771" w:author="עורך - פרקים א-ב" w:date="2026-10-05T11:51:54Z">
        <w:r>
          <w:rPr>
            <w:rtl/>
          </w:rPr>
          <w:delText xml:space="preserve">תרגומה</w:delText>
        </w:r>
      </w:del>
      <w:r>
        <w:rPr>
          <w:rtl/>
        </w:rPr>
        <w:t xml:space="preserve">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1774" w:author="עורך - פרקים א-ב" w:date="2026-10-05T11:51:54Z">
        <w:r>
          <w:rPr>
            <w:rtl/>
          </w:rPr>
          <w:t xml:space="preserve">אני אומר?</w:t>
        </w:r>
      </w:ins>
      <w:del w:id="91775" w:author="עורך - פרקים א-ב" w:date="2026-10-05T11:51:54Z">
        <w:r w:rsidR="00F63065">
          <w:rPr>
            <w:rtl/>
          </w:rPr>
          <w:delText xml:space="preserve">אמינא</w:delText>
        </w:r>
      </w:del>
      <w:r w:rsidR="00F63065">
        <w:rPr>
          <w:rtl/>
        </w:rPr>
        <w:t xml:space="preserve">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</w:t>
      </w:r>
      <w:ins w:id="91778" w:author="עורך - פרקים א-ב" w:date="2026-10-05T11:51:54Z">
        <w:r>
          <w:rPr>
            <w:rtl/>
          </w:rPr>
          <w:t xml:space="preserve">על הפסד</w:t>
        </w:r>
      </w:ins>
      <w:del w:id="91779" w:author="עורך - פרקים א-ב" w:date="2026-10-05T11:51:54Z">
        <w:r w:rsidR="00F63065">
          <w:rPr>
            <w:rtl/>
          </w:rPr>
          <w:delText xml:space="preserve">אפסידא</w:delText>
        </w:r>
      </w:del>
      <w:r w:rsidR="00F63065">
        <w:rPr>
          <w:rtl/>
        </w:rPr>
        <w:t xml:space="preserve"> דביני </w:t>
      </w:r>
      <w:ins w:id="91776" w:author="עורך - פרקים א-ב" w:date="2026-10-05T11:51:54Z">
        <w:r>
          <w:rPr>
            <w:rtl/>
          </w:rPr>
          <w:t xml:space="preserve">ביני </w:t>
        </w:r>
        <w:r>
          <w:rPr>
            <w:rStyle w:val="afffffe"/>
            <w:rtl/>
          </w:rPr>
          <w:t xml:space="preserve">חמור לשה</w:t>
        </w:r>
        <w:r>
          <w:rPr>
            <w:rtl/>
          </w:rPr>
          <w:t xml:space="preserve">,</w:t>
        </w:r>
      </w:ins>
      <w:del w:id="91777" w:author="עורך - פרקים א-ב" w:date="2026-10-05T11:51:54Z">
        <w:r w:rsidR="00F63065">
          <w:rPr>
            <w:rtl/>
          </w:rPr>
          <w:delText xml:space="preserve">ביני,</w:delText>
        </w:r>
      </w:del>
      <w:r w:rsidR="00F63065">
        <w:rPr>
          <w:rtl/>
        </w:rPr>
        <w:t xml:space="preserve">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ins w:id="91780" w:author="עורך - פרקים א-ב" w:date="2026-10-05T11:51:54Z">
        <w:r>
          <w:rPr>
            <w:rtl/>
          </w:rPr>
          <w:t xml:space="preserve">תאמר</w:t>
        </w:r>
      </w:ins>
      <w:del w:id="91781" w:author="עורך - פרקים א-ב" w:date="2026-10-05T11:51:54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ins w:id="91784" w:author="עורך - פרקים א-ב" w:date="2026-10-05T11:51:54Z">
        <w:r>
          <w:rPr>
            <w:rStyle w:val="2fb"/>
            <w:rtl/>
          </w:rPr>
          <w:t xml:space="preserve">כר"ש?</w:t>
        </w:r>
      </w:ins>
      <w:del w:id="91785" w:author="עורך - פרקים א-ב" w:date="2026-10-05T11:51:54Z">
        <w:r>
          <w:rPr>
            <w:rStyle w:val="2fb"/>
            <w:rtl/>
          </w:rPr>
          <w:delText xml:space="preserve">כ</w:delText>
        </w:r>
        <w:r>
          <w:rPr>
            <w:rStyle w:val="2fb"/>
            <w:rtl/>
          </w:rPr>
          <w:delText xml:space="preserve">ר"ש</w:delText>
        </w:r>
      </w:del>
      <w:ins w:id="90553" w:author="מנוע מכני" w:date="2026-10-05T11:32:12Z"/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לאחר </w:t>
      </w:r>
      <w:ins w:id="91782" w:author="עורך - פרקים א-ב" w:date="2026-10-05T11:51:54Z">
        <w:r>
          <w:rPr>
            <w:rtl/>
          </w:rPr>
          <w:t xml:space="preserve">עריפה,</w:t>
        </w:r>
      </w:ins>
      <w:del w:id="91783" w:author="עורך - פרקים א-ב" w:date="2026-10-05T11:51:54Z">
        <w:r>
          <w:rPr>
            <w:rtl/>
          </w:rPr>
          <w:delText xml:space="preserve">עריפה</w:delText>
        </w:r>
      </w:del>
      <w:r>
        <w:rPr>
          <w:rtl/>
        </w:rPr>
        <w:t xml:space="preserve">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ins w:id="91794" w:author="עורך - פרקים א-ב" w:date="2026-10-05T11:51:54Z">
        <w:r>
          <w:rPr>
            <w:rFonts w:hint="cs"/>
            <w:rtl/>
          </w:rPr>
          <w:t xml:space="preserve">-</w:t>
        </w:r>
      </w:ins>
      <w:del w:id="91795" w:author="עורך - פרקים א-ב" w:date="2026-10-05T11:51:54Z">
        <w:r w:rsidR="009C4AE6">
          <w:rPr>
            <w:rFonts w:hint="cs"/>
            <w:rtl/>
          </w:rPr>
          <w:delText xml:space="preserve">דתיקדש</w:delText>
        </w:r>
      </w:del>
      <w:r w:rsidR="009C4AE6">
        <w:rPr>
          <w:rFonts w:hint="cs"/>
          <w:rtl/>
        </w:rPr>
        <w:t xml:space="preserve"> </w:t>
      </w:r>
      <w:ins w:id="91792" w:author="עורך - פרקים א-ב" w:date="2026-10-05T11:51:54Z">
        <w:r>
          <w:rPr>
            <w:rFonts w:hint="cs"/>
            <w:rtl/>
          </w:rPr>
          <w:t xml:space="preserve">דתתקדש בזה</w:t>
        </w:r>
      </w:ins>
      <w:del w:id="91793" w:author="עורך - פרקים א-ב" w:date="2026-10-05T11:51:54Z">
        <w:r w:rsidR="009C4AE6">
          <w:rPr>
            <w:rFonts w:hint="cs"/>
            <w:rtl/>
          </w:rPr>
          <w:delText xml:space="preserve">בהך</w:delText>
        </w:r>
      </w:del>
      <w:r w:rsidR="009C4AE6">
        <w:rPr>
          <w:rFonts w:hint="cs"/>
          <w:rtl/>
        </w:rPr>
        <w:t xml:space="preserve"> דביני </w:t>
      </w:r>
      <w:ins w:id="91790" w:author="עורך - פרקים א-ב" w:date="2026-10-05T11:51:54Z">
        <w:r>
          <w:rPr>
            <w:rFonts w:hint="cs"/>
            <w:rtl/>
          </w:rPr>
          <w:t xml:space="preserve">וביני,</w:t>
        </w:r>
      </w:ins>
      <w:del w:id="91791" w:author="עורך - פרקים א-ב" w:date="2026-10-05T11:51:54Z">
        <w:r w:rsidR="009C4AE6">
          <w:rPr>
            <w:rFonts w:hint="cs"/>
            <w:rtl/>
          </w:rPr>
          <w:delText xml:space="preserve">וביני</w:delText>
        </w:r>
      </w:del>
      <w:r w:rsidR="009C4AE6">
        <w:rPr>
          <w:rFonts w:hint="cs"/>
          <w:rtl/>
        </w:rPr>
        <w:t xml:space="preserve">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ins w:id="91788" w:author="עורך - פרקים א-ב" w:date="2026-10-05T11:51:54Z">
        <w:r>
          <w:rPr>
            <w:rFonts w:hint="cs"/>
            <w:rtl/>
          </w:rPr>
          <w:t xml:space="preserve">-</w:t>
        </w:r>
      </w:ins>
      <w:del w:id="91789" w:author="עורך - פרקים א-ב" w:date="2026-10-05T11:51:54Z">
        <w:r w:rsidR="009C4AE6">
          <w:rPr>
            <w:rFonts w:hint="cs"/>
            <w:rtl/>
          </w:rPr>
          <w:delText xml:space="preserve">דתיקדש</w:delText>
        </w:r>
      </w:del>
      <w:r w:rsidR="009C4AE6">
        <w:rPr>
          <w:rFonts w:hint="cs"/>
          <w:rtl/>
        </w:rPr>
        <w:t xml:space="preserve"> </w:t>
      </w:r>
      <w:ins w:id="91786" w:author="עורך - פרקים א-ב" w:date="2026-10-05T11:51:54Z">
        <w:r>
          <w:rPr>
            <w:rFonts w:hint="cs"/>
            <w:rtl/>
          </w:rPr>
          <w:t xml:space="preserve">דתתקדש בכולו!</w:t>
        </w:r>
      </w:ins>
      <w:del w:id="91787" w:author="עורך - פרקים א-ב" w:date="2026-10-05T11:51:54Z">
        <w:r w:rsidR="009C4AE6">
          <w:rPr>
            <w:rFonts w:hint="cs"/>
            <w:rtl/>
          </w:rPr>
          <w:delText xml:space="preserve">בכוליה</w:delText>
        </w:r>
      </w:del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</w:t>
      </w:r>
      <w:ins w:id="91796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החמור</w:t>
        </w:r>
      </w:ins>
      <w:r w:rsidR="00F63065">
        <w:rPr>
          <w:rtl/>
        </w:rPr>
        <w:t xml:space="preserve">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07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08" w:author="מנוע סמנטי" w:date="2026-10-05T11:39:44Z">
        <w:r w:rsidR="00F63065">
          <w:rPr>
            <w:rtl/>
          </w:rPr>
          <w:delText xml:space="preserve">תפדה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3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14" w:author="מנוע סמנטי" w:date="2026-10-05T11:39:44Z">
        <w:r>
          <w:rPr>
            <w:rtl/>
          </w:rPr>
          <w:delText xml:space="preserve">תפדה 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ins w:id="91800" w:author="עורך - פרקים א-ב" w:date="2026-10-05T11:51:54Z">
        <w:r>
          <w:rPr>
            <w:rtl/>
          </w:rPr>
          <w:t xml:space="preserve">הייתי אומר</w:t>
        </w:r>
      </w:ins>
      <w:del w:id="91801" w:author="עורך - פרקים א-ב" w:date="2026-10-05T11:51:54Z">
        <w:r>
          <w:rPr>
            <w:rtl/>
          </w:rPr>
          <w:delText xml:space="preserve">סד"א</w:delText>
        </w:r>
      </w:del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 xml:space="preserve">אחר שלשים, </w:t>
      </w:r>
      <w:ins w:id="91798" w:author="עורך - פרקים א-ב" w:date="2026-10-05T11:51:54Z">
        <w:r>
          <w:rPr>
            <w:rtl/>
          </w:rPr>
          <w:t xml:space="preserve">וחמש </w:t>
        </w:r>
        <w:r>
          <w:rPr>
            <w:rStyle w:val="afffffe"/>
            <w:rtl/>
          </w:rPr>
          <w:t xml:space="preserve">סלעים</w:t>
        </w:r>
        <w:r>
          <w:rPr>
            <w:rtl/>
          </w:rPr>
          <w:t xml:space="preserve">,</w:t>
        </w:r>
      </w:ins>
      <w:del w:id="91799" w:author="עורך - פרקים א-ב" w:date="2026-10-05T11:51:54Z">
        <w:r>
          <w:rPr>
            <w:rtl/>
          </w:rPr>
          <w:delText xml:space="preserve">וחמש</w:delText>
        </w:r>
        <w:r>
          <w:rPr>
            <w:rtl/>
          </w:rPr>
          <w:delText xml:space="preserve">,</w:delText>
        </w:r>
        <w:r>
          <w:rPr>
            <w:rtl/>
          </w:rPr>
          <w:delText xml:space="preserve">זה</w:delText>
        </w:r>
      </w:del>
      <w:ins w:id="96013" w:author="מנוע מכני" w:date="2026-10-05T11:32:12Z"/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/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ins w:id="91797" w:author="עורך - פרקים א-ב" w:date="2026-10-05T11:51:54Z">
        <w:r>
          <w:rPr>
            <w:rtl/>
          </w:rPr>
          <w:t xml:space="preserve"> זה</w:t>
        </w:r>
      </w:ins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ins w:id="9011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2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ins w:id="90109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0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</w:t>
      </w:r>
      <w:ins w:id="91802" w:author="עורך - פרקים א-ב" w:date="2026-10-05T11:51:54Z">
        <w:r>
          <w:rPr>
            <w:rtl/>
          </w:rPr>
          <w:t xml:space="preserve">יצטרך!</w:t>
        </w:r>
      </w:ins>
      <w:del w:id="91803" w:author="עורך - פרקים א-ב" w:date="2026-10-05T11:51:54Z">
        <w:r>
          <w:rPr>
            <w:rtl/>
          </w:rPr>
          <w:delText xml:space="preserve">ליבעי!</w:delText>
        </w:r>
      </w:del>
      <w:r>
        <w:rPr>
          <w:rtl/>
        </w:rPr>
        <w:t xml:space="preserve">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7" w:author="מנוע סמנטי" w:date="2026-10-05T11:39:44Z">
        <w:r>
          <w:rPr>
            <w:rStyle w:val="afffff0"/>
            <w:rtl/>
          </w:rPr>
          <w:t xml:space="preserve">וְכָל עֶרְכְּךָ יִהְיֶה בְּשֶׁקֶל הַקֹּדֶשׁ</w:t>
        </w:r>
      </w:ins>
      <w:del w:id="90118" w:author="מנוע סמנטי" w:date="2026-10-05T11:39:44Z">
        <w:r>
          <w:rPr>
            <w:rtl/>
          </w:rPr>
          <w:delText xml:space="preserve">וכל ערכך יהיה בשקל הקדש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afffff8"/>
        <w:rPr>
          <w:ins w:id="93558" w:author="עורך - פרקים א-ב" w:date="2026-10-05T11:51:54Z"/>
        </w:rPr>
      </w:pPr>
      <w:ins w:id="93559" w:author="עורך - פרקים א-ב" w:date="2026-10-05T11:51:54Z">
        <w:r>
          <w:rPr>
            <w:color w:val="7B3F00"/>
          </w:rPr>
          <w:t xml:space="preserve">שיעור השה לפדיון</w:t>
        </w:r>
      </w:ins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</w:t>
      </w:r>
      <w:ins w:id="91808" w:author="עורך - פרקים א-ב" w:date="2026-10-05T11:51:54Z">
        <w:r>
          <w:rPr>
            <w:rtl/>
          </w:rPr>
          <w:t xml:space="preserve">שה</w:t>
        </w:r>
      </w:ins>
      <w:del w:id="91809" w:author="עורך - פרקים א-ב" w:date="2026-10-05T11:51:54Z">
        <w:r>
          <w:rPr>
            <w:rtl/>
          </w:rPr>
          <w:delText xml:space="preserve">פטרוזא</w:delText>
        </w:r>
      </w:del>
      <w:r>
        <w:rPr>
          <w:rtl/>
        </w:rPr>
        <w:t xml:space="preserve"> </w:t>
      </w:r>
      <w:ins w:id="91806" w:author="עורך - פרקים א-ב" w:date="2026-10-05T11:51:54Z">
        <w:r>
          <w:rPr>
            <w:rtl/>
          </w:rPr>
          <w:t xml:space="preserve">רזה</w:t>
        </w:r>
      </w:ins>
      <w:del w:id="91807" w:author="עורך - פרקים א-ב" w:date="2026-10-05T11:51:54Z">
        <w:r>
          <w:rPr>
            <w:rtl/>
          </w:rPr>
          <w:delText xml:space="preserve">בר</w:delText>
        </w:r>
      </w:del>
      <w:r>
        <w:rPr>
          <w:rtl/>
        </w:rPr>
        <w:t xml:space="preserve"> </w:t>
      </w:r>
      <w:ins w:id="91804" w:author="עורך - פרקים א-ב" w:date="2026-10-05T11:51:54Z">
        <w:r>
          <w:rPr>
            <w:rtl/>
          </w:rPr>
          <w:t xml:space="preserve">בשווי דנק,</w:t>
        </w:r>
      </w:ins>
      <w:del w:id="91805" w:author="עורך - פרקים א-ב" w:date="2026-10-05T11:51:54Z">
        <w:r>
          <w:rPr>
            <w:rtl/>
          </w:rPr>
          <w:delText xml:space="preserve">דנקא</w:delText>
        </w:r>
        <w:r>
          <w:rPr>
            <w:rtl/>
          </w:rPr>
          <w:delText xml:space="preserve">,</w:delText>
        </w:r>
      </w:del>
      <w:ins w:id="96017" w:author="מנוע מכני" w:date="2026-10-05T11:32:12Z"/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</w:t>
      </w:r>
      <w:ins w:id="91826" w:author="עורך - פרקים א-ב" w:date="2026-10-05T11:51:54Z">
        <w:r>
          <w:rPr>
            <w:rtl/>
          </w:rPr>
          <w:t xml:space="preserve">אנו</w:t>
        </w:r>
      </w:ins>
      <w:del w:id="91827" w:author="עורך - פרקים א-ב" w:date="2026-10-05T11:51:54Z">
        <w:r w:rsidR="00F63065">
          <w:rPr>
            <w:rtl/>
          </w:rPr>
          <w:delText xml:space="preserve">אנן</w:delText>
        </w:r>
      </w:del>
      <w:r w:rsidR="00F63065">
        <w:rPr>
          <w:rtl/>
        </w:rPr>
        <w:t xml:space="preserve"> </w:t>
      </w:r>
      <w:ins w:id="93199" w:author="מנוע מכני" w:date="2026-10-05T11:32:12Z">
        <w:ins w:id="91824" w:author="עורך - פרקים א-ב" w:date="2026-10-05T11:51:54Z">
          <w:r>
            <w:rPr>
              <w:rtl/>
            </w:rPr>
            <w:t xml:space="preserve">שנינו:</w:t>
          </w:r>
        </w:ins>
        <w:del w:id="91825" w:author="עורך - פרקים א-ב" w:date="2026-10-05T11:51:54Z">
          <w:r>
            <w:rPr>
              <w:rtl/>
            </w:rPr>
            <w:delText xml:space="preserve">גם</w:delText>
          </w:r>
          <w:r w:rsidR="00F63065">
            <w:rPr>
              <w:rtl/>
            </w:rPr>
            <w:delText xml:space="preserve"> תנינא</w:delText>
          </w:r>
        </w:del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גדול </w:t>
      </w:r>
      <w:ins w:id="91822" w:author="עורך - פרקים א-ב" w:date="2026-10-05T11:51:54Z">
        <w:r>
          <w:rPr>
            <w:rtl/>
          </w:rPr>
          <w:t xml:space="preserve">וקטן.</w:t>
        </w:r>
      </w:ins>
      <w:del w:id="91823" w:author="עורך - פרקים א-ב" w:date="2026-10-05T11:51:54Z">
        <w:r w:rsidR="00F63065">
          <w:rPr>
            <w:rtl/>
          </w:rPr>
          <w:delText xml:space="preserve">וקט</w:delText>
        </w:r>
        <w:r>
          <w:rPr>
            <w:rtl/>
          </w:rPr>
          <w:delText xml:space="preserve">ן,</w:delText>
        </w:r>
      </w:del>
      <w:ins w:id="92697" w:author="מנוע מכני" w:date="2026-10-05T11:32:12Z">
        <w:r>
          <w:rPr>
            <w:rtl/>
          </w:rPr>
          <w:t xml:space="preserve"> </w:t>
        </w:r>
        <w:ins w:id="91820" w:author="עורך - פרקים א-ב" w:date="2026-10-05T11:51:54Z">
          <w:r>
            <w:rPr>
              <w:rtl/>
            </w:rPr>
            <w:t xml:space="preserve">הייתי</w:t>
          </w:r>
        </w:ins>
        <w:del w:id="91821" w:author="עורך - פרקים א-ב" w:date="2026-10-05T11:51:54Z">
          <w:r>
            <w:rPr>
              <w:rtl/>
            </w:rPr>
            <w:delText xml:space="preserve">ס</w:delText>
          </w:r>
          <w:r>
            <w:rPr>
              <w:rFonts w:hint="cs"/>
              <w:rtl/>
            </w:rPr>
            <w:delText xml:space="preserve">"ד</w:delText>
          </w:r>
        </w:del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/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</w:t>
      </w:r>
      <w:ins w:id="91818" w:author="עורך - פרקים א-ב" w:date="2026-10-05T11:51:54Z">
        <w:r>
          <w:rPr>
            <w:rtl/>
          </w:rPr>
          <w:t xml:space="preserve">אומר</w:t>
        </w:r>
      </w:ins>
      <w:del w:id="91819" w:author="עורך - פרקים א-ב" w:date="2026-10-05T11:51:54Z">
        <w:r w:rsidR="00F63065">
          <w:rPr>
            <w:rtl/>
          </w:rPr>
          <w:delText xml:space="preserve">כולי</w:delText>
        </w:r>
      </w:del>
      <w:r w:rsidR="00F63065">
        <w:rPr>
          <w:rtl/>
        </w:rPr>
        <w:t xml:space="preserve"> </w:t>
      </w:r>
      <w:ins w:id="94543" w:author="מנוע מכני" w:date="2026-10-05T11:32:12Z">
        <w:ins w:id="91816" w:author="עורך - פרקים א-ב" w:date="2026-10-05T11:51:54Z">
          <w:r>
            <w:rPr>
              <w:rtl/>
            </w:rPr>
            <w:t xml:space="preserve">כל כך </w:t>
          </w:r>
          <w:r>
            <w:rPr>
              <w:rStyle w:val="afffffe"/>
              <w:rtl/>
            </w:rPr>
            <w:t xml:space="preserve">מעט</w:t>
          </w:r>
        </w:ins>
        <w:del w:id="91817" w:author="עורך - פרקים א-ב" w:date="2026-10-05T11:51:54Z">
          <w:r>
            <w:rPr>
              <w:rtl/>
            </w:rPr>
            <w:delText xml:space="preserve">זה</w:delText>
          </w:r>
        </w:del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ins w:id="91814" w:author="עורך - פרקים א-ב" w:date="2026-10-05T11:51:54Z">
          <w:r>
            <w:rPr>
              <w:rtl/>
            </w:rPr>
            <w:t xml:space="preserve">או</w:t>
          </w:r>
        </w:ins>
        <w:del w:id="91815" w:author="עורך - פרקים א-ב" w:date="2026-10-05T11:51:54Z">
          <w:r>
            <w:rPr>
              <w:rtl/>
            </w:rPr>
            <w:delText xml:space="preserve">אם</w:delText>
          </w:r>
        </w:del>
        <w:r>
          <w:rPr>
            <w:rtl/>
          </w:rPr>
          <w:t xml:space="preserve">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ins w:id="91812" w:author="עורך - פרקים א-ב" w:date="2026-10-05T11:51:54Z">
          <w:r>
            <w:rPr>
              <w:rtl/>
            </w:rPr>
            <w:t xml:space="preserve">שה</w:t>
          </w:r>
        </w:ins>
        <w:del w:id="91813" w:author="עורך - פרקים א-ב" w:date="2026-10-05T11:51:54Z">
          <w:r>
            <w:rPr>
              <w:rtl/>
            </w:rPr>
            <w:delText xml:space="preserve">גם</w:delText>
          </w:r>
        </w:del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1810" w:author="עורך - פרקים א-ב" w:date="2026-10-05T11:51:54Z">
        <w:r>
          <w:rPr>
            <w:rtl/>
          </w:rPr>
          <w:t xml:space="preserve">רזה</w:t>
        </w:r>
      </w:ins>
      <w:del w:id="91811" w:author="עורך - פרקים א-ב" w:date="2026-10-05T11:51:54Z">
        <w:r w:rsidR="00F63065">
          <w:rPr>
            <w:rtl/>
          </w:rPr>
          <w:delText xml:space="preserve">פטרוזא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3475" w:author="עורך - פרקים א-ב" w:date="2026-10-05T11:51:54Z"/>
        </w:rPr>
      </w:pPr>
      <w:r>
        <w:t>ר</w:t>
      </w:r>
      <w:ins w:id="90577" w:author="מנוע מכני" w:date="2026-10-05T11:32:12Z">
        <w:r>
          <w:t xml:space="preserve">י"נ</w:t>
        </w:r>
      </w:ins>
      <w:del w:id="90578" w:author="מנוע מכני" w:date="2026-10-05T11:32:12Z">
        <w:r w:rsidR="009C4AE6">
          <w:delText xml:space="preserve">י''נ</w:delText>
        </w:r>
      </w:del>
      <w:r w:rsidR="009C4AE6">
        <w:t xml:space="preserve"> </w:t>
      </w:r>
      <w:r w:rsidR="009C4AE6">
        <w:t xml:space="preserve">ה</w:t>
      </w:r>
      <w:ins w:id="90579" w:author="מנוע מכני" w:date="2026-10-05T11:32:12Z">
        <w:r>
          <w:t xml:space="preserve">ו"ל</w:t>
        </w:r>
      </w:ins>
      <w:del w:id="90580" w:author="מנוע מכני" w:date="2026-10-05T11:32:12Z">
        <w:r w:rsidR="009C4AE6">
          <w:delText xml:space="preserve">ו''ל</w:delText>
        </w:r>
      </w:del>
      <w:r w:rsidR="009C4AE6">
        <w:t xml:space="preserve"> </w:t>
      </w:r>
      <w:r>
        <w:t xml:space="preserve">פטר חמור,</w:t>
      </w:r>
    </w:p>
    <w:p w14:paraId="552F51AD" w14:textId="77777777" w:rsidR="009C4AE6" w:rsidRDefault="00F63065" w:rsidP="009C4AE6">
      <w:pPr>
        <w:rPr>
          <w:rtl/>
        </w:rPr>
      </w:pPr>
      <w:del w:id="93476" w:author="עורך - פרקים א-ב" w:date="2026-10-05T11:51:54Z">
        <w:r>
          <w:rPr>
            <w:rtl/>
          </w:rPr>
          <w:delText xml:space="preserve"> </w:delText>
        </w:r>
      </w:del>
      <w:ins w:id="91836" w:author="עורך - פרקים א-ב" w:date="2026-10-05T11:51:54Z">
        <w:r>
          <w:rPr>
            <w:rtl/>
          </w:rPr>
          <w:t xml:space="preserve">שלחו</w:t>
        </w:r>
      </w:ins>
      <w:del w:id="91837" w:author="עורך - פרקים א-ב" w:date="2026-10-05T11:51:54Z">
        <w:r>
          <w:rPr>
            <w:rtl/>
          </w:rPr>
          <w:delText xml:space="preserve">שדריה</w:delText>
        </w:r>
      </w:del>
      <w:r>
        <w:rPr>
          <w:rtl/>
        </w:rPr>
        <w:t xml:space="preserve"> </w:t>
      </w:r>
      <w:ins w:id="94545" w:author="מנוע מכני" w:date="2026-10-05T11:32:12Z">
        <w:ins w:id="91834" w:author="עורך - פרקים א-ב" w:date="2026-10-05T11:51:54Z">
          <w:r>
            <w:rPr>
              <w:rtl/>
            </w:rPr>
            <w:t xml:space="preserve">לפני</w:t>
          </w:r>
        </w:ins>
        <w:del w:id="91835" w:author="עורך - פרקים א-ב" w:date="2026-10-05T11:51:54Z">
          <w:r>
            <w:rPr>
              <w:rtl/>
            </w:rPr>
            <w:delText xml:space="preserve">ללפניו</w:delText>
          </w:r>
        </w:del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1832" w:author="עורך - פרקים א-ב" w:date="2026-10-05T11:51:54Z">
        <w:r>
          <w:rPr>
            <w:rStyle w:val="2fb"/>
            <w:rtl/>
          </w:rPr>
          <w:t xml:space="preserve">ר"ט,</w:t>
        </w:r>
      </w:ins>
      <w:del w:id="91833" w:author="עורך - פרקים א-ב" w:date="2026-10-05T11:51:54Z">
        <w:r>
          <w:rPr>
            <w:rStyle w:val="2fb"/>
            <w:rtl/>
          </w:rPr>
          <w:delText xml:space="preserve">ד</w:delText>
        </w:r>
        <w:r>
          <w:rPr>
            <w:rStyle w:val="2fb"/>
            <w:rtl/>
          </w:rPr>
          <w:delText xml:space="preserve">ר"ט</w:delText>
        </w:r>
        <w:r w:rsidR="009C4AE6">
          <w:rPr>
            <w:rFonts w:hint="cs"/>
            <w:rtl/>
          </w:rPr>
          <w:delText xml:space="preserve">,</w:delText>
        </w:r>
      </w:del>
      <w:ins w:id="90581" w:author="מנוע מכני" w:date="2026-10-05T11:32:12Z"/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</w:t>
      </w:r>
      <w:ins w:id="91830" w:author="עורך - פרקים א-ב" w:date="2026-10-05T11:51:54Z">
        <w:r>
          <w:rPr>
            <w:rtl/>
          </w:rPr>
          <w:t xml:space="preserve">צריך</w:t>
        </w:r>
      </w:ins>
      <w:del w:id="91831" w:author="עורך - פרקים א-ב" w:date="2026-10-05T11:51:54Z">
        <w:r>
          <w:rPr>
            <w:rtl/>
          </w:rPr>
          <w:delText xml:space="preserve">בעינא</w:delText>
        </w:r>
      </w:del>
      <w:r>
        <w:rPr>
          <w:rtl/>
        </w:rPr>
        <w:t xml:space="preserve"> </w:t>
      </w:r>
      <w:ins w:id="98717" w:author="מנוע מכני" w:date="2026-10-05T11:32:12Z">
        <w:ins w:id="91828" w:author="עורך - פרקים א-ב" w:date="2026-10-05T11:51:54Z">
          <w:r>
            <w:rPr>
              <w:rtl/>
            </w:rPr>
            <w:t xml:space="preserve">אני לתת</w:t>
          </w:r>
        </w:ins>
        <w:del w:id="91829" w:author="עורך - פרקים א-ב" w:date="2026-10-05T11:51:54Z">
          <w:r>
            <w:rPr>
              <w:rtl/>
            </w:rPr>
            <w:delText xml:space="preserve">לשבת</w:delText>
          </w:r>
        </w:del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</w:t>
      </w:r>
      <w:ins w:id="91838" w:author="עורך - פרקים א-ב" w:date="2026-10-05T11:51:54Z">
        <w:r>
          <w:rPr>
            <w:rtl/>
          </w:rPr>
          <w:t xml:space="preserve">זוזים,</w:t>
        </w:r>
      </w:ins>
      <w:del w:id="91839" w:author="עורך - פרקים א-ב" w:date="2026-10-05T11:51:54Z">
        <w:r>
          <w:rPr>
            <w:rtl/>
          </w:rPr>
          <w:lastRenderedPageBreak/>
          <w:delText xml:space="preserve">זוזי,</w:delText>
        </w:r>
      </w:del>
      <w:r>
        <w:rPr>
          <w:rtl/>
        </w:rPr>
        <w:lastRenderedPageBreak/>
        <w:t xml:space="preserve">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>
      <w:pPr>
        <w:pStyle w:val="38"/>
        <w:rPr>
          <w:ins w:id="93477" w:author="עורך - פרקים א-ב" w:date="2026-10-05T11:51:54Z"/>
        </w:rPr>
      </w:pPr>
      <w:ins w:id="97523" w:author="מנוע מכני" w:date="2026-10-05T11:32:12Z">
        <w:r>
          <w:t xml:space="preserve">קשה</w:t>
        </w:r>
      </w:ins>
      <w:del w:id="97524" w:author="מנוע מכני" w:date="2026-10-05T11:32:12Z">
        <w:r>
          <w:delText xml:space="preserve">קשיא</w:delText>
        </w:r>
      </w:del>
      <w:r>
        <w:t xml:space="preserve"> הלכתא </w:t>
      </w:r>
      <w:ins w:id="90573" w:author="מנוע סמנטי" w:date="2026-10-05T11:39:44Z">
        <w:r>
          <w:t xml:space="preserve">על ההלכה</w:t>
        </w:r>
      </w:ins>
      <w:del w:id="90574" w:author="מנוע סמנטי" w:date="2026-10-05T11:39:44Z">
        <w:r>
          <w:delText xml:space="preserve">אהלכתא</w:delText>
        </w:r>
      </w:del>
      <w:r>
        <w:t xml:space="preserve">!</w:t>
      </w:r>
    </w:p>
    <w:p w14:paraId="7A3E50FA" w14:textId="77777777" w:rsidR="00B874E6" w:rsidRDefault="00F63065" w:rsidP="00F63065">
      <w:pPr>
        <w:rPr>
          <w:rtl/>
        </w:rPr>
      </w:pPr>
      <w:del w:id="93478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afffff8"/>
        <w:rPr>
          <w:ins w:id="93560" w:author="עורך - פרקים א-ב" w:date="2026-10-05T11:51:54Z"/>
        </w:rPr>
      </w:pPr>
      <w:ins w:id="93561" w:author="עורך - פרקים א-ב" w:date="2026-10-05T11:51:54Z">
        <w:r>
          <w:rPr>
            <w:color w:val="7B3F00"/>
          </w:rPr>
          <w:t xml:space="preserve">אין לו שה - פודהו בשוויו</w:t>
        </w:r>
      </w:ins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ins w:id="91840" w:author="עורך - פרקים א-ב" w:date="2026-10-05T11:51:54Z">
        <w:r>
          <w:rPr>
            <w:rtl/>
          </w:rPr>
          <w:t xml:space="preserve">למי?</w:t>
        </w:r>
      </w:ins>
      <w:del w:id="91841" w:author="עורך - פרקים א-ב" w:date="2026-10-05T11:51:54Z">
        <w:r>
          <w:rPr>
            <w:rtl/>
          </w:rPr>
          <w:delText xml:space="preserve">למאן?</w:delText>
        </w:r>
      </w:del>
      <w:r>
        <w:rPr>
          <w:rtl/>
        </w:rPr>
        <w:t xml:space="preserve">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ins w:id="91852" w:author="עורך - פרקים א-ב" w:date="2026-10-05T11:51:54Z">
        <w:r>
          <w:rPr>
            <w:rtl/>
          </w:rPr>
          <w:t xml:space="preserve">שונה</w:t>
        </w:r>
      </w:ins>
      <w:del w:id="91853" w:author="עורך - פרקים א-ב" w:date="2026-10-05T11:51:54Z">
        <w:r>
          <w:rPr>
            <w:rtl/>
          </w:rPr>
          <w:delText xml:space="preserve">מתני</w:delText>
        </w:r>
      </w:del>
      <w:r>
        <w:rPr>
          <w:rtl/>
        </w:rPr>
        <w:t xml:space="preserve">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ins w:id="91850" w:author="עורך - פרקים א-ב" w:date="2026-10-05T11:51:54Z">
        <w:r>
          <w:rPr>
            <w:rStyle w:val="2fb"/>
            <w:rtl/>
          </w:rPr>
          <w:t xml:space="preserve">כר"י,</w:t>
        </w:r>
      </w:ins>
      <w:del w:id="91851" w:author="עורך - פרקים א-ב" w:date="2026-10-05T11:51:54Z">
        <w:r w:rsidR="00792FF0">
          <w:rPr>
            <w:rStyle w:val="2fb"/>
            <w:rtl/>
          </w:rPr>
          <w:delText xml:space="preserve">כ</w:delText>
        </w:r>
        <w:r>
          <w:rPr>
            <w:rStyle w:val="2fb"/>
            <w:rtl/>
          </w:rPr>
          <w:delText xml:space="preserve">ר"י</w:delText>
        </w:r>
      </w:del>
      <w:ins w:id="90595" w:author="מנוע מכני" w:date="2026-10-05T11:32:12Z"/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</w:t>
      </w:r>
      <w:ins w:id="91848" w:author="עורך - פרקים א-ב" w:date="2026-10-05T11:51:54Z">
        <w:r>
          <w:rPr>
            <w:rtl/>
          </w:rPr>
          <w:t xml:space="preserve">לנו</w:t>
        </w:r>
      </w:ins>
      <w:del w:id="91849" w:author="עורך - פרקים א-ב" w:date="2026-10-05T11:51:54Z">
        <w:r>
          <w:rPr>
            <w:rtl/>
          </w:rPr>
          <w:delText xml:space="preserve">לן</w:delText>
        </w:r>
      </w:del>
      <w:r>
        <w:rPr>
          <w:rtl/>
        </w:rPr>
        <w:t xml:space="preserve">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ins w:id="91846" w:author="עורך - פרקים א-ב" w:date="2026-10-05T11:51:54Z">
        <w:r>
          <w:rPr>
            <w:rtl/>
          </w:rPr>
          <w:t xml:space="preserve">ואתה</w:t>
        </w:r>
      </w:ins>
      <w:del w:id="91847" w:author="עורך - פרקים א-ב" w:date="2026-10-05T11:51:54Z">
        <w:r>
          <w:rPr>
            <w:rtl/>
          </w:rPr>
          <w:delText xml:space="preserve">ואת</w:delText>
        </w:r>
      </w:del>
      <w:r>
        <w:rPr>
          <w:rtl/>
        </w:rPr>
        <w:t xml:space="preserve"> </w:t>
      </w:r>
      <w:ins w:id="91844" w:author="עורך - פרקים א-ב" w:date="2026-10-05T11:51:54Z">
        <w:r>
          <w:rPr>
            <w:rtl/>
          </w:rPr>
          <w:t xml:space="preserve">אומר</w:t>
        </w:r>
      </w:ins>
      <w:del w:id="91845" w:author="עורך - פרקים א-ב" w:date="2026-10-05T11:51:54Z">
        <w:r>
          <w:rPr>
            <w:rtl/>
          </w:rPr>
          <w:delText xml:space="preserve">אמרת</w:delText>
        </w:r>
      </w:del>
      <w:r>
        <w:rPr>
          <w:rtl/>
        </w:rPr>
        <w:t xml:space="preserve"> הלכה </w:t>
      </w:r>
      <w:ins w:id="91842" w:author="עורך - פרקים א-ב" w:date="2026-10-05T11:51:54Z">
        <w:r>
          <w:rPr>
            <w:rStyle w:val="2fb"/>
            <w:rtl/>
          </w:rPr>
          <w:t xml:space="preserve">כר"ש?!</w:t>
        </w:r>
      </w:ins>
      <w:del w:id="91843" w:author="עורך - פרקים א-ב" w:date="2026-10-05T11:51:54Z">
        <w:r>
          <w:rPr>
            <w:rStyle w:val="2fb"/>
            <w:rtl/>
          </w:rPr>
          <w:delText xml:space="preserve">כ</w:delText>
        </w:r>
        <w:r>
          <w:rPr>
            <w:rStyle w:val="2fb"/>
            <w:rtl/>
          </w:rPr>
          <w:delText xml:space="preserve">ר"ש</w:delText>
        </w:r>
        <w:r>
          <w:rPr>
            <w:rtl/>
          </w:rPr>
          <w:delText xml:space="preserve"> </w:delText>
        </w:r>
      </w:del>
      <w:ins w:id="90599" w:author="מנוע מכני" w:date="2026-10-05T11:32:12Z"/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1858" w:author="עורך - פרקים א-ב" w:date="2026-10-05T11:51:54Z">
        <w:r>
          <w:rPr>
            <w:rtl/>
          </w:rPr>
          <w:t xml:space="preserve">פודה</w:t>
        </w:r>
      </w:ins>
      <w:del w:id="91859" w:author="עורך - פרקים א-ב" w:date="2026-10-05T11:51:54Z">
        <w:r w:rsidR="00F63065">
          <w:rPr>
            <w:rtl/>
          </w:rPr>
          <w:delText xml:space="preserve">פריק</w:delText>
        </w:r>
      </w:del>
      <w:r w:rsidR="00F63065">
        <w:rPr>
          <w:rtl/>
        </w:rPr>
        <w:t xml:space="preserve"> </w:t>
      </w:r>
      <w:ins w:id="94553" w:author="מנוע מכני" w:date="2026-10-05T11:32:12Z">
        <w:ins w:id="91856" w:author="עורך - פרקים א-ב" w:date="2026-10-05T11:51:54Z">
          <w:r>
            <w:rPr>
              <w:rtl/>
            </w:rPr>
            <w:t xml:space="preserve">אותו</w:t>
          </w:r>
        </w:ins>
        <w:del w:id="91857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1854" w:author="עורך - פרקים א-ב" w:date="2026-10-05T11:51:54Z">
        <w:r>
          <w:rPr>
            <w:rtl/>
          </w:rPr>
          <w:t xml:space="preserve">בשלקות</w:t>
        </w:r>
      </w:ins>
      <w:del w:id="91855" w:author="עורך - פרקים א-ב" w:date="2026-10-05T11:51:54Z">
        <w:r w:rsidR="00F63065">
          <w:rPr>
            <w:rtl/>
          </w:rPr>
          <w:delText xml:space="preserve">בשילקי</w:delText>
        </w:r>
      </w:del>
      <w:r w:rsidR="00F63065">
        <w:rPr>
          <w:rtl/>
        </w:rPr>
        <w:t xml:space="preserve"> בשויו</w:t>
      </w:r>
      <w:r w:rsidR="0057284B">
        <w:rPr>
          <w:rtl/>
        </w:rPr>
        <w:t>.</w:t>
      </w:r>
    </w:p>
    <w:p>
      <w:pPr>
        <w:pStyle w:val="afffff8"/>
        <w:rPr>
          <w:ins w:id="93562" w:author="עורך - פרקים א-ב" w:date="2026-10-05T11:51:54Z"/>
        </w:rPr>
      </w:pPr>
      <w:ins w:id="93563" w:author="עורך - פרקים א-ב" w:date="2026-10-05T11:51:54Z">
        <w:r>
          <w:rPr>
            <w:color w:val="7B3F00"/>
          </w:rPr>
          <w:t xml:space="preserve">הפודה פטר חמור של חבירו</w:t>
        </w:r>
      </w:ins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</w:t>
      </w:r>
      <w:ins w:id="91886" w:author="עורך - פרקים א-ב" w:date="2026-10-05T11:51:54Z">
        <w:r>
          <w:rPr>
            <w:rtl/>
          </w:rPr>
          <w:t xml:space="preserve">לשיטת</w:t>
        </w:r>
      </w:ins>
      <w:del w:id="91887" w:author="עורך - פרקים א-ב" w:date="2026-10-05T11:51:54Z">
        <w:r>
          <w:rPr>
            <w:rtl/>
          </w:rPr>
          <w:delText xml:space="preserve">אליבא</w:delText>
        </w:r>
      </w:del>
      <w:r>
        <w:rPr>
          <w:rtl/>
        </w:rPr>
        <w:t xml:space="preserve"> </w:t>
      </w:r>
      <w:ins w:id="91884" w:author="עורך - פרקים א-ב" w:date="2026-10-05T11:51:54Z">
        <w:r>
          <w:rPr>
            <w:rStyle w:val="2fb"/>
            <w:rtl/>
          </w:rPr>
          <w:t xml:space="preserve">ר"ש</w:t>
        </w:r>
      </w:ins>
      <w:del w:id="91885" w:author="עורך - פרקים א-ב" w:date="2026-10-05T11:51:54Z">
        <w:r>
          <w:rPr>
            <w:rStyle w:val="2fb"/>
            <w:rtl/>
          </w:rPr>
          <w:delText xml:space="preserve">דר"ש</w:delText>
        </w:r>
      </w:del>
      <w:r>
        <w:rPr>
          <w:rtl/>
        </w:rPr>
        <w:t xml:space="preserve"> </w:t>
      </w:r>
      <w:ins w:id="91882" w:author="עורך - פרקים א-ב" w:date="2026-10-05T11:51:54Z">
        <w:r>
          <w:rPr>
            <w:rtl/>
          </w:rPr>
          <w:t xml:space="preserve">אין</w:t>
        </w:r>
      </w:ins>
      <w:del w:id="91883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</w:t>
      </w:r>
      <w:ins w:id="91880" w:author="עורך - פרקים א-ב" w:date="2026-10-05T11:51:54Z">
        <w:r>
          <w:rPr>
            <w:rtl/>
          </w:rPr>
          <w:t xml:space="preserve">לשאול,</w:t>
        </w:r>
      </w:ins>
      <w:del w:id="91881" w:author="עורך - פרקים א-ב" w:date="2026-10-05T11:51:54Z">
        <w:r>
          <w:rPr>
            <w:rtl/>
          </w:rPr>
          <w:delText xml:space="preserve">תיבעי לך,</w:delText>
        </w:r>
      </w:del>
      <w:r>
        <w:rPr>
          <w:rtl/>
        </w:rPr>
        <w:t xml:space="preserve"> כיון דאמר מותר בהנאה - </w:t>
      </w:r>
      <w:ins w:id="91878" w:author="עורך - פרקים א-ב" w:date="2026-10-05T11:51:54Z">
        <w:r>
          <w:rPr>
            <w:rtl/>
          </w:rPr>
          <w:t xml:space="preserve">ממון</w:t>
        </w:r>
      </w:ins>
      <w:del w:id="91879" w:author="עורך - פרקים א-ב" w:date="2026-10-05T11:51:54Z">
        <w:r>
          <w:rPr>
            <w:rtl/>
          </w:rPr>
          <w:delText xml:space="preserve">ממונא</w:delText>
        </w:r>
      </w:del>
      <w:r>
        <w:rPr>
          <w:rtl/>
        </w:rPr>
        <w:t xml:space="preserve"> </w:t>
      </w:r>
      <w:ins w:id="91876" w:author="עורך - פרקים א-ב" w:date="2026-10-05T11:51:54Z">
        <w:r>
          <w:rPr>
            <w:rtl/>
          </w:rPr>
          <w:t xml:space="preserve">הבעלים</w:t>
        </w:r>
      </w:ins>
      <w:del w:id="91877" w:author="עורך - פרקים א-ב" w:date="2026-10-05T11:51:54Z">
        <w:r>
          <w:rPr>
            <w:rtl/>
          </w:rPr>
          <w:delText xml:space="preserve">דבעלים</w:delText>
        </w:r>
      </w:del>
      <w:r>
        <w:rPr>
          <w:rtl/>
        </w:rPr>
        <w:t xml:space="preserve"> הוא, </w:t>
      </w:r>
      <w:ins w:id="91874" w:author="עורך - פרקים א-ב" w:date="2026-10-05T11:51:54Z">
        <w:r>
          <w:rPr>
            <w:rtl/>
          </w:rPr>
          <w:t xml:space="preserve">כששואלים</w:t>
        </w:r>
      </w:ins>
      <w:del w:id="91875" w:author="עורך - פרקים א-ב" w:date="2026-10-05T11:51:54Z">
        <w:r>
          <w:rPr>
            <w:rtl/>
          </w:rPr>
          <w:delText xml:space="preserve">כי</w:delText>
        </w:r>
      </w:del>
      <w:r>
        <w:rPr>
          <w:rtl/>
        </w:rPr>
        <w:t xml:space="preserve"> </w:t>
      </w:r>
      <w:ins w:id="91872" w:author="עורך - פרקים א-ב" w:date="2026-10-05T11:51:54Z">
        <w:r>
          <w:rPr>
            <w:rtl/>
          </w:rPr>
          <w:t xml:space="preserve">-</w:t>
        </w:r>
      </w:ins>
      <w:del w:id="91873" w:author="עורך - פרקים א-ב" w:date="2026-10-05T11:51:54Z">
        <w:r>
          <w:rPr>
            <w:rtl/>
          </w:rPr>
          <w:delText xml:space="preserve">תיבעי</w:delText>
        </w:r>
      </w:del>
      <w:r>
        <w:rPr>
          <w:rtl/>
        </w:rPr>
        <w:t xml:space="preserve"> </w:t>
      </w:r>
      <w:ins w:id="91870" w:author="עורך - פרקים א-ב" w:date="2026-10-05T11:51:54Z">
        <w:r>
          <w:rPr>
            <w:rtl/>
          </w:rPr>
          <w:t xml:space="preserve">לשיטת</w:t>
        </w:r>
      </w:ins>
      <w:del w:id="91871" w:author="עורך - פרקים א-ב" w:date="2026-10-05T11:51:54Z">
        <w:r>
          <w:rPr>
            <w:rtl/>
          </w:rPr>
          <w:delText xml:space="preserve">אליבא</w:delText>
        </w:r>
      </w:del>
      <w:r>
        <w:rPr>
          <w:rtl/>
        </w:rPr>
        <w:t xml:space="preserve"> </w:t>
      </w:r>
      <w:ins w:id="91868" w:author="עורך - פרקים א-ב" w:date="2026-10-05T11:51:54Z">
        <w:r>
          <w:rPr>
            <w:rStyle w:val="2fb"/>
            <w:rtl/>
          </w:rPr>
          <w:t xml:space="preserve">ר"י,</w:t>
        </w:r>
      </w:ins>
      <w:del w:id="91869" w:author="עורך - פרקים א-ב" w:date="2026-10-05T11:51:54Z">
        <w:r>
          <w:rPr>
            <w:rStyle w:val="2fb"/>
            <w:rtl/>
          </w:rPr>
          <w:delText xml:space="preserve">ד</w:delText>
        </w:r>
        <w:r>
          <w:rPr>
            <w:rStyle w:val="2fb"/>
            <w:rtl/>
          </w:rPr>
          <w:delText xml:space="preserve">ר"י</w:delText>
        </w:r>
        <w:r>
          <w:rPr>
            <w:rtl/>
          </w:rPr>
          <w:delText xml:space="preserve">,</w:delText>
        </w:r>
      </w:del>
      <w:ins w:id="90611" w:author="מנוע מכני" w:date="2026-10-05T11:32:12Z"/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דאמר אסור </w:t>
      </w:r>
      <w:ins w:id="91866" w:author="עורך - פרקים א-ב" w:date="2026-10-05T11:51:54Z">
        <w:r>
          <w:rPr>
            <w:rtl/>
          </w:rPr>
          <w:t xml:space="preserve">בהנאה:</w:t>
        </w:r>
      </w:ins>
      <w:del w:id="91867" w:author="עורך - פרקים א-ב" w:date="2026-10-05T11:51:54Z">
        <w:r>
          <w:rPr>
            <w:rtl/>
          </w:rPr>
          <w:delText xml:space="preserve">בהנאה,</w:delText>
        </w:r>
      </w:del>
      <w:r>
        <w:rPr>
          <w:rtl/>
        </w:rPr>
        <w:t xml:space="preserve"> להקדש </w:t>
      </w:r>
      <w:ins w:id="91864" w:author="עורך - פרקים א-ב" w:date="2026-10-05T11:51:54Z">
        <w:r>
          <w:rPr>
            <w:rtl/>
          </w:rPr>
          <w:t xml:space="preserve">מדמה</w:t>
        </w:r>
      </w:ins>
      <w:del w:id="91865" w:author="עורך - פרקים א-ב" w:date="2026-10-05T11:51:54Z">
        <w:r>
          <w:rPr>
            <w:rtl/>
          </w:rPr>
          <w:delText xml:space="preserve">מדמי</w:delText>
        </w:r>
      </w:del>
      <w:r>
        <w:rPr>
          <w:rtl/>
        </w:rPr>
        <w:t xml:space="preserve"> </w:t>
      </w:r>
      <w:ins w:id="94557" w:author="מנוע מכני" w:date="2026-10-05T11:32:12Z">
        <w:ins w:id="91862" w:author="עורך - פרקים א-ב" w:date="2026-10-05T11:51:54Z">
          <w:r>
            <w:rPr>
              <w:rtl/>
            </w:rPr>
            <w:t xml:space="preserve">אותו,</w:t>
          </w:r>
        </w:ins>
        <w:del w:id="91863" w:author="עורך - פרקים א-ב" w:date="2026-10-05T11:51:54Z">
          <w:r>
            <w:rPr>
              <w:rtl/>
            </w:rPr>
            <w:delText xml:space="preserve">לו</w:delText>
          </w:r>
          <w:r>
            <w:rPr>
              <w:rtl/>
            </w:rPr>
            <w:delText xml:space="preserve">,</w:delText>
          </w:r>
        </w:del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ins w:id="91860" w:author="עורך - פרקים א-ב" w:date="2026-10-05T11:51:54Z">
        <w:r>
          <w:rPr>
            <w:rtl/>
          </w:rPr>
          <w:t xml:space="preserve">אמרה</w:t>
        </w:r>
      </w:ins>
      <w:del w:id="91861" w:author="עורך - פרקים א-ב" w:date="2026-10-05T11:51:54Z">
        <w:r>
          <w:rPr>
            <w:rtl/>
          </w:rPr>
          <w:delText xml:space="preserve">אמר</w:delText>
        </w:r>
      </w:del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</w:t>
      </w:r>
      <w:ins w:id="91894" w:author="עורך - פרקים א-ב" w:date="2026-10-05T11:51:54Z">
        <w:r>
          <w:rPr>
            <w:rtl/>
          </w:rPr>
          <w:t xml:space="preserve">שקונה</w:t>
        </w:r>
      </w:ins>
      <w:del w:id="91895" w:author="עורך - פרקים א-ב" w:date="2026-10-05T11:51:54Z">
        <w:r w:rsidR="00F63065">
          <w:rPr>
            <w:rtl/>
          </w:rPr>
          <w:delText xml:space="preserve">דקני</w:delText>
        </w:r>
      </w:del>
      <w:r w:rsidR="00F63065">
        <w:rPr>
          <w:rtl/>
        </w:rPr>
        <w:t xml:space="preserve"> </w:t>
      </w:r>
      <w:ins w:id="97465" w:author="מנוע מכני" w:date="2026-10-05T11:32:12Z">
        <w:ins w:id="91892" w:author="עורך - פרקים א-ב" w:date="2026-10-05T11:51:54Z">
          <w:r>
            <w:rPr>
              <w:rtl/>
            </w:rPr>
            <w:t xml:space="preserve">בו</w:t>
          </w:r>
        </w:ins>
        <w:del w:id="91893" w:author="עורך - פרקים א-ב" w:date="2026-10-05T11:51:54Z">
          <w:r>
            <w:rPr>
              <w:rtl/>
            </w:rPr>
            <w:delText xml:space="preserve">להם</w:delText>
          </w:r>
        </w:del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ins w:id="91890" w:author="עורך - פרקים א-ב" w:date="2026-10-05T11:51:54Z">
        <w:r>
          <w:rPr>
            <w:rtl/>
          </w:rPr>
          <w:t xml:space="preserve">אינו</w:t>
        </w:r>
      </w:ins>
      <w:del w:id="91891" w:author="עורך - פרקים א-ב" w:date="2026-10-05T11:51:54Z">
        <w:r w:rsidR="00F63065">
          <w:rPr>
            <w:rtl/>
          </w:rPr>
          <w:delText xml:space="preserve">לא</w:delText>
        </w:r>
      </w:del>
      <w:r w:rsidR="00F63065">
        <w:rPr>
          <w:rtl/>
        </w:rPr>
        <w:t xml:space="preserve"> </w:t>
      </w:r>
      <w:ins w:id="91888" w:author="עורך - פרקים א-ב" w:date="2026-10-05T11:51:54Z">
        <w:r>
          <w:rPr>
            <w:rtl/>
          </w:rPr>
          <w:t xml:space="preserve">דומה</w:t>
        </w:r>
      </w:ins>
      <w:del w:id="91889" w:author="עורך - פרקים א-ב" w:date="2026-10-05T11:51:54Z">
        <w:r w:rsidR="00F63065">
          <w:rPr>
            <w:rtl/>
          </w:rPr>
          <w:delText xml:space="preserve">דמי</w:delText>
        </w:r>
      </w:del>
      <w:r w:rsidR="00F63065">
        <w:rPr>
          <w:rtl/>
        </w:rPr>
        <w:t xml:space="preserve">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>
      <w:pPr>
        <w:pStyle w:val="38"/>
        <w:rPr>
          <w:ins w:id="93479" w:author="עורך - פרקים א-ב" w:date="2026-10-05T11:51:54Z"/>
        </w:rPr>
      </w:pPr>
      <w:r>
        <w:t xml:space="preserve">מני?</w:t>
      </w:r>
    </w:p>
    <w:p w14:paraId="4F431163" w14:textId="77777777" w:rsidR="00B874E6" w:rsidRDefault="009C4AE6" w:rsidP="009C4AE6">
      <w:pPr>
        <w:rPr>
          <w:rtl/>
        </w:rPr>
      </w:pPr>
      <w:del w:id="93480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r>
        <w:rPr>
          <w:rStyle w:val="2fb"/>
          <w:rtl/>
        </w:rPr>
        <w:t xml:space="preserve">ר"ש</w:t>
      </w:r>
      <w:ins w:id="91902" w:author="עורך - פרקים א-ב" w:date="2026-10-05T11:51:54Z">
        <w:r>
          <w:rPr>
            <w:rStyle w:val="2fb"/>
            <w:rtl/>
          </w:rPr>
          <w:t xml:space="preserve"> -</w:t>
        </w:r>
      </w:ins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ins w:id="91900" w:author="עורך - פרקים א-ב" w:date="2026-10-05T11:51:54Z">
        <w:r>
          <w:rPr>
            <w:rtl/>
          </w:rPr>
          <w:t xml:space="preserve">עולה על דעתך</w:t>
        </w:r>
      </w:ins>
      <w:del w:id="91901" w:author="עורך - פרקים א-ב" w:date="2026-10-05T11:51:54Z">
        <w:r w:rsidR="00F63065">
          <w:rPr>
            <w:rtl/>
          </w:rPr>
          <w:delText xml:space="preserve">ס"ד</w:delText>
        </w:r>
      </w:del>
      <w:r w:rsidR="00F63065">
        <w:rPr>
          <w:rtl/>
        </w:rPr>
        <w:t xml:space="preserve"> להקדש </w:t>
      </w:r>
      <w:ins w:id="90119" w:author="מנוע סמנטי" w:date="2026-10-05T11:39:44Z">
        <w:r>
          <w:rPr>
            <w:rtl/>
          </w:rPr>
          <w:t xml:space="preserve">מדמים</w:t>
        </w:r>
      </w:ins>
      <w:del w:id="90120" w:author="מנוע סמנטי" w:date="2026-10-05T11:39:44Z">
        <w:r w:rsidR="00F63065">
          <w:rPr>
            <w:rtl/>
          </w:rPr>
          <w:delText xml:space="preserve">מדמינן</w:delText>
        </w:r>
      </w:del>
      <w:r w:rsidR="00F63065">
        <w:rPr>
          <w:rtl/>
        </w:rPr>
        <w:t xml:space="preserve"> </w:t>
      </w:r>
      <w:ins w:id="94565" w:author="מנוע מכני" w:date="2026-10-05T11:32:12Z">
        <w:ins w:id="91898" w:author="עורך - פרקים א-ב" w:date="2026-10-05T11:51:54Z">
          <w:r>
            <w:rPr>
              <w:rtl/>
            </w:rPr>
            <w:t xml:space="preserve">אותו,</w:t>
          </w:r>
        </w:ins>
        <w:del w:id="91899" w:author="עורך - פרקים א-ב" w:date="2026-10-05T11:51:54Z">
          <w:r>
            <w:rPr>
              <w:rtl/>
            </w:rPr>
            <w:delText xml:space="preserve">לו</w:delText>
          </w:r>
          <w:r w:rsidR="00F63065">
            <w:rPr>
              <w:rtl/>
            </w:rPr>
            <w:delText xml:space="preserve">,</w:delText>
          </w:r>
        </w:del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1896" w:author="עורך - פרקים א-ב" w:date="2026-10-05T11:51:54Z">
        <w:r>
          <w:rPr>
            <w:rtl/>
          </w:rPr>
          <w:t xml:space="preserve">אמרה</w:t>
        </w:r>
      </w:ins>
      <w:del w:id="91897" w:author="עורך - פרקים א-ב" w:date="2026-10-05T11:51:54Z">
        <w:r w:rsidR="00F63065">
          <w:rPr>
            <w:rtl/>
          </w:rPr>
          <w:delText xml:space="preserve">אמר</w:delText>
        </w:r>
      </w:del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</w:t>
      </w:r>
      <w:ins w:id="91905" w:author="עורך - פרקים א-ב" w:date="2026-10-05T11:51:54Z">
        <w:r>
          <w:rPr>
            <w:rStyle w:val="afffffe"/>
            <w:rtl/>
          </w:rPr>
          <w:t xml:space="preserve">השה</w:t>
        </w:r>
        <w:r>
          <w:rPr>
            <w:rtl/>
          </w:rPr>
          <w:t xml:space="preserve"> </w:t>
        </w:r>
      </w:ins>
      <w:r>
        <w:rPr>
          <w:rtl/>
        </w:rPr>
        <w:t xml:space="preserve">לדיר </w:t>
      </w:r>
      <w:ins w:id="91903" w:author="עורך - פרקים א-ב" w:date="2026-10-05T11:51:54Z">
        <w:r>
          <w:rPr>
            <w:rtl/>
          </w:rPr>
          <w:t xml:space="preserve">להתעשר?</w:t>
        </w:r>
      </w:ins>
      <w:del w:id="91904" w:author="עורך - פרקים א-ב" w:date="2026-10-05T11:51:54Z">
        <w:r>
          <w:rPr>
            <w:rtl/>
          </w:rPr>
          <w:delText xml:space="preserve">להתעש</w:delText>
        </w:r>
        <w:r w:rsidR="008C614C">
          <w:rPr>
            <w:rtl/>
          </w:rPr>
          <w:delText xml:space="preserve">ר</w:delText>
        </w:r>
      </w:del>
      <w:r w:rsidR="008C614C">
        <w:rPr>
          <w:rtl/>
        </w:rPr>
        <w:t xml:space="preserve">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ins w:id="91910" w:author="עורך - פרקים א-ב" w:date="2026-10-05T11:51:54Z">
          <w:r>
            <w:rPr>
              <w:rFonts w:hint="cs"/>
              <w:rtl/>
            </w:rPr>
            <w:t xml:space="preserve">מבחוץ</w:t>
          </w:r>
        </w:ins>
        <w:del w:id="91911" w:author="עורך - פרקים א-ב" w:date="2026-10-05T11:51:54Z">
          <w:r>
            <w:rPr>
              <w:rFonts w:hint="cs"/>
              <w:rtl/>
            </w:rPr>
            <w:delText xml:space="preserve">מעולם</w:delText>
          </w:r>
        </w:del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</w:t>
      </w:r>
      <w:ins w:id="91908" w:author="עורך - פרקים א-ב" w:date="2026-10-05T11:51:54Z">
        <w:r>
          <w:rPr>
            <w:rFonts w:hint="cs"/>
            <w:rtl/>
          </w:rPr>
          <w:t xml:space="preserve">צריך</w:t>
        </w:r>
      </w:ins>
      <w:del w:id="91909" w:author="עורך - פרקים א-ב" w:date="2026-10-05T11:51:54Z">
        <w:r>
          <w:rPr>
            <w:rFonts w:hint="cs"/>
            <w:rtl/>
          </w:rPr>
          <w:delText xml:space="preserve">בעי</w:delText>
        </w:r>
      </w:del>
      <w:r>
        <w:rPr>
          <w:rFonts w:hint="cs"/>
          <w:rtl/>
        </w:rPr>
        <w:t xml:space="preserve"> </w:t>
      </w:r>
      <w:ins w:id="91906" w:author="עורך - פרקים א-ב" w:date="2026-10-05T11:51:54Z">
        <w:r>
          <w:rPr>
            <w:rFonts w:hint="cs"/>
            <w:rtl/>
          </w:rPr>
          <w:t xml:space="preserve">להביא,</w:t>
        </w:r>
      </w:ins>
      <w:del w:id="91907" w:author="עורך - פרקים א-ב" w:date="2026-10-05T11:51:54Z">
        <w:r>
          <w:rPr>
            <w:rFonts w:hint="cs"/>
            <w:rtl/>
          </w:rPr>
          <w:delText xml:space="preserve">אתוי</w:delText>
        </w:r>
      </w:del>
      <w:r>
        <w:rPr>
          <w:rFonts w:hint="cs"/>
          <w:rtl/>
        </w:rPr>
        <w:t xml:space="preserve">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afffff8"/>
        <w:rPr>
          <w:ins w:id="93564" w:author="עורך - פרקים א-ב" w:date="2026-10-05T11:51:54Z"/>
        </w:rPr>
      </w:pPr>
      <w:ins w:id="93565" w:author="עורך - פרקים א-ב" w:date="2026-10-05T11:51:54Z">
        <w:r>
          <w:rPr>
            <w:color w:val="7B3F00"/>
          </w:rPr>
          <w:t xml:space="preserve">לוקח טבלים ממורחין מנכרי</w:t>
        </w:r>
      </w:ins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</w:t>
      </w:r>
      <w:ins w:id="91912" w:author="עורך - פרקים א-ב" w:date="2026-10-05T11:51:54Z">
        <w:r>
          <w:t xml:space="preserve">ב"נ</w:t>
        </w:r>
      </w:ins>
      <w:del w:id="91913" w:author="עורך - פרקים א-ב" w:date="2026-10-05T11:51:54Z">
        <w:r>
          <w:lastRenderedPageBreak/>
          <w:delText xml:space="preserve">ב'''נ</w:delText>
        </w:r>
      </w:del>
      <w:r>
        <w:lastRenderedPageBreak/>
        <w:t xml:space="preserve">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ins w:id="91926" w:author="עורך - פרקים א-ב" w:date="2026-10-05T11:51:54Z">
        <w:r>
          <w:rPr>
            <w:rtl/>
          </w:rPr>
          <w:t xml:space="preserve">שמירחם</w:t>
        </w:r>
      </w:ins>
      <w:del w:id="91927" w:author="עורך - פרקים א-ב" w:date="2026-10-05T11:51:54Z">
        <w:r w:rsidR="00F63065">
          <w:rPr>
            <w:rtl/>
          </w:rPr>
          <w:delText xml:space="preserve">מרחינהו</w:delText>
        </w:r>
      </w:del>
      <w:r w:rsidR="00F63065">
        <w:rPr>
          <w:rtl/>
        </w:rPr>
        <w:t xml:space="preserve">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ins w:id="91924" w:author="עורך - פרקים א-ב" w:date="2026-10-05T11:51:54Z">
          <w:r>
            <w:rPr>
              <w:rtl/>
            </w:rPr>
            <w:t xml:space="preserve">לו </w:t>
          </w:r>
          <w:r>
            <w:rPr>
              <w:rStyle w:val="afffffe"/>
              <w:rtl/>
            </w:rPr>
            <w:t xml:space="preserve">לכהן</w:t>
          </w:r>
          <w:r>
            <w:rPr>
              <w:rtl/>
            </w:rPr>
            <w:t xml:space="preserve">:</w:t>
          </w:r>
        </w:ins>
        <w:del w:id="91925" w:author="עורך - פרקים א-ב" w:date="2026-10-05T11:51:54Z">
          <w:r>
            <w:rPr>
              <w:rtl/>
            </w:rPr>
            <w:delText xml:space="preserve">לו</w:delText>
          </w:r>
          <w:r w:rsidR="00F63065">
            <w:rPr>
              <w:rtl/>
            </w:rPr>
            <w:delText xml:space="preserve">:</w:delText>
          </w:r>
        </w:del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0575" w:author="מנוע סמנטי" w:date="2026-10-05T11:39:44Z">
        <w:r>
          <w:rPr>
            <w:rtl/>
          </w:rPr>
          <w:t xml:space="preserve">באתי</w:t>
        </w:r>
      </w:ins>
      <w:del w:id="90576" w:author="מנוע סמנטי" w:date="2026-10-05T11:39:44Z">
        <w:r w:rsidR="00F63065">
          <w:rPr>
            <w:rtl/>
          </w:rPr>
          <w:delText xml:space="preserve">קאתינא</w:delText>
        </w:r>
      </w:del>
      <w:r w:rsidR="00F63065">
        <w:rPr>
          <w:rtl/>
        </w:rPr>
        <w:t xml:space="preserve">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ins w:id="91922" w:author="עורך - פרקים א-ב" w:date="2026-10-05T11:51:54Z">
        <w:r>
          <w:rPr>
            <w:rtl/>
          </w:rPr>
          <w:t xml:space="preserve">שאין</w:t>
        </w:r>
      </w:ins>
      <w:del w:id="91923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1920" w:author="עורך - פרקים א-ב" w:date="2026-10-05T11:51:54Z">
        <w:r>
          <w:rPr>
            <w:rtl/>
          </w:rPr>
          <w:t xml:space="preserve">אתה</w:t>
        </w:r>
      </w:ins>
      <w:del w:id="91921" w:author="עורך - פרקים א-ב" w:date="2026-10-05T11:51:54Z">
        <w:r w:rsidR="00F63065">
          <w:rPr>
            <w:rtl/>
          </w:rPr>
          <w:delText xml:space="preserve">מצית</w:delText>
        </w:r>
      </w:del>
      <w:r w:rsidR="00F63065">
        <w:rPr>
          <w:rtl/>
        </w:rPr>
        <w:t xml:space="preserve"> </w:t>
      </w:r>
      <w:ins w:id="91918" w:author="עורך - פרקים א-ב" w:date="2026-10-05T11:51:54Z">
        <w:r>
          <w:rPr>
            <w:rtl/>
          </w:rPr>
          <w:t xml:space="preserve">יכול</w:t>
        </w:r>
      </w:ins>
      <w:del w:id="91919" w:author="עורך - פרקים א-ב" w:date="2026-10-05T11:51:54Z">
        <w:r w:rsidR="00F63065">
          <w:rPr>
            <w:rtl/>
          </w:rPr>
          <w:delText xml:space="preserve">אישתעיה</w:delText>
        </w:r>
      </w:del>
      <w:r w:rsidR="00F63065">
        <w:rPr>
          <w:rtl/>
        </w:rPr>
        <w:t xml:space="preserve"> </w:t>
      </w:r>
      <w:ins w:id="91916" w:author="עורך - פרקים א-ב" w:date="2026-10-05T11:51:54Z">
        <w:r>
          <w:rPr>
            <w:rtl/>
          </w:rPr>
          <w:t xml:space="preserve">לדון</w:t>
        </w:r>
      </w:ins>
      <w:del w:id="91917" w:author="עורך - פרקים א-ב" w:date="2026-10-05T11:51:54Z">
        <w:r w:rsidR="00F63065">
          <w:rPr>
            <w:rtl/>
          </w:rPr>
          <w:delText xml:space="preserve">דינא</w:delText>
        </w:r>
      </w:del>
      <w:r w:rsidR="00F63065">
        <w:rPr>
          <w:rtl/>
        </w:rPr>
        <w:t xml:space="preserve"> </w:t>
      </w:r>
      <w:ins w:id="91914" w:author="עורך - פרקים א-ב" w:date="2026-10-05T11:51:54Z">
        <w:r>
          <w:rPr>
            <w:rtl/>
          </w:rPr>
          <w:t xml:space="preserve">עמו.</w:t>
        </w:r>
      </w:ins>
      <w:del w:id="91915" w:author="עורך - פרקים א-ב" w:date="2026-10-05T11:51:54Z">
        <w:r w:rsidR="00F63065">
          <w:rPr>
            <w:rtl/>
          </w:rPr>
          <w:delText xml:space="preserve">בהדיה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</w:t>
      </w:r>
      <w:ins w:id="91930" w:author="עורך - פרקים א-ב" w:date="2026-10-05T11:51:54Z">
        <w:r>
          <w:rPr>
            <w:rtl/>
          </w:rPr>
          <w:t xml:space="preserve">- כפירותיו </w:t>
        </w:r>
        <w:r>
          <w:rPr>
            <w:rStyle w:val="afffffe"/>
            <w:rtl/>
          </w:rPr>
          <w:t xml:space="preserve">של נכרי</w:t>
        </w:r>
        <w:r>
          <w:rPr>
            <w:rtl/>
          </w:rPr>
          <w:t xml:space="preserve">,</w:t>
        </w:r>
      </w:ins>
      <w:del w:id="91931" w:author="עורך - פרקים א-ב" w:date="2026-10-05T11:51:54Z">
        <w:r>
          <w:rPr>
            <w:rtl/>
          </w:rPr>
          <w:delText xml:space="preserve">כפירותיו,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ins w:id="91928" w:author="עורך - פרקים א-ב" w:date="2026-10-05T11:51:54Z">
          <w:r>
            <w:rPr>
              <w:rtl/>
            </w:rPr>
            <w:t xml:space="preserve">דמאי.</w:t>
          </w:r>
        </w:ins>
        <w:del w:id="91929" w:author="עורך - פרקים א-ב" w:date="2026-10-05T11:51:54Z">
          <w:r>
            <w:rPr>
              <w:rtl/>
            </w:rPr>
            <w:delText xml:space="preserve">דמה</w:delText>
          </w:r>
          <w:r w:rsidR="0057284B">
            <w:rPr>
              <w:rtl/>
            </w:rPr>
            <w:delText xml:space="preserve">.</w:delText>
          </w:r>
        </w:del>
      </w:ins>
      <w:del w:id="94570" w:author="מנוע מכני" w:date="2026-10-05T11:32:12Z">
        <w:r>
          <w:rPr>
            <w:rtl/>
          </w:rPr>
          <w:delText xml:space="preserve">דמאי</w:delText>
        </w:r>
      </w:del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</w:t>
      </w:r>
      <w:ins w:id="91946" w:author="עורך - פרקים א-ב" w:date="2026-10-05T11:51:54Z">
        <w:r>
          <w:rPr>
            <w:rtl/>
          </w:rPr>
          <w:t xml:space="preserve">-</w:t>
        </w:r>
      </w:ins>
      <w:del w:id="91947" w:author="עורך - פרקים א-ב" w:date="2026-10-05T11:51:54Z">
        <w:r>
          <w:rPr>
            <w:rtl/>
          </w:rPr>
          <w:delText xml:space="preserve">כולי</w:delText>
        </w:r>
      </w:del>
      <w:r>
        <w:rPr>
          <w:rtl/>
        </w:rPr>
        <w:t xml:space="preserve"> </w:t>
      </w:r>
      <w:ins w:id="97531" w:author="מנוע מכני" w:date="2026-10-05T11:32:12Z">
        <w:ins w:id="91944" w:author="עורך - פרקים א-ב" w:date="2026-10-05T11:51:54Z">
          <w:r>
            <w:rPr>
              <w:rtl/>
            </w:rPr>
            <w:t xml:space="preserve">הכל</w:t>
          </w:r>
        </w:ins>
        <w:del w:id="91945" w:author="עורך - פרקים א-ב" w:date="2026-10-05T11:51:54Z">
          <w:r>
            <w:rPr>
              <w:rtl/>
            </w:rPr>
            <w:delText xml:space="preserve">עולם</w:delText>
          </w:r>
        </w:del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ins w:id="91942" w:author="עורך - פרקים א-ב" w:date="2026-10-05T11:51:54Z">
        <w:r>
          <w:rPr>
            <w:rtl/>
          </w:rPr>
          <w:t xml:space="preserve">כשחלקו</w:t>
        </w:r>
      </w:ins>
      <w:del w:id="91943" w:author="עורך - פרקים א-ב" w:date="2026-10-05T11:51:54Z">
        <w:r>
          <w:rPr>
            <w:rtl/>
          </w:rPr>
          <w:delText xml:space="preserve">כי</w:delText>
        </w:r>
      </w:del>
      <w:r>
        <w:rPr>
          <w:rtl/>
        </w:rPr>
        <w:t xml:space="preserve"> </w:t>
      </w:r>
      <w:ins w:id="93215" w:author="מנוע מכני" w:date="2026-10-05T11:32:12Z">
        <w:ins w:id="91940" w:author="עורך - פרקים א-ב" w:date="2026-10-05T11:51:54Z">
          <w:r>
            <w:rPr>
              <w:rtl/>
            </w:rPr>
            <w:t xml:space="preserve">-</w:t>
          </w:r>
        </w:ins>
        <w:del w:id="91941" w:author="עורך - פרקים א-ב" w:date="2026-10-05T11:51:54Z">
          <w:r>
            <w:rPr>
              <w:rtl/>
            </w:rPr>
            <w:delText xml:space="preserve">חלקו</w:delText>
          </w:r>
        </w:del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</w:t>
      </w:r>
      <w:ins w:id="91938" w:author="עורך - פרקים א-ב" w:date="2026-10-05T11:51:54Z">
        <w:r>
          <w:rPr>
            <w:rtl/>
          </w:rPr>
          <w:t xml:space="preserve">החליפם</w:t>
        </w:r>
      </w:ins>
      <w:del w:id="91939" w:author="עורך - פרקים א-ב" w:date="2026-10-05T11:51:54Z">
        <w:r>
          <w:rPr>
            <w:rtl/>
          </w:rPr>
          <w:delText xml:space="preserve">חלפינהו,</w:delText>
        </w:r>
      </w:del>
      <w:r>
        <w:rPr>
          <w:rtl/>
        </w:rPr>
        <w:t xml:space="preserve"> </w:t>
      </w:r>
      <w:ins w:id="91936" w:author="עורך - פרקים א-ב" w:date="2026-10-05T11:51:54Z">
        <w:r>
          <w:rPr>
            <w:rStyle w:val="afffffe"/>
            <w:rtl/>
          </w:rPr>
          <w:t xml:space="preserve">הנכרי</w:t>
        </w:r>
        <w:r>
          <w:rPr>
            <w:rtl/>
          </w:rPr>
          <w:t xml:space="preserve">,</w:t>
        </w:r>
      </w:ins>
      <w:del w:id="91937" w:author="עורך - פרקים א-ב" w:date="2026-10-05T11:51:54Z">
        <w:r>
          <w:rPr>
            <w:rtl/>
          </w:rPr>
          <w:delText xml:space="preserve">ובעי</w:delText>
        </w:r>
      </w:del>
      <w:r>
        <w:rPr>
          <w:rtl/>
        </w:rPr>
        <w:t xml:space="preserve"> </w:t>
      </w:r>
      <w:ins w:id="91934" w:author="עורך - פרקים א-ב" w:date="2026-10-05T11:51:54Z">
        <w:r>
          <w:rPr>
            <w:rtl/>
          </w:rPr>
          <w:t xml:space="preserve">וצריך לתתם</w:t>
        </w:r>
      </w:ins>
      <w:del w:id="91935" w:author="עורך - פרקים א-ב" w:date="2026-10-05T11:51:54Z">
        <w:r>
          <w:rPr>
            <w:rtl/>
          </w:rPr>
          <w:delText xml:space="preserve">מיתננהו</w:delText>
        </w:r>
      </w:del>
      <w:r>
        <w:rPr>
          <w:rtl/>
        </w:rPr>
        <w:t xml:space="preserve">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ins w:id="91932" w:author="עורך - פרקים א-ב" w:date="2026-10-05T11:51:54Z">
          <w:r>
            <w:rPr>
              <w:rtl/>
            </w:rPr>
            <w:t xml:space="preserve">דמאי.</w:t>
          </w:r>
        </w:ins>
        <w:del w:id="91933" w:author="עורך - פרקים א-ב" w:date="2026-10-05T11:51:54Z">
          <w:r>
            <w:rPr>
              <w:rtl/>
            </w:rPr>
            <w:delText xml:space="preserve">דמה</w:delText>
          </w:r>
          <w:r w:rsidR="0057284B">
            <w:rPr>
              <w:rtl/>
            </w:rPr>
            <w:delText xml:space="preserve">.</w:delText>
          </w:r>
        </w:del>
      </w:ins>
      <w:del w:id="94572" w:author="מנוע מכני" w:date="2026-10-05T11:32:12Z">
        <w:r>
          <w:rPr>
            <w:rtl/>
          </w:rPr>
          <w:delText xml:space="preserve">דמאי</w:delText>
        </w:r>
      </w:del>
    </w:p>
    <w:p>
      <w:pPr>
        <w:pStyle w:val="38"/>
        <w:rPr>
          <w:ins w:id="93481" w:author="עורך - פרקים א-ב" w:date="2026-10-05T11:51:54Z"/>
        </w:rPr>
      </w:pPr>
      <w:ins w:id="98093" w:author="מנוע מכני" w:date="2026-10-05T11:32:12Z">
        <w:r>
          <w:t xml:space="preserve">ישב</w:t>
        </w:r>
      </w:ins>
      <w:del w:id="98094" w:author="מנוע מכני" w:date="2026-10-05T11:32:12Z">
        <w:r>
          <w:delText xml:space="preserve">יתיב</w:delText>
        </w:r>
      </w:del>
      <w:r>
        <w:t xml:space="preserve"> </w:t>
      </w:r>
      <w:r>
        <w:t xml:space="preserve">רב דימי</w:t>
      </w:r>
    </w:p>
    <w:p w14:paraId="159CC059" w14:textId="77777777" w:rsidR="00FA6125" w:rsidRDefault="00F63065" w:rsidP="00F63065">
      <w:pPr>
        <w:rPr>
          <w:rtl/>
        </w:rPr>
      </w:pPr>
      <w:del w:id="93482" w:author="עורך - פרקים א-ב" w:date="2026-10-05T11:51:54Z">
        <w:r>
          <w:rPr>
            <w:rtl/>
          </w:rPr>
          <w:delText xml:space="preserve"> </w:delText>
        </w:r>
      </w:del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1966" w:author="עורך - פרקים א-ב" w:date="2026-10-05T11:51:54Z">
        <w:r>
          <w:rPr>
            <w:rtl/>
          </w:rPr>
          <w:t xml:space="preserve">שמועה</w:t>
        </w:r>
      </w:ins>
      <w:del w:id="91967" w:author="עורך - פרקים א-ב" w:date="2026-10-05T11:51:54Z">
        <w:r>
          <w:rPr>
            <w:rtl/>
          </w:rPr>
          <w:delText xml:space="preserve">להא</w:delText>
        </w:r>
      </w:del>
      <w:r>
        <w:rPr>
          <w:rtl/>
        </w:rPr>
        <w:t xml:space="preserve"> </w:t>
      </w:r>
      <w:ins w:id="97535" w:author="מנוע מכני" w:date="2026-10-05T11:32:12Z">
        <w:ins w:id="91964" w:author="עורך - פרקים א-ב" w:date="2026-10-05T11:51:54Z">
          <w:r>
            <w:rPr>
              <w:rtl/>
            </w:rPr>
            <w:t xml:space="preserve">זו,</w:t>
          </w:r>
        </w:ins>
        <w:del w:id="91965" w:author="עורך - פרקים א-ב" w:date="2026-10-05T11:51:54Z">
          <w:r>
            <w:rPr>
              <w:rtl/>
            </w:rPr>
            <w:delText xml:space="preserve">שמועה</w:delText>
          </w:r>
          <w:r>
            <w:rPr>
              <w:rtl/>
            </w:rPr>
            <w:delText xml:space="preserve">,</w:delText>
          </w:r>
        </w:del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</w:t>
      </w:r>
      <w:ins w:id="91962" w:author="עורך - פרקים א-ב" w:date="2026-10-05T11:51:54Z">
        <w:r>
          <w:rPr>
            <w:rtl/>
          </w:rPr>
          <w:t xml:space="preserve">שמסופק</w:t>
        </w:r>
      </w:ins>
      <w:del w:id="91963" w:author="עורך - פרקים א-ב" w:date="2026-10-05T11:51:54Z">
        <w:r>
          <w:rPr>
            <w:rtl/>
          </w:rPr>
          <w:delText xml:space="preserve">דמספקא</w:delText>
        </w:r>
      </w:del>
      <w:r>
        <w:rPr>
          <w:rtl/>
        </w:rPr>
        <w:t xml:space="preserve"> </w:t>
      </w:r>
      <w:ins w:id="91960" w:author="עורך - פרקים א-ב" w:date="2026-10-05T11:51:54Z">
        <w:r>
          <w:rPr>
            <w:rtl/>
          </w:rPr>
          <w:t xml:space="preserve">לנו</w:t>
        </w:r>
      </w:ins>
      <w:del w:id="91961" w:author="עורך - פרקים א-ב" w:date="2026-10-05T11:51:54Z">
        <w:r>
          <w:rPr>
            <w:rtl/>
          </w:rPr>
          <w:delText xml:space="preserve">לן</w:delText>
        </w:r>
      </w:del>
      <w:r>
        <w:rPr>
          <w:rtl/>
        </w:rPr>
        <w:t xml:space="preserve">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ins w:id="91958" w:author="עורך - פרקים א-ב" w:date="2026-10-05T11:51:54Z">
        <w:r>
          <w:rPr>
            <w:rtl/>
          </w:rPr>
          <w:t xml:space="preserve">החליפם</w:t>
        </w:r>
      </w:ins>
      <w:del w:id="91959" w:author="עורך - פרקים א-ב" w:date="2026-10-05T11:51:54Z">
        <w:r>
          <w:rPr>
            <w:rtl/>
          </w:rPr>
          <w:delText xml:space="preserve">חלפינהו</w:delText>
        </w:r>
      </w:del>
      <w:r>
        <w:rPr>
          <w:rtl/>
        </w:rPr>
        <w:t xml:space="preserve">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1956" w:author="עורך - פרקים א-ב" w:date="2026-10-05T11:51:54Z">
        <w:r>
          <w:rPr>
            <w:rtl/>
          </w:rPr>
          <w:t xml:space="preserve">החליפם,</w:t>
        </w:r>
      </w:ins>
      <w:del w:id="91957" w:author="עורך - פרקים א-ב" w:date="2026-10-05T11:51:54Z">
        <w:r>
          <w:rPr>
            <w:rtl/>
          </w:rPr>
          <w:delText xml:space="preserve">חלפינהו,</w:delText>
        </w:r>
      </w:del>
      <w:r>
        <w:rPr>
          <w:rtl/>
        </w:rPr>
        <w:t xml:space="preserve"> הא ודאי </w:t>
      </w:r>
      <w:ins w:id="91954" w:author="עורך - פרקים א-ב" w:date="2026-10-05T11:51:54Z">
        <w:r>
          <w:rPr>
            <w:rtl/>
          </w:rPr>
          <w:t xml:space="preserve">החליפם</w:t>
        </w:r>
      </w:ins>
      <w:del w:id="91955" w:author="עורך - פרקים א-ב" w:date="2026-10-05T11:51:54Z">
        <w:r>
          <w:rPr>
            <w:rtl/>
          </w:rPr>
          <w:delText xml:space="preserve">חלפינהו</w:delText>
        </w:r>
      </w:del>
      <w:r>
        <w:rPr>
          <w:rtl/>
        </w:rPr>
        <w:t xml:space="preserve"> - </w:t>
      </w:r>
      <w:ins w:id="91952" w:author="עורך - פרקים א-ב" w:date="2026-10-05T11:51:54Z">
        <w:r>
          <w:rPr>
            <w:rtl/>
          </w:rPr>
          <w:t xml:space="preserve">לדברי</w:t>
        </w:r>
      </w:ins>
      <w:del w:id="91953" w:author="עורך - פרקים א-ב" w:date="2026-10-05T11:51:54Z">
        <w:r>
          <w:rPr>
            <w:rtl/>
          </w:rPr>
          <w:delText xml:space="preserve">דכולי</w:delText>
        </w:r>
      </w:del>
      <w:r>
        <w:rPr>
          <w:rtl/>
        </w:rPr>
        <w:t xml:space="preserve"> </w:t>
      </w:r>
      <w:ins w:id="97537" w:author="מנוע מכני" w:date="2026-10-05T11:32:12Z">
        <w:ins w:id="91950" w:author="עורך - פרקים א-ב" w:date="2026-10-05T11:51:54Z">
          <w:r>
            <w:rPr>
              <w:rtl/>
            </w:rPr>
            <w:t xml:space="preserve">הכל</w:t>
          </w:r>
        </w:ins>
        <w:del w:id="91951" w:author="עורך - פרקים א-ב" w:date="2026-10-05T11:51:54Z">
          <w:r>
            <w:rPr>
              <w:rtl/>
            </w:rPr>
            <w:delText xml:space="preserve">עולם</w:delText>
          </w:r>
        </w:del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ins w:id="91948" w:author="עורך - פרקים א-ב" w:date="2026-10-05T11:51:54Z">
        <w:r>
          <w:rPr>
            <w:rtl/>
          </w:rPr>
          <w:t xml:space="preserve">צריך</w:t>
        </w:r>
      </w:ins>
      <w:del w:id="91949" w:author="עורך - פרקים א-ב" w:date="2026-10-05T11:51:54Z">
        <w:r>
          <w:rPr>
            <w:rtl/>
          </w:rPr>
          <w:delText xml:space="preserve">בעי</w:delText>
        </w:r>
      </w:del>
      <w:r>
        <w:rPr>
          <w:rtl/>
        </w:rPr>
        <w:t xml:space="preserve"> </w:t>
      </w:r>
      <w:ins w:id="90577" w:author="מנוע סמנטי" w:date="2026-10-05T11:39:44Z">
        <w:r>
          <w:rPr>
            <w:rtl/>
          </w:rPr>
          <w:t xml:space="preserve">לתתם</w:t>
        </w:r>
      </w:ins>
      <w:del w:id="90578" w:author="מנוע סמנטי" w:date="2026-10-05T11:39:44Z">
        <w:r>
          <w:rPr>
            <w:rtl/>
          </w:rPr>
          <w:delText xml:space="preserve">למיתבינהו</w:delText>
        </w:r>
      </w:del>
      <w:r>
        <w:rPr>
          <w:rtl/>
        </w:rPr>
        <w:t xml:space="preserve">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</w:t>
      </w:r>
      <w:ins w:id="91968" w:author="עורך - פרקים א-ב" w:date="2026-10-05T11:51:54Z">
        <w:r>
          <w:rPr>
            <w:rtl/>
          </w:rPr>
          <w:t xml:space="preserve">הזכרתני</w:t>
        </w:r>
      </w:ins>
      <w:del w:id="91969" w:author="עורך - פרקים א-ב" w:date="2026-10-05T11:51:54Z">
        <w:r>
          <w:rPr>
            <w:rtl/>
          </w:rPr>
          <w:delText xml:space="preserve">אזכרתן</w:delText>
        </w:r>
      </w:del>
      <w:r>
        <w:rPr>
          <w:rtl/>
        </w:rPr>
        <w:t xml:space="preserve">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</w:t>
      </w:r>
      <w:ins w:id="91974" w:author="עורך - פרקים א-ב" w:date="2026-10-05T11:51:54Z">
        <w:r>
          <w:rPr>
            <w:rStyle w:val="afffffe"/>
            <w:rFonts w:hint="cs"/>
            <w:rtl/>
          </w:rPr>
          <w:t xml:space="preserve">כהן</w:t>
        </w:r>
        <w:r>
          <w:rPr>
            <w:rFonts w:hint="cs"/>
            <w:rtl/>
          </w:rPr>
          <w:t xml:space="preserve">, </w:t>
        </w:r>
      </w:ins>
      <w:r>
        <w:rPr>
          <w:rFonts w:hint="cs"/>
          <w:rtl/>
        </w:rPr>
        <w:t xml:space="preserve">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</w:t>
      </w:r>
      <w:ins w:id="91972" w:author="עורך - פרקים א-ב" w:date="2026-10-05T11:51:54Z">
        <w:r>
          <w:rPr>
            <w:rFonts w:hint="cs"/>
            <w:rtl/>
          </w:rPr>
          <w:t xml:space="preserve">זמן</w:t>
        </w:r>
      </w:ins>
      <w:del w:id="91973" w:author="עורך - פרקים א-ב" w:date="2026-10-05T11:51:54Z">
        <w:r>
          <w:rPr>
            <w:rFonts w:hint="cs"/>
            <w:rtl/>
          </w:rPr>
          <w:delText xml:space="preserve">כמה</w:delText>
        </w:r>
      </w:del>
      <w:r>
        <w:rPr>
          <w:rFonts w:hint="cs"/>
          <w:rtl/>
        </w:rPr>
        <w:t xml:space="preserve"> </w:t>
      </w:r>
      <w:ins w:id="91970" w:author="עורך - פרקים א-ב" w:date="2026-10-05T11:51:54Z">
        <w:r>
          <w:rPr>
            <w:rFonts w:hint="cs"/>
            <w:rtl/>
          </w:rPr>
          <w:t xml:space="preserve">שלא</w:t>
        </w:r>
      </w:ins>
      <w:del w:id="91971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ins w:id="91978" w:author="עורך - פרקים א-ב" w:date="2026-10-05T11:51:54Z">
        <w:r>
          <w:rPr>
            <w:rFonts w:hint="cs"/>
            <w:rtl/>
          </w:rPr>
          <w:t xml:space="preserve">שאמר:</w:t>
        </w:r>
      </w:ins>
      <w:del w:id="91979" w:author="עורך - פרקים א-ב" w:date="2026-10-05T11:51:54Z">
        <w:r w:rsidR="00805336">
          <w:rPr>
            <w:rFonts w:hint="cs"/>
            <w:rtl/>
          </w:rPr>
          <w:delText xml:space="preserve">דאמר</w:delText>
        </w:r>
      </w:del>
      <w:r w:rsidR="00805336">
        <w:rPr>
          <w:rFonts w:hint="cs"/>
          <w:rtl/>
        </w:rPr>
        <w:t xml:space="preserve"> </w:t>
      </w:r>
      <w:ins w:id="91976" w:author="עורך - פרקים א-ב" w:date="2026-10-05T11:51:54Z">
        <w:r>
          <w:rPr>
            <w:rFonts w:hint="cs"/>
            <w:rtl/>
          </w:rPr>
          <w:t xml:space="preserve">נאמר</w:t>
        </w:r>
      </w:ins>
      <w:del w:id="91977" w:author="עורך - פרקים א-ב" w:date="2026-10-05T11:51:54Z">
        <w:r w:rsidR="00805336">
          <w:rPr>
            <w:rFonts w:hint="cs"/>
            <w:rtl/>
          </w:rPr>
          <w:delText xml:space="preserve">דנאמר</w:delText>
        </w:r>
      </w:del>
      <w:r w:rsidR="00805336">
        <w:rPr>
          <w:rFonts w:hint="cs"/>
          <w:rtl/>
        </w:rPr>
        <w:t xml:space="preserve"> כאן ולהלן שה, מה להלן</w:t>
      </w:r>
      <w:ins w:id="91975" w:author="עורך - פרקים א-ב" w:date="2026-10-05T11:51:54Z">
        <w:r>
          <w:rPr>
            <w:rFonts w:hint="cs"/>
            <w:rtl/>
          </w:rPr>
          <w:t xml:space="preserve"> </w:t>
        </w:r>
        <w:r>
          <w:rPr>
            <w:rStyle w:val="afffffe"/>
            <w:rFonts w:hint="cs"/>
            <w:rtl/>
          </w:rPr>
          <w:t xml:space="preserve">בפסח</w:t>
        </w:r>
      </w:ins>
      <w:r w:rsidR="00805336">
        <w:rPr>
          <w:rFonts w:hint="cs"/>
          <w:rtl/>
        </w:rPr>
        <w:t xml:space="preserve">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 xml:space="preserve">'</w:t>
      </w:r>
      <w:ins w:id="90115" w:author="מנוע סמנטי" w:date="2026-10-05T11:39:44Z">
        <w:r>
          <w:rPr>
            <w:rStyle w:val="afffff0"/>
            <w:rFonts w:hint="cs"/>
            <w:rtl/>
          </w:rPr>
          <w:t xml:space="preserve">תִּפְדֶּה תִּפְדֶּה</w:t>
        </w:r>
      </w:ins>
      <w:del w:id="90116" w:author="מנוע סמנטי" w:date="2026-10-05T11:39:44Z">
        <w:r>
          <w:rPr>
            <w:rFonts w:hint="cs"/>
            <w:rtl/>
          </w:rPr>
          <w:delText xml:space="preserve">תפדה תפדה</w:delText>
        </w:r>
      </w:del>
      <w:r>
        <w:rPr>
          <w:rFonts w:hint="cs"/>
          <w:rtl/>
        </w:rPr>
        <w:t xml:space="preserve">' ריבה </w:t>
      </w:r>
      <w:ins w:id="91980" w:author="עורך - פרקים א-ב" w:date="2026-10-05T11:51:54Z">
        <w:r>
          <w:rPr>
            <w:rFonts w:hint="cs"/>
            <w:rtl/>
          </w:rPr>
          <w:t xml:space="preserve">אפי'</w:t>
        </w:r>
      </w:ins>
      <w:del w:id="91981" w:author="עורך - פרקים א-ב" w:date="2026-10-05T11:51:54Z">
        <w:r>
          <w:rPr>
            <w:rFonts w:hint="cs"/>
            <w:rtl/>
          </w:rPr>
          <w:delText xml:space="preserve">אפי</w:delText>
        </w:r>
      </w:del>
      <w:r>
        <w:rPr>
          <w:rFonts w:hint="cs"/>
          <w:rtl/>
        </w:rPr>
        <w:t xml:space="preserve">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>
      <w:pPr>
        <w:pStyle w:val="38"/>
        <w:rPr>
          <w:ins w:id="93483" w:author="עורך - פרקים א-ב" w:date="2026-10-05T11:51:54Z"/>
        </w:rPr>
      </w:pPr>
      <w:r w:rsidRPr="00792FF0">
        <w:t xml:space="preserve">איבעי' </w:t>
      </w:r>
      <w:ins w:id="97467" w:author="מנוע מכני" w:date="2026-10-05T11:32:12Z">
        <w:r>
          <w:t xml:space="preserve">להם</w:t>
        </w:r>
      </w:ins>
      <w:del w:id="97468" w:author="מנוע מכני" w:date="2026-10-05T11:32:12Z">
        <w:r w:rsidRPr="00792FF0">
          <w:delText xml:space="preserve">להו</w:delText>
        </w:r>
      </w:del>
      <w:r w:rsidRPr="00792FF0">
        <w:t xml:space="preserve">:</w:t>
      </w:r>
    </w:p>
    <w:p>
      <w:pPr>
        <w:pStyle w:val="afffff8"/>
        <w:rPr>
          <w:ins w:id="93566" w:author="עורך - פרקים א-ב" w:date="2026-10-05T11:51:54Z"/>
        </w:rPr>
      </w:pPr>
      <w:ins w:id="93567" w:author="עורך - פרקים א-ב" w:date="2026-10-05T11:51:54Z">
        <w:r>
          <w:rPr>
            <w:color w:val="7B3F00"/>
          </w:rPr>
          <w:t xml:space="preserve">פדיון בבן פקועה</w:t>
        </w:r>
      </w:ins>
    </w:p>
    <w:p w14:paraId="1F2713FE" w14:textId="77777777" w:rsidR="00E356D3" w:rsidRDefault="00F63065" w:rsidP="00805336">
      <w:pPr>
        <w:rPr>
          <w:rtl/>
        </w:rPr>
      </w:pPr>
      <w:del w:id="93484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</w:t>
      </w:r>
      <w:ins w:id="91986" w:author="עורך - פרקים א-ב" w:date="2026-10-05T11:51:54Z">
        <w:r>
          <w:rPr>
            <w:rtl/>
          </w:rPr>
          <w:t xml:space="preserve">שכיון</w:t>
        </w:r>
      </w:ins>
      <w:del w:id="91987" w:author="עורך - פרקים א-ב" w:date="2026-10-05T11:51:54Z">
        <w:r>
          <w:rPr>
            <w:rtl/>
          </w:rPr>
          <w:delText xml:space="preserve">דכיון</w:delText>
        </w:r>
      </w:del>
      <w:r>
        <w:rPr>
          <w:rtl/>
        </w:rPr>
        <w:t xml:space="preserve"> </w:t>
      </w:r>
      <w:ins w:id="91984" w:author="עורך - פרקים א-ב" w:date="2026-10-05T11:51:54Z">
        <w:r>
          <w:rPr>
            <w:rStyle w:val="2fb"/>
            <w:rtl/>
          </w:rPr>
          <w:t xml:space="preserve">שאר"מ</w:t>
        </w:r>
      </w:ins>
      <w:del w:id="91985" w:author="עורך - פרקים א-ב" w:date="2026-10-05T11:51:54Z">
        <w:r>
          <w:rPr>
            <w:rStyle w:val="2fb"/>
            <w:rtl/>
          </w:rPr>
          <w:delText xml:space="preserve">דאר"מ</w:delText>
        </w:r>
      </w:del>
      <w:r>
        <w:rPr>
          <w:rtl/>
        </w:rPr>
        <w:t xml:space="preserve"> בן פקועה טעון שחיטה - שה </w:t>
      </w:r>
      <w:ins w:id="91982" w:author="עורך - פרקים א-ב" w:date="2026-10-05T11:51:54Z">
        <w:r>
          <w:rPr>
            <w:rtl/>
          </w:rPr>
          <w:t xml:space="preserve">גמור</w:t>
        </w:r>
      </w:ins>
      <w:del w:id="91983" w:author="עורך - פרקים א-ב" w:date="2026-10-05T11:51:54Z">
        <w:r>
          <w:rPr>
            <w:rtl/>
          </w:rPr>
          <w:delText xml:space="preserve">מעליא</w:delText>
        </w:r>
      </w:del>
      <w:r>
        <w:rPr>
          <w:rtl/>
        </w:rPr>
        <w:t xml:space="preserve">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ins w:id="91995" w:author="עורך - פרקים א-ב" w:date="2026-10-05T11:51:54Z">
          <w:r>
            <w:rPr>
              <w:rtl/>
            </w:rPr>
            <w:t xml:space="preserve">שאמרו</w:t>
          </w:r>
        </w:ins>
        <w:del w:id="91996" w:author="עורך - פרקים א-ב" w:date="2026-10-05T11:51:54Z">
          <w:r>
            <w:rPr>
              <w:rtl/>
            </w:rPr>
            <w:delText xml:space="preserve">דאמרו</w:delText>
          </w:r>
        </w:del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</w:t>
      </w:r>
      <w:ins w:id="91993" w:author="עורך - פרקים א-ב" w:date="2026-10-05T11:51:54Z">
        <w:r>
          <w:rPr>
            <w:rtl/>
          </w:rPr>
          <w:t xml:space="preserve">כבשר</w:t>
        </w:r>
      </w:ins>
      <w:del w:id="91994" w:author="עורך - פרקים א-ב" w:date="2026-10-05T11:51:54Z">
        <w:r w:rsidR="00F63065">
          <w:rPr>
            <w:rtl/>
          </w:rPr>
          <w:delText xml:space="preserve">כבישרא</w:delText>
        </w:r>
      </w:del>
      <w:r w:rsidR="00F63065">
        <w:rPr>
          <w:rtl/>
        </w:rPr>
        <w:t xml:space="preserve"> </w:t>
      </w:r>
      <w:ins w:id="91991" w:author="עורך - פרקים א-ב" w:date="2026-10-05T11:51:54Z">
        <w:r>
          <w:rPr>
            <w:rStyle w:val="afffffe"/>
            <w:rtl/>
          </w:rPr>
          <w:t xml:space="preserve">שחוט</w:t>
        </w:r>
      </w:ins>
      <w:del w:id="91992" w:author="עורך - פרקים א-ב" w:date="2026-10-05T11:51:54Z">
        <w:r w:rsidR="00F63065">
          <w:rPr>
            <w:rtl/>
          </w:rPr>
          <w:delText xml:space="preserve">בדיקולא</w:delText>
        </w:r>
      </w:del>
      <w:r w:rsidR="00F63065">
        <w:rPr>
          <w:rtl/>
        </w:rPr>
        <w:t xml:space="preserve"> </w:t>
      </w:r>
      <w:ins w:id="91989" w:author="עורך - פרקים א-ב" w:date="2026-10-05T11:51:54Z">
        <w:r>
          <w:rPr>
            <w:rtl/>
          </w:rPr>
          <w:t xml:space="preserve">בסל</w:t>
        </w:r>
      </w:ins>
      <w:del w:id="91990" w:author="עורך - פרקים א-ב" w:date="2026-10-05T11:51:54Z">
        <w:r w:rsidR="00F63065">
          <w:rPr>
            <w:rtl/>
          </w:rPr>
          <w:delText xml:space="preserve">דמי,</w:delText>
        </w:r>
      </w:del>
      <w:r w:rsidR="00F63065">
        <w:rPr>
          <w:rtl/>
        </w:rPr>
        <w:t xml:space="preserve"> </w:t>
      </w:r>
      <w:ins w:id="91988" w:author="עורך - פרקים א-ב" w:date="2026-10-05T11:51:54Z">
        <w:r>
          <w:rPr>
            <w:rtl/>
          </w:rPr>
          <w:t xml:space="preserve">דומה, </w:t>
        </w:r>
      </w:ins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ins w:id="92004" w:author="עורך - פרקים א-ב" w:date="2026-10-05T11:51:54Z">
          <w:r>
            <w:rPr>
              <w:rtl/>
            </w:rPr>
            <w:t xml:space="preserve">שעכשיו</w:t>
          </w:r>
        </w:ins>
        <w:del w:id="92005" w:author="עורך - פרקים א-ב" w:date="2026-10-05T11:51:54Z">
          <w:r>
            <w:rPr>
              <w:rtl/>
            </w:rPr>
            <w:delText xml:space="preserve">דעכשיו</w:delText>
          </w:r>
        </w:del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</w:t>
      </w:r>
      <w:ins w:id="92002" w:author="עורך - פרקים א-ב" w:date="2026-10-05T11:51:54Z">
        <w:r>
          <w:rPr>
            <w:rtl/>
          </w:rPr>
          <w:t xml:space="preserve">רץ</w:t>
        </w:r>
      </w:ins>
      <w:del w:id="92003" w:author="עורך - פרקים א-ב" w:date="2026-10-05T11:51:54Z">
        <w:r w:rsidR="00F63065">
          <w:rPr>
            <w:rtl/>
          </w:rPr>
          <w:delText xml:space="preserve">מיהא</w:delText>
        </w:r>
      </w:del>
      <w:r w:rsidR="00F63065">
        <w:rPr>
          <w:rtl/>
        </w:rPr>
        <w:t xml:space="preserve"> </w:t>
      </w:r>
      <w:ins w:id="92000" w:author="עורך - פרקים א-ב" w:date="2026-10-05T11:51:54Z">
        <w:r>
          <w:rPr>
            <w:rtl/>
          </w:rPr>
          <w:t xml:space="preserve">והולך,</w:t>
        </w:r>
      </w:ins>
      <w:del w:id="92001" w:author="עורך - פרקים א-ב" w:date="2026-10-05T11:51:54Z">
        <w:r w:rsidR="00F63065">
          <w:rPr>
            <w:rtl/>
          </w:rPr>
          <w:delText xml:space="preserve">רהיט ואזיל,</w:delText>
        </w:r>
      </w:del>
      <w:r w:rsidR="00F63065">
        <w:rPr>
          <w:rtl/>
        </w:rPr>
        <w:t xml:space="preserve"> שה </w:t>
      </w:r>
      <w:ins w:id="91998" w:author="עורך - פרקים א-ב" w:date="2026-10-05T11:51:54Z">
        <w:r>
          <w:rPr>
            <w:rtl/>
          </w:rPr>
          <w:t xml:space="preserve">נקרא?</w:t>
        </w:r>
      </w:ins>
      <w:del w:id="91999" w:author="עורך - פרקים א-ב" w:date="2026-10-05T11:51:54Z">
        <w:r w:rsidR="00F63065">
          <w:rPr>
            <w:rtl/>
          </w:rPr>
          <w:delText xml:space="preserve">קרינא</w:delText>
        </w:r>
      </w:del>
      <w:r w:rsidR="00F63065">
        <w:rPr>
          <w:rtl/>
        </w:rPr>
        <w:t xml:space="preserve"> </w:t>
      </w:r>
      <w:ins w:id="94579" w:author="מנוע מכני" w:date="2026-10-05T11:32:12Z">
        <w:del w:id="91997" w:author="עורך - פרקים א-ב" w:date="2026-10-05T11:51:54Z">
          <w:r>
            <w:rPr>
              <w:rtl/>
            </w:rPr>
            <w:delText xml:space="preserve">בו</w:delText>
          </w:r>
          <w:r w:rsidR="00F63065">
            <w:rPr>
              <w:rtl/>
            </w:rPr>
            <w:delText xml:space="preserve">? </w:delText>
          </w:r>
        </w:del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2008" w:author="עורך - פרקים א-ב" w:date="2026-10-05T11:51:54Z">
        <w:r>
          <w:rPr>
            <w:rtl/>
          </w:rPr>
          <w:t xml:space="preserve">דעתך</w:t>
        </w:r>
      </w:ins>
      <w:del w:id="92009" w:author="עורך - פרקים א-ב" w:date="2026-10-05T11:51:54Z">
        <w:r w:rsidR="00E356D3">
          <w:rPr>
            <w:rtl/>
          </w:rPr>
          <w:delText xml:space="preserve">דעתיך</w:delText>
        </w:r>
      </w:del>
      <w:r w:rsidR="00E356D3">
        <w:rPr>
          <w:rtl/>
        </w:rPr>
        <w:t xml:space="preserve"> - </w:t>
      </w:r>
      <w:ins w:id="92006" w:author="עורך - פרקים א-ב" w:date="2026-10-05T11:51:54Z">
        <w:r>
          <w:rPr>
            <w:rtl/>
          </w:rPr>
          <w:t xml:space="preserve">שלמדת</w:t>
        </w:r>
      </w:ins>
      <w:del w:id="92007" w:author="עורך - פרקים א-ב" w:date="2026-10-05T11:51:54Z">
        <w:r w:rsidR="00E356D3">
          <w:rPr>
            <w:rtl/>
          </w:rPr>
          <w:delText xml:space="preserve">דילפת</w:delText>
        </w:r>
      </w:del>
      <w:r w:rsidR="00E356D3">
        <w:rPr>
          <w:rtl/>
        </w:rPr>
        <w:t xml:space="preserve">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Style w:val="afffff0"/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</w:t>
      </w:r>
      <w:ins w:id="92010" w:author="עורך - פרקים א-ב" w:date="2026-10-05T11:51:54Z">
        <w:r>
          <w:rPr>
            <w:rFonts w:hint="cs"/>
            <w:rtl/>
          </w:rPr>
          <w:t xml:space="preserve">ועדיין</w:t>
        </w:r>
      </w:ins>
      <w:del w:id="92011" w:author="עורך - פרקים א-ב" w:date="2026-10-05T11:51:54Z">
        <w:r w:rsidR="00E356D3">
          <w:rPr>
            <w:rFonts w:hint="cs"/>
            <w:rtl/>
          </w:rPr>
          <w:delText xml:space="preserve">ואכתי</w:delText>
        </w:r>
      </w:del>
      <w:r w:rsidR="00E356D3">
        <w:rPr>
          <w:rFonts w:hint="cs"/>
          <w:rtl/>
        </w:rPr>
        <w:t xml:space="preserve">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afffff8"/>
        <w:rPr>
          <w:ins w:id="93568" w:author="עורך - פרקים א-ב" w:date="2026-10-05T11:51:54Z"/>
        </w:rPr>
      </w:pPr>
      <w:ins w:id="93569" w:author="עורך - פרקים א-ב" w:date="2026-10-05T11:51:54Z">
        <w:r>
          <w:rPr>
            <w:color w:val="7B3F00"/>
          </w:rPr>
          <w:t xml:space="preserve">פדיון בנדמה - הולכים אחר האם</w:t>
        </w:r>
      </w:ins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2018" w:author="עורך - פרקים א-ב" w:date="2026-10-05T11:51:54Z">
        <w:r>
          <w:rPr>
            <w:rFonts w:hint="cs"/>
            <w:rtl/>
          </w:rPr>
          <w:t xml:space="preserve">תיבעי,</w:t>
        </w:r>
      </w:ins>
      <w:del w:id="92019" w:author="עורך - פרקים א-ב" w:date="2026-10-05T11:51:54Z">
        <w:r>
          <w:rPr>
            <w:rFonts w:hint="cs"/>
            <w:rtl/>
          </w:rPr>
          <w:delText xml:space="preserve">תיבעי</w:delText>
        </w:r>
      </w:del>
      <w:r>
        <w:rPr>
          <w:rFonts w:hint="cs"/>
          <w:rtl/>
        </w:rPr>
        <w:t xml:space="preserve">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</w:t>
      </w:r>
      <w:ins w:id="92016" w:author="עורך - פרקים א-ב" w:date="2026-10-05T11:51:54Z">
        <w:r>
          <w:rPr>
            <w:rFonts w:hint="cs"/>
            <w:rtl/>
          </w:rPr>
          <w:t xml:space="preserve">שפודים,</w:t>
        </w:r>
      </w:ins>
      <w:del w:id="92017" w:author="עורך - פרקים א-ב" w:date="2026-10-05T11:51:54Z">
        <w:r>
          <w:rPr>
            <w:rFonts w:hint="cs"/>
            <w:rtl/>
          </w:rPr>
          <w:delText xml:space="preserve">דפרקי'</w:delText>
        </w:r>
      </w:del>
      <w:r>
        <w:rPr>
          <w:rFonts w:hint="cs"/>
          <w:rtl/>
        </w:rPr>
        <w:t xml:space="preserve"> ולרבנן </w:t>
      </w:r>
      <w:ins w:id="92014" w:author="עורך - פרקים א-ב" w:date="2026-10-05T11:51:54Z">
        <w:r>
          <w:rPr>
            <w:rFonts w:hint="cs"/>
            <w:rtl/>
          </w:rPr>
          <w:t xml:space="preserve">תיבעי:</w:t>
        </w:r>
      </w:ins>
      <w:del w:id="92015" w:author="עורך - פרקים א-ב" w:date="2026-10-05T11:51:54Z">
        <w:r>
          <w:rPr>
            <w:rFonts w:hint="cs"/>
            <w:rtl/>
          </w:rPr>
          <w:delText xml:space="preserve">תיבעי</w:delText>
        </w:r>
      </w:del>
      <w:r>
        <w:rPr>
          <w:rFonts w:hint="cs"/>
          <w:rtl/>
        </w:rPr>
        <w:t xml:space="preserve"> </w:t>
      </w:r>
      <w:ins w:id="92012" w:author="עורך - פרקים א-ב" w:date="2026-10-05T11:51:54Z">
        <w:r>
          <w:rPr>
            <w:rFonts w:hint="cs"/>
            <w:rtl/>
          </w:rPr>
          <w:t xml:space="preserve">שמא דווקא</w:t>
        </w:r>
      </w:ins>
      <w:del w:id="92013" w:author="עורך - פרקים א-ב" w:date="2026-10-05T11:51:54Z">
        <w:r>
          <w:rPr>
            <w:rFonts w:hint="cs"/>
            <w:rtl/>
          </w:rPr>
          <w:delText xml:space="preserve">דדווקא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81" w:author="מנוע סמנטי" w:date="2026-10-05T11:39:44Z">
        <w:r>
          <w:rPr>
            <w:rtl/>
          </w:rPr>
          <w:t xml:space="preserve">פודים</w:t>
        </w:r>
      </w:ins>
      <w:del w:id="90582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 - בנדמה </w:t>
      </w:r>
      <w:ins w:id="90579" w:author="מנוע סמנטי" w:date="2026-10-05T11:39:44Z">
        <w:r>
          <w:rPr>
            <w:rtl/>
          </w:rPr>
          <w:t xml:space="preserve">פודים</w:t>
        </w:r>
      </w:ins>
      <w:del w:id="90580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</w:t>
      </w:r>
      <w:ins w:id="92024" w:author="עורך - פרקים א-ב" w:date="2026-10-05T11:51:54Z">
        <w:r>
          <w:rPr>
            <w:rtl/>
          </w:rPr>
          <w:t xml:space="preserve">פודין,</w:t>
        </w:r>
      </w:ins>
      <w:del w:id="92025" w:author="עורך - פרקים א-ב" w:date="2026-10-05T11:51:54Z">
        <w:r w:rsidR="00F63065">
          <w:rPr>
            <w:rtl/>
          </w:rPr>
          <w:delText xml:space="preserve">פודין</w:delText>
        </w:r>
      </w:del>
      <w:r w:rsidR="00F63065">
        <w:rPr>
          <w:rtl/>
        </w:rPr>
        <w:t xml:space="preserve"> </w:t>
      </w:r>
      <w:ins w:id="92022" w:author="עורך - פרקים א-ב" w:date="2026-10-05T11:51:54Z">
        <w:r>
          <w:rPr>
            <w:rtl/>
          </w:rPr>
          <w:t xml:space="preserve">אבל</w:t>
        </w:r>
      </w:ins>
      <w:del w:id="92023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רחל שילדה מין עז - פודין, </w:t>
      </w:r>
      <w:ins w:id="92020" w:author="עורך - פרקים א-ב" w:date="2026-10-05T11:51:54Z">
        <w:r>
          <w:rPr>
            <w:rtl/>
          </w:rPr>
          <w:t xml:space="preserve">כמי?</w:t>
        </w:r>
      </w:ins>
      <w:del w:id="92021" w:author="עורך - פרקים א-ב" w:date="2026-10-05T11:51:54Z">
        <w:r w:rsidR="00F63065">
          <w:rPr>
            <w:rtl/>
          </w:rPr>
          <w:delText xml:space="preserve">מני?</w:delText>
        </w:r>
      </w:del>
      <w:r w:rsidR="00F63065">
        <w:rPr>
          <w:rtl/>
        </w:rPr>
        <w:t xml:space="preserve">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</w:t>
      </w:r>
      <w:ins w:id="92030" w:author="עורך - פרקים א-ב" w:date="2026-10-05T11:51:54Z">
        <w:r>
          <w:rPr>
            <w:rFonts w:hint="cs"/>
            <w:rtl/>
          </w:rPr>
          <w:t xml:space="preserve">הרי</w:t>
        </w:r>
      </w:ins>
      <w:del w:id="92031" w:author="עורך - פרקים א-ב" w:date="2026-10-05T11:51:54Z">
        <w:r w:rsidR="00D20CD7">
          <w:rPr>
            <w:rFonts w:hint="cs"/>
            <w:rtl/>
          </w:rPr>
          <w:delText xml:space="preserve">הא</w:delText>
        </w:r>
      </w:del>
      <w:r w:rsidR="00D20CD7">
        <w:rPr>
          <w:rFonts w:hint="cs"/>
          <w:rtl/>
        </w:rPr>
        <w:t xml:space="preserve">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</w:t>
      </w:r>
      <w:ins w:id="92028" w:author="עורך - פרקים א-ב" w:date="2026-10-05T11:51:54Z">
        <w:r>
          <w:rPr>
            <w:rFonts w:hint="cs"/>
            <w:rtl/>
          </w:rPr>
          <w:t xml:space="preserve">מוציאים,</w:t>
        </w:r>
      </w:ins>
      <w:del w:id="92029" w:author="עורך - פרקים א-ב" w:date="2026-10-05T11:51:54Z">
        <w:r w:rsidR="00D20CD7">
          <w:rPr>
            <w:rFonts w:hint="cs"/>
            <w:rtl/>
          </w:rPr>
          <w:delText xml:space="preserve">מוציאים</w:delText>
        </w:r>
      </w:del>
      <w:r w:rsidR="00D20CD7">
        <w:rPr>
          <w:rFonts w:hint="cs"/>
          <w:rtl/>
        </w:rPr>
        <w:t xml:space="preserve"> ובהכרח </w:t>
      </w:r>
      <w:ins w:id="92026" w:author="עורך - פרקים א-ב" w:date="2026-10-05T11:51:54Z">
        <w:r>
          <w:rPr>
            <w:rFonts w:hint="cs"/>
            <w:rtl/>
          </w:rPr>
          <w:t xml:space="preserve">כרבנן</w:t>
        </w:r>
      </w:ins>
      <w:del w:id="92027" w:author="עורך - פרקים א-ב" w:date="2026-10-05T11:51:54Z">
        <w:r w:rsidR="00D20CD7">
          <w:rPr>
            <w:rFonts w:hint="cs"/>
            <w:rtl/>
          </w:rPr>
          <w:delText xml:space="preserve">דרבנן</w:delText>
        </w:r>
      </w:del>
      <w:r w:rsidR="00D20CD7">
        <w:rPr>
          <w:rFonts w:hint="cs"/>
          <w:rtl/>
        </w:rPr>
        <w:t xml:space="preserve"> הן] </w:t>
      </w:r>
    </w:p>
    <w:p w14:paraId="73B56BEC" w14:textId="77777777" w:rsidR="00B874E6" w:rsidRDefault="00F63065" w:rsidP="00C5567C">
      <w:pPr>
        <w:pStyle w:val="a"/>
        <w:rPr>
          <w:rtl/>
        </w:rPr>
      </w:pPr>
      <w:ins w:id="92050" w:author="עורך - פרקים א-ב" w:date="2026-10-05T11:51:54Z">
        <w:r>
          <w:rPr>
            <w:rtl/>
          </w:rPr>
          <w:t xml:space="preserve">לא,</w:t>
        </w:r>
      </w:ins>
      <w:del w:id="92051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לעולם </w:t>
      </w:r>
      <w:ins w:id="90651" w:author="מנוע מכני" w:date="2026-10-05T11:32:12Z">
        <w:ins w:id="92048" w:author="עורך - פרקים א-ב" w:date="2026-10-05T11:51:54Z">
          <w:r>
            <w:rPr>
              <w:rStyle w:val="2fb"/>
              <w:rtl/>
            </w:rPr>
            <w:t xml:space="preserve">ר"א,</w:t>
          </w:r>
        </w:ins>
        <w:del w:id="92049" w:author="עורך - פרקים א-ב" w:date="2026-10-05T11:51:54Z">
          <w:r>
            <w:rPr>
              <w:rStyle w:val="2fb"/>
              <w:rtl/>
            </w:rPr>
            <w:delText xml:space="preserve">ר"א</w:delText>
          </w:r>
        </w:del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</w:t>
      </w:r>
      <w:ins w:id="92046" w:author="עורך - פרקים א-ב" w:date="2026-10-05T11:51:54Z">
        <w:r>
          <w:rPr>
            <w:rtl/>
          </w:rPr>
          <w:t xml:space="preserve">עצמה</w:t>
        </w:r>
      </w:ins>
      <w:del w:id="92047" w:author="עורך - פרקים א-ב" w:date="2026-10-05T11:51:54Z">
        <w:r>
          <w:rPr>
            <w:rtl/>
          </w:rPr>
          <w:delText xml:space="preserve">גופה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2044" w:author="עורך - פרקים א-ב" w:date="2026-10-05T11:51:54Z">
        <w:r>
          <w:rPr>
            <w:rtl/>
          </w:rPr>
          <w:t xml:space="preserve">שפרה</w:t>
        </w:r>
      </w:ins>
      <w:del w:id="92045" w:author="עורך - פרקים א-ב" w:date="2026-10-05T11:51:54Z">
        <w:r>
          <w:rPr>
            <w:rtl/>
          </w:rPr>
          <w:delText xml:space="preserve">דפרה</w:delText>
        </w:r>
      </w:del>
      <w:r>
        <w:rPr>
          <w:rtl/>
        </w:rPr>
        <w:t xml:space="preserve">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042" w:author="עורך - פרקים א-ב" w:date="2026-10-05T11:51:54Z">
        <w:r>
          <w:rPr>
            <w:rtl/>
          </w:rPr>
          <w:t xml:space="preserve">תאמר</w:t>
        </w:r>
      </w:ins>
      <w:del w:id="92043" w:author="עורך - פרקים א-ב" w:date="2026-10-05T11:51:54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ins w:id="92040" w:author="עורך - פרקים א-ב" w:date="2026-10-05T11:51:54Z">
        <w:r>
          <w:rPr>
            <w:rtl/>
          </w:rPr>
          <w:t xml:space="preserve">לך</w:t>
        </w:r>
      </w:ins>
      <w:del w:id="92041" w:author="עורך - פרקים א-ב" w:date="2026-10-05T11:51:54Z">
        <w:r>
          <w:rPr>
            <w:rtl/>
          </w:rPr>
          <w:delText xml:space="preserve">זיל</w:delText>
        </w:r>
      </w:del>
      <w:r>
        <w:rPr>
          <w:rtl/>
        </w:rPr>
        <w:t xml:space="preserve"> </w:t>
      </w:r>
      <w:ins w:id="92038" w:author="עורך - פרקים א-ב" w:date="2026-10-05T11:51:54Z">
        <w:r>
          <w:rPr>
            <w:rtl/>
          </w:rPr>
          <w:t xml:space="preserve">אחריו</w:t>
        </w:r>
      </w:ins>
      <w:del w:id="92039" w:author="עורך - פרקים א-ב" w:date="2026-10-05T11:51:54Z">
        <w:r>
          <w:rPr>
            <w:rtl/>
          </w:rPr>
          <w:delText xml:space="preserve">אבתריה </w:delText>
        </w:r>
        <w:r>
          <w:rPr>
            <w:rtl/>
          </w:rPr>
          <w:delText xml:space="preserve">שלו</w:delText>
        </w:r>
      </w:del>
      <w:ins w:id="94583" w:author="מנוע מכני" w:date="2026-10-05T11:32:12Z"/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</w:t>
      </w:r>
      <w:ins w:id="92036" w:author="עורך - פרקים א-ב" w:date="2026-10-05T11:51:54Z">
        <w:r>
          <w:rPr>
            <w:rtl/>
          </w:rPr>
          <w:t xml:space="preserve">גמור</w:t>
        </w:r>
      </w:ins>
      <w:del w:id="92037" w:author="עורך - פרקים א-ב" w:date="2026-10-05T11:51:54Z">
        <w:r>
          <w:rPr>
            <w:rtl/>
          </w:rPr>
          <w:delText xml:space="preserve">מעליא</w:delText>
        </w:r>
      </w:del>
      <w:r>
        <w:rPr>
          <w:rtl/>
        </w:rPr>
        <w:t xml:space="preserve"> הוא, אלא </w:t>
      </w:r>
      <w:ins w:id="92034" w:author="עורך - פרקים א-ב" w:date="2026-10-05T11:51:54Z">
        <w:r>
          <w:rPr>
            <w:rtl/>
          </w:rPr>
          <w:t xml:space="preserve">לך</w:t>
        </w:r>
      </w:ins>
      <w:del w:id="92035" w:author="עורך - פרקים א-ב" w:date="2026-10-05T11:51:54Z">
        <w:r>
          <w:rPr>
            <w:rtl/>
          </w:rPr>
          <w:delText xml:space="preserve">זיל</w:delText>
        </w:r>
      </w:del>
      <w:r>
        <w:rPr>
          <w:rtl/>
        </w:rPr>
        <w:t xml:space="preserve"> </w:t>
      </w:r>
      <w:ins w:id="92032" w:author="עורך - פרקים א-ב" w:date="2026-10-05T11:51:54Z">
        <w:r>
          <w:rPr>
            <w:rtl/>
          </w:rPr>
          <w:t xml:space="preserve">אחר</w:t>
        </w:r>
      </w:ins>
      <w:del w:id="92033" w:author="עורך - פרקים א-ב" w:date="2026-10-05T11:51:54Z">
        <w:r>
          <w:rPr>
            <w:rtl/>
          </w:rPr>
          <w:delText xml:space="preserve">בתר</w:delText>
        </w:r>
      </w:del>
      <w:r>
        <w:rPr>
          <w:rtl/>
        </w:rPr>
        <w:t xml:space="preserve"> </w:t>
      </w:r>
      <w:ins w:id="90583" w:author="מנוע סמנטי" w:date="2026-10-05T11:39:44Z">
        <w:r>
          <w:rPr>
            <w:rtl/>
          </w:rPr>
          <w:t xml:space="preserve">אמו</w:t>
        </w:r>
      </w:ins>
      <w:del w:id="9058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ins w:id="92059" w:author="עורך - פרקים א-ב" w:date="2026-10-05T11:51:54Z">
        <w:r>
          <w:rPr>
            <w:rtl/>
          </w:rPr>
          <w:t xml:space="preserve">שעשאוהו</w:t>
        </w:r>
      </w:ins>
      <w:del w:id="92060" w:author="עורך - פרקים א-ב" w:date="2026-10-05T11:51:54Z">
        <w:r w:rsidR="00D20CD7">
          <w:rPr>
            <w:rtl/>
          </w:rPr>
          <w:delText xml:space="preserve">דשויוה</w:delText>
        </w:r>
      </w:del>
      <w:r w:rsidR="00D20CD7">
        <w:rPr>
          <w:rtl/>
        </w:rPr>
        <w:t xml:space="preserve"> רבנן כ</w:t>
      </w:r>
      <w:r>
        <w:rPr>
          <w:rtl/>
        </w:rPr>
        <w:t xml:space="preserve">כלאים - רחל שילדה מין עז ואביו </w:t>
      </w:r>
      <w:ins w:id="92057" w:author="עורך - פרקים א-ב" w:date="2026-10-05T11:51:54Z">
        <w:r>
          <w:rPr>
            <w:rtl/>
          </w:rPr>
          <w:t xml:space="preserve">שה.</w:t>
        </w:r>
      </w:ins>
      <w:del w:id="92058" w:author="עורך - פרקים א-ב" w:date="2026-10-05T11:51:54Z">
        <w:r>
          <w:rPr>
            <w:rtl/>
          </w:rPr>
          <w:delText xml:space="preserve">שה,</w:delText>
        </w:r>
      </w:del>
      <w:r>
        <w:rPr>
          <w:rtl/>
        </w:rPr>
        <w:t xml:space="preserve"> </w:t>
      </w:r>
      <w:ins w:id="94589" w:author="מנוע מכני" w:date="2026-10-05T11:32:12Z">
        <w:ins w:id="92055" w:author="עורך - פרקים א-ב" w:date="2026-10-05T11:51:54Z">
          <w:r>
            <w:rPr>
              <w:rtl/>
            </w:rPr>
            <w:t xml:space="preserve">לאיזה עניין?</w:t>
          </w:r>
        </w:ins>
        <w:del w:id="92056" w:author="עורך - פרקים א-ב" w:date="2026-10-05T11:51:54Z">
          <w:r>
            <w:rPr>
              <w:rtl/>
            </w:rPr>
            <w:delText xml:space="preserve">למה</w:delText>
          </w:r>
          <w:r>
            <w:rPr>
              <w:rtl/>
            </w:rPr>
            <w:delText xml:space="preserve">?</w:delText>
          </w:r>
        </w:del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2054" w:author="עורך - פרקים א-ב" w:date="2026-10-05T11:51:54Z">
        <w:r>
          <w:rPr>
            <w:rStyle w:val="afffffe"/>
            <w:rtl/>
          </w:rPr>
          <w:t xml:space="preserve">מיותר</w:t>
        </w:r>
        <w:r>
          <w:rPr>
            <w:rtl/>
          </w:rPr>
          <w:t xml:space="preserve">, </w:t>
        </w:r>
      </w:ins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</w:t>
      </w:r>
      <w:ins w:id="92052" w:author="עורך - פרקים א-ב" w:date="2026-10-05T11:51:54Z">
        <w:r>
          <w:rPr>
            <w:rtl/>
          </w:rPr>
          <w:t xml:space="preserve">שממעט</w:t>
        </w:r>
      </w:ins>
      <w:del w:id="92053" w:author="עורך - פרקים א-ב" w:date="2026-10-05T11:51:54Z">
        <w:r>
          <w:rPr>
            <w:rtl/>
          </w:rPr>
          <w:delText xml:space="preserve">דממעט</w:delText>
        </w:r>
      </w:del>
      <w:r>
        <w:rPr>
          <w:rtl/>
        </w:rPr>
        <w:t xml:space="preserve">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ins w:id="92061" w:author="עורך - פרקים א-ב" w:date="2026-10-05T11:51:54Z">
        <w:r>
          <w:rPr>
            <w:rtl/>
          </w:rPr>
          <w:t xml:space="preserve">אמרה</w:t>
        </w:r>
      </w:ins>
      <w:del w:id="92062" w:author="עורך - פרקים א-ב" w:date="2026-10-05T11:51:54Z">
        <w:r>
          <w:rPr>
            <w:rtl/>
          </w:rPr>
          <w:delText xml:space="preserve">אמר</w:delText>
        </w:r>
      </w:del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</w:t>
      </w:r>
      <w:ins w:id="92063" w:author="עורך - פרקים א-ב" w:date="2026-10-05T11:51:54Z">
        <w:r>
          <w:rPr>
            <w:rtl/>
          </w:rPr>
          <w:t xml:space="preserve">למד, אלא</w:t>
        </w:r>
      </w:ins>
      <w:del w:id="92064" w:author="עורך - פרקים א-ב" w:date="2026-10-05T11:51:54Z">
        <w:r>
          <w:rPr>
            <w:rtl/>
          </w:rPr>
          <w:delText xml:space="preserve">גמר</w:delText>
        </w:r>
        <w:r>
          <w:rPr>
            <w:rtl/>
          </w:rPr>
          <w:delText xml:space="preserve">,</w:delText>
        </w:r>
        <w:r>
          <w:rPr>
            <w:rtl/>
          </w:rPr>
          <w:delText xml:space="preserve">אלא</w:delText>
        </w:r>
      </w:del>
      <w:ins w:id="96043" w:author="מנוע מכני" w:date="2026-10-05T11:32:12Z"/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</w:t>
      </w:r>
      <w:ins w:id="92069" w:author="עורך - פרקים א-ב" w:date="2026-10-05T11:51:54Z">
        <w:r>
          <w:rPr>
            <w:rtl/>
          </w:rPr>
          <w:t xml:space="preserve">סימנין </w:t>
        </w:r>
        <w:r>
          <w:rPr>
            <w:rStyle w:val="afffffe"/>
            <w:rtl/>
          </w:rPr>
          <w:t xml:space="preserve">של אמו</w:t>
        </w:r>
        <w:r>
          <w:rPr>
            <w:rtl/>
          </w:rPr>
          <w:t xml:space="preserve">,</w:t>
        </w:r>
      </w:ins>
      <w:del w:id="92070" w:author="עורך - פרקים א-ב" w:date="2026-10-05T11:51:54Z">
        <w:r w:rsidR="00D20CD7">
          <w:rPr>
            <w:rtl/>
          </w:rPr>
          <w:delText xml:space="preserve">סימנין,</w:delText>
        </w:r>
      </w:del>
      <w:r w:rsidR="00D20CD7">
        <w:rPr>
          <w:rtl/>
        </w:rPr>
        <w:t xml:space="preserve">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</w:t>
      </w:r>
      <w:ins w:id="92067" w:author="עורך - פרקים א-ב" w:date="2026-10-05T11:51:54Z">
        <w:r>
          <w:rPr>
            <w:rtl/>
          </w:rPr>
          <w:t xml:space="preserve">למד,</w:t>
        </w:r>
      </w:ins>
      <w:del w:id="92068" w:author="עורך - פרקים א-ב" w:date="2026-10-05T11:51:54Z">
        <w:r>
          <w:rPr>
            <w:rtl/>
          </w:rPr>
          <w:delText xml:space="preserve">גמר,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: תחת תחת מקדשים </w:t>
      </w:r>
      <w:ins w:id="92065" w:author="עורך - פרקים א-ב" w:date="2026-10-05T11:51:54Z">
        <w:r>
          <w:rPr>
            <w:rtl/>
          </w:rPr>
          <w:t xml:space="preserve">למד,</w:t>
        </w:r>
      </w:ins>
      <w:del w:id="92066" w:author="עורך - פרקים א-ב" w:date="2026-10-05T11:51:54Z">
        <w:r>
          <w:rPr>
            <w:rtl/>
          </w:rPr>
          <w:delText xml:space="preserve">גמר,</w:delText>
        </w:r>
      </w:del>
      <w:r>
        <w:rPr>
          <w:rtl/>
        </w:rPr>
        <w:t xml:space="preserve">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afffff8"/>
        <w:rPr>
          <w:ins w:id="93570" w:author="עורך - פרקים א-ב" w:date="2026-10-05T11:51:54Z"/>
        </w:rPr>
      </w:pPr>
      <w:ins w:id="93571" w:author="עורך - פרקים א-ב" w:date="2026-10-05T11:51:54Z">
        <w:r>
          <w:rPr>
            <w:color w:val="7B3F00"/>
          </w:rPr>
          <w:t xml:space="preserve">פסולי המוקדשין - כצבי וכאיל</w:t>
        </w:r>
      </w:ins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</w:t>
      </w:r>
      <w:ins w:id="92073" w:author="עורך - פרקים א-ב" w:date="2026-10-05T11:51:54Z">
        <w:r>
          <w:rPr>
            <w:rtl/>
          </w:rPr>
          <w:t xml:space="preserve">המוקדשין?</w:t>
        </w:r>
      </w:ins>
      <w:del w:id="92074" w:author="עורך - פרקים א-ב" w:date="2026-10-05T11:51:54Z">
        <w:r w:rsidR="00792FF0">
          <w:rPr>
            <w:rtl/>
          </w:rPr>
          <w:delText xml:space="preserve">המוקדשין</w:delText>
        </w:r>
      </w:del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</w:t>
      </w:r>
      <w:ins w:id="92071" w:author="עורך - פרקים א-ב" w:date="2026-10-05T11:51:54Z">
        <w:r>
          <w:rPr>
            <w:rtl/>
          </w:rPr>
          <w:t xml:space="preserve">שאמר </w:t>
        </w:r>
        <w:r>
          <w:rPr>
            <w:rStyle w:val="afffffe"/>
            <w:rtl/>
          </w:rPr>
          <w:t xml:space="preserve">פטר חמור</w:t>
        </w:r>
      </w:ins>
      <w:del w:id="92072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ins w:id="92089" w:author="עורך - פרקים א-ב" w:date="2026-10-05T11:51:54Z">
        <w:r>
          <w:rPr>
            <w:rtl/>
          </w:rPr>
          <w:t xml:space="preserve">שאמר</w:t>
        </w:r>
      </w:ins>
      <w:del w:id="92090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אסור בהנאה, </w:t>
      </w:r>
      <w:ins w:id="94595" w:author="מנוע מכני" w:date="2026-10-05T11:32:12Z">
        <w:ins w:id="92087" w:author="עורך - פרקים א-ב" w:date="2026-10-05T11:51:54Z">
          <w:r>
            <w:rPr>
              <w:rtl/>
            </w:rPr>
            <w:t xml:space="preserve">מה הדין?</w:t>
          </w:r>
        </w:ins>
        <w:del w:id="92088" w:author="עורך - פרקים א-ב" w:date="2026-10-05T11:51:54Z">
          <w:r>
            <w:rPr>
              <w:rtl/>
            </w:rPr>
            <w:delText xml:space="preserve">מה</w:delText>
          </w:r>
          <w:r>
            <w:rPr>
              <w:rtl/>
            </w:rPr>
            <w:delText xml:space="preserve">?</w:delText>
          </w:r>
        </w:del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כיון </w:t>
      </w:r>
      <w:ins w:id="92085" w:author="עורך - פרקים א-ב" w:date="2026-10-05T11:51:54Z">
        <w:r>
          <w:rPr>
            <w:rtl/>
          </w:rPr>
          <w:t xml:space="preserve">שאסור</w:t>
        </w:r>
      </w:ins>
      <w:del w:id="92086" w:author="עורך - פרקים א-ב" w:date="2026-10-05T11:51:54Z">
        <w:r>
          <w:rPr>
            <w:rtl/>
          </w:rPr>
          <w:delText xml:space="preserve">דאסור</w:delText>
        </w:r>
      </w:del>
      <w:r>
        <w:rPr>
          <w:rtl/>
        </w:rPr>
        <w:t xml:space="preserve">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</w:t>
      </w:r>
      <w:ins w:id="92083" w:author="עורך - פרקים א-ב" w:date="2026-10-05T11:51:54Z">
        <w:r>
          <w:rPr>
            <w:rtl/>
          </w:rPr>
          <w:t xml:space="preserve">שאין</w:t>
        </w:r>
      </w:ins>
      <w:del w:id="92084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2081" w:author="עורך - פרקים א-ב" w:date="2026-10-05T11:51:54Z">
        <w:r>
          <w:rPr>
            <w:rtl/>
          </w:rPr>
          <w:t xml:space="preserve">פדיונו</w:t>
        </w:r>
      </w:ins>
      <w:del w:id="92082" w:author="עורך - פרקים א-ב" w:date="2026-10-05T11:51:54Z">
        <w:r>
          <w:rPr>
            <w:rtl/>
          </w:rPr>
          <w:delText xml:space="preserve">תפיס</w:delText>
        </w:r>
      </w:del>
      <w:r>
        <w:rPr>
          <w:rtl/>
        </w:rPr>
        <w:t xml:space="preserve"> </w:t>
      </w:r>
      <w:ins w:id="92079" w:author="עורך - פרקים א-ב" w:date="2026-10-05T11:51:54Z">
        <w:r>
          <w:rPr>
            <w:rtl/>
          </w:rPr>
          <w:t xml:space="preserve">נתפס </w:t>
        </w:r>
        <w:r>
          <w:rPr>
            <w:rStyle w:val="afffffe"/>
            <w:rtl/>
          </w:rPr>
          <w:t xml:space="preserve">בקדושה</w:t>
        </w:r>
        <w:r>
          <w:rPr>
            <w:rtl/>
          </w:rPr>
          <w:t xml:space="preserve">,</w:t>
        </w:r>
      </w:ins>
      <w:del w:id="92080" w:author="עורך - פרקים א-ב" w:date="2026-10-05T11:51:54Z">
        <w:r>
          <w:rPr>
            <w:rtl/>
          </w:rPr>
          <w:delText xml:space="preserve">פדיונו,</w:delText>
        </w:r>
      </w:del>
      <w:r>
        <w:rPr>
          <w:rtl/>
        </w:rPr>
        <w:t xml:space="preserve">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ins w:id="92077" w:author="עורך - פרקים א-ב" w:date="2026-10-05T11:51:54Z">
          <w:r>
            <w:rPr>
              <w:rFonts w:hint="cs"/>
              <w:rtl/>
            </w:rPr>
            <w:t xml:space="preserve">בלבד</w:t>
          </w:r>
        </w:ins>
        <w:del w:id="92078" w:author="עורך - פרקים א-ב" w:date="2026-10-05T11:51:54Z">
          <w:r>
            <w:rPr>
              <w:rFonts w:hint="cs"/>
              <w:rtl/>
            </w:rPr>
            <w:delText xml:space="preserve">סתם</w:delText>
          </w:r>
        </w:del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</w:t>
      </w:r>
      <w:ins w:id="92075" w:author="עורך - פרקים א-ב" w:date="2026-10-05T11:51:54Z">
        <w:r>
          <w:rPr>
            <w:rFonts w:hint="cs"/>
            <w:rtl/>
          </w:rPr>
          <w:t xml:space="preserve">היא,</w:t>
        </w:r>
      </w:ins>
      <w:del w:id="92076" w:author="עורך - פרקים א-ב" w:date="2026-10-05T11:51:54Z">
        <w:r w:rsidR="008443E2">
          <w:rPr>
            <w:rFonts w:hint="cs"/>
            <w:rtl/>
          </w:rPr>
          <w:delText xml:space="preserve">הוא,</w:delText>
        </w:r>
      </w:del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ins w:id="92097" w:author="עורך - פרקים א-ב" w:date="2026-10-05T11:51:54Z">
        <w:r>
          <w:rPr>
            <w:rtl/>
          </w:rPr>
          <w:t xml:space="preserve">די</w:t>
        </w:r>
      </w:ins>
      <w:del w:id="92098" w:author="עורך - פרקים א-ב" w:date="2026-10-05T11:51:54Z">
        <w:r w:rsidR="00F63065">
          <w:rPr>
            <w:rtl/>
          </w:rPr>
          <w:delText xml:space="preserve">מי</w:delText>
        </w:r>
      </w:del>
      <w:r w:rsidR="00F63065">
        <w:rPr>
          <w:rtl/>
        </w:rPr>
        <w:t xml:space="preserve"> </w:t>
      </w:r>
      <w:ins w:id="92095" w:author="עורך - פרקים א-ב" w:date="2026-10-05T11:51:54Z">
        <w:r>
          <w:rPr>
            <w:rtl/>
          </w:rPr>
          <w:t xml:space="preserve">במה</w:t>
        </w:r>
      </w:ins>
      <w:del w:id="92096" w:author="עורך - פרקים א-ב" w:date="2026-10-05T11:51:54Z">
        <w:r w:rsidR="00F63065">
          <w:rPr>
            <w:rtl/>
          </w:rPr>
          <w:delText xml:space="preserve">זוטר</w:delText>
        </w:r>
      </w:del>
      <w:r w:rsidR="00F63065">
        <w:rPr>
          <w:rtl/>
        </w:rPr>
        <w:t xml:space="preserve"> </w:t>
      </w:r>
      <w:ins w:id="94599" w:author="מנוע מכני" w:date="2026-10-05T11:32:12Z">
        <w:ins w:id="92093" w:author="עורך - פרקים א-ב" w:date="2026-10-05T11:51:54Z">
          <w:r>
            <w:rPr>
              <w:rtl/>
            </w:rPr>
            <w:t xml:space="preserve">שכתוב</w:t>
          </w:r>
        </w:ins>
        <w:del w:id="92094" w:author="עורך - פרקים א-ב" w:date="2026-10-05T11:51:54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דכתיב</w:delText>
          </w:r>
        </w:del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21" w:author="מנוע סמנטי" w:date="2026-10-05T11:39:44Z">
        <w:r>
          <w:rPr>
            <w:rStyle w:val="afffff0"/>
            <w:rtl/>
          </w:rPr>
          <w:t xml:space="preserve">כַּצְּבִי </w:t>
        </w:r>
        <w:ins w:id="92091" w:author="עורך - פרקים א-ב" w:date="2026-10-05T11:51:54Z">
          <w:r>
            <w:rPr>
              <w:rStyle w:val="afffff0"/>
              <w:rtl/>
            </w:rPr>
            <w:t xml:space="preserve">וְכָאַיָּל':</w:t>
          </w:r>
        </w:ins>
        <w:del w:id="92092" w:author="עורך - פרקים א-ב" w:date="2026-10-05T11:51:54Z">
          <w:r>
            <w:rPr>
              <w:rStyle w:val="afffff0"/>
              <w:rtl/>
            </w:rPr>
            <w:delText xml:space="preserve">וְכָאַיָּל</w:delText>
          </w:r>
          <w:r>
            <w:rPr>
              <w:rFonts w:hint="cs"/>
              <w:rtl/>
            </w:rPr>
            <w:delText xml:space="preserve">'</w:delText>
          </w:r>
          <w:r w:rsidR="00F63065">
            <w:rPr>
              <w:rtl/>
            </w:rPr>
            <w:delText xml:space="preserve">,</w:delText>
          </w:r>
        </w:del>
      </w:ins>
      <w:del w:id="90122" w:author="מנוע סמנטי" w:date="2026-10-05T11:39:44Z">
        <w:r w:rsidR="00F63065">
          <w:rPr>
            <w:rtl/>
          </w:rPr>
          <w:delText xml:space="preserve">כצבי וכאיל</w:delText>
        </w:r>
      </w:del>
      <w:r w:rsidR="00F63065">
        <w:rPr>
          <w:rtl/>
        </w:rPr>
        <w:t xml:space="preserve">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ins w:id="92101" w:author="עורך - פרקים א-ב" w:date="2026-10-05T11:51:54Z">
        <w:r>
          <w:rPr>
            <w:rtl/>
          </w:rPr>
          <w:t xml:space="preserve">שבאת</w:t>
        </w:r>
      </w:ins>
      <w:del w:id="92102" w:author="עורך - פרקים א-ב" w:date="2026-10-05T11:51:54Z">
        <w:r>
          <w:rPr>
            <w:rtl/>
          </w:rPr>
          <w:delText xml:space="preserve">דאתית</w:delText>
        </w:r>
      </w:del>
      <w:r>
        <w:rPr>
          <w:rtl/>
        </w:rPr>
        <w:t xml:space="preserve">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</w:t>
      </w:r>
      <w:ins w:id="92099" w:author="עורך - פרקים א-ב" w:date="2026-10-05T11:51:54Z">
        <w:r>
          <w:rPr>
            <w:rtl/>
          </w:rPr>
          <w:t xml:space="preserve">כתוב</w:t>
        </w:r>
      </w:ins>
      <w:del w:id="92100" w:author="עורך - פרקים א-ב" w:date="2026-10-05T11:51:54Z">
        <w:r>
          <w:rPr>
            <w:rtl/>
          </w:rPr>
          <w:delText xml:space="preserve">כתיב</w:delText>
        </w:r>
      </w:del>
      <w:r>
        <w:rPr>
          <w:rtl/>
        </w:rPr>
        <w:t xml:space="preserve">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ins w:id="90003" w:author="עורך - ציוני דף" w:date="2026-10-05T11:51:54Z">
        <w:r>
          <w:rPr>
            <w:rFonts w:hint="cs"/>
            <w:rtl/>
          </w:rPr>
          <w:t xml:space="preserve">יב:</w:t>
        </w:r>
      </w:ins>
      <w:del w:id="90004" w:author="עורך - ציוני דף" w:date="2026-10-05T11:51:54Z">
        <w:r>
          <w:rPr>
            <w:rFonts w:hint="cs"/>
            <w:rtl/>
          </w:rPr>
          <w:delText xml:space="preserve">יב.</w:delText>
        </w:r>
      </w:del>
    </w:p>
    <w:p>
      <w:pPr>
        <w:pStyle w:val="afffff8"/>
        <w:rPr>
          <w:ins w:id="93572" w:author="עורך - פרקים א-ב" w:date="2026-10-05T11:51:54Z"/>
        </w:rPr>
      </w:pPr>
      <w:ins w:id="93573" w:author="עורך - פרקים א-ב" w:date="2026-10-05T11:51:54Z">
        <w:r>
          <w:rPr>
            <w:color w:val="7B3F00"/>
          </w:rPr>
          <w:t xml:space="preserve">בהמת שביעית - לאכלה ולא לשריפה</w:t>
        </w:r>
      </w:ins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</w:t>
      </w:r>
      <w:ins w:id="92112" w:author="עורך - פרקים א-ב" w:date="2026-10-05T11:51:54Z">
        <w:r>
          <w:rPr>
            <w:rtl/>
          </w:rPr>
          <w:t xml:space="preserve">ספק</w:t>
        </w:r>
      </w:ins>
      <w:del w:id="92113" w:author="עורך - פרקים א-ב" w:date="2026-10-05T11:51:54Z">
        <w:r>
          <w:rPr>
            <w:rtl/>
          </w:rPr>
          <w:delText xml:space="preserve">ב</w:delText>
        </w:r>
        <w:r w:rsidR="008443E2">
          <w:rPr>
            <w:rFonts w:hint="cs"/>
            <w:rtl/>
          </w:rPr>
          <w:delText xml:space="preserve">ספק</w:delText>
        </w:r>
      </w:del>
      <w:r w:rsidR="008443E2">
        <w:rPr>
          <w:rFonts w:hint="cs"/>
          <w:rtl/>
        </w:rPr>
        <w:t xml:space="preserve"> </w:t>
      </w:r>
      <w:ins w:id="92110" w:author="עורך - פרקים א-ב" w:date="2026-10-05T11:51:54Z">
        <w:r>
          <w:rPr>
            <w:rtl/>
          </w:rPr>
          <w:t xml:space="preserve">בבהמת</w:t>
        </w:r>
      </w:ins>
      <w:del w:id="92111" w:author="עורך - פרקים א-ב" w:date="2026-10-05T11:51:54Z">
        <w:r>
          <w:rPr>
            <w:rtl/>
          </w:rPr>
          <w:delText xml:space="preserve">בהמת</w:delText>
        </w:r>
      </w:del>
      <w:r>
        <w:rPr>
          <w:rtl/>
        </w:rPr>
        <w:t xml:space="preserve"> שביעית? </w:t>
      </w:r>
      <w:ins w:id="92108" w:author="עורך - פרקים א-ב" w:date="2026-10-05T11:51:54Z">
        <w:r>
          <w:rPr>
            <w:rFonts w:hint="cs"/>
            <w:rtl/>
          </w:rPr>
          <w:t xml:space="preserve">[שבוודאי</w:t>
        </w:r>
      </w:ins>
      <w:del w:id="92109" w:author="עורך - פרקים א-ב" w:date="2026-10-05T11:51:54Z">
        <w:r w:rsidR="008443E2">
          <w:rPr>
            <w:rFonts w:hint="cs"/>
            <w:rtl/>
          </w:rPr>
          <w:delText xml:space="preserve">[דבוודאי</w:delText>
        </w:r>
      </w:del>
      <w:r w:rsidR="008443E2">
        <w:rPr>
          <w:rFonts w:hint="cs"/>
          <w:rtl/>
        </w:rPr>
        <w:t xml:space="preserve"> </w:t>
      </w:r>
      <w:ins w:id="92106" w:author="עורך - פרקים א-ב" w:date="2026-10-05T11:51:54Z">
        <w:r>
          <w:rPr>
            <w:rFonts w:hint="cs"/>
            <w:rtl/>
          </w:rPr>
          <w:t xml:space="preserve">אסור,</w:t>
        </w:r>
      </w:ins>
      <w:del w:id="92107" w:author="עורך - פרקים א-ב" w:date="2026-10-05T11:51:54Z">
        <w:r w:rsidR="008443E2">
          <w:rPr>
            <w:rFonts w:hint="cs"/>
            <w:rtl/>
          </w:rPr>
          <w:delText xml:space="preserve">אסור</w:delText>
        </w:r>
      </w:del>
      <w:r w:rsidR="008443E2">
        <w:rPr>
          <w:rFonts w:hint="cs"/>
          <w:rtl/>
        </w:rPr>
        <w:t xml:space="preserve"> </w:t>
      </w:r>
      <w:ins w:id="92104" w:author="עורך - פרקים א-ב" w:date="2026-10-05T11:51:54Z">
        <w:r>
          <w:rPr>
            <w:rFonts w:hint="cs"/>
            <w:rtl/>
          </w:rPr>
          <w:t xml:space="preserve">שהתורה</w:t>
        </w:r>
      </w:ins>
      <w:del w:id="92105" w:author="עורך - פרקים א-ב" w:date="2026-10-05T11:51:54Z">
        <w:r w:rsidR="008443E2">
          <w:rPr>
            <w:rFonts w:hint="cs"/>
            <w:rtl/>
          </w:rPr>
          <w:delText xml:space="preserve">דהתורה</w:delText>
        </w:r>
      </w:del>
      <w:r w:rsidR="008443E2">
        <w:rPr>
          <w:rFonts w:hint="cs"/>
          <w:rtl/>
        </w:rPr>
        <w:t xml:space="preserve"> אמרה לאכלה </w:t>
      </w:r>
      <w:ins w:id="92103" w:author="עורך - פרקים א-ב" w:date="2026-10-05T11:51:54Z">
        <w:r>
          <w:rPr>
            <w:rStyle w:val="afffffe"/>
            <w:rFonts w:hint="cs"/>
            <w:rtl/>
          </w:rPr>
          <w:t xml:space="preserve">ולא לסחורה</w:t>
        </w:r>
        <w:r>
          <w:rPr>
            <w:rFonts w:hint="cs"/>
            <w:rtl/>
          </w:rPr>
          <w:t xml:space="preserve">] </w:t>
        </w:r>
      </w:ins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 xml:space="preserve">כי תיבעי לך - אליבא </w:t>
      </w:r>
      <w:ins w:id="92132" w:author="עורך - פרקים א-ב" w:date="2026-10-05T11:51:54Z">
        <w:r>
          <w:rPr>
            <w:rtl/>
          </w:rPr>
          <w:t xml:space="preserve">דר'</w:t>
        </w:r>
      </w:ins>
      <w:del w:id="92133" w:author="עורך - פרקים א-ב" w:date="2026-10-05T11:51:54Z">
        <w:r>
          <w:rPr>
            <w:rtl/>
          </w:rPr>
          <w:delText xml:space="preserve">דר</w:delText>
        </w:r>
        <w:r w:rsidR="008443E2">
          <w:rPr>
            <w:rFonts w:hint="cs"/>
            <w:rtl/>
          </w:rPr>
          <w:delText xml:space="preserve">'י</w:delText>
        </w:r>
      </w:del>
      <w:r w:rsidR="008443E2">
        <w:rPr>
          <w:rFonts w:hint="cs"/>
          <w:rtl/>
        </w:rPr>
        <w:t xml:space="preserve"> </w:t>
      </w:r>
      <w:ins w:id="92130" w:author="עורך - פרקים א-ב" w:date="2026-10-05T11:51:54Z">
        <w:r>
          <w:rPr>
            <w:rtl/>
          </w:rPr>
          <w:t xml:space="preserve">יהודה,</w:t>
        </w:r>
      </w:ins>
      <w:del w:id="92131" w:author="עורך - פרקים א-ב" w:date="2026-10-05T11:51:54Z">
        <w:r>
          <w:rPr>
            <w:rtl/>
          </w:rPr>
          <w:delText xml:space="preserve">בי</w:delText>
        </w:r>
      </w:del>
      <w:r>
        <w:rPr>
          <w:rtl/>
        </w:rPr>
        <w:t xml:space="preserve"> </w:t>
      </w:r>
      <w:ins w:id="92128" w:author="עורך - פרקים א-ב" w:date="2026-10-05T11:51:54Z">
        <w:r>
          <w:rPr>
            <w:rtl/>
          </w:rPr>
          <w:t xml:space="preserve">מה</w:t>
        </w:r>
      </w:ins>
      <w:del w:id="92129" w:author="עורך - פרקים א-ב" w:date="2026-10-05T11:51:54Z">
        <w:r>
          <w:rPr>
            <w:rtl/>
          </w:rPr>
          <w:delText xml:space="preserve">יהודה</w:delText>
        </w:r>
      </w:del>
      <w:r>
        <w:rPr>
          <w:rtl/>
        </w:rPr>
        <w:t xml:space="preserve"> </w:t>
      </w:r>
      <w:ins w:id="94609" w:author="מנוע מכני" w:date="2026-10-05T11:32:12Z">
        <w:ins w:id="92126" w:author="עורך - פרקים א-ב" w:date="2026-10-05T11:51:54Z">
          <w:r>
            <w:rPr>
              <w:rtl/>
            </w:rPr>
            <w:t xml:space="preserve">הדין?</w:t>
          </w:r>
        </w:ins>
        <w:del w:id="92127" w:author="עורך - פרקים א-ב" w:date="2026-10-05T11:51:54Z">
          <w:r>
            <w:rPr>
              <w:rtl/>
            </w:rPr>
            <w:delText xml:space="preserve">מה</w:delText>
          </w:r>
          <w:r>
            <w:rPr>
              <w:rtl/>
            </w:rPr>
            <w:delText xml:space="preserve">?</w:delText>
          </w:r>
        </w:del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כיון </w:t>
      </w:r>
      <w:ins w:id="92124" w:author="עורך - פרקים א-ב" w:date="2026-10-05T11:51:54Z">
        <w:r>
          <w:rPr>
            <w:rtl/>
          </w:rPr>
          <w:t xml:space="preserve">שמפריש</w:t>
        </w:r>
      </w:ins>
      <w:del w:id="92125" w:author="עורך - פרקים א-ב" w:date="2026-10-05T11:51:54Z">
        <w:r>
          <w:rPr>
            <w:rtl/>
          </w:rPr>
          <w:delText xml:space="preserve">דמפריש</w:delText>
        </w:r>
      </w:del>
      <w:r>
        <w:rPr>
          <w:rtl/>
        </w:rPr>
        <w:t xml:space="preserve"> טלה והוא לעצמו - לאכלה </w:t>
      </w:r>
      <w:ins w:id="92122" w:author="עורך - פרקים א-ב" w:date="2026-10-05T11:51:54Z">
        <w:r>
          <w:rPr>
            <w:rtl/>
          </w:rPr>
          <w:t xml:space="preserve">נקרא,</w:t>
        </w:r>
      </w:ins>
      <w:del w:id="92123" w:author="עורך - פרקים א-ב" w:date="2026-10-05T11:51:54Z">
        <w:r>
          <w:rPr>
            <w:rtl/>
          </w:rPr>
          <w:delText xml:space="preserve">קרינא </w:delText>
        </w:r>
        <w:r>
          <w:rPr>
            <w:rtl/>
          </w:rPr>
          <w:delText xml:space="preserve">בו</w:delText>
        </w:r>
        <w:r>
          <w:rPr>
            <w:rtl/>
          </w:rPr>
          <w:delText xml:space="preserve">,</w:delText>
        </w:r>
      </w:del>
      <w:ins w:id="94607" w:author="מנוע מכני" w:date="2026-10-05T11:32:12Z"/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</w:t>
      </w:r>
      <w:ins w:id="92120" w:author="עורך - פרקים א-ב" w:date="2026-10-05T11:51:54Z">
        <w:r>
          <w:rPr>
            <w:rtl/>
          </w:rPr>
          <w:t xml:space="preserve">שכל</w:t>
        </w:r>
      </w:ins>
      <w:del w:id="92121" w:author="עורך - פרקים א-ב" w:date="2026-10-05T11:51:54Z">
        <w:r>
          <w:rPr>
            <w:rtl/>
          </w:rPr>
          <w:delText xml:space="preserve">דכמה</w:delText>
        </w:r>
      </w:del>
      <w:r>
        <w:rPr>
          <w:rtl/>
        </w:rPr>
        <w:t xml:space="preserve"> </w:t>
      </w:r>
      <w:ins w:id="92118" w:author="עורך - פרקים א-ב" w:date="2026-10-05T11:51:54Z">
        <w:r>
          <w:rPr>
            <w:rtl/>
          </w:rPr>
          <w:t xml:space="preserve">עוד</w:t>
        </w:r>
      </w:ins>
      <w:del w:id="92119" w:author="עורך - פרקים א-ב" w:date="2026-10-05T11:51:54Z">
        <w:r>
          <w:rPr>
            <w:rtl/>
          </w:rPr>
          <w:delText xml:space="preserve">דלא מפקע איסוריה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2116" w:author="עורך - פרקים א-ב" w:date="2026-10-05T11:51:54Z">
        <w:r>
          <w:rPr>
            <w:rtl/>
          </w:rPr>
          <w:t xml:space="preserve">הפקיע איסורו אינו מותר</w:t>
        </w:r>
      </w:ins>
      <w:del w:id="92117" w:author="עורך - פרקים א-ב" w:date="2026-10-05T11:51:54Z">
        <w:r>
          <w:rPr>
            <w:rtl/>
          </w:rPr>
          <w:delText xml:space="preserve">מישתרי</w:delText>
        </w:r>
      </w:del>
      <w:r>
        <w:rPr>
          <w:rtl/>
        </w:rPr>
        <w:t xml:space="preserve"> - כסחורה </w:t>
      </w:r>
      <w:ins w:id="92114" w:author="עורך - פרקים א-ב" w:date="2026-10-05T11:51:54Z">
        <w:r>
          <w:rPr>
            <w:rtl/>
          </w:rPr>
          <w:t xml:space="preserve">דומה?</w:t>
        </w:r>
      </w:ins>
      <w:del w:id="92115" w:author="עורך - פרקים א-ב" w:date="2026-10-05T11:51:54Z">
        <w:r>
          <w:rPr>
            <w:rtl/>
          </w:rPr>
          <w:delText xml:space="preserve">דמי?</w:delText>
        </w:r>
      </w:del>
      <w:r>
        <w:rPr>
          <w:rtl/>
        </w:rPr>
        <w:t xml:space="preserve">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ins w:id="92140" w:author="עורך - פרקים א-ב" w:date="2026-10-05T11:51:54Z">
        <w:r>
          <w:rPr>
            <w:rtl/>
          </w:rPr>
          <w:t xml:space="preserve">אמרה</w:t>
        </w:r>
      </w:ins>
      <w:del w:id="92141" w:author="עורך - פרקים א-ב" w:date="2026-10-05T11:51:54Z">
        <w:r>
          <w:rPr>
            <w:rtl/>
          </w:rPr>
          <w:lastRenderedPageBreak/>
          <w:delText xml:space="preserve">אמר</w:delText>
        </w:r>
      </w:del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</w:t>
      </w:r>
      <w:ins w:id="92138" w:author="עורך - פרקים א-ב" w:date="2026-10-05T11:51:54Z">
        <w:r>
          <w:rPr>
            <w:rtl/>
          </w:rPr>
          <w:t xml:space="preserve">לשריפה </w:t>
        </w:r>
        <w:r>
          <w:rPr>
            <w:rStyle w:val="afffffe"/>
            <w:rtl/>
          </w:rPr>
          <w:t xml:space="preserve">כאימורים</w:t>
        </w:r>
        <w:r>
          <w:rPr>
            <w:rtl/>
          </w:rPr>
          <w:t xml:space="preserve">,</w:t>
        </w:r>
      </w:ins>
      <w:del w:id="92139" w:author="עורך - פרקים א-ב" w:date="2026-10-05T11:51:54Z">
        <w:r>
          <w:rPr>
            <w:rtl/>
          </w:rPr>
          <w:lastRenderedPageBreak/>
          <w:delText xml:space="preserve">לשריפה,</w:delText>
        </w:r>
      </w:del>
      <w:r>
        <w:rPr>
          <w:rtl/>
        </w:rPr>
        <w:lastRenderedPageBreak/>
        <w:t xml:space="preserve"> וחייבת במתנות - </w:t>
      </w:r>
      <w:ins w:id="92136" w:author="עורך - פרקים א-ב" w:date="2026-10-05T11:51:54Z">
        <w:r>
          <w:rPr>
            <w:rtl/>
          </w:rPr>
          <w:t xml:space="preserve">שלאכלה</w:t>
        </w:r>
      </w:ins>
      <w:del w:id="92137" w:author="עורך - פרקים א-ב" w:date="2026-10-05T11:51:54Z">
        <w:r>
          <w:rPr>
            <w:rtl/>
          </w:rPr>
          <w:lastRenderedPageBreak/>
          <w:delText xml:space="preserve">דלאכלה</w:delText>
        </w:r>
      </w:del>
      <w:r>
        <w:rPr>
          <w:rtl/>
        </w:rPr>
        <w:lastRenderedPageBreak/>
        <w:t xml:space="preserve"> </w:t>
      </w:r>
      <w:ins w:id="92134" w:author="עורך - פרקים א-ב" w:date="2026-10-05T11:51:54Z">
        <w:r>
          <w:rPr>
            <w:rtl/>
          </w:rPr>
          <w:t xml:space="preserve">נקרא</w:t>
        </w:r>
      </w:ins>
      <w:del w:id="92135" w:author="עורך - פרקים א-ב" w:date="2026-10-05T11:51:54Z">
        <w:r>
          <w:rPr>
            <w:rtl/>
          </w:rPr>
          <w:lastRenderedPageBreak/>
          <w:delText xml:space="preserve">קרינא</w:delText>
        </w:r>
      </w:del>
      <w:r>
        <w:rPr>
          <w:rtl/>
        </w:rPr>
        <w:lastRenderedPageBreak/>
        <w:t xml:space="preserve">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>
      <w:pPr>
        <w:pStyle w:val="38"/>
        <w:rPr>
          <w:ins w:id="93485" w:author="עורך - פרקים א-ב" w:date="2026-10-05T11:51:54Z"/>
        </w:rPr>
      </w:pPr>
      <w:r>
        <w:t xml:space="preserve">מיתיבי</w:t>
      </w:r>
    </w:p>
    <w:p w14:paraId="02D86EB6" w14:textId="77777777" w:rsidR="00B874E6" w:rsidRDefault="00F63065" w:rsidP="00F63065">
      <w:pPr>
        <w:rPr>
          <w:rtl/>
        </w:rPr>
      </w:pPr>
      <w:del w:id="93486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האוכל מעיסת שביעית עד שלא הורמה חלתה - חייב </w:t>
      </w:r>
      <w:ins w:id="92154" w:author="עורך - פרקים א-ב" w:date="2026-10-05T11:51:54Z">
        <w:r>
          <w:rPr>
            <w:rtl/>
          </w:rPr>
          <w:t xml:space="preserve">מיתה.</w:t>
        </w:r>
      </w:ins>
      <w:del w:id="92155" w:author="עורך - פרקים א-ב" w:date="2026-10-05T11:51:54Z">
        <w:r>
          <w:rPr>
            <w:rtl/>
          </w:rPr>
          <w:delText xml:space="preserve">מיתה</w:delText>
        </w:r>
      </w:del>
      <w:r>
        <w:rPr>
          <w:rtl/>
        </w:rPr>
        <w:t xml:space="preserve">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</w:t>
      </w:r>
      <w:ins w:id="92152" w:author="עורך - פרקים א-ב" w:date="2026-10-05T11:51:54Z">
        <w:r>
          <w:rPr>
            <w:rtl/>
          </w:rPr>
          <w:t xml:space="preserve">שאילו</w:t>
        </w:r>
      </w:ins>
      <w:del w:id="92153" w:author="עורך - פרקים א-ב" w:date="2026-10-05T11:51:54Z">
        <w:r>
          <w:rPr>
            <w:rtl/>
          </w:rPr>
          <w:delText xml:space="preserve">דאילו</w:delText>
        </w:r>
      </w:del>
      <w:r>
        <w:rPr>
          <w:rtl/>
        </w:rPr>
        <w:t xml:space="preserve"> </w:t>
      </w:r>
      <w:ins w:id="92150" w:author="עורך - פרקים א-ב" w:date="2026-10-05T11:51:54Z">
        <w:r>
          <w:rPr>
            <w:rtl/>
          </w:rPr>
          <w:t xml:space="preserve">נטמאת </w:t>
        </w:r>
        <w:r>
          <w:rPr>
            <w:rStyle w:val="afffffe"/>
            <w:rtl/>
          </w:rPr>
          <w:t xml:space="preserve">החלה</w:t>
        </w:r>
      </w:ins>
      <w:del w:id="92151" w:author="עורך - פרקים א-ב" w:date="2026-10-05T11:51:54Z">
        <w:r>
          <w:rPr>
            <w:rtl/>
          </w:rPr>
          <w:delText xml:space="preserve">מטמיא</w:delText>
        </w:r>
      </w:del>
      <w:r>
        <w:rPr>
          <w:rtl/>
        </w:rPr>
        <w:t xml:space="preserve"> בת שריפה היא, לאכלה </w:t>
      </w:r>
      <w:ins w:id="92148" w:author="עורך - פרקים א-ב" w:date="2026-10-05T11:51:54Z">
        <w:r>
          <w:rPr>
            <w:rtl/>
          </w:rPr>
          <w:t xml:space="preserve">אמרה</w:t>
        </w:r>
      </w:ins>
      <w:del w:id="92149" w:author="עורך - פרקים א-ב" w:date="2026-10-05T11:51:54Z">
        <w:r>
          <w:rPr>
            <w:rtl/>
          </w:rPr>
          <w:delText xml:space="preserve">אמר</w:delText>
        </w:r>
      </w:del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</w:t>
      </w:r>
      <w:ins w:id="92146" w:author="עורך - פרקים א-ב" w:date="2026-10-05T11:51:54Z">
        <w:r>
          <w:rPr>
            <w:rtl/>
          </w:rPr>
          <w:t xml:space="preserve">שונה</w:t>
        </w:r>
      </w:ins>
      <w:del w:id="92147" w:author="עורך - פרקים א-ב" w:date="2026-10-05T11:51:54Z">
        <w:r>
          <w:rPr>
            <w:rtl/>
          </w:rPr>
          <w:delText xml:space="preserve">שאני</w:delText>
        </w:r>
      </w:del>
      <w:r>
        <w:rPr>
          <w:rtl/>
        </w:rPr>
        <w:t xml:space="preserve"> </w:t>
      </w:r>
      <w:ins w:id="93229" w:author="מנוע מכני" w:date="2026-10-05T11:32:12Z">
        <w:ins w:id="92144" w:author="עורך - פרקים א-ב" w:date="2026-10-05T11:51:54Z">
          <w:r>
            <w:rPr>
              <w:rtl/>
            </w:rPr>
            <w:t xml:space="preserve">כאן,</w:t>
          </w:r>
        </w:ins>
        <w:del w:id="92145" w:author="עורך - פרקים א-ב" w:date="2026-10-05T11:51:54Z">
          <w:r>
            <w:rPr>
              <w:rtl/>
            </w:rPr>
            <w:delText xml:space="preserve">כאן</w:delText>
          </w:r>
        </w:del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2142" w:author="עורך - פרקים א-ב" w:date="2026-10-05T11:51:54Z">
        <w:r>
          <w:rPr>
            <w:rtl/>
          </w:rPr>
          <w:t xml:space="preserve">שכתוב</w:t>
        </w:r>
      </w:ins>
      <w:del w:id="92143" w:author="עורך - פרקים א-ב" w:date="2026-10-05T11:51:54Z">
        <w:r>
          <w:rPr>
            <w:rtl/>
          </w:rPr>
          <w:delText xml:space="preserve">דכתיב</w:delText>
        </w:r>
      </w:del>
      <w:r>
        <w:rPr>
          <w:rtl/>
        </w:rPr>
        <w:t xml:space="preserve">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ins w:id="90123" w:author="מנוע סמנטי" w:date="2026-10-05T11:39:44Z">
        <w:r>
          <w:rPr>
            <w:rStyle w:val="afffff0"/>
            <w:rtl/>
          </w:rPr>
          <w:t xml:space="preserve">לְדוֹרוֹתֵיכֶם</w:t>
        </w:r>
      </w:ins>
      <w:del w:id="90124" w:author="מנוע סמנטי" w:date="2026-10-05T11:39:44Z">
        <w:r>
          <w:rPr>
            <w:rtl/>
          </w:rPr>
          <w:delText xml:space="preserve">לדורותיכם</w:delText>
        </w:r>
      </w:del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ins w:id="92162" w:author="עורך - פרקים א-ב" w:date="2026-10-05T11:51:54Z">
        <w:r>
          <w:rPr>
            <w:rtl/>
          </w:rPr>
          <w:t xml:space="preserve">ואין</w:t>
        </w:r>
      </w:ins>
      <w:del w:id="92163" w:author="עורך - פרקים א-ב" w:date="2026-10-05T11:51:54Z">
        <w:r>
          <w:rPr>
            <w:rtl/>
          </w:rPr>
          <w:delText xml:space="preserve">ו</w:delText>
        </w:r>
        <w:r w:rsidR="008443E2">
          <w:rPr>
            <w:rFonts w:hint="cs"/>
            <w:rtl/>
          </w:rPr>
          <w:delText xml:space="preserve">לא</w:delText>
        </w:r>
      </w:del>
      <w:r w:rsidR="008443E2">
        <w:rPr>
          <w:rFonts w:hint="cs"/>
          <w:rtl/>
        </w:rPr>
        <w:t xml:space="preserve"> </w:t>
      </w:r>
      <w:ins w:id="92160" w:author="עורך - פרקים א-ב" w:date="2026-10-05T11:51:54Z">
        <w:r>
          <w:rPr>
            <w:rFonts w:hint="cs"/>
            <w:rtl/>
          </w:rPr>
          <w:t xml:space="preserve">לומדים</w:t>
        </w:r>
      </w:ins>
      <w:del w:id="92161" w:author="עורך - פרקים א-ב" w:date="2026-10-05T11:51:54Z">
        <w:r w:rsidR="008443E2">
          <w:rPr>
            <w:rFonts w:hint="cs"/>
            <w:rtl/>
          </w:rPr>
          <w:delText xml:space="preserve">גמרי'</w:delText>
        </w:r>
      </w:del>
      <w:r w:rsidR="008443E2">
        <w:rPr>
          <w:rFonts w:hint="cs"/>
          <w:rtl/>
        </w:rPr>
        <w:t xml:space="preserve"> </w:t>
      </w:r>
      <w:ins w:id="93231" w:author="מנוע מכני" w:date="2026-10-05T11:32:12Z">
        <w:ins w:id="92158" w:author="עורך - פרקים א-ב" w:date="2026-10-05T11:51:54Z">
          <w:r>
            <w:rPr>
              <w:rFonts w:hint="cs"/>
              <w:rtl/>
            </w:rPr>
            <w:t xml:space="preserve">משם,</w:t>
          </w:r>
        </w:ins>
        <w:del w:id="92159" w:author="עורך - פרקים א-ב" w:date="2026-10-05T11:51:54Z">
          <w:r>
            <w:rPr>
              <w:rFonts w:hint="cs"/>
              <w:rtl/>
            </w:rPr>
            <w:delText xml:space="preserve">משם</w:delText>
          </w:r>
        </w:del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</w:t>
      </w:r>
      <w:ins w:id="92156" w:author="עורך - פרקים א-ב" w:date="2026-10-05T11:51:54Z">
        <w:r>
          <w:rPr>
            <w:rFonts w:hint="cs"/>
            <w:rtl/>
          </w:rPr>
          <w:t xml:space="preserve">ששם עיקר</w:t>
        </w:r>
      </w:ins>
      <w:del w:id="92157" w:author="עורך - פרקים א-ב" w:date="2026-10-05T11:51:54Z">
        <w:r w:rsidR="008443E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עיקר</w:delText>
        </w:r>
      </w:del>
      <w:r>
        <w:rPr>
          <w:rtl/>
        </w:rPr>
        <w:t xml:space="preserve">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3487" w:author="עורך - פרקים א-ב" w:date="2026-10-05T11:51:54Z"/>
        </w:rPr>
      </w:pPr>
      <w:r>
        <w:t xml:space="preserve">נתנו לכהן כו':</w:t>
      </w:r>
    </w:p>
    <w:p>
      <w:pPr>
        <w:pStyle w:val="afffff8"/>
        <w:rPr>
          <w:ins w:id="93574" w:author="עורך - פרקים א-ב" w:date="2026-10-05T11:51:54Z"/>
        </w:rPr>
      </w:pPr>
      <w:ins w:id="93575" w:author="עורך - פרקים א-ב" w:date="2026-10-05T11:51:54Z">
        <w:r>
          <w:rPr>
            <w:color w:val="7B3F00"/>
          </w:rPr>
          <w:t xml:space="preserve">נחשדו הכהנים על פטרי חמורים</w:t>
        </w:r>
      </w:ins>
    </w:p>
    <w:p w14:paraId="7342EEDC" w14:textId="77777777" w:rsidR="008443E2" w:rsidRDefault="00F63065" w:rsidP="0057284B">
      <w:pPr>
        <w:jc w:val="center"/>
        <w:rPr>
          <w:rtl/>
        </w:rPr>
      </w:pPr>
      <w:del w:id="93488" w:author="עורך - פרקים א-ב" w:date="2026-10-05T11:51:54Z">
        <w:r>
          <w:rPr>
            <w:rtl/>
          </w:rPr>
          <w:delText xml:space="preserve"> </w:delText>
        </w:r>
      </w:del>
      <w:ins w:id="92168" w:author="עורך - פרקים א-ב" w:date="2026-10-05T11:51:54Z">
        <w:r>
          <w:rPr>
            <w:rtl/>
          </w:rPr>
          <w:t xml:space="preserve">שנינו</w:t>
        </w:r>
      </w:ins>
      <w:del w:id="92169" w:author="עורך - פרקים א-ב" w:date="2026-10-05T11:51:54Z">
        <w:r>
          <w:rPr>
            <w:rtl/>
          </w:rPr>
          <w:delText xml:space="preserve">תנינא</w:delText>
        </w:r>
      </w:del>
      <w:r>
        <w:rPr>
          <w:rtl/>
        </w:rPr>
        <w:t xml:space="preserve"> </w:t>
      </w:r>
      <w:ins w:id="92166" w:author="עורך - פרקים א-ב" w:date="2026-10-05T11:51:54Z">
        <w:r>
          <w:rPr>
            <w:rtl/>
          </w:rPr>
          <w:t xml:space="preserve">את</w:t>
        </w:r>
      </w:ins>
      <w:del w:id="92167" w:author="עורך - פרקים א-ב" w:date="2026-10-05T11:51:54Z">
        <w:r>
          <w:rPr>
            <w:rtl/>
          </w:rPr>
          <w:delText xml:space="preserve">להא,</w:delText>
        </w:r>
      </w:del>
      <w:r>
        <w:rPr>
          <w:rtl/>
        </w:rPr>
        <w:t xml:space="preserve"> </w:t>
      </w:r>
      <w:ins w:id="92164" w:author="עורך - פרקים א-ב" w:date="2026-10-05T11:51:54Z">
        <w:r>
          <w:rPr>
            <w:rtl/>
          </w:rPr>
          <w:t xml:space="preserve">זו, שת"ר:</w:t>
        </w:r>
      </w:ins>
      <w:del w:id="92165" w:author="עורך - פרקים א-ב" w:date="2026-10-05T11:51:54Z">
        <w:r>
          <w:rPr>
            <w:rtl/>
          </w:rPr>
          <w:delText xml:space="preserve">דת"ר:</w:delText>
        </w:r>
      </w:del>
      <w:r>
        <w:rPr>
          <w:rtl/>
        </w:rPr>
        <w:t xml:space="preserve">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</w:t>
      </w:r>
      <w:ins w:id="92171" w:author="עורך - פרקים א-ב" w:date="2026-10-05T11:51:54Z">
        <w:r>
          <w:rPr>
            <w:rtl/>
          </w:rPr>
          <w:t xml:space="preserve">חמורים</w:t>
        </w:r>
      </w:ins>
      <w:del w:id="92172" w:author="עורך - פרקים א-ב" w:date="2026-10-05T11:51:54Z">
        <w:r w:rsidR="00F63065">
          <w:rPr>
            <w:rtl/>
          </w:rPr>
          <w:delText xml:space="preserve">חמורים</w:delText>
        </w:r>
        <w:r>
          <w:rPr>
            <w:rtl/>
          </w:rPr>
          <w:delText xml:space="preserve">,</w:delText>
        </w:r>
        <w:r w:rsidR="00F63065">
          <w:rPr>
            <w:rtl/>
          </w:rPr>
          <w:delText xml:space="preserve">פשיטא!</w:delText>
        </w:r>
      </w:del>
      <w:ins w:id="96051" w:author="מנוע מכני" w:date="2026-10-05T11:32:12Z"/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</w:t>
      </w:r>
      <w:ins w:id="92170" w:author="עורך - פרקים א-ב" w:date="2026-10-05T11:51:54Z">
        <w:r>
          <w:rPr>
            <w:rStyle w:val="afffffe"/>
            <w:rtl/>
          </w:rPr>
          <w:t xml:space="preserve">להשתמש בהם</w:t>
        </w:r>
        <w:r>
          <w:rPr>
            <w:rtl/>
          </w:rPr>
          <w:t xml:space="preserve">, פשיטא! </w:t>
        </w:r>
      </w:ins>
    </w:p>
    <w:p w14:paraId="4847D9D6" w14:textId="77777777" w:rsidR="00D20CD7" w:rsidRDefault="008443E2" w:rsidP="00C5567C">
      <w:pPr>
        <w:pStyle w:val="a"/>
        <w:rPr>
          <w:rtl/>
        </w:rPr>
      </w:pPr>
      <w:ins w:id="92189" w:author="עורך - פרקים א-ב" w:date="2026-10-05T11:51:54Z">
        <w:r>
          <w:rPr>
            <w:rtl/>
          </w:rPr>
          <w:t xml:space="preserve">שמא</w:t>
        </w:r>
      </w:ins>
      <w:del w:id="92190" w:author="עורך - פרקים א-ב" w:date="2026-10-05T11:51:54Z">
        <w:r>
          <w:rPr>
            <w:rtl/>
          </w:rPr>
          <w:delText xml:space="preserve">מהו</w:delText>
        </w:r>
      </w:del>
      <w:r>
        <w:rPr>
          <w:rtl/>
        </w:rPr>
        <w:t xml:space="preserve"> </w:t>
      </w:r>
      <w:ins w:id="92187" w:author="עורך - פרקים א-ב" w:date="2026-10-05T11:51:54Z">
        <w:r>
          <w:rPr>
            <w:rtl/>
          </w:rPr>
          <w:t xml:space="preserve">תאמר:</w:t>
        </w:r>
      </w:ins>
      <w:del w:id="92188" w:author="עורך - פרקים א-ב" w:date="2026-10-05T11:51:54Z">
        <w:r>
          <w:rPr>
            <w:rtl/>
          </w:rPr>
          <w:delText xml:space="preserve">דתימא:</w:delText>
        </w:r>
      </w:del>
      <w:r>
        <w:rPr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ins w:id="92185" w:author="עורך - פרקים א-ב" w:date="2026-10-05T11:51:54Z">
          <w:r>
            <w:rPr>
              <w:rtl/>
            </w:rPr>
            <w:t xml:space="preserve">במקום</w:t>
          </w:r>
        </w:ins>
        <w:del w:id="92186" w:author="עורך - פרקים א-ב" w:date="2026-10-05T11:51:54Z">
          <w:r>
            <w:rPr>
              <w:rtl/>
            </w:rPr>
            <w:delText xml:space="preserve">מקום</w:delText>
          </w:r>
        </w:del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</w:t>
      </w:r>
      <w:ins w:id="92183" w:author="עורך - פרקים א-ב" w:date="2026-10-05T11:51:54Z">
        <w:r>
          <w:rPr>
            <w:rtl/>
          </w:rPr>
          <w:t xml:space="preserve">שמוחזק</w:t>
        </w:r>
      </w:ins>
      <w:del w:id="92184" w:author="עורך - פרקים א-ב" w:date="2026-10-05T11:51:54Z">
        <w:r w:rsidR="00F63065">
          <w:rPr>
            <w:rtl/>
          </w:rPr>
          <w:delText xml:space="preserve">דמחזק</w:delText>
        </w:r>
      </w:del>
      <w:r w:rsidR="00F63065">
        <w:rPr>
          <w:rtl/>
        </w:rPr>
        <w:t xml:space="preserve"> </w:t>
      </w:r>
      <w:ins w:id="92181" w:author="עורך - פרקים א-ב" w:date="2026-10-05T11:51:54Z">
        <w:r>
          <w:rPr>
            <w:rtl/>
          </w:rPr>
          <w:t xml:space="preserve">לנו</w:t>
        </w:r>
      </w:ins>
      <w:del w:id="92182" w:author="עורך - פרקים א-ב" w:date="2026-10-05T11:51:54Z">
        <w:r w:rsidR="00F63065">
          <w:rPr>
            <w:rtl/>
          </w:rPr>
          <w:delText xml:space="preserve">לן</w:delText>
        </w:r>
      </w:del>
      <w:r w:rsidR="00F63065">
        <w:rPr>
          <w:rtl/>
        </w:rPr>
        <w:t xml:space="preserve"> </w:t>
      </w:r>
      <w:ins w:id="92179" w:author="עורך - פרקים א-ב" w:date="2026-10-05T11:51:54Z">
        <w:r>
          <w:rPr>
            <w:rtl/>
          </w:rPr>
          <w:t xml:space="preserve">שאירע,</w:t>
        </w:r>
      </w:ins>
      <w:del w:id="92180" w:author="עורך - פרקים א-ב" w:date="2026-10-05T11:51:54Z">
        <w:r w:rsidR="00F63065">
          <w:rPr>
            <w:rtl/>
          </w:rPr>
          <w:delText xml:space="preserve">דמיקרי,</w:delText>
        </w:r>
      </w:del>
      <w:r w:rsidR="00F63065">
        <w:rPr>
          <w:rtl/>
        </w:rPr>
        <w:t xml:space="preserve"> אבל </w:t>
      </w:r>
      <w:ins w:id="92177" w:author="עורך - פרקים א-ב" w:date="2026-10-05T11:51:54Z">
        <w:r>
          <w:rPr>
            <w:rtl/>
          </w:rPr>
          <w:t xml:space="preserve">בסתם</w:t>
        </w:r>
      </w:ins>
      <w:del w:id="92178" w:author="עורך - פרקים א-ב" w:date="2026-10-05T11:51:54Z">
        <w:r w:rsidR="00F63065">
          <w:rPr>
            <w:rtl/>
          </w:rPr>
          <w:delText xml:space="preserve">בסתמא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</w:t>
      </w:r>
      <w:ins w:id="92175" w:author="עורך - פרקים א-ב" w:date="2026-10-05T11:51:54Z">
        <w:r>
          <w:rPr>
            <w:rtl/>
          </w:rPr>
          <w:t xml:space="preserve">שמורה</w:t>
        </w:r>
      </w:ins>
      <w:del w:id="92176" w:author="עורך - פרקים א-ב" w:date="2026-10-05T11:51:54Z">
        <w:r w:rsidR="00F63065">
          <w:rPr>
            <w:rtl/>
          </w:rPr>
          <w:delText xml:space="preserve">דמורה</w:delText>
        </w:r>
      </w:del>
      <w:r w:rsidR="00F63065">
        <w:rPr>
          <w:rtl/>
        </w:rPr>
        <w:t xml:space="preserve"> בה </w:t>
      </w:r>
      <w:ins w:id="92173" w:author="עורך - פרקים א-ב" w:date="2026-10-05T11:51:54Z">
        <w:r>
          <w:rPr>
            <w:rtl/>
          </w:rPr>
          <w:t xml:space="preserve">היתר:</w:t>
        </w:r>
      </w:ins>
      <w:del w:id="92174" w:author="עורך - פרקים א-ב" w:date="2026-10-05T11:51:54Z">
        <w:r w:rsidR="00F63065">
          <w:rPr>
            <w:rtl/>
          </w:rPr>
          <w:delText xml:space="preserve">היתירא:</w:delText>
        </w:r>
      </w:del>
      <w:r w:rsidR="00F63065">
        <w:rPr>
          <w:rtl/>
        </w:rPr>
        <w:t xml:space="preserve">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76" w:author="עורך - פרקים א-ב" w:date="2026-10-05T11:51:54Z"/>
        </w:rPr>
      </w:pPr>
      <w:ins w:id="93577" w:author="עורך - פרקים א-ב" w:date="2026-10-05T11:51:54Z">
        <w:r>
          <w:rPr>
            <w:color w:val="7B3F00"/>
          </w:rPr>
          <w:t xml:space="preserve">אחריות הפדיון - היקש לבכור אדם לפדייה בלבד</w:t>
        </w:r>
      </w:ins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ins w:id="92195" w:author="עורך - פרקים א-ב" w:date="2026-10-05T11:51:54Z">
        <w:r>
          <w:rPr>
            <w:rFonts w:hint="cs"/>
            <w:rtl/>
          </w:rPr>
          <w:t xml:space="preserve">טעם</w:t>
        </w:r>
      </w:ins>
      <w:del w:id="92196" w:author="עורך - פרקים א-ב" w:date="2026-10-05T11:51:54Z">
        <w:r w:rsidR="00F56E1E">
          <w:rPr>
            <w:rFonts w:hint="cs"/>
            <w:rtl/>
          </w:rPr>
          <w:delText xml:space="preserve">טעמא</w:delText>
        </w:r>
      </w:del>
      <w:r w:rsidR="00F56E1E">
        <w:rPr>
          <w:rFonts w:hint="cs"/>
          <w:rtl/>
        </w:rPr>
        <w:t xml:space="preserve"> </w:t>
      </w:r>
      <w:ins w:id="92193" w:author="עורך - פרקים א-ב" w:date="2026-10-05T11:51:54Z">
        <w:r>
          <w:rPr>
            <w:rStyle w:val="2fb"/>
            <w:rFonts w:hint="cs"/>
            <w:rtl/>
          </w:rPr>
          <w:t xml:space="preserve">ר"א</w:t>
        </w:r>
      </w:ins>
      <w:del w:id="92194" w:author="עורך - פרקים א-ב" w:date="2026-10-05T11:51:54Z">
        <w:r w:rsidR="00F56E1E"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ר"א</w:delText>
        </w:r>
      </w:del>
      <w:ins w:id="90665" w:author="מנוע מכני" w:date="2026-10-05T11:32:12Z"/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</w:t>
      </w:r>
      <w:ins w:id="92191" w:author="עורך - פרקים א-ב" w:date="2026-10-05T11:51:54Z">
        <w:r>
          <w:rPr>
            <w:rFonts w:hint="cs"/>
            <w:rtl/>
          </w:rPr>
          <w:t xml:space="preserve">- 'אַךְ</w:t>
        </w:r>
      </w:ins>
      <w:del w:id="92192" w:author="עורך - פרקים א-ב" w:date="2026-10-05T11:51:54Z">
        <w:r w:rsidR="00F56E1E">
          <w:rPr>
            <w:rFonts w:hint="cs"/>
            <w:rtl/>
          </w:rPr>
          <w:delText xml:space="preserve">ד'</w:delText>
        </w:r>
        <w:r>
          <w:rPr>
            <w:rStyle w:val="afffff0"/>
            <w:rtl/>
          </w:rPr>
          <w:delText xml:space="preserve">אַךְ</w:delText>
        </w:r>
      </w:del>
      <w:ins w:id="90125" w:author="מנוע סמנטי" w:date="2026-10-05T11:39:44Z">
        <w:r>
          <w:rPr>
            <w:rStyle w:val="afffff0"/>
            <w:rtl/>
          </w:rPr>
          <w:t xml:space="preserve"> פָּדֹה תִפְדֶּה וְגוֹ</w:t>
        </w:r>
      </w:ins>
      <w:del w:id="90126" w:author="מנוע סמנטי" w:date="2026-10-05T11:39:44Z">
        <w:r>
          <w:rPr>
            <w:rtl/>
          </w:rPr>
          <w:delText xml:space="preserve">אך פדה תפדה וגו</w:delText>
        </w:r>
      </w:del>
      <w:r>
        <w:rPr>
          <w:rtl/>
        </w:rPr>
        <w:t xml:space="preserve">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2209" w:author="עורך - פרקים א-ב" w:date="2026-10-05T11:51:54Z">
        <w:r>
          <w:rPr>
            <w:rtl/>
          </w:rPr>
          <w:t xml:space="preserve"> כן,</w:t>
        </w:r>
      </w:ins>
      <w:ins w:id="97749" w:author="מנוע מכני" w:date="2026-10-05T11:32:12Z">
        <w:r>
          <w:rPr>
            <w:rtl/>
          </w:rPr>
          <w:t xml:space="preserve">אם</w:t>
        </w:r>
        <w:r>
          <w:rPr>
            <w:rtl/>
          </w:rPr>
          <w:t xml:space="preserve">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</w:t>
      </w:r>
      <w:ins w:id="92207" w:author="עורך - פרקים א-ב" w:date="2026-10-05T11:51:54Z">
        <w:r>
          <w:rPr>
            <w:rtl/>
          </w:rPr>
          <w:t xml:space="preserve">מותר!</w:t>
        </w:r>
      </w:ins>
      <w:del w:id="92208" w:author="עורך - פרקים א-ב" w:date="2026-10-05T11:51:54Z">
        <w:r>
          <w:rPr>
            <w:rtl/>
          </w:rPr>
          <w:delText xml:space="preserve">מותר?</w:delText>
        </w:r>
      </w:del>
      <w:r>
        <w:rPr>
          <w:rtl/>
        </w:rPr>
        <w:t xml:space="preserve"> </w:t>
      </w:r>
      <w:ins w:id="92205" w:author="עורך - פרקים א-ב" w:date="2026-10-05T11:51:54Z">
        <w:r>
          <w:rPr>
            <w:rtl/>
          </w:rPr>
          <w:t xml:space="preserve">ואם</w:t>
        </w:r>
      </w:ins>
      <w:del w:id="92206" w:author="עורך - פרקים א-ב" w:date="2026-10-05T11:51:54Z">
        <w:r>
          <w:rPr>
            <w:rtl/>
          </w:rPr>
          <w:delText xml:space="preserve">וכי</w:delText>
        </w:r>
      </w:del>
      <w:r>
        <w:rPr>
          <w:rtl/>
        </w:rPr>
        <w:t xml:space="preserve"> </w:t>
      </w:r>
      <w:ins w:id="92203" w:author="עורך - פרקים א-ב" w:date="2026-10-05T11:51:54Z">
        <w:r>
          <w:rPr>
            <w:rtl/>
          </w:rPr>
          <w:t xml:space="preserve">תאמר</w:t>
        </w:r>
      </w:ins>
      <w:del w:id="92204" w:author="עורך - פרקים א-ב" w:date="2026-10-05T11:51:54Z">
        <w:r>
          <w:rPr>
            <w:rtl/>
          </w:rPr>
          <w:delText xml:space="preserve">תימא</w:delText>
        </w:r>
      </w:del>
      <w:r>
        <w:rPr>
          <w:rtl/>
        </w:rPr>
        <w:t xml:space="preserve"> </w:t>
      </w:r>
      <w:ins w:id="92201" w:author="עורך - פרקים א-ב" w:date="2026-10-05T11:51:54Z">
        <w:r>
          <w:rPr>
            <w:rtl/>
          </w:rPr>
          <w:t xml:space="preserve">אכן</w:t>
        </w:r>
      </w:ins>
      <w:del w:id="92202" w:author="עורך - פרקים א-ב" w:date="2026-10-05T11:51:54Z">
        <w:r>
          <w:rPr>
            <w:rtl/>
          </w:rPr>
          <w:delText xml:space="preserve">ה"נ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</w:t>
      </w:r>
      <w:ins w:id="92199" w:author="עורך - פרקים א-ב" w:date="2026-10-05T11:51:54Z">
        <w:r>
          <w:rPr>
            <w:rtl/>
          </w:rPr>
          <w:t xml:space="preserve">כן, והרי שנינו:</w:t>
        </w:r>
      </w:ins>
      <w:del w:id="92200" w:author="עורך - פרקים א-ב" w:date="2026-10-05T11:51:54Z">
        <w:r>
          <w:rPr>
            <w:rtl/>
          </w:rPr>
          <w:delText xml:space="preserve">והתנן</w:delText>
        </w:r>
      </w:del>
      <w:r>
        <w:rPr>
          <w:rtl/>
        </w:rPr>
        <w:t xml:space="preserve">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2197" w:author="עורך - פרקים א-ב" w:date="2026-10-05T11:51:54Z">
        <w:r>
          <w:rPr>
            <w:rtl/>
          </w:rPr>
          <w:t xml:space="preserve">משום שאסור</w:t>
        </w:r>
      </w:ins>
      <w:del w:id="92198" w:author="עורך - פרקים א-ב" w:date="2026-10-05T11:51:54Z">
        <w:r>
          <w:rPr>
            <w:rtl/>
          </w:rPr>
          <w:delText xml:space="preserve">דאסור</w:delText>
        </w:r>
      </w:del>
      <w:r>
        <w:rPr>
          <w:rtl/>
        </w:rPr>
        <w:t xml:space="preserve">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</w:t>
      </w:r>
      <w:ins w:id="92216" w:author="עורך - פרקים א-ב" w:date="2026-10-05T11:51:54Z">
        <w:r>
          <w:rPr>
            <w:rtl/>
          </w:rPr>
          <w:t xml:space="preserve">אדם.</w:t>
        </w:r>
      </w:ins>
      <w:del w:id="92217" w:author="עורך - פרקים א-ב" w:date="2026-10-05T11:51:54Z">
        <w:r>
          <w:rPr>
            <w:rtl/>
          </w:rPr>
          <w:delText xml:space="preserve">אדם</w:delText>
        </w:r>
        <w:r>
          <w:rPr>
            <w:rtl/>
          </w:rPr>
          <w:delText xml:space="preserve">,</w:delText>
        </w:r>
      </w:del>
      <w:ins w:id="96063" w:author="מנוע מכני" w:date="2026-10-05T11:32:12Z"/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ins w:id="92214" w:author="עורך - פרקים א-ב" w:date="2026-10-05T11:51:54Z">
        <w:r>
          <w:rPr>
            <w:rtl/>
          </w:rPr>
          <w:t xml:space="preserve">אלא,</w:t>
        </w:r>
      </w:ins>
      <w:del w:id="92215" w:author="עורך - פרקים א-ב" w:date="2026-10-05T11:51:54Z">
        <w:r>
          <w:rPr>
            <w:rtl/>
          </w:rPr>
          <w:delText xml:space="preserve">אלא</w:delText>
        </w:r>
      </w:del>
      <w:r>
        <w:rPr>
          <w:rtl/>
        </w:rPr>
        <w:t xml:space="preserve"> אדם בכור הוא </w:t>
      </w:r>
      <w:ins w:id="92212" w:author="עורך - פרקים א-ב" w:date="2026-10-05T11:51:54Z">
        <w:r>
          <w:rPr>
            <w:rtl/>
          </w:rPr>
          <w:t xml:space="preserve">שצריך</w:t>
        </w:r>
      </w:ins>
      <w:del w:id="92213" w:author="עורך - פרקים א-ב" w:date="2026-10-05T11:51:54Z">
        <w:r>
          <w:rPr>
            <w:rtl/>
          </w:rPr>
          <w:delText xml:space="preserve">דבעי</w:delText>
        </w:r>
      </w:del>
      <w:r>
        <w:rPr>
          <w:rtl/>
        </w:rPr>
        <w:t xml:space="preserve"> קבורה, </w:t>
      </w:r>
      <w:ins w:id="92210" w:author="עורך - פרקים א-ב" w:date="2026-10-05T11:51:54Z">
        <w:r>
          <w:rPr>
            <w:rtl/>
          </w:rPr>
          <w:t xml:space="preserve">ופשוט</w:t>
        </w:r>
      </w:ins>
      <w:del w:id="92211" w:author="עורך - פרקים א-ב" w:date="2026-10-05T11:51:54Z">
        <w:r>
          <w:rPr>
            <w:rtl/>
          </w:rPr>
          <w:delText xml:space="preserve">פשוט</w:delText>
        </w:r>
      </w:del>
      <w:r>
        <w:rPr>
          <w:rtl/>
        </w:rPr>
        <w:t xml:space="preserve">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</w:t>
      </w:r>
      <w:ins w:id="92218" w:author="עורך - פרקים א-ב" w:date="2026-10-05T11:51:54Z">
        <w:r>
          <w:rPr>
            <w:rStyle w:val="afffffe"/>
            <w:rtl/>
          </w:rPr>
          <w:t xml:space="preserve">להתירו</w:t>
        </w:r>
        <w:r>
          <w:rPr>
            <w:rtl/>
          </w:rPr>
          <w:t xml:space="preserve"> </w:t>
        </w:r>
      </w:ins>
      <w:r>
        <w:rPr>
          <w:rtl/>
        </w:rPr>
        <w:t xml:space="preserve">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ins w:id="90127" w:author="מנוע סמנטי" w:date="2026-10-05T11:39:44Z">
        <w:r>
          <w:rPr>
            <w:rStyle w:val="afffff0"/>
            <w:rtl/>
          </w:rPr>
          <w:t xml:space="preserve">אַךְ פָּדֹה תִפְדֶּה</w:t>
        </w:r>
      </w:ins>
      <w:del w:id="90128" w:author="מנוע סמנטי" w:date="2026-10-05T11:39:44Z">
        <w:r>
          <w:rPr>
            <w:rtl/>
          </w:rPr>
          <w:delText xml:space="preserve">אך פדה תפדה</w:delText>
        </w:r>
      </w:del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afffff8"/>
        <w:rPr>
          <w:ins w:id="93578" w:author="עורך - פרקים א-ב" w:date="2026-10-05T11:51:54Z"/>
        </w:rPr>
      </w:pPr>
      <w:ins w:id="93579" w:author="עורך - פרקים א-ב" w:date="2026-10-05T11:51:54Z">
        <w:r>
          <w:rPr>
            <w:color w:val="7B3F00"/>
          </w:rPr>
          <w:t xml:space="preserve">זמן פדיון פטר חמור</w:t>
        </w:r>
      </w:ins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</w:t>
      </w:r>
      <w:ins w:id="92221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לאלתר</w:t>
        </w:r>
      </w:ins>
      <w:r>
        <w:rPr>
          <w:rtl/>
        </w:rPr>
        <w:t xml:space="preserve">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</w:t>
      </w:r>
      <w:ins w:id="92219" w:author="עורך - פרקים א-ב" w:date="2026-10-05T11:51:54Z">
        <w:r>
          <w:rPr>
            <w:rtl/>
          </w:rPr>
          <w:t xml:space="preserve">שבנו,</w:t>
        </w:r>
      </w:ins>
      <w:del w:id="92220" w:author="עורך - פרקים א-ב" w:date="2026-10-05T11:51:54Z">
        <w:r>
          <w:rPr>
            <w:rtl/>
          </w:rPr>
          <w:delText xml:space="preserve">דבנו,</w:delText>
        </w:r>
      </w:del>
      <w:r>
        <w:rPr>
          <w:rtl/>
        </w:rPr>
        <w:t xml:space="preserve"> אם פדאו - אינו פדוי? </w:t>
      </w:r>
    </w:p>
    <w:p w14:paraId="03AD4E03" w14:textId="77777777" w:rsidR="0010269E" w:rsidRDefault="00F63065" w:rsidP="00F63065">
      <w:pPr>
        <w:rPr>
          <w:rtl/>
        </w:rPr>
      </w:pPr>
      <w:ins w:id="92222" w:author="עורך - פרקים א-ב" w:date="2026-10-05T11:51:54Z">
        <w:r>
          <w:rPr>
            <w:rtl/>
          </w:rPr>
          <w:t xml:space="preserve">והרי נאמר:</w:t>
        </w:r>
      </w:ins>
      <w:del w:id="92223" w:author="עורך - פרקים א-ב" w:date="2026-10-05T11:51:54Z">
        <w:r>
          <w:rPr>
            <w:rtl/>
          </w:rPr>
          <w:lastRenderedPageBreak/>
          <w:delText xml:space="preserve">והאיתמר:</w:delText>
        </w:r>
      </w:del>
      <w:r>
        <w:rPr>
          <w:rtl/>
        </w:rPr>
        <w:lastRenderedPageBreak/>
        <w:t xml:space="preserve">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ins w:id="92228" w:author="עורך - פרקים א-ב" w:date="2026-10-05T11:51:54Z">
          <w:r>
            <w:rPr>
              <w:rtl/>
            </w:rPr>
            <w:t xml:space="preserve">הרי</w:t>
          </w:r>
        </w:ins>
        <w:del w:id="92229" w:author="עורך - פרקים א-ב" w:date="2026-10-05T11:51:54Z">
          <w:r>
            <w:rPr>
              <w:rtl/>
            </w:rPr>
            <w:delText xml:space="preserve">לא</w:delText>
          </w:r>
        </w:del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2226" w:author="עורך - פרקים א-ב" w:date="2026-10-05T11:51:54Z">
        <w:r>
          <w:rPr>
            <w:rtl/>
          </w:rPr>
          <w:t xml:space="preserve">נאמר</w:t>
        </w:r>
      </w:ins>
      <w:del w:id="92227" w:author="עורך - פרקים א-ב" w:date="2026-10-05T11:51:54Z">
        <w:r>
          <w:rPr>
            <w:rtl/>
          </w:rPr>
          <w:delText xml:space="preserve">איתמר</w:delText>
        </w:r>
      </w:del>
      <w:r>
        <w:rPr>
          <w:rtl/>
        </w:rPr>
        <w:t xml:space="preserve"> </w:t>
      </w:r>
      <w:ins w:id="92224" w:author="עורך - פרקים א-ב" w:date="2026-10-05T11:51:54Z">
        <w:r>
          <w:rPr>
            <w:rtl/>
          </w:rPr>
          <w:t xml:space="preserve">עליה,</w:t>
        </w:r>
      </w:ins>
      <w:del w:id="92225" w:author="עורך - פרקים א-ב" w:date="2026-10-05T11:51:54Z">
        <w:r>
          <w:rPr>
            <w:rtl/>
          </w:rPr>
          <w:delText xml:space="preserve">עלה,</w:delText>
        </w:r>
      </w:del>
      <w:r>
        <w:rPr>
          <w:rtl/>
        </w:rPr>
        <w:t xml:space="preserve">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ins w:id="92232" w:author="עורך - פרקים א-ב" w:date="2026-10-05T11:51:54Z">
          <w:r>
            <w:rPr>
              <w:rtl/>
            </w:rPr>
            <w:t xml:space="preserve">שלכ"ע</w:t>
          </w:r>
        </w:ins>
        <w:del w:id="92233" w:author="עורך - פרקים א-ב" w:date="2026-10-05T11:51:54Z">
          <w:r>
            <w:rPr>
              <w:rtl/>
            </w:rPr>
            <w:delText xml:space="preserve">דלכ"ע</w:delText>
          </w:r>
        </w:del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</w:t>
      </w:r>
      <w:ins w:id="92230" w:author="עורך - פרקים א-ב" w:date="2026-10-05T11:51:54Z">
        <w:r>
          <w:rPr>
            <w:rtl/>
          </w:rPr>
          <w:t xml:space="preserve">עליו </w:t>
        </w:r>
        <w:r>
          <w:rPr>
            <w:rStyle w:val="afffffe"/>
            <w:rtl/>
          </w:rPr>
          <w:t xml:space="preserve">עד שלשים</w:t>
        </w:r>
        <w:r>
          <w:rPr>
            <w:rtl/>
          </w:rPr>
          <w:t xml:space="preserve">.</w:t>
        </w:r>
      </w:ins>
      <w:del w:id="92231" w:author="עורך - פרקים א-ב" w:date="2026-10-05T11:51:54Z">
        <w:r>
          <w:rPr>
            <w:rtl/>
          </w:rPr>
          <w:delText xml:space="preserve">עליו</w:delText>
        </w:r>
        <w:r w:rsidR="0057284B">
          <w:rPr>
            <w:rtl/>
          </w:rPr>
          <w:delText xml:space="preserve">.</w:delText>
        </w:r>
      </w:del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ins w:id="92234" w:author="עורך - פרקים א-ב" w:date="2026-10-05T11:51:54Z">
          <w:r>
            <w:rPr>
              <w:rtl/>
            </w:rPr>
            <w:t xml:space="preserve">האם</w:t>
          </w:r>
        </w:ins>
        <w:del w:id="92235" w:author="עורך - פרקים א-ב" w:date="2026-10-05T11:51:54Z">
          <w:r>
            <w:rPr>
              <w:rtl/>
            </w:rPr>
            <w:delText xml:space="preserve">מה</w:delText>
          </w:r>
        </w:del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ins w:id="92239" w:author="עורך - פרקים א-ב" w:date="2026-10-05T11:51:54Z">
          <w:r>
            <w:rPr>
              <w:rtl/>
            </w:rPr>
            <w:t xml:space="preserve">היה</w:t>
          </w:r>
        </w:ins>
        <w:del w:id="92240" w:author="עורך - פרקים א-ב" w:date="2026-10-05T11:51:54Z">
          <w:r>
            <w:rPr>
              <w:rtl/>
            </w:rPr>
            <w:delText xml:space="preserve">צריך</w:delText>
          </w:r>
        </w:del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ins w:id="92237" w:author="עורך - פרקים א-ב" w:date="2026-10-05T11:51:54Z">
          <w:r>
            <w:rPr>
              <w:rtl/>
            </w:rPr>
            <w:t xml:space="preserve">לו</w:t>
          </w:r>
        </w:ins>
        <w:del w:id="92238" w:author="עורך - פרקים א-ב" w:date="2026-10-05T11:51:54Z">
          <w:r>
            <w:rPr>
              <w:rtl/>
            </w:rPr>
            <w:delText xml:space="preserve">לו</w:delText>
          </w:r>
          <w:r>
            <w:rPr>
              <w:rtl/>
            </w:rPr>
            <w:delText xml:space="preserve">!</w:delText>
          </w:r>
        </w:del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236" w:author="עורך - פרקים א-ב" w:date="2026-10-05T11:51:54Z">
        <w:r>
          <w:rPr>
            <w:rtl/>
          </w:rPr>
          <w:t xml:space="preserve">לומר! </w:t>
        </w:r>
      </w:ins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ins w:id="92255" w:author="עורך - פרקים א-ב" w:date="2026-10-05T11:51:54Z">
          <w:r>
            <w:rPr>
              <w:rFonts w:hint="cs"/>
              <w:rtl/>
            </w:rPr>
            <w:t xml:space="preserve">ל"ק:</w:t>
          </w:r>
        </w:ins>
        <w:del w:id="92256" w:author="עורך - פרקים א-ב" w:date="2026-10-05T11:51:54Z">
          <w:r>
            <w:rPr>
              <w:rFonts w:hint="cs"/>
              <w:rtl/>
            </w:rPr>
            <w:delText xml:space="preserve">ל"ק</w:delText>
          </w:r>
        </w:del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</w:t>
      </w:r>
      <w:ins w:id="92253" w:author="עורך - פרקים א-ב" w:date="2026-10-05T11:51:54Z">
        <w:r>
          <w:rPr>
            <w:rtl/>
          </w:rPr>
          <w:t xml:space="preserve">זו</w:t>
        </w:r>
      </w:ins>
      <w:del w:id="92254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0673" w:author="מנוע מכני" w:date="2026-10-05T11:32:12Z">
        <w:ins w:id="92251" w:author="עורך - פרקים א-ב" w:date="2026-10-05T11:51:54Z">
          <w:r>
            <w:rPr>
              <w:rStyle w:val="2fb"/>
              <w:rtl/>
            </w:rPr>
            <w:t xml:space="preserve">כר"א</w:t>
          </w:r>
        </w:ins>
        <w:del w:id="92252" w:author="עורך - פרקים א-ב" w:date="2026-10-05T11:51:54Z">
          <w:r>
            <w:rPr>
              <w:rStyle w:val="2fb"/>
              <w:rtl/>
            </w:rPr>
            <w:delText xml:space="preserve">ר"א</w:delText>
          </w:r>
        </w:del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ins w:id="92249" w:author="עורך - פרקים א-ב" w:date="2026-10-05T11:51:54Z">
        <w:r>
          <w:rPr>
            <w:rtl/>
          </w:rPr>
          <w:t xml:space="preserve">שמקיש</w:t>
        </w:r>
      </w:ins>
      <w:del w:id="92250" w:author="עורך - פרקים א-ב" w:date="2026-10-05T11:51:54Z">
        <w:r w:rsidR="0010269E">
          <w:rPr>
            <w:rtl/>
          </w:rPr>
          <w:delText xml:space="preserve">דמקשי,</w:delText>
        </w:r>
      </w:del>
      <w:r w:rsidR="0010269E">
        <w:rPr>
          <w:rtl/>
        </w:rPr>
        <w:t xml:space="preserve"> </w:t>
      </w:r>
      <w:ins w:id="92247" w:author="עורך - פרקים א-ב" w:date="2026-10-05T11:51:54Z">
        <w:r>
          <w:rPr>
            <w:rStyle w:val="afffffe"/>
            <w:rtl/>
          </w:rPr>
          <w:t xml:space="preserve">לבכור</w:t>
        </w:r>
      </w:ins>
      <w:del w:id="92248" w:author="עורך - פרקים א-ב" w:date="2026-10-05T11:51:54Z">
        <w:r w:rsidR="0010269E">
          <w:rPr>
            <w:rtl/>
          </w:rPr>
          <w:delText xml:space="preserve">הא</w:delText>
        </w:r>
      </w:del>
      <w:r w:rsidR="0010269E">
        <w:rPr>
          <w:rtl/>
        </w:rPr>
        <w:t xml:space="preserve"> </w:t>
      </w:r>
      <w:ins w:id="92245" w:author="עורך - פרקים א-ב" w:date="2026-10-05T11:51:54Z">
        <w:r>
          <w:rPr>
            <w:rStyle w:val="afffffe"/>
            <w:rtl/>
          </w:rPr>
          <w:t xml:space="preserve">אדם</w:t>
        </w:r>
        <w:r>
          <w:rPr>
            <w:rtl/>
          </w:rPr>
          <w:t xml:space="preserve">,</w:t>
        </w:r>
      </w:ins>
      <w:del w:id="92246" w:author="עורך - פרקים א-ב" w:date="2026-10-05T11:51:54Z">
        <w:r w:rsidR="0010269E">
          <w:rPr>
            <w:rtl/>
          </w:rPr>
          <w:delText xml:space="preserve">רבנן</w:delText>
        </w:r>
      </w:del>
      <w:r w:rsidR="0010269E">
        <w:rPr>
          <w:rtl/>
        </w:rPr>
        <w:t xml:space="preserve"> </w:t>
      </w:r>
      <w:ins w:id="92243" w:author="עורך - פרקים א-ב" w:date="2026-10-05T11:51:54Z">
        <w:r>
          <w:rPr>
            <w:rtl/>
          </w:rPr>
          <w:t xml:space="preserve">וזו</w:t>
        </w:r>
      </w:ins>
      <w:del w:id="92244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2241" w:author="עורך - פרקים א-ב" w:date="2026-10-05T11:51:54Z">
        <w:r>
          <w:rPr>
            <w:rtl/>
          </w:rPr>
          <w:t xml:space="preserve">כרבנן שאינם מקישים.</w:t>
        </w:r>
      </w:ins>
      <w:del w:id="92242" w:author="עורך - פרקים א-ב" w:date="2026-10-05T11:51:54Z">
        <w:r>
          <w:rPr>
            <w:rtl/>
          </w:rPr>
          <w:delText xml:space="preserve">מקשי</w:delText>
        </w:r>
        <w:r w:rsidR="0057284B">
          <w:rPr>
            <w:rtl/>
          </w:rPr>
          <w:delText xml:space="preserve">.</w:delText>
        </w:r>
      </w:del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80" w:author="עורך - פרקים א-ב" w:date="2026-10-05T11:51:54Z"/>
        </w:rPr>
      </w:pPr>
      <w:ins w:id="93581" w:author="עורך - פרקים א-ב" w:date="2026-10-05T11:51:54Z">
        <w:r>
          <w:rPr>
            <w:color w:val="7B3F00"/>
          </w:rPr>
          <w:t xml:space="preserve">סדר הפרקים - חמור לפני פרה</w:t>
        </w:r>
      </w:ins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ins w:id="90585" w:author="מנוע סמנטי" w:date="2026-10-05T11:39:44Z">
        <w:r>
          <w:rPr>
            <w:rFonts w:hint="cs"/>
            <w:rtl/>
          </w:rPr>
          <w:t xml:space="preserve">שישנה</w:t>
        </w:r>
      </w:ins>
      <w:del w:id="90586" w:author="מנוע סמנטי" w:date="2026-10-05T11:39:44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ליתני</w:delText>
        </w:r>
      </w:del>
      <w:r>
        <w:rPr>
          <w:rtl/>
        </w:rPr>
        <w:t xml:space="preserve"> </w:t>
      </w:r>
      <w:ins w:id="92267" w:author="עורך - פרקים א-ב" w:date="2026-10-05T11:51:54Z">
        <w:r>
          <w:rPr>
            <w:rtl/>
          </w:rPr>
          <w:t xml:space="preserve">בתחילה</w:t>
        </w:r>
      </w:ins>
      <w:del w:id="92268" w:author="עורך - פרקים א-ב" w:date="2026-10-05T11:51:54Z">
        <w:r>
          <w:rPr>
            <w:rtl/>
          </w:rPr>
          <w:delText xml:space="preserve">ברישא</w:delText>
        </w:r>
      </w:del>
      <w:r>
        <w:rPr>
          <w:rtl/>
        </w:rPr>
        <w:t xml:space="preserve"> עובר </w:t>
      </w:r>
      <w:ins w:id="92265" w:author="עורך - פרקים א-ב" w:date="2026-10-05T11:51:54Z">
        <w:r>
          <w:rPr>
            <w:rtl/>
          </w:rPr>
          <w:t xml:space="preserve">פרתו,</w:t>
        </w:r>
      </w:ins>
      <w:del w:id="92266" w:author="עורך - פרקים א-ב" w:date="2026-10-05T11:51:54Z">
        <w:r>
          <w:rPr>
            <w:rtl/>
          </w:rPr>
          <w:delText xml:space="preserve">פרתו</w:delText>
        </w:r>
      </w:del>
      <w:r>
        <w:rPr>
          <w:rtl/>
        </w:rPr>
        <w:t xml:space="preserve"> </w:t>
      </w:r>
      <w:ins w:id="92263" w:author="עורך - פרקים א-ב" w:date="2026-10-05T11:51:54Z">
        <w:r>
          <w:rPr>
            <w:rtl/>
          </w:rPr>
          <w:t xml:space="preserve">שקדושת</w:t>
        </w:r>
      </w:ins>
      <w:del w:id="92264" w:author="עורך - פרקים א-ב" w:date="2026-10-05T11:51:54Z">
        <w:r w:rsidR="00F63065">
          <w:rPr>
            <w:rtl/>
          </w:rPr>
          <w:delText xml:space="preserve">דקדושת</w:delText>
        </w:r>
      </w:del>
      <w:r w:rsidR="00F63065">
        <w:rPr>
          <w:rtl/>
        </w:rPr>
        <w:t xml:space="preserve">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</w:t>
      </w:r>
      <w:ins w:id="92261" w:author="עורך - פרקים א-ב" w:date="2026-10-05T11:51:54Z">
        <w:r>
          <w:rPr>
            <w:rtl/>
          </w:rPr>
          <w:t xml:space="preserve">ישנה</w:t>
        </w:r>
      </w:ins>
      <w:del w:id="92262" w:author="עורך - פרקים א-ב" w:date="2026-10-05T11:51:54Z">
        <w:r>
          <w:rPr>
            <w:rtl/>
          </w:rPr>
          <w:delText xml:space="preserve">ליתני</w:delText>
        </w:r>
      </w:del>
      <w:r>
        <w:rPr>
          <w:rtl/>
        </w:rPr>
        <w:t xml:space="preserve"> עובר </w:t>
      </w:r>
      <w:ins w:id="92259" w:author="עורך - פרקים א-ב" w:date="2026-10-05T11:51:54Z">
        <w:r>
          <w:rPr>
            <w:rtl/>
          </w:rPr>
          <w:t xml:space="preserve">חמורו,</w:t>
        </w:r>
      </w:ins>
      <w:del w:id="92260" w:author="עורך - פרקים א-ב" w:date="2026-10-05T11:51:54Z">
        <w:r>
          <w:rPr>
            <w:rtl/>
          </w:rPr>
          <w:delText xml:space="preserve">חמורו</w:delText>
        </w:r>
      </w:del>
      <w:r>
        <w:rPr>
          <w:rtl/>
        </w:rPr>
        <w:t xml:space="preserve"> </w:t>
      </w:r>
      <w:ins w:id="92257" w:author="עורך - פרקים א-ב" w:date="2026-10-05T11:51:54Z">
        <w:r>
          <w:rPr>
            <w:rtl/>
          </w:rPr>
          <w:t xml:space="preserve">שקדושת</w:t>
        </w:r>
      </w:ins>
      <w:del w:id="92258" w:author="עורך - פרקים א-ב" w:date="2026-10-05T11:51:54Z">
        <w:r w:rsidR="00F63065">
          <w:rPr>
            <w:rtl/>
          </w:rPr>
          <w:delText xml:space="preserve">דקדושת</w:delText>
        </w:r>
      </w:del>
      <w:r w:rsidR="00F63065">
        <w:rPr>
          <w:rtl/>
        </w:rPr>
        <w:t xml:space="preserve">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ins w:id="92271" w:author="עורך - פרקים א-ב" w:date="2026-10-05T11:51:54Z">
        <w:r>
          <w:rPr>
            <w:rtl/>
          </w:rPr>
          <w:t xml:space="preserve">מתוך</w:t>
        </w:r>
      </w:ins>
      <w:del w:id="92272" w:author="עורך - פרקים א-ב" w:date="2026-10-05T11:51:54Z">
        <w:r>
          <w:rPr>
            <w:rtl/>
          </w:rPr>
          <w:delText xml:space="preserve">איידי</w:delText>
        </w:r>
      </w:del>
      <w:r>
        <w:rPr>
          <w:rtl/>
        </w:rPr>
        <w:t xml:space="preserve"> </w:t>
      </w:r>
      <w:ins w:id="92269" w:author="עורך - פרקים א-ב" w:date="2026-10-05T11:51:54Z">
        <w:r>
          <w:rPr>
            <w:rtl/>
          </w:rPr>
          <w:t xml:space="preserve">שחביבה</w:t>
        </w:r>
      </w:ins>
      <w:del w:id="92270" w:author="עורך - פרקים א-ב" w:date="2026-10-05T11:51:54Z">
        <w:r>
          <w:rPr>
            <w:rtl/>
          </w:rPr>
          <w:delText xml:space="preserve">דחביבא</w:delText>
        </w:r>
      </w:del>
      <w:r>
        <w:rPr>
          <w:rtl/>
        </w:rPr>
        <w:t xml:space="preserve">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ins w:id="92275" w:author="עורך - פרקים א-ב" w:date="2026-10-05T11:51:54Z">
        <w:r>
          <w:rPr>
            <w:rtl/>
          </w:rPr>
          <w:t xml:space="preserve">מתוך</w:t>
        </w:r>
      </w:ins>
      <w:del w:id="92276" w:author="עורך - פרקים א-ב" w:date="2026-10-05T11:51:54Z">
        <w:r w:rsidR="00F63065">
          <w:rPr>
            <w:rtl/>
          </w:rPr>
          <w:delText xml:space="preserve">איידי</w:delText>
        </w:r>
      </w:del>
      <w:r w:rsidR="00F63065">
        <w:rPr>
          <w:rtl/>
        </w:rPr>
        <w:t xml:space="preserve"> </w:t>
      </w:r>
      <w:ins w:id="92273" w:author="עורך - פרקים א-ב" w:date="2026-10-05T11:51:54Z">
        <w:r>
          <w:rPr>
            <w:rtl/>
          </w:rPr>
          <w:t xml:space="preserve">שמעטים</w:t>
        </w:r>
      </w:ins>
      <w:del w:id="92274" w:author="עורך - פרקים א-ב" w:date="2026-10-05T11:51:54Z">
        <w:r w:rsidR="00F63065">
          <w:rPr>
            <w:rtl/>
          </w:rPr>
          <w:delText xml:space="preserve">ד</w:delText>
        </w:r>
        <w:r w:rsidR="006F5497">
          <w:rPr>
            <w:rFonts w:hint="cs"/>
            <w:rtl/>
          </w:rPr>
          <w:delText xml:space="preserve">מעטים</w:delText>
        </w:r>
      </w:del>
      <w:r w:rsidR="006F5497">
        <w:rPr>
          <w:rFonts w:hint="cs"/>
          <w:rtl/>
        </w:rPr>
        <w:t xml:space="preserve">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afffff8"/>
        <w:rPr>
          <w:ins w:id="93582" w:author="עורך - פרקים א-ב" w:date="2026-10-05T11:51:54Z"/>
        </w:rPr>
      </w:pPr>
      <w:ins w:id="93583" w:author="עורך - פרקים א-ב" w:date="2026-10-05T11:51:54Z">
        <w:r>
          <w:rPr>
            <w:color w:val="7B3F00"/>
          </w:rPr>
          <w:t xml:space="preserve">קנין מנכרי - בכסף, בדיניהם שפסקה תורה</w:t>
        </w:r>
      </w:ins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</w:t>
      </w:r>
      <w:ins w:id="92277" w:author="עורך - פרקים א-ב" w:date="2026-10-05T11:51:54Z">
        <w:r>
          <w:t xml:space="preserve">מר"ל</w:t>
        </w:r>
      </w:ins>
      <w:del w:id="92278" w:author="עורך - פרקים א-ב" w:date="2026-10-05T11:51:54Z">
        <w:r>
          <w:delText xml:space="preserve">מר'''ל</w:delText>
        </w:r>
      </w:del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ins w:id="92279" w:author="עורך - פרקים א-ב" w:date="2026-10-05T11:51:54Z">
        <w:r>
          <w:rPr>
            <w:rtl/>
          </w:rPr>
          <w:t xml:space="preserve">- קנה,</w:t>
        </w:r>
      </w:ins>
      <w:del w:id="92280" w:author="עורך - פרקים א-ב" w:date="2026-10-05T11:51:54Z">
        <w:r w:rsidR="00F63065">
          <w:rPr>
            <w:rtl/>
          </w:rPr>
          <w:delText xml:space="preserve">קנה</w:delText>
        </w:r>
      </w:del>
      <w:r w:rsidR="00F63065">
        <w:rPr>
          <w:rtl/>
        </w:rPr>
        <w:t xml:space="preserve">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</w:t>
      </w:r>
      <w:ins w:id="92283" w:author="עורך - פרקים א-ב" w:date="2026-10-05T11:51:54Z">
        <w:r>
          <w:rPr>
            <w:rtl/>
          </w:rPr>
          <w:t xml:space="preserve">בבכורה.</w:t>
        </w:r>
      </w:ins>
      <w:del w:id="92284" w:author="עורך - פרקים א-ב" w:date="2026-10-05T11:51:54Z">
        <w:r>
          <w:rPr>
            <w:rtl/>
          </w:rPr>
          <w:delText xml:space="preserve">בבכורה</w:delText>
        </w:r>
      </w:del>
      <w:r>
        <w:rPr>
          <w:rtl/>
        </w:rPr>
        <w:t xml:space="preserve"> </w:t>
      </w:r>
      <w:ins w:id="94625" w:author="מנוע מכני" w:date="2026-10-05T11:32:12Z">
        <w:ins w:id="92281" w:author="עורך - פרקים א-ב" w:date="2026-10-05T11:51:54Z">
          <w:r>
            <w:rPr>
              <w:rtl/>
            </w:rPr>
            <w:t xml:space="preserve">מהו</w:t>
          </w:r>
        </w:ins>
        <w:del w:id="92282" w:author="עורך - פרקים א-ב" w:date="2026-10-05T11:51:54Z">
          <w:r>
            <w:rPr>
              <w:rtl/>
            </w:rPr>
            <w:delText xml:space="preserve">מה</w:delText>
          </w:r>
        </w:del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ins w:id="92295" w:author="עורך - פרקים א-ב" w:date="2026-10-05T11:51:54Z">
        <w:r>
          <w:rPr>
            <w:rtl/>
          </w:rPr>
          <w:t xml:space="preserve">נאמר</w:t>
        </w:r>
      </w:ins>
      <w:del w:id="92296" w:author="עורך - פרקים א-ב" w:date="2026-10-05T11:51:54Z">
        <w:r>
          <w:rPr>
            <w:rtl/>
          </w:rPr>
          <w:delText xml:space="preserve">נימא</w:delText>
        </w:r>
      </w:del>
      <w:r>
        <w:rPr>
          <w:rtl/>
        </w:rPr>
        <w:t xml:space="preserve"> בדיניהם </w:t>
      </w:r>
      <w:ins w:id="97999" w:author="מנוע מכני" w:date="2026-10-05T11:32:12Z">
        <w:ins w:id="92293" w:author="עורך - פרקים א-ב" w:date="2026-10-05T11:51:54Z">
          <w:r>
            <w:rPr>
              <w:rtl/>
            </w:rPr>
            <w:t xml:space="preserve">של</w:t>
          </w:r>
        </w:ins>
        <w:del w:id="92294" w:author="עורך - פרקים א-ב" w:date="2026-10-05T11:51:54Z">
          <w:r>
            <w:rPr>
              <w:rtl/>
            </w:rPr>
            <w:delText xml:space="preserve">דגופו</w:delText>
          </w:r>
          <w:r>
            <w:rPr>
              <w:rtl/>
            </w:rPr>
            <w:delText xml:space="preserve">,</w:delText>
          </w:r>
        </w:del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</w:t>
      </w:r>
      <w:ins w:id="92291" w:author="עורך - פרקים א-ב" w:date="2026-10-05T11:51:54Z">
        <w:r>
          <w:rPr>
            <w:rtl/>
          </w:rPr>
          <w:t xml:space="preserve">גופו,</w:t>
        </w:r>
      </w:ins>
      <w:del w:id="92292" w:author="עורך - פרקים א-ב" w:date="2026-10-05T11:51:54Z">
        <w:r>
          <w:rPr>
            <w:rtl/>
          </w:rPr>
          <w:delText xml:space="preserve">דאתי</w:delText>
        </w:r>
      </w:del>
      <w:r>
        <w:rPr>
          <w:rtl/>
        </w:rPr>
        <w:t xml:space="preserve"> </w:t>
      </w:r>
      <w:ins w:id="92289" w:author="עורך - פרקים א-ב" w:date="2026-10-05T11:51:54Z">
        <w:r>
          <w:rPr>
            <w:rtl/>
          </w:rPr>
          <w:t xml:space="preserve">שבא בק"ו:</w:t>
        </w:r>
      </w:ins>
      <w:del w:id="92290" w:author="עורך - פרקים א-ב" w:date="2026-10-05T11:51:54Z">
        <w:r>
          <w:rPr>
            <w:rtl/>
          </w:rPr>
          <w:delText xml:space="preserve">ב</w:delText>
        </w:r>
        <w:r w:rsidR="00152264">
          <w:rPr>
            <w:rtl/>
          </w:rPr>
          <w:delText xml:space="preserve">ק"ו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</w:t>
      </w:r>
      <w:ins w:id="92287" w:author="עורך - פרקים א-ב" w:date="2026-10-05T11:51:54Z">
        <w:r>
          <w:rPr>
            <w:rtl/>
          </w:rPr>
          <w:t xml:space="preserve">קונה</w:t>
        </w:r>
      </w:ins>
      <w:del w:id="92288" w:author="עורך - פרקים א-ב" w:date="2026-10-05T11:51:54Z">
        <w:r>
          <w:rPr>
            <w:rtl/>
          </w:rPr>
          <w:delText xml:space="preserve">קני </w:delText>
        </w:r>
        <w:r>
          <w:rPr>
            <w:rtl/>
          </w:rPr>
          <w:delText xml:space="preserve">לו</w:delText>
        </w:r>
      </w:del>
      <w:ins w:id="94627" w:author="מנוע מכני" w:date="2026-10-05T11:32:12Z"/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</w:t>
      </w:r>
      <w:ins w:id="92285" w:author="עורך - פרקים א-ב" w:date="2026-10-05T11:51:54Z">
        <w:r>
          <w:rPr>
            <w:rtl/>
          </w:rPr>
          <w:t xml:space="preserve">ש'לָרֶשֶׁת</w:t>
        </w:r>
      </w:ins>
      <w:del w:id="92286" w:author="עורך - פרקים א-ב" w:date="2026-10-05T11:51:54Z">
        <w:r>
          <w:rPr>
            <w:rtl/>
          </w:rPr>
          <w:delText xml:space="preserve">ד</w:delText>
        </w:r>
        <w:r w:rsidR="00DB51C1">
          <w:rPr>
            <w:rFonts w:hint="cs"/>
            <w:rtl/>
          </w:rPr>
          <w:delText xml:space="preserve">'</w:delText>
        </w:r>
        <w:r>
          <w:rPr>
            <w:rStyle w:val="afffff0"/>
            <w:rFonts w:hint="cs"/>
            <w:rtl/>
          </w:rPr>
          <w:delText xml:space="preserve">לָרֶשֶׁת</w:delText>
        </w:r>
      </w:del>
      <w:ins w:id="90129" w:author="מנוע סמנטי" w:date="2026-10-05T11:39:44Z">
        <w:r>
          <w:rPr>
            <w:rStyle w:val="afffff0"/>
            <w:rFonts w:hint="cs"/>
            <w:rtl/>
          </w:rPr>
          <w:t xml:space="preserve"> אֲחוּזָּה</w:t>
        </w:r>
      </w:ins>
      <w:del w:id="90130" w:author="מנוע סמנטי" w:date="2026-10-05T11:39:44Z">
        <w:r w:rsidR="00DB51C1">
          <w:rPr>
            <w:rFonts w:hint="cs"/>
            <w:rtl/>
          </w:rPr>
          <w:delText xml:space="preserve">ל</w:delText>
        </w:r>
        <w:r>
          <w:rPr>
            <w:rtl/>
          </w:rPr>
          <w:delText xml:space="preserve">רשת אחוזה</w:delText>
        </w:r>
      </w:del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ins w:id="92299" w:author="עורך - פרקים א-ב" w:date="2026-10-05T11:51:54Z">
          <w:r>
            <w:rPr>
              <w:rtl/>
            </w:rPr>
            <w:t xml:space="preserve">שגופו</w:t>
          </w:r>
        </w:ins>
        <w:del w:id="92300" w:author="עורך - פרקים א-ב" w:date="2026-10-05T11:51:54Z">
          <w:r>
            <w:rPr>
              <w:rtl/>
            </w:rPr>
            <w:delText xml:space="preserve">דגופו</w:delText>
          </w:r>
        </w:del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</w:t>
      </w:r>
      <w:ins w:id="92297" w:author="עורך - פרקים א-ב" w:date="2026-10-05T11:51:54Z">
        <w:r>
          <w:rPr>
            <w:rtl/>
          </w:rPr>
          <w:t xml:space="preserve">קונה</w:t>
        </w:r>
      </w:ins>
      <w:del w:id="92298" w:author="עורך - פרקים א-ב" w:date="2026-10-05T11:51:54Z">
        <w:r>
          <w:rPr>
            <w:rtl/>
          </w:rPr>
          <w:delText xml:space="preserve">קני </w:delText>
        </w:r>
        <w:r>
          <w:rPr>
            <w:rtl/>
          </w:rPr>
          <w:delText xml:space="preserve">לו</w:delText>
        </w:r>
      </w:del>
      <w:ins w:id="94629" w:author="מנוע מכני" w:date="2026-10-05T11:32:12Z"/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ins w:id="90131" w:author="מנוע סמנטי" w:date="2026-10-05T11:39:44Z">
        <w:r>
          <w:rPr>
            <w:rStyle w:val="afffff0"/>
            <w:rtl/>
          </w:rPr>
          <w:t xml:space="preserve">אוֹ קָנֹה מִיַּד עֲמִיתֶךָ</w:t>
        </w:r>
      </w:ins>
      <w:del w:id="90132" w:author="מנוע סמנטי" w:date="2026-10-05T11:39:44Z">
        <w:r>
          <w:rPr>
            <w:rtl/>
          </w:rPr>
          <w:delText xml:space="preserve">או קנה מיד עמיתך</w:delText>
        </w:r>
      </w:del>
      <w:r w:rsidR="00F168B5">
        <w:rPr>
          <w:rFonts w:hint="cs"/>
          <w:rtl/>
        </w:rPr>
        <w:t>'</w:t>
      </w:r>
      <w:r>
        <w:rPr>
          <w:rtl/>
        </w:rPr>
        <w:t xml:space="preserve">, מיד עמיתך הוא </w:t>
      </w:r>
      <w:ins w:id="92303" w:author="עורך - פרקים א-ב" w:date="2026-10-05T11:51:54Z">
        <w:r>
          <w:rPr>
            <w:rtl/>
          </w:rPr>
          <w:t xml:space="preserve">שבמשיכה,</w:t>
        </w:r>
      </w:ins>
      <w:del w:id="92304" w:author="עורך - פרקים א-ב" w:date="2026-10-05T11:51:54Z">
        <w:r>
          <w:rPr>
            <w:rtl/>
          </w:rPr>
          <w:delText xml:space="preserve">דבמשיכה,</w:delText>
        </w:r>
      </w:del>
      <w:r>
        <w:rPr>
          <w:rtl/>
        </w:rPr>
        <w:t xml:space="preserve"> </w:t>
      </w:r>
      <w:ins w:id="92301" w:author="עורך - פרקים א-ב" w:date="2026-10-05T11:51:54Z">
        <w:r>
          <w:rPr>
            <w:rtl/>
          </w:rPr>
          <w:t xml:space="preserve">אבל</w:t>
        </w:r>
      </w:ins>
      <w:del w:id="92302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ins w:id="92313" w:author="עורך - פרקים א-ב" w:date="2026-10-05T11:51:54Z">
          <w:r>
            <w:rPr>
              <w:rtl/>
            </w:rPr>
            <w:t xml:space="preserve">שיהיו</w:t>
          </w:r>
        </w:ins>
        <w:del w:id="92314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2311" w:author="עורך - פרקים א-ב" w:date="2026-10-05T11:51:54Z">
        <w:r>
          <w:rPr>
            <w:rtl/>
          </w:rPr>
          <w:t xml:space="preserve">שתיים </w:t>
        </w:r>
        <w:r>
          <w:rPr>
            <w:rStyle w:val="afffffe"/>
            <w:rtl/>
          </w:rPr>
          <w:t xml:space="preserve">כסף ומשיכה</w:t>
        </w:r>
        <w:r>
          <w:rPr>
            <w:rtl/>
          </w:rPr>
          <w:t xml:space="preserve">!</w:t>
        </w:r>
      </w:ins>
      <w:del w:id="92312" w:author="עורך - פרקים א-ב" w:date="2026-10-05T11:51:54Z">
        <w:r>
          <w:rPr>
            <w:rtl/>
          </w:rPr>
          <w:delText xml:space="preserve">תרתי!</w:delText>
        </w:r>
      </w:del>
      <w:r>
        <w:rPr>
          <w:rtl/>
        </w:rPr>
        <w:t xml:space="preserve">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ins w:id="92309" w:author="עורך - פרקים א-ב" w:date="2026-10-05T11:51:54Z">
          <w:r>
            <w:rPr>
              <w:rtl/>
            </w:rPr>
            <w:t xml:space="preserve">והרי</w:t>
          </w:r>
        </w:ins>
        <w:del w:id="92310" w:author="עורך - פרקים א-ב" w:date="2026-10-05T11:51:54Z">
          <w:r>
            <w:rPr>
              <w:rtl/>
            </w:rPr>
            <w:delText xml:space="preserve">ולא</w:delText>
          </w:r>
        </w:del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</w:t>
      </w:r>
      <w:ins w:id="92307" w:author="עורך - פרקים א-ב" w:date="2026-10-05T11:51:54Z">
        <w:r>
          <w:rPr>
            <w:rtl/>
          </w:rPr>
          <w:t xml:space="preserve">הוא:</w:t>
        </w:r>
      </w:ins>
      <w:del w:id="92308" w:author="עורך - פרקים א-ב" w:date="2026-10-05T11:51:54Z">
        <w:r>
          <w:rPr>
            <w:rtl/>
          </w:rPr>
          <w:delText xml:space="preserve">הוא?</w:delText>
        </w:r>
      </w:del>
      <w:r>
        <w:rPr>
          <w:rtl/>
        </w:rPr>
        <w:t xml:space="preserve"> גופו - באחת, ממונו </w:t>
      </w:r>
      <w:ins w:id="92305" w:author="עורך - פרקים א-ב" w:date="2026-10-05T11:51:54Z">
        <w:r>
          <w:rPr>
            <w:rtl/>
          </w:rPr>
          <w:t xml:space="preserve">בשתים?!</w:t>
        </w:r>
      </w:ins>
      <w:del w:id="92306" w:author="עורך - פרקים א-ב" w:date="2026-10-05T11:51:54Z">
        <w:r>
          <w:rPr>
            <w:rtl/>
          </w:rPr>
          <w:delText xml:space="preserve">בשתים?</w:delText>
        </w:r>
      </w:del>
      <w:r>
        <w:rPr>
          <w:rtl/>
        </w:rPr>
        <w:t xml:space="preserve">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</w:t>
      </w:r>
      <w:ins w:id="92321" w:author="עורך - פרקים א-ב" w:date="2026-10-05T11:51:54Z">
        <w:r>
          <w:rPr>
            <w:rtl/>
          </w:rPr>
          <w:t xml:space="preserve">אבל</w:t>
        </w:r>
      </w:ins>
      <w:del w:id="92322" w:author="עורך - פרקים א-ב" w:date="2026-10-05T11:51:54Z">
        <w:r>
          <w:rPr>
            <w:rtl/>
          </w:rPr>
          <w:delText xml:space="preserve">דומיא</w:delText>
        </w:r>
      </w:del>
      <w:r>
        <w:rPr>
          <w:rtl/>
        </w:rPr>
        <w:t xml:space="preserve"> </w:t>
      </w:r>
      <w:ins w:id="92319" w:author="עורך - פרקים א-ב" w:date="2026-10-05T11:51:54Z">
        <w:r>
          <w:rPr>
            <w:rFonts w:hint="cs"/>
            <w:rtl/>
          </w:rPr>
          <w:t xml:space="preserve">דומה ל'עמיתך':</w:t>
        </w:r>
      </w:ins>
      <w:del w:id="92320" w:author="עורך - פרקים א-ב" w:date="2026-10-05T11:51:54Z">
        <w:r w:rsidR="00F168B5">
          <w:rPr>
            <w:rFonts w:hint="cs"/>
            <w:rtl/>
          </w:rPr>
          <w:delText xml:space="preserve">'</w:delText>
        </w:r>
        <w:r>
          <w:rPr>
            <w:rStyle w:val="afffff0"/>
            <w:rtl/>
          </w:rPr>
          <w:delText xml:space="preserve">דעמיתך</w:delText>
        </w:r>
        <w:r w:rsidR="00F168B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מה עמיתך - </w:t>
      </w:r>
      <w:ins w:id="92317" w:author="עורך - פרקים א-ב" w:date="2026-10-05T11:51:54Z">
        <w:r>
          <w:rPr>
            <w:rtl/>
          </w:rPr>
          <w:t xml:space="preserve">באחת,</w:t>
        </w:r>
      </w:ins>
      <w:del w:id="92318" w:author="עורך - פרקים א-ב" w:date="2026-10-05T11:51:54Z">
        <w:r>
          <w:rPr>
            <w:rtl/>
          </w:rPr>
          <w:delText xml:space="preserve">בחדא,</w:delText>
        </w:r>
      </w:del>
      <w:r>
        <w:rPr>
          <w:rtl/>
        </w:rPr>
        <w:t xml:space="preserve">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</w:t>
      </w:r>
      <w:ins w:id="92315" w:author="עורך - פרקים א-ב" w:date="2026-10-05T11:51:54Z">
        <w:r>
          <w:rPr>
            <w:rtl/>
          </w:rPr>
          <w:t xml:space="preserve">באחת.</w:t>
        </w:r>
      </w:ins>
      <w:del w:id="92316" w:author="עורך - פרקים א-ב" w:date="2026-10-05T11:51:54Z">
        <w:r>
          <w:rPr>
            <w:rtl/>
          </w:rPr>
          <w:delText xml:space="preserve">בחדא</w:delText>
        </w:r>
        <w:r w:rsidR="0057284B">
          <w:rPr>
            <w:rtl/>
          </w:rPr>
          <w:delText xml:space="preserve">.</w:delText>
        </w:r>
      </w:del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 xml:space="preserve">א משך - קנה ופטור מן </w:t>
      </w:r>
      <w:ins w:id="92323" w:author="עורך - פרקים א-ב" w:date="2026-10-05T11:51:54Z">
        <w:r>
          <w:rPr>
            <w:rtl/>
          </w:rPr>
          <w:t xml:space="preserve">הבכורה. מהו</w:t>
        </w:r>
      </w:ins>
      <w:del w:id="92324" w:author="עורך - פרקים א-ב" w:date="2026-10-05T11:51:54Z">
        <w:r w:rsidR="00792FF0">
          <w:rPr>
            <w:rtl/>
          </w:rPr>
          <w:delText xml:space="preserve">הבכורה</w:delText>
        </w:r>
      </w:del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</w:t>
      </w:r>
      <w:ins w:id="92334" w:author="עורך - פרקים א-ב" w:date="2026-10-05T11:51:54Z">
        <w:r>
          <w:rPr>
            <w:rtl/>
          </w:rPr>
          <w:t xml:space="preserve">שבא</w:t>
        </w:r>
      </w:ins>
      <w:del w:id="92335" w:author="עורך - פרקים א-ב" w:date="2026-10-05T11:51:54Z">
        <w:r w:rsidR="00F63065">
          <w:rPr>
            <w:rtl/>
          </w:rPr>
          <w:delText xml:space="preserve">דאתי</w:delText>
        </w:r>
      </w:del>
      <w:r w:rsidR="00F63065">
        <w:rPr>
          <w:rtl/>
        </w:rPr>
        <w:t xml:space="preserve"> </w:t>
      </w:r>
      <w:ins w:id="92332" w:author="עורך - פרקים א-ב" w:date="2026-10-05T11:51:54Z">
        <w:r>
          <w:rPr>
            <w:rtl/>
          </w:rPr>
          <w:t xml:space="preserve">בק"ו:</w:t>
        </w:r>
      </w:ins>
      <w:del w:id="92333" w:author="עורך - פרקים א-ב" w:date="2026-10-05T11:51:54Z">
        <w:r w:rsidR="00F63065">
          <w:rPr>
            <w:rtl/>
          </w:rPr>
          <w:delText xml:space="preserve">בק"ו,</w:delText>
        </w:r>
      </w:del>
      <w:r w:rsidR="00F63065">
        <w:rPr>
          <w:rtl/>
        </w:rPr>
        <w:t xml:space="preserve"> אם גופו </w:t>
      </w:r>
      <w:ins w:id="92331" w:author="עורך - פרקים א-ב" w:date="2026-10-05T11:51:54Z">
        <w:r>
          <w:rPr>
            <w:rtl/>
          </w:rPr>
          <w:t xml:space="preserve">של </w:t>
        </w:r>
      </w:ins>
      <w:r w:rsidR="00F63065">
        <w:rPr>
          <w:rtl/>
        </w:rPr>
        <w:t xml:space="preserve">ישראל </w:t>
      </w:r>
      <w:ins w:id="92329" w:author="עורך - פרקים א-ב" w:date="2026-10-05T11:51:54Z">
        <w:r>
          <w:rPr>
            <w:rtl/>
          </w:rPr>
          <w:t xml:space="preserve">קונה</w:t>
        </w:r>
      </w:ins>
      <w:del w:id="92330" w:author="עורך - פרקים א-ב" w:date="2026-10-05T11:51:54Z">
        <w:r w:rsidR="00F63065">
          <w:rPr>
            <w:rtl/>
          </w:rPr>
          <w:delText xml:space="preserve">קני</w:delText>
        </w:r>
      </w:del>
      <w:r w:rsidR="00F63065">
        <w:rPr>
          <w:rtl/>
        </w:rPr>
        <w:t xml:space="preserve"> </w:t>
      </w:r>
      <w:ins w:id="94631" w:author="מנוע מכני" w:date="2026-10-05T11:32:12Z">
        <w:ins w:id="92327" w:author="עורך - פרקים א-ב" w:date="2026-10-05T11:51:54Z">
          <w:r>
            <w:rPr>
              <w:rStyle w:val="afffffe"/>
              <w:rtl/>
            </w:rPr>
            <w:t xml:space="preserve">נכרי</w:t>
          </w:r>
        </w:ins>
        <w:del w:id="92328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</w:t>
      </w:r>
      <w:ins w:id="92325" w:author="עורך - פרקים א-ב" w:date="2026-10-05T11:51:54Z">
        <w:r>
          <w:rPr>
            <w:rtl/>
          </w:rPr>
          <w:t xml:space="preserve">ש'מִכֶּסֶף</w:t>
        </w:r>
      </w:ins>
      <w:del w:id="92326" w:author="עורך - פרקים א-ב" w:date="2026-10-05T11:51:54Z">
        <w:r w:rsidR="00F63065">
          <w:rPr>
            <w:rtl/>
          </w:rPr>
          <w:delText xml:space="preserve">ד</w:delText>
        </w:r>
        <w:r w:rsidR="00DC68DE">
          <w:rPr>
            <w:rFonts w:hint="cs"/>
            <w:rtl/>
          </w:rPr>
          <w:delText xml:space="preserve">'</w:delText>
        </w:r>
        <w:r>
          <w:rPr>
            <w:rStyle w:val="afffff0"/>
            <w:rtl/>
          </w:rPr>
          <w:delText xml:space="preserve">מִכֶּסֶף</w:delText>
        </w:r>
      </w:del>
      <w:ins w:id="90133" w:author="מנוע סמנטי" w:date="2026-10-05T11:39:44Z">
        <w:r>
          <w:rPr>
            <w:rStyle w:val="afffff0"/>
            <w:rtl/>
          </w:rPr>
          <w:t xml:space="preserve"> מִקְנָתוֹ</w:t>
        </w:r>
      </w:ins>
      <w:del w:id="90134" w:author="מנוע סמנטי" w:date="2026-10-05T11:39:44Z">
        <w:r w:rsidR="00F63065">
          <w:rPr>
            <w:rtl/>
          </w:rPr>
          <w:delText xml:space="preserve">מכסף מקנתו</w:delText>
        </w:r>
      </w:del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</w:t>
      </w:r>
      <w:ins w:id="92338" w:author="עורך - פרקים א-ב" w:date="2026-10-05T11:51:54Z">
        <w:r>
          <w:rPr>
            <w:rtl/>
          </w:rPr>
          <w:t xml:space="preserve">שגופו</w:t>
        </w:r>
      </w:ins>
      <w:del w:id="92339" w:author="עורך - פרקים א-ב" w:date="2026-10-05T11:51:54Z">
        <w:r>
          <w:rPr>
            <w:rtl/>
          </w:rPr>
          <w:delText xml:space="preserve">דגופו</w:delText>
        </w:r>
      </w:del>
      <w:r>
        <w:rPr>
          <w:rtl/>
        </w:rPr>
        <w:t xml:space="preserve"> - </w:t>
      </w:r>
      <w:ins w:id="92336" w:author="עורך - פרקים א-ב" w:date="2026-10-05T11:51:54Z">
        <w:r>
          <w:rPr>
            <w:rtl/>
          </w:rPr>
          <w:t xml:space="preserve">קונה</w:t>
        </w:r>
      </w:ins>
      <w:del w:id="92337" w:author="עורך - פרקים א-ב" w:date="2026-10-05T11:51:54Z">
        <w:r>
          <w:rPr>
            <w:rtl/>
          </w:rPr>
          <w:delText xml:space="preserve">קני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ins w:id="90135" w:author="מנוע סמנטי" w:date="2026-10-05T11:39:44Z">
        <w:r>
          <w:rPr>
            <w:rStyle w:val="afffff0"/>
            <w:rtl/>
          </w:rPr>
          <w:t xml:space="preserve">וְכִי תִמְכְּרוּ מִמְכָּר לַעֲמִיתֶךָ</w:t>
        </w:r>
      </w:ins>
      <w:del w:id="90136" w:author="מנוע סמנטי" w:date="2026-10-05T11:39:44Z">
        <w:r>
          <w:rPr>
            <w:rtl/>
          </w:rPr>
          <w:delText xml:space="preserve">וכי תמכרו ממכר לעמיתך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ins w:id="90137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38" w:author="מנוע סמנטי" w:date="2026-10-05T11:39:44Z">
        <w:r w:rsidR="00F63065">
          <w:rPr>
            <w:rtl/>
          </w:rPr>
          <w:delText xml:space="preserve">לעמיתך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במשיכה, </w:t>
      </w:r>
      <w:ins w:id="92340" w:author="עורך - פרקים א-ב" w:date="2026-10-05T11:51:54Z">
        <w:r>
          <w:rPr>
            <w:rtl/>
          </w:rPr>
          <w:t xml:space="preserve">אבל</w:t>
        </w:r>
      </w:ins>
      <w:del w:id="92341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ins w:id="92346" w:author="עורך - פרקים א-ב" w:date="2026-10-05T11:51:54Z">
        <w:r>
          <w:rPr>
            <w:rtl/>
          </w:rPr>
          <w:t xml:space="preserve">לא!</w:t>
        </w:r>
      </w:ins>
      <w:del w:id="92347" w:author="עורך - פרקים א-ב" w:date="2026-10-05T11:51:54Z">
        <w:r>
          <w:rPr>
            <w:rtl/>
          </w:rPr>
          <w:delText xml:space="preserve">לא</w:delText>
        </w:r>
        <w:r w:rsidR="0088048A">
          <w:rPr>
            <w:rFonts w:hint="cs"/>
            <w:rtl/>
          </w:rPr>
          <w:delText xml:space="preserve">-</w:delText>
        </w:r>
      </w:del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2344" w:author="עורך - פרקים א-ב" w:date="2026-10-05T11:51:54Z">
        <w:r>
          <w:rPr>
            <w:rFonts w:hint="cs"/>
            <w:rtl/>
          </w:rPr>
          <w:t xml:space="preserve">אבל</w:t>
        </w:r>
      </w:ins>
      <w:del w:id="92345" w:author="עורך - פרקים א-ב" w:date="2026-10-05T11:51:54Z">
        <w:r w:rsidR="00DC68DE"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ק"ו</w:delText>
        </w:r>
      </w:del>
      <w:ins w:id="90693" w:author="מנוע מכני" w:date="2026-10-05T11:32:12Z"/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</w:t>
      </w:r>
      <w:ins w:id="92342" w:author="עורך - פרקים א-ב" w:date="2026-10-05T11:51:54Z">
        <w:r>
          <w:rPr>
            <w:rFonts w:hint="cs"/>
            <w:rtl/>
          </w:rPr>
          <w:t xml:space="preserve">ק"ו הוא:</w:t>
        </w:r>
      </w:ins>
      <w:del w:id="92343" w:author="עורך - פרקים א-ב" w:date="2026-10-05T11:51:54Z">
        <w:r w:rsidR="00DC68DE">
          <w:rPr>
            <w:rFonts w:hint="cs"/>
            <w:rtl/>
          </w:rPr>
          <w:delText xml:space="preserve">הוא</w:delText>
        </w:r>
      </w:del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ins w:id="92354" w:author="עורך - פרקים א-ב" w:date="2026-10-05T11:51:54Z">
          <w:r>
            <w:rPr>
              <w:rtl/>
            </w:rPr>
            <w:t xml:space="preserve">שיהיו</w:t>
          </w:r>
        </w:ins>
        <w:del w:id="92355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2352" w:author="עורך - פרקים א-ב" w:date="2026-10-05T11:51:54Z">
        <w:r>
          <w:rPr>
            <w:rtl/>
          </w:rPr>
          <w:t xml:space="preserve">שתיים!</w:t>
        </w:r>
      </w:ins>
      <w:del w:id="92353" w:author="עורך - פרקים א-ב" w:date="2026-10-05T11:51:54Z">
        <w:r>
          <w:rPr>
            <w:rtl/>
          </w:rPr>
          <w:delText xml:space="preserve">תרתי!</w:delText>
        </w:r>
      </w:del>
      <w:r>
        <w:rPr>
          <w:rtl/>
        </w:rPr>
        <w:t xml:space="preserve"> </w:t>
      </w:r>
      <w:ins w:id="93267" w:author="מנוע מכני" w:date="2026-10-05T11:32:12Z">
        <w:ins w:id="92350" w:author="עורך - פרקים א-ב" w:date="2026-10-05T11:51:54Z">
          <w:r>
            <w:rPr>
              <w:rtl/>
            </w:rPr>
            <w:t xml:space="preserve">אבל</w:t>
          </w:r>
        </w:ins>
        <w:del w:id="92351" w:author="עורך - פרקים א-ב" w:date="2026-10-05T11:51:54Z">
          <w:r>
            <w:rPr>
              <w:rtl/>
            </w:rPr>
            <w:delText xml:space="preserve">לא</w:delText>
          </w:r>
        </w:del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</w:t>
      </w:r>
      <w:ins w:id="92348" w:author="עורך - פרקים א-ב" w:date="2026-10-05T11:51:54Z">
        <w:r>
          <w:rPr>
            <w:rtl/>
          </w:rPr>
          <w:t xml:space="preserve">בשתים?!</w:t>
        </w:r>
      </w:ins>
      <w:del w:id="92349" w:author="עורך - פרקים א-ב" w:date="2026-10-05T11:51:54Z">
        <w:r>
          <w:rPr>
            <w:rtl/>
          </w:rPr>
          <w:delText xml:space="preserve">בשתים?</w:delText>
        </w:r>
      </w:del>
      <w:r>
        <w:rPr>
          <w:rtl/>
        </w:rPr>
        <w:t xml:space="preserve">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ins w:id="92360" w:author="עורך - פרקים א-ב" w:date="2026-10-05T11:51:54Z">
          <w:r>
            <w:rPr>
              <w:rtl/>
            </w:rPr>
            <w:t xml:space="preserve">בזה!</w:t>
          </w:r>
        </w:ins>
        <w:del w:id="92361" w:author="עורך - פרקים א-ב" w:date="2026-10-05T11:51:54Z">
          <w:r>
            <w:rPr>
              <w:rtl/>
            </w:rPr>
            <w:delText xml:space="preserve">בזה</w:delText>
          </w:r>
          <w:r w:rsidR="0088048A">
            <w:rPr>
              <w:rFonts w:hint="cs"/>
              <w:rtl/>
            </w:rPr>
            <w:delText xml:space="preserve">-</w:delText>
          </w:r>
        </w:del>
      </w:ins>
      <w:del w:id="98102" w:author="מנוע מכני" w:date="2026-10-05T11:32:12Z">
        <w:r>
          <w:rPr>
            <w:rtl/>
          </w:rPr>
          <w:delText xml:space="preserve">בהא</w:delText>
        </w:r>
      </w:del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2358" w:author="עורך - פרקים א-ב" w:date="2026-10-05T11:51:54Z">
        <w:r>
          <w:rPr>
            <w:rtl/>
          </w:rPr>
          <w:t xml:space="preserve">אבל</w:t>
        </w:r>
      </w:ins>
      <w:del w:id="92359" w:author="עורך - פרקים א-ב" w:date="2026-10-05T11:51:54Z">
        <w:r>
          <w:rPr>
            <w:rtl/>
          </w:rPr>
          <w:delText xml:space="preserve">דומיא</w:delText>
        </w:r>
      </w:del>
      <w:r>
        <w:rPr>
          <w:rtl/>
        </w:rPr>
        <w:t xml:space="preserve"> </w:t>
      </w:r>
      <w:ins w:id="92356" w:author="עורך - פרקים א-ב" w:date="2026-10-05T11:51:54Z">
        <w:r>
          <w:rPr>
            <w:rtl/>
          </w:rPr>
          <w:t xml:space="preserve">דומה לעמיתך:</w:t>
        </w:r>
      </w:ins>
      <w:del w:id="92357" w:author="עורך - פרקים א-ב" w:date="2026-10-05T11:51:54Z">
        <w:r>
          <w:rPr>
            <w:rtl/>
          </w:rPr>
          <w:delText xml:space="preserve">דעמיתך,</w:delText>
        </w:r>
      </w:del>
      <w:r>
        <w:rPr>
          <w:rtl/>
        </w:rPr>
        <w:t xml:space="preserve">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afffff8"/>
        <w:rPr>
          <w:ins w:id="93584" w:author="עורך - פרקים א-ב" w:date="2026-10-05T11:51:54Z"/>
        </w:rPr>
      </w:pPr>
      <w:ins w:id="93585" w:author="עורך - פרקים א-ב" w:date="2026-10-05T11:51:54Z">
        <w:r>
          <w:rPr>
            <w:color w:val="7B3F00"/>
          </w:rPr>
          <w:t xml:space="preserve">'לעמיתך' - לאונאה ולא לקנין</w:t>
        </w:r>
      </w:ins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</w:t>
      </w:r>
      <w:ins w:id="92362" w:author="עורך - פרקים א-ב" w:date="2026-10-05T11:51:54Z">
        <w:r>
          <w:rPr>
            <w:rtl/>
          </w:rPr>
          <w:t xml:space="preserve">שאמר</w:t>
        </w:r>
      </w:ins>
      <w:del w:id="92363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ins w:id="92376" w:author="עורך - פרקים א-ב" w:date="2026-10-05T11:51:54Z">
        <w:r>
          <w:rPr>
            <w:rtl/>
          </w:rPr>
          <w:t xml:space="preserve">סובר</w:t>
        </w:r>
      </w:ins>
      <w:del w:id="92377" w:author="עורך - פרקים א-ב" w:date="2026-10-05T11:51:54Z">
        <w:r>
          <w:rPr>
            <w:rtl/>
          </w:rPr>
          <w:delText xml:space="preserve">סבר</w:delText>
        </w:r>
      </w:del>
      <w:r>
        <w:rPr>
          <w:rtl/>
        </w:rPr>
        <w:t xml:space="preserve"> </w:t>
      </w:r>
      <w:ins w:id="92374" w:author="עורך - פרקים א-ב" w:date="2026-10-05T11:51:54Z">
        <w:r>
          <w:rPr>
            <w:rStyle w:val="2fb"/>
            <w:rtl/>
          </w:rPr>
          <w:t xml:space="preserve">כרי"ו,</w:t>
        </w:r>
      </w:ins>
      <w:del w:id="92375" w:author="עורך - פרקים א-ב" w:date="2026-10-05T11:51:54Z">
        <w:r>
          <w:rPr>
            <w:rStyle w:val="2fb"/>
            <w:rtl/>
          </w:rPr>
          <w:delText xml:space="preserve">כר</w:delText>
        </w:r>
        <w:r>
          <w:rPr>
            <w:rStyle w:val="2fb"/>
            <w:rFonts w:hint="cs"/>
            <w:rtl/>
          </w:rPr>
          <w:delText xml:space="preserve">י"ו</w:delText>
        </w:r>
      </w:del>
      <w:ins w:id="90697" w:author="מנוע מכני" w:date="2026-10-05T11:32:12Z"/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ins w:id="92372" w:author="עורך - פרקים א-ב" w:date="2026-10-05T11:51:54Z">
        <w:r>
          <w:rPr>
            <w:rtl/>
          </w:rPr>
          <w:t xml:space="preserve">שדבר</w:t>
        </w:r>
      </w:ins>
      <w:del w:id="92373" w:author="עורך - פרקים א-ב" w:date="2026-10-05T11:51:54Z">
        <w:r>
          <w:rPr>
            <w:rtl/>
          </w:rPr>
          <w:delText xml:space="preserve">דדבר</w:delText>
        </w:r>
      </w:del>
      <w:r>
        <w:rPr>
          <w:rtl/>
        </w:rPr>
        <w:t xml:space="preserve"> תורה מ</w:t>
      </w:r>
      <w:r w:rsidR="0088048A">
        <w:rPr>
          <w:rtl/>
        </w:rPr>
        <w:t xml:space="preserve">עות קונות </w:t>
      </w:r>
      <w:ins w:id="92370" w:author="עורך - פרקים א-ב" w:date="2026-10-05T11:51:54Z">
        <w:r>
          <w:rPr>
            <w:rtl/>
          </w:rPr>
          <w:t xml:space="preserve">ומשיכה</w:t>
        </w:r>
      </w:ins>
      <w:del w:id="92371" w:author="עורך - פרקים א-ב" w:date="2026-10-05T11:51:54Z">
        <w:r w:rsidR="0088048A">
          <w:rPr>
            <w:rtl/>
          </w:rPr>
          <w:delText xml:space="preserve">משיכה</w:delText>
        </w:r>
      </w:del>
      <w:r w:rsidR="0088048A">
        <w:rPr>
          <w:rtl/>
        </w:rPr>
        <w:t xml:space="preserve"> </w:t>
      </w:r>
      <w:ins w:id="92368" w:author="עורך - פרקים א-ב" w:date="2026-10-05T11:51:54Z">
        <w:r>
          <w:rPr>
            <w:rtl/>
          </w:rPr>
          <w:t xml:space="preserve">לא:</w:t>
        </w:r>
      </w:ins>
      <w:del w:id="92369" w:author="עורך - פרקים א-ב" w:date="2026-10-05T11:51:54Z">
        <w:r w:rsidR="0088048A">
          <w:rPr>
            <w:rtl/>
          </w:rPr>
          <w:delText xml:space="preserve">לא</w:delText>
        </w:r>
        <w:r w:rsidR="0088048A">
          <w:rPr>
            <w:rtl/>
          </w:rPr>
          <w:delText xml:space="preserve">,</w:delText>
        </w:r>
      </w:del>
      <w:r w:rsidR="0088048A">
        <w:rPr>
          <w:rtl/>
        </w:rPr>
        <w:t xml:space="preserve"> </w:t>
      </w:r>
      <w:ins w:id="92366" w:author="עורך - פרקים א-ב" w:date="2026-10-05T11:51:54Z">
        <w:r>
          <w:rPr>
            <w:rtl/>
          </w:rPr>
          <w:t xml:space="preserve">הועיל</w:t>
        </w:r>
      </w:ins>
      <w:del w:id="92367" w:author="עורך - פרקים א-ב" w:date="2026-10-05T11:51:54Z">
        <w:r w:rsidR="0088048A">
          <w:rPr>
            <w:rtl/>
          </w:rPr>
          <w:delText xml:space="preserve">אהני</w:delText>
        </w:r>
      </w:del>
      <w:r w:rsidR="0088048A">
        <w:rPr>
          <w:rtl/>
        </w:rPr>
        <w:t xml:space="preserve"> </w:t>
      </w:r>
      <w:ins w:id="92364" w:author="עורך - פרקים א-ב" w:date="2026-10-05T11:51:54Z">
        <w:r>
          <w:rPr>
            <w:rFonts w:hint="cs"/>
            <w:rtl/>
          </w:rPr>
          <w:t xml:space="preserve">'לַעֲמִיתֶךָ' -</w:t>
        </w:r>
      </w:ins>
      <w:del w:id="92365" w:author="עורך - פרקים א-ב" w:date="2026-10-05T11:51:54Z">
        <w:r w:rsidR="0088048A">
          <w:rPr>
            <w:rFonts w:hint="cs"/>
            <w:rtl/>
          </w:rPr>
          <w:delText xml:space="preserve">'</w:delText>
        </w:r>
        <w:r>
          <w:rPr>
            <w:rStyle w:val="afffff0"/>
            <w:rtl/>
          </w:rPr>
          <w:delText xml:space="preserve">לַעֲמִיתֶךָ</w:delText>
        </w:r>
        <w:r w:rsidR="0088048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-</w:delText>
        </w:r>
      </w:del>
      <w:ins w:id="90139" w:author="מנוע סמנטי" w:date="2026-10-05T11:39:44Z"/>
      <w:del w:id="90140" w:author="מנוע סמנטי" w:date="2026-10-05T11:39:44Z">
        <w:r w:rsidR="0088048A">
          <w:rPr>
            <w:rtl/>
          </w:rPr>
          <w:delText xml:space="preserve">לעמיתך</w:delText>
        </w:r>
      </w:del>
      <w:r>
        <w:rPr>
          <w:rtl/>
        </w:rPr>
        <w:t xml:space="preserve">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</w:t>
      </w:r>
      <w:ins w:id="92378" w:author="עורך - פרקים א-ב" w:date="2026-10-05T11:51:54Z">
        <w:r>
          <w:rPr>
            <w:rtl/>
          </w:rPr>
          <w:t xml:space="preserve">שמשיכה</w:t>
        </w:r>
      </w:ins>
      <w:del w:id="92379" w:author="עורך - פרקים א-ב" w:date="2026-10-05T11:51:54Z">
        <w:r w:rsidR="0088048A">
          <w:rPr>
            <w:rtl/>
          </w:rPr>
          <w:delText xml:space="preserve">ד</w:delText>
        </w:r>
        <w:r>
          <w:rPr>
            <w:rtl/>
          </w:rPr>
          <w:delText xml:space="preserve">משיכה</w:delText>
        </w:r>
      </w:del>
      <w:r>
        <w:rPr>
          <w:rtl/>
        </w:rPr>
        <w:t xml:space="preserve"> מפורשת מן התורה, </w:t>
      </w:r>
      <w:r w:rsidR="0088048A">
        <w:rPr>
          <w:rFonts w:hint="cs"/>
          <w:rtl/>
        </w:rPr>
        <w:t>'</w:t>
      </w:r>
      <w:ins w:id="90141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2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ins w:id="90143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4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ins w:id="92386" w:author="עורך - פרקים א-ב" w:date="2026-10-05T11:51:54Z">
        <w:r>
          <w:rPr>
            <w:rtl/>
          </w:rPr>
          <w:t xml:space="preserve">-</w:t>
        </w:r>
      </w:ins>
      <w:del w:id="92387" w:author="עורך - פרקים א-ב" w:date="2026-10-05T11:51:54Z">
        <w:r w:rsidR="00DC68DE">
          <w:rPr>
            <w:rtl/>
          </w:rPr>
          <w:delText xml:space="preserve">–</w:delText>
        </w:r>
      </w:del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ins w:id="90145" w:author="מנוע סמנטי" w:date="2026-10-05T11:39:44Z">
        <w:r>
          <w:rPr>
            <w:rStyle w:val="afffff0"/>
            <w:rtl/>
          </w:rPr>
          <w:t xml:space="preserve">אַל תּוֹנוּ אִישׁ אֶת אָחִיו</w:t>
        </w:r>
      </w:ins>
      <w:del w:id="90146" w:author="מנוע סמנטי" w:date="2026-10-05T11:39:44Z">
        <w:r>
          <w:rPr>
            <w:rtl/>
          </w:rPr>
          <w:delText xml:space="preserve">אל תונו איש את אחיו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 </w:t>
      </w:r>
      <w:ins w:id="92384" w:author="עורך - פרקים א-ב" w:date="2026-10-05T11:51:54Z">
        <w:r>
          <w:rPr>
            <w:rtl/>
          </w:rPr>
          <w:t xml:space="preserve">יוצא!</w:t>
        </w:r>
      </w:ins>
      <w:del w:id="92385" w:author="עורך - פרקים א-ב" w:date="2026-10-05T11:51:54Z">
        <w:r>
          <w:rPr>
            <w:rtl/>
          </w:rPr>
          <w:delText xml:space="preserve">נפקא!</w:delText>
        </w:r>
      </w:del>
      <w:r>
        <w:rPr>
          <w:rtl/>
        </w:rPr>
        <w:t xml:space="preserve"> </w:t>
      </w:r>
      <w:ins w:id="92382" w:author="עורך - פרקים א-ב" w:date="2026-10-05T11:51:54Z">
        <w:r>
          <w:rPr>
            <w:rtl/>
          </w:rPr>
          <w:t xml:space="preserve">אבל אחד</w:t>
        </w:r>
      </w:ins>
      <w:del w:id="92383" w:author="עורך - פרקים א-ב" w:date="2026-10-05T11:51:54Z">
        <w:r>
          <w:rPr>
            <w:rtl/>
          </w:rPr>
          <w:delText xml:space="preserve">חד</w:delText>
        </w:r>
      </w:del>
      <w:r>
        <w:rPr>
          <w:rtl/>
        </w:rPr>
        <w:t xml:space="preserve"> בכנעני </w:t>
      </w:r>
      <w:ins w:id="92380" w:author="עורך - פרקים א-ב" w:date="2026-10-05T11:51:54Z">
        <w:r>
          <w:rPr>
            <w:rtl/>
          </w:rPr>
          <w:t xml:space="preserve">ואחד</w:t>
        </w:r>
      </w:ins>
      <w:del w:id="92381" w:author="עורך - פרקים א-ב" w:date="2026-10-05T11:51:54Z">
        <w:r>
          <w:rPr>
            <w:rtl/>
          </w:rPr>
          <w:delText xml:space="preserve">וחד</w:delText>
        </w:r>
      </w:del>
      <w:r>
        <w:rPr>
          <w:rtl/>
        </w:rPr>
        <w:t xml:space="preserve">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ins w:id="92394" w:author="עורך - פרקים א-ב" w:date="2026-10-05T11:51:54Z">
          <w:r>
            <w:rPr>
              <w:rtl/>
            </w:rPr>
            <w:t xml:space="preserve">שאם</w:t>
          </w:r>
        </w:ins>
        <w:del w:id="92395" w:author="עורך - פרקים א-ב" w:date="2026-10-05T11:51:54Z">
          <w:r>
            <w:rPr>
              <w:rtl/>
            </w:rPr>
            <w:delText xml:space="preserve">דאם</w:delText>
          </w:r>
        </w:del>
        <w:r>
          <w:rPr>
            <w:rtl/>
          </w:rPr>
          <w:t xml:space="preserve">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ins w:id="92392" w:author="עורך - פרקים א-ב" w:date="2026-10-05T11:51:54Z">
        <w:r>
          <w:rPr>
            <w:rtl/>
          </w:rPr>
          <w:t xml:space="preserve">כתבה</w:t>
        </w:r>
      </w:ins>
      <w:del w:id="92393" w:author="עורך - פרקים א-ב" w:date="2026-10-05T11:51:54Z">
        <w:r>
          <w:rPr>
            <w:rtl/>
          </w:rPr>
          <w:delText xml:space="preserve">כתב</w:delText>
        </w:r>
      </w:del>
      <w:r>
        <w:rPr>
          <w:rtl/>
        </w:rPr>
        <w:t xml:space="preserve">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ins w:id="92390" w:author="עורך - פרקים א-ב" w:date="2026-10-05T11:51:54Z">
        <w:r>
          <w:rPr>
            <w:rtl/>
          </w:rPr>
          <w:t xml:space="preserve">אחד,</w:t>
        </w:r>
      </w:ins>
      <w:del w:id="92391" w:author="עורך - פרקים א-ב" w:date="2026-10-05T11:51:54Z">
        <w:r>
          <w:rPr>
            <w:rtl/>
          </w:rPr>
          <w:delText xml:space="preserve">חד,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</w:t>
      </w:r>
      <w:ins w:id="92388" w:author="עורך - פרקים א-ב" w:date="2026-10-05T11:51:54Z">
        <w:r>
          <w:rPr>
            <w:rtl/>
          </w:rPr>
          <w:t xml:space="preserve">שאין</w:t>
        </w:r>
      </w:ins>
      <w:del w:id="92389" w:author="עורך - פרקים א-ב" w:date="2026-10-05T11:51:54Z">
        <w:r>
          <w:rPr>
            <w:rtl/>
          </w:rPr>
          <w:delText xml:space="preserve">דאין</w:delText>
        </w:r>
      </w:del>
      <w:r>
        <w:rPr>
          <w:rtl/>
        </w:rPr>
        <w:t xml:space="preserve">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</w:t>
      </w:r>
      <w:ins w:id="92400" w:author="עורך - פרקים א-ב" w:date="2026-10-05T11:51:54Z">
        <w:r>
          <w:rPr>
            <w:rtl/>
          </w:rPr>
          <w:t xml:space="preserve">אסור,</w:t>
        </w:r>
      </w:ins>
      <w:del w:id="92401" w:author="עורך - פרקים א-ב" w:date="2026-10-05T11:51:54Z">
        <w:r w:rsidR="00F63065">
          <w:rPr>
            <w:rtl/>
          </w:rPr>
          <w:delText xml:space="preserve">אסור</w:delText>
        </w:r>
      </w:del>
      <w:r w:rsidR="00F63065">
        <w:rPr>
          <w:rtl/>
        </w:rPr>
        <w:t xml:space="preserve"> </w:t>
      </w:r>
      <w:ins w:id="94635" w:author="מנוע מכני" w:date="2026-10-05T11:32:12Z">
        <w:ins w:id="92398" w:author="עורך - פרקים א-ב" w:date="2026-10-05T11:51:54Z">
          <w:r>
            <w:rPr>
              <w:rFonts w:hint="cs"/>
              <w:rtl/>
            </w:rPr>
            <w:t xml:space="preserve">שלכך</w:t>
          </w:r>
        </w:ins>
        <w:del w:id="92399" w:author="עורך - פרקים א-ב" w:date="2026-10-05T11:51:54Z">
          <w:r>
            <w:rPr>
              <w:rFonts w:hint="cs"/>
              <w:rtl/>
            </w:rPr>
            <w:delText xml:space="preserve">דלכך</w:delText>
          </w:r>
        </w:del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</w:t>
      </w:r>
      <w:ins w:id="92396" w:author="עורך - פרקים א-ב" w:date="2026-10-05T11:51:54Z">
        <w:r>
          <w:rPr>
            <w:rtl/>
          </w:rPr>
          <w:t xml:space="preserve">הכתוב</w:t>
        </w:r>
      </w:ins>
      <w:del w:id="92397" w:author="עורך - פרקים א-ב" w:date="2026-10-05T11:51:54Z">
        <w:r w:rsidR="00F63065">
          <w:rPr>
            <w:rtl/>
          </w:rPr>
          <w:delText xml:space="preserve">קרא</w:delText>
        </w:r>
      </w:del>
      <w:r w:rsidR="00F63065">
        <w:rPr>
          <w:rtl/>
        </w:rPr>
        <w:t xml:space="preserve"> </w:t>
      </w:r>
      <w:ins w:id="90587" w:author="מנוע סמנטי" w:date="2026-10-05T11:39:44Z">
        <w:r>
          <w:rPr>
            <w:rtl/>
          </w:rPr>
          <w:t xml:space="preserve">להתיר</w:t>
        </w:r>
      </w:ins>
      <w:del w:id="9058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afffff8"/>
        <w:rPr>
          <w:ins w:id="93586" w:author="עורך - פרקים א-ב" w:date="2026-10-05T11:51:54Z"/>
        </w:rPr>
      </w:pPr>
      <w:ins w:id="93587" w:author="עורך - פרקים א-ב" w:date="2026-10-05T11:51:54Z">
        <w:r>
          <w:rPr>
            <w:color w:val="7B3F00"/>
          </w:rPr>
          <w:t xml:space="preserve">גרוטאות שנמצאה בהן ע"ז</w:t>
        </w:r>
      </w:ins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>
      <w:pPr>
        <w:pStyle w:val="38"/>
        <w:rPr>
          <w:ins w:id="93489" w:author="עורך - פרקים א-ב" w:date="2026-10-05T11:51:54Z"/>
        </w:rPr>
      </w:pPr>
      <w:del w:id="99191" w:author="מנוע מכני" w:date="2026-10-05T11:32:12Z">
        <w:r>
          <w:delText xml:space="preserve"> </w:delText>
        </w:r>
      </w:del>
      <w:r>
        <w:t xml:space="preserve">הלוקח גרוטאות</w:t>
      </w:r>
    </w:p>
    <w:p w14:paraId="72148148" w14:textId="77777777" w:rsidR="0088048A" w:rsidRDefault="00F63065" w:rsidP="00F63065">
      <w:pPr>
        <w:rPr>
          <w:rtl/>
        </w:rPr>
      </w:pPr>
      <w:del w:id="93490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</w:t>
      </w:r>
      <w:ins w:id="92403" w:author="עורך - פרקים א-ב" w:date="2026-10-05T11:51:54Z">
        <w:r>
          <w:rPr>
            <w:rtl/>
          </w:rPr>
          <w:t xml:space="preserve">קונות,</w:t>
        </w:r>
      </w:ins>
      <w:del w:id="92404" w:author="עורך - פרקים א-ב" w:date="2026-10-05T11:51:54Z">
        <w:r>
          <w:rPr>
            <w:rtl/>
          </w:rPr>
          <w:delText xml:space="preserve">קונות</w:delText>
        </w:r>
      </w:del>
      <w:r>
        <w:rPr>
          <w:rtl/>
        </w:rPr>
        <w:t xml:space="preserve">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: שקיבל </w:t>
      </w:r>
      <w:ins w:id="92402" w:author="עורך - פרקים א-ב" w:date="2026-10-05T11:51:54Z">
        <w:r>
          <w:rPr>
            <w:rStyle w:val="afffffe"/>
            <w:rtl/>
          </w:rPr>
          <w:t xml:space="preserve">הנכרי</w:t>
        </w:r>
        <w:r>
          <w:rPr>
            <w:rtl/>
          </w:rPr>
          <w:t xml:space="preserve"> </w:t>
        </w:r>
      </w:ins>
      <w:r>
        <w:rPr>
          <w:rtl/>
        </w:rPr>
        <w:t xml:space="preserve">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ins w:id="92407" w:author="עורך - פרקים א-ב" w:date="2026-10-05T11:51:54Z">
        <w:r>
          <w:rPr>
            <w:rtl/>
          </w:rPr>
          <w:t xml:space="preserve">משך</w:t>
        </w:r>
      </w:ins>
      <w:del w:id="92408" w:author="עורך - פרקים א-ב" w:date="2026-10-05T11:51:54Z">
        <w:r w:rsidR="00F63065">
          <w:rPr>
            <w:rtl/>
          </w:rPr>
          <w:delText xml:space="preserve">משיך</w:delText>
        </w:r>
      </w:del>
      <w:r w:rsidR="00F63065">
        <w:rPr>
          <w:rtl/>
        </w:rPr>
        <w:t xml:space="preserve"> - </w:t>
      </w:r>
      <w:ins w:id="92405" w:author="עורך - פרקים א-ב" w:date="2026-10-05T11:51:54Z">
        <w:r>
          <w:rPr>
            <w:rtl/>
          </w:rPr>
          <w:t xml:space="preserve">כן,</w:t>
        </w:r>
      </w:ins>
      <w:del w:id="92406" w:author="עורך - פרקים א-ב" w:date="2026-10-05T11:51:54Z">
        <w:r w:rsidR="00F63065">
          <w:rPr>
            <w:rtl/>
          </w:rPr>
          <w:delText xml:space="preserve">אין,</w:delText>
        </w:r>
      </w:del>
      <w:r w:rsidR="00F63065">
        <w:rPr>
          <w:rtl/>
        </w:rPr>
        <w:t xml:space="preserve">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ins w:id="92409" w:author="עורך - פרקים א-ב" w:date="2026-10-05T11:51:54Z">
          <w:r>
            <w:rPr>
              <w:rtl/>
            </w:rPr>
            <w:t xml:space="preserve">שיש</w:t>
          </w:r>
        </w:ins>
        <w:del w:id="92410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ins w:id="92411" w:author="עורך - פרקים א-ב" w:date="2026-10-05T11:51:54Z">
          <w:r>
            <w:rPr>
              <w:rtl/>
            </w:rPr>
            <w:t xml:space="preserve">שיש</w:t>
          </w:r>
        </w:ins>
        <w:del w:id="92412" w:author="עורך - פרקים א-ב" w:date="2026-10-05T11:51:54Z">
          <w:r>
            <w:rPr>
              <w:rtl/>
            </w:rPr>
            <w:delText xml:space="preserve">דיש</w:delText>
          </w:r>
        </w:del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ins w:id="92431" w:author="עורך - פרקים א-ב" w:date="2026-10-05T11:51:54Z">
        <w:r>
          <w:rPr>
            <w:b/>
            <w:bCs/>
            <w:rtl/>
          </w:rPr>
          <w:t xml:space="preserve">רישא,</w:t>
        </w:r>
      </w:ins>
      <w:del w:id="92432" w:author="עורך - פרקים א-ב" w:date="2026-10-05T11:51:54Z">
        <w:r w:rsidRPr="00B3309C">
          <w:rPr>
            <w:b/>
            <w:bCs/>
            <w:rtl/>
          </w:rPr>
          <w:delText xml:space="preserve">רישא</w:delText>
        </w:r>
      </w:del>
      <w:r>
        <w:rPr>
          <w:rtl/>
        </w:rPr>
        <w:t xml:space="preserve"> </w:t>
      </w:r>
      <w:ins w:id="92429" w:author="עורך - פרקים א-ב" w:date="2026-10-05T11:51:54Z">
        <w:r>
          <w:rPr>
            <w:rtl/>
          </w:rPr>
          <w:t xml:space="preserve">שלא</w:t>
        </w:r>
      </w:ins>
      <w:del w:id="92430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2427" w:author="עורך - פרקים א-ב" w:date="2026-10-05T11:51:54Z">
        <w:r>
          <w:rPr>
            <w:rtl/>
          </w:rPr>
          <w:t xml:space="preserve">נתן</w:t>
        </w:r>
      </w:ins>
      <w:del w:id="92428" w:author="עורך - פרקים א-ב" w:date="2026-10-05T11:51:54Z">
        <w:r>
          <w:rPr>
            <w:rtl/>
          </w:rPr>
          <w:delText xml:space="preserve">יהיב</w:delText>
        </w:r>
      </w:del>
      <w:r>
        <w:rPr>
          <w:rtl/>
        </w:rPr>
        <w:t xml:space="preserve"> </w:t>
      </w:r>
      <w:ins w:id="92425" w:author="עורך - פרקים א-ב" w:date="2026-10-05T11:51:54Z">
        <w:r>
          <w:rPr>
            <w:rtl/>
          </w:rPr>
          <w:t xml:space="preserve">מעות -</w:t>
        </w:r>
      </w:ins>
      <w:del w:id="92426" w:author="עורך - פרקים א-ב" w:date="2026-10-05T11:51:54Z">
        <w:r>
          <w:rPr>
            <w:rtl/>
          </w:rPr>
          <w:delText xml:space="preserve">זוזי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91" w:author="מנוע סמנטי" w:date="2026-10-05T11:39:44Z">
        <w:r>
          <w:rPr>
            <w:rtl/>
          </w:rPr>
          <w:t xml:space="preserve">נראה</w:t>
        </w:r>
      </w:ins>
      <w:del w:id="9059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3" w:author="מנוע מכני" w:date="2026-10-05T11:32:12Z">
        <w:ins w:id="92423" w:author="עורך - פרקים א-ב" w:date="2026-10-05T11:51:54Z">
          <w:r>
            <w:rPr>
              <w:rtl/>
            </w:rPr>
            <w:t xml:space="preserve">כע"ז</w:t>
          </w:r>
        </w:ins>
        <w:del w:id="92424" w:author="עורך - פרקים א-ב" w:date="2026-10-05T11:51:54Z">
          <w:r>
            <w:rPr>
              <w:rtl/>
            </w:rPr>
            <w:delText xml:space="preserve">כנכרי</w:delText>
          </w:r>
        </w:del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</w:t>
      </w:r>
      <w:ins w:id="92421" w:author="עורך - פרקים א-ב" w:date="2026-10-05T11:51:54Z">
        <w:r>
          <w:rPr>
            <w:rtl/>
          </w:rPr>
          <w:t xml:space="preserve">ישראל;</w:t>
        </w:r>
      </w:ins>
      <w:del w:id="92422" w:author="עורך - פרקים א-ב" w:date="2026-10-05T11:51:54Z">
        <w:r>
          <w:rPr>
            <w:rtl/>
          </w:rPr>
          <w:delText xml:space="preserve">ישראל,</w:delText>
        </w:r>
      </w:del>
      <w:r>
        <w:rPr>
          <w:rtl/>
        </w:rPr>
        <w:t xml:space="preserve"> </w:t>
      </w:r>
      <w:ins w:id="92419" w:author="עורך - פרקים א-ב" w:date="2026-10-05T11:51:54Z">
        <w:r>
          <w:rPr>
            <w:b/>
            <w:bCs/>
            <w:rtl/>
          </w:rPr>
          <w:t xml:space="preserve">סיפא,</w:t>
        </w:r>
      </w:ins>
      <w:del w:id="92420" w:author="עורך - פרקים א-ב" w:date="2026-10-05T11:51:54Z">
        <w:r w:rsidRPr="00B3309C">
          <w:rPr>
            <w:b/>
            <w:bCs/>
            <w:rtl/>
          </w:rPr>
          <w:delText xml:space="preserve">סיפא</w:delText>
        </w:r>
      </w:del>
      <w:r>
        <w:rPr>
          <w:rtl/>
        </w:rPr>
        <w:t xml:space="preserve"> </w:t>
      </w:r>
      <w:ins w:id="92417" w:author="עורך - פרקים א-ב" w:date="2026-10-05T11:51:54Z">
        <w:r>
          <w:rPr>
            <w:rtl/>
          </w:rPr>
          <w:t xml:space="preserve">שנתן</w:t>
        </w:r>
      </w:ins>
      <w:del w:id="92418" w:author="עורך - פרקים א-ב" w:date="2026-10-05T11:51:54Z">
        <w:r>
          <w:rPr>
            <w:rtl/>
          </w:rPr>
          <w:delText xml:space="preserve">דיהיב</w:delText>
        </w:r>
      </w:del>
      <w:r>
        <w:rPr>
          <w:rtl/>
        </w:rPr>
        <w:t xml:space="preserve"> </w:t>
      </w:r>
      <w:ins w:id="92415" w:author="עורך - פרקים א-ב" w:date="2026-10-05T11:51:54Z">
        <w:r>
          <w:rPr>
            <w:rtl/>
          </w:rPr>
          <w:t xml:space="preserve">מעות -</w:t>
        </w:r>
      </w:ins>
      <w:del w:id="92416" w:author="עורך - פרקים א-ב" w:date="2026-10-05T11:51:54Z">
        <w:r>
          <w:rPr>
            <w:rtl/>
          </w:rPr>
          <w:delText xml:space="preserve">זוזי</w:delText>
        </w:r>
      </w:del>
      <w:r>
        <w:rPr>
          <w:rtl/>
        </w:rPr>
        <w:t xml:space="preserve"> </w:t>
      </w:r>
      <w:ins w:id="90589" w:author="מנוע סמנטי" w:date="2026-10-05T11:39:44Z">
        <w:r>
          <w:rPr>
            <w:rtl/>
          </w:rPr>
          <w:t xml:space="preserve">נראה</w:t>
        </w:r>
      </w:ins>
      <w:del w:id="90590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5" w:author="מנוע מכני" w:date="2026-10-05T11:32:12Z">
        <w:ins w:id="92413" w:author="עורך - פרקים א-ב" w:date="2026-10-05T11:51:54Z">
          <w:r>
            <w:rPr>
              <w:rtl/>
            </w:rPr>
            <w:t xml:space="preserve">כע"ז</w:t>
          </w:r>
        </w:ins>
        <w:del w:id="92414" w:author="עורך - פרקים א-ב" w:date="2026-10-05T11:51:54Z">
          <w:r>
            <w:rPr>
              <w:rtl/>
            </w:rPr>
            <w:delText xml:space="preserve">כנכרי</w:delText>
          </w:r>
        </w:del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</w:t>
      </w:r>
      <w:ins w:id="92437" w:author="עורך - פרקים א-ב" w:date="2026-10-05T11:51:54Z">
        <w:r>
          <w:rPr>
            <w:rtl/>
          </w:rPr>
          <w:t xml:space="preserve">שלא</w:t>
        </w:r>
      </w:ins>
      <w:del w:id="92438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2435" w:author="עורך - פרקים א-ב" w:date="2026-10-05T11:51:54Z">
        <w:r>
          <w:rPr>
            <w:rtl/>
          </w:rPr>
          <w:t xml:space="preserve">נתן</w:t>
        </w:r>
      </w:ins>
      <w:del w:id="92436" w:author="עורך - פרקים א-ב" w:date="2026-10-05T11:51:54Z">
        <w:r w:rsidR="00F63065">
          <w:rPr>
            <w:rtl/>
          </w:rPr>
          <w:delText xml:space="preserve">יהיב</w:delText>
        </w:r>
      </w:del>
      <w:r w:rsidR="00F63065">
        <w:rPr>
          <w:rtl/>
        </w:rPr>
        <w:t xml:space="preserve">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2433" w:author="עורך - פרקים א-ב" w:date="2026-10-05T11:51:54Z">
        <w:r>
          <w:rPr>
            <w:rtl/>
          </w:rPr>
          <w:t xml:space="preserve">מעות,</w:t>
        </w:r>
      </w:ins>
      <w:del w:id="92434" w:author="עורך - פרקים א-ב" w:date="2026-10-05T11:51:54Z">
        <w:r w:rsidR="00F63065">
          <w:rPr>
            <w:rtl/>
          </w:rPr>
          <w:delText xml:space="preserve">זוזי,</w:delText>
        </w:r>
      </w:del>
      <w:r w:rsidR="00F63065">
        <w:rPr>
          <w:rtl/>
        </w:rPr>
        <w:t xml:space="preserve">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</w:t>
      </w:r>
      <w:ins w:id="92451" w:author="עורך - פרקים א-ב" w:date="2026-10-05T11:51:54Z">
        <w:r>
          <w:rPr>
            <w:rtl/>
          </w:rPr>
          <w:t xml:space="preserve">שכיון</w:t>
        </w:r>
      </w:ins>
      <w:del w:id="92452" w:author="עורך - פרקים א-ב" w:date="2026-10-05T11:51:54Z">
        <w:r>
          <w:rPr>
            <w:rtl/>
          </w:rPr>
          <w:delText xml:space="preserve">דכיון</w:delText>
        </w:r>
      </w:del>
      <w:r>
        <w:rPr>
          <w:rtl/>
        </w:rPr>
        <w:t xml:space="preserve"> </w:t>
      </w:r>
      <w:ins w:id="92449" w:author="עורך - פרקים א-ב" w:date="2026-10-05T11:51:54Z">
        <w:r>
          <w:rPr>
            <w:rtl/>
          </w:rPr>
          <w:t xml:space="preserve">שנתן</w:t>
        </w:r>
      </w:ins>
      <w:del w:id="92450" w:author="עורך - פרקים א-ב" w:date="2026-10-05T11:51:54Z">
        <w:r>
          <w:rPr>
            <w:rtl/>
          </w:rPr>
          <w:delText xml:space="preserve">דיהיב</w:delText>
        </w:r>
      </w:del>
      <w:r>
        <w:rPr>
          <w:rtl/>
        </w:rPr>
        <w:t xml:space="preserve"> </w:t>
      </w:r>
      <w:ins w:id="92447" w:author="עורך - פרקים א-ב" w:date="2026-10-05T11:51:54Z">
        <w:r>
          <w:rPr>
            <w:rtl/>
          </w:rPr>
          <w:t xml:space="preserve">מעות,</w:t>
        </w:r>
      </w:ins>
      <w:del w:id="92448" w:author="עורך - פרקים א-ב" w:date="2026-10-05T11:51:54Z">
        <w:r>
          <w:rPr>
            <w:rtl/>
          </w:rPr>
          <w:delText xml:space="preserve">זוזי,</w:delText>
        </w:r>
      </w:del>
      <w:r>
        <w:rPr>
          <w:rtl/>
        </w:rPr>
        <w:t xml:space="preserve"> </w:t>
      </w:r>
      <w:ins w:id="92445" w:author="עורך - פרקים א-ב" w:date="2026-10-05T11:51:54Z">
        <w:r>
          <w:rPr>
            <w:rtl/>
          </w:rPr>
          <w:t xml:space="preserve">כשמושך</w:t>
        </w:r>
      </w:ins>
      <w:del w:id="92446" w:author="עורך - פרקים א-ב" w:date="2026-10-05T11:51:54Z">
        <w:r>
          <w:rPr>
            <w:rtl/>
          </w:rPr>
          <w:delText xml:space="preserve">כי קא משיך</w:delText>
        </w:r>
      </w:del>
      <w:r>
        <w:rPr>
          <w:rtl/>
        </w:rPr>
        <w:t xml:space="preserve"> - </w:t>
      </w:r>
      <w:ins w:id="92443" w:author="עורך - פרקים א-ב" w:date="2026-10-05T11:51:54Z">
        <w:r>
          <w:rPr>
            <w:rtl/>
          </w:rPr>
          <w:t xml:space="preserve">היה</w:t>
        </w:r>
      </w:ins>
      <w:del w:id="92444" w:author="עורך - פרקים א-ב" w:date="2026-10-05T11:51:54Z">
        <w:r>
          <w:rPr>
            <w:rtl/>
          </w:rPr>
          <w:delText xml:space="preserve">איבעי</w:delText>
        </w:r>
      </w:del>
      <w:r>
        <w:rPr>
          <w:rtl/>
        </w:rPr>
        <w:t xml:space="preserve"> </w:t>
      </w:r>
      <w:ins w:id="92441" w:author="עורך - פרקים א-ב" w:date="2026-10-05T11:51:54Z">
        <w:r>
          <w:rPr>
            <w:rtl/>
          </w:rPr>
          <w:t xml:space="preserve">לו לעיין</w:t>
        </w:r>
      </w:ins>
      <w:del w:id="92442" w:author="עורך - פרקים א-ב" w:date="2026-10-05T11:51:54Z">
        <w:r>
          <w:rPr>
            <w:rtl/>
          </w:rPr>
          <w:delText xml:space="preserve">לעיוני</w:delText>
        </w:r>
      </w:del>
      <w:r>
        <w:rPr>
          <w:rtl/>
        </w:rPr>
        <w:t xml:space="preserve">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</w:t>
      </w:r>
      <w:ins w:id="92439" w:author="עורך - פרקים א-ב" w:date="2026-10-05T11:51:54Z">
        <w:r>
          <w:rPr>
            <w:rtl/>
          </w:rPr>
          <w:t xml:space="preserve">למשוך.</w:t>
        </w:r>
      </w:ins>
      <w:del w:id="92440" w:author="עורך - פרקים א-ב" w:date="2026-10-05T11:51:54Z">
        <w:r>
          <w:rPr>
            <w:rtl/>
          </w:rPr>
          <w:delText xml:space="preserve">מימשך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ins w:id="92453" w:author="עורך - פרקים א-ב" w:date="2026-10-05T11:51:54Z">
        <w:r>
          <w:rPr>
            <w:rtl/>
          </w:rPr>
          <w:t xml:space="preserve">מכיון שברישא</w:t>
        </w:r>
      </w:ins>
      <w:del w:id="92454" w:author="עורך - פרקים א-ב" w:date="2026-10-05T11:51:54Z">
        <w:r>
          <w:rPr>
            <w:rtl/>
          </w:rPr>
          <w:delText xml:space="preserve">מדרישא</w:delText>
        </w:r>
      </w:del>
      <w:r>
        <w:rPr>
          <w:rtl/>
        </w:rPr>
        <w:t xml:space="preserve">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2467" w:author="עורך - פרקים א-ב" w:date="2026-10-05T11:51:54Z">
        <w:r>
          <w:rPr>
            <w:rtl/>
          </w:rPr>
          <w:t xml:space="preserve">ומתוך</w:t>
        </w:r>
      </w:ins>
      <w:del w:id="92468" w:author="עורך - פרקים א-ב" w:date="2026-10-05T11:51:54Z">
        <w:r w:rsidR="00F63065">
          <w:rPr>
            <w:rtl/>
          </w:rPr>
          <w:delText xml:space="preserve">ואיידי</w:delText>
        </w:r>
      </w:del>
      <w:r w:rsidR="00F63065">
        <w:rPr>
          <w:rtl/>
        </w:rPr>
        <w:t xml:space="preserve"> </w:t>
      </w:r>
      <w:ins w:id="92465" w:author="עורך - פרקים א-ב" w:date="2026-10-05T11:51:54Z">
        <w:r>
          <w:rPr>
            <w:rtl/>
          </w:rPr>
          <w:t xml:space="preserve">ששנה</w:t>
        </w:r>
      </w:ins>
      <w:del w:id="92466" w:author="עורך - פרקים א-ב" w:date="2026-10-05T11:51:54Z">
        <w:r w:rsidR="00F63065">
          <w:rPr>
            <w:rtl/>
          </w:rPr>
          <w:delText xml:space="preserve">דתנא</w:delText>
        </w:r>
      </w:del>
      <w:r w:rsidR="00F63065">
        <w:rPr>
          <w:rtl/>
        </w:rPr>
        <w:t xml:space="preserve"> </w:t>
      </w:r>
      <w:ins w:id="92463" w:author="עורך - פרקים א-ב" w:date="2026-10-05T11:51:54Z">
        <w:r>
          <w:rPr>
            <w:rtl/>
          </w:rPr>
          <w:t xml:space="preserve">ברישא</w:t>
        </w:r>
      </w:ins>
      <w:del w:id="92464" w:author="עורך - פרקים א-ב" w:date="2026-10-05T11:51:54Z">
        <w:r w:rsidR="00F63065">
          <w:rPr>
            <w:rtl/>
          </w:rPr>
          <w:delText xml:space="preserve">רישא</w:delText>
        </w:r>
      </w:del>
      <w:r w:rsidR="00F63065">
        <w:rPr>
          <w:rtl/>
        </w:rPr>
        <w:t xml:space="preserve"> </w:t>
      </w:r>
      <w:ins w:id="92461" w:author="עורך - פרקים א-ב" w:date="2026-10-05T11:51:54Z">
        <w:r>
          <w:rPr>
            <w:rtl/>
          </w:rPr>
          <w:t xml:space="preserve">'משך',</w:t>
        </w:r>
      </w:ins>
      <w:del w:id="92462" w:author="עורך - פרקים א-ב" w:date="2026-10-05T11:51:54Z">
        <w:r w:rsidR="00F63065">
          <w:rPr>
            <w:rtl/>
          </w:rPr>
          <w:delText xml:space="preserve">משך,</w:delText>
        </w:r>
      </w:del>
      <w:r w:rsidR="00F63065">
        <w:rPr>
          <w:rtl/>
        </w:rPr>
        <w:t xml:space="preserve"> </w:t>
      </w:r>
      <w:ins w:id="92459" w:author="עורך - פרקים א-ב" w:date="2026-10-05T11:51:54Z">
        <w:r>
          <w:rPr>
            <w:rtl/>
          </w:rPr>
          <w:t xml:space="preserve">שנה</w:t>
        </w:r>
      </w:ins>
      <w:del w:id="92460" w:author="עורך - פרקים א-ב" w:date="2026-10-05T11:51:54Z">
        <w:r w:rsidR="00F63065">
          <w:rPr>
            <w:rtl/>
          </w:rPr>
          <w:delText xml:space="preserve">תנא</w:delText>
        </w:r>
      </w:del>
      <w:r w:rsidR="00F63065">
        <w:rPr>
          <w:rtl/>
        </w:rPr>
        <w:t xml:space="preserve"> </w:t>
      </w:r>
      <w:ins w:id="92457" w:author="עורך - פרקים א-ב" w:date="2026-10-05T11:51:54Z">
        <w:r>
          <w:rPr>
            <w:rtl/>
          </w:rPr>
          <w:t xml:space="preserve">בסיפא</w:t>
        </w:r>
      </w:ins>
      <w:del w:id="92458" w:author="עורך - פרקים א-ב" w:date="2026-10-05T11:51:54Z">
        <w:r w:rsidR="00F63065">
          <w:rPr>
            <w:rtl/>
          </w:rPr>
          <w:delText xml:space="preserve">סיפא</w:delText>
        </w:r>
      </w:del>
      <w:r w:rsidR="00F63065">
        <w:rPr>
          <w:rtl/>
        </w:rPr>
        <w:t xml:space="preserve">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2455" w:author="עורך - פרקים א-ב" w:date="2026-10-05T11:51:54Z">
        <w:r>
          <w:rPr>
            <w:rtl/>
          </w:rPr>
          <w:t xml:space="preserve">'משך'.</w:t>
        </w:r>
      </w:ins>
      <w:del w:id="92456" w:author="עורך - פרקים א-ב" w:date="2026-10-05T11:51:54Z">
        <w:r w:rsidR="00F63065">
          <w:rPr>
            <w:rtl/>
          </w:rPr>
          <w:delText xml:space="preserve">משך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ins w:id="92469" w:author="עורך - פרקים א-ב" w:date="2026-10-05T11:51:54Z">
        <w:r>
          <w:rPr>
            <w:rtl/>
          </w:rPr>
          <w:t xml:space="preserve">מכיון שבסיפא</w:t>
        </w:r>
      </w:ins>
      <w:del w:id="92470" w:author="עורך - פרקים א-ב" w:date="2026-10-05T11:51:54Z">
        <w:r w:rsidR="00F63065">
          <w:rPr>
            <w:rtl/>
          </w:rPr>
          <w:delText xml:space="preserve">מדסיפא</w:delText>
        </w:r>
      </w:del>
      <w:r w:rsidR="00F63065">
        <w:rPr>
          <w:rtl/>
        </w:rPr>
        <w:t xml:space="preserve">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ins w:id="92477" w:author="עורך - פרקים א-ב" w:date="2026-10-05T11:51:54Z">
          <w:r>
            <w:rPr>
              <w:rtl/>
            </w:rPr>
            <w:t xml:space="preserve">ה"ק:</w:t>
          </w:r>
        </w:ins>
        <w:del w:id="92478" w:author="עורך - פרקים א-ב" w:date="2026-10-05T11:51:54Z">
          <w:r>
            <w:rPr>
              <w:rtl/>
            </w:rPr>
            <w:delText xml:space="preserve">ה"ק</w:delText>
          </w:r>
        </w:del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</w:t>
      </w:r>
      <w:ins w:id="92475" w:author="עורך - פרקים א-ב" w:date="2026-10-05T11:51:54Z">
        <w:r>
          <w:rPr>
            <w:rtl/>
          </w:rPr>
          <w:t xml:space="preserve">יחזור.</w:t>
        </w:r>
      </w:ins>
      <w:del w:id="92476" w:author="עורך - פרקים א-ב" w:date="2026-10-05T11:51:54Z">
        <w:r w:rsidR="00F63065">
          <w:rPr>
            <w:rtl/>
          </w:rPr>
          <w:delText xml:space="preserve">יחזור</w:delText>
        </w:r>
      </w:del>
      <w:r w:rsidR="00F63065">
        <w:rPr>
          <w:rtl/>
        </w:rPr>
        <w:t xml:space="preserve"> </w:t>
      </w:r>
      <w:ins w:id="94639" w:author="מנוע מכני" w:date="2026-10-05T11:32:12Z">
        <w:ins w:id="92473" w:author="עורך - פרקים א-ב" w:date="2026-10-05T11:51:54Z">
          <w:r>
            <w:rPr>
              <w:rtl/>
            </w:rPr>
            <w:t xml:space="preserve">מהו</w:t>
          </w:r>
        </w:ins>
        <w:del w:id="92474" w:author="עורך - פרקים א-ב" w:date="2026-10-05T11:51:54Z">
          <w:r>
            <w:rPr>
              <w:rtl/>
            </w:rPr>
            <w:delText xml:space="preserve">מה</w:delText>
          </w:r>
        </w:del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2471" w:author="עורך - פרקים א-ב" w:date="2026-10-05T11:51:54Z">
        <w:r>
          <w:rPr>
            <w:rtl/>
          </w:rPr>
          <w:t xml:space="preserve">יחזור?</w:t>
        </w:r>
      </w:ins>
      <w:del w:id="92472" w:author="עורך - פרקים א-ב" w:date="2026-10-05T11:51:54Z">
        <w:r w:rsidR="00F63065">
          <w:rPr>
            <w:rtl/>
          </w:rPr>
          <w:delText xml:space="preserve">יחזור -</w:delText>
        </w:r>
      </w:del>
      <w:r w:rsidR="00F63065">
        <w:rPr>
          <w:rtl/>
        </w:rPr>
        <w:t xml:space="preserve">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ins w:id="92483" w:author="עורך - פרקים א-ב" w:date="2026-10-05T11:51:54Z">
          <w:r>
            <w:rPr>
              <w:rFonts w:hint="cs"/>
              <w:rtl/>
            </w:rPr>
            <w:t xml:space="preserve">שסובר:</w:t>
          </w:r>
        </w:ins>
        <w:del w:id="92484" w:author="עורך - פרקים א-ב" w:date="2026-10-05T11:51:54Z">
          <w:r>
            <w:rPr>
              <w:rFonts w:hint="cs"/>
              <w:rtl/>
            </w:rPr>
            <w:delText xml:space="preserve">דסבר</w:delText>
          </w:r>
          <w:r w:rsidR="00F63065">
            <w:rPr>
              <w:rtl/>
            </w:rPr>
            <w:delText xml:space="preserve">:</w:delText>
          </w:r>
        </w:del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</w:t>
      </w:r>
      <w:ins w:id="92481" w:author="עורך - פרקים א-ב" w:date="2026-10-05T11:51:54Z">
        <w:r>
          <w:rPr>
            <w:rtl/>
          </w:rPr>
          <w:t xml:space="preserve">מישראל,</w:t>
        </w:r>
      </w:ins>
      <w:del w:id="92482" w:author="עורך - פרקים א-ב" w:date="2026-10-05T11:51:54Z">
        <w:r w:rsidR="00F63065">
          <w:rPr>
            <w:rtl/>
          </w:rPr>
          <w:delText xml:space="preserve">מישראל</w:delText>
        </w:r>
      </w:del>
      <w:r w:rsidR="00F63065">
        <w:rPr>
          <w:rtl/>
        </w:rPr>
        <w:t xml:space="preserve"> </w:t>
      </w:r>
      <w:ins w:id="92479" w:author="עורך - פרקים א-ב" w:date="2026-10-05T11:51:54Z">
        <w:r>
          <w:rPr>
            <w:rtl/>
          </w:rPr>
          <w:t xml:space="preserve">שעומדים</w:t>
        </w:r>
      </w:ins>
      <w:del w:id="92480" w:author="עורך - פרקים א-ב" w:date="2026-10-05T11:51:54Z">
        <w:r w:rsidR="00F63065">
          <w:rPr>
            <w:rtl/>
          </w:rPr>
          <w:delText xml:space="preserve">דקיימו</w:delText>
        </w:r>
      </w:del>
      <w:r w:rsidR="00F63065">
        <w:rPr>
          <w:rtl/>
        </w:rPr>
        <w:t xml:space="preserve"> </w:t>
      </w:r>
      <w:ins w:id="90593" w:author="מנוע סמנטי" w:date="2026-10-05T11:39:44Z">
        <w:r>
          <w:rPr>
            <w:rtl/>
          </w:rPr>
          <w:t xml:space="preserve">בדיבורם</w:t>
        </w:r>
      </w:ins>
      <w:del w:id="90594" w:author="מנוע סמנטי" w:date="2026-10-05T11:39:44Z">
        <w:r w:rsidR="00F63065">
          <w:rPr>
            <w:rtl/>
          </w:rPr>
          <w:delText xml:space="preserve">בדבורייהו</w:delText>
        </w:r>
      </w:del>
      <w:r w:rsidR="00F63065">
        <w:rPr>
          <w:rtl/>
        </w:rPr>
        <w:t xml:space="preserve">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ins w:id="92490" w:author="עורך - פרקים א-ב" w:date="2026-10-05T11:51:54Z">
          <w:r>
            <w:rPr>
              <w:rtl/>
            </w:rPr>
            <w:t xml:space="preserve">שהם</w:t>
          </w:r>
        </w:ins>
        <w:del w:id="92491" w:author="עורך - פרקים א-ב" w:date="2026-10-05T11:51:54Z">
          <w:r>
            <w:rPr>
              <w:rtl/>
            </w:rPr>
            <w:delText xml:space="preserve">דהם</w:delText>
          </w:r>
        </w:del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ins w:id="92488" w:author="עורך - פרקים א-ב" w:date="2026-10-05T11:51:54Z">
        <w:r>
          <w:rPr>
            <w:rtl/>
          </w:rPr>
          <w:t xml:space="preserve">אינם</w:t>
        </w:r>
      </w:ins>
      <w:del w:id="92489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</w:t>
      </w:r>
      <w:ins w:id="92486" w:author="עורך - פרקים א-ב" w:date="2026-10-05T11:51:54Z">
        <w:r>
          <w:rPr>
            <w:rtl/>
          </w:rPr>
          <w:t xml:space="preserve">עומדים</w:t>
        </w:r>
      </w:ins>
      <w:del w:id="92487" w:author="עורך - פרקים א-ב" w:date="2026-10-05T11:51:54Z">
        <w:r>
          <w:rPr>
            <w:rtl/>
          </w:rPr>
          <w:delText xml:space="preserve">קיימי</w:delText>
        </w:r>
      </w:del>
      <w:r>
        <w:rPr>
          <w:rtl/>
        </w:rPr>
        <w:t xml:space="preserve"> </w:t>
      </w:r>
      <w:ins w:id="90595" w:author="מנוע סמנטי" w:date="2026-10-05T11:39:44Z">
        <w:r>
          <w:rPr>
            <w:rtl/>
          </w:rPr>
          <w:t xml:space="preserve">בדיבורם</w:t>
        </w:r>
      </w:ins>
      <w:del w:id="90596" w:author="מנוע סמנטי" w:date="2026-10-05T11:39:44Z">
        <w:r>
          <w:rPr>
            <w:rtl/>
          </w:rPr>
          <w:delText xml:space="preserve">בדבורייהו</w:delText>
        </w:r>
      </w:del>
      <w:r>
        <w:rPr>
          <w:rtl/>
        </w:rPr>
        <w:t xml:space="preserve"> </w:t>
      </w:r>
      <w:ins w:id="92485" w:author="עורך - פרקים א-ב" w:date="2026-10-05T11:51:54Z">
        <w:r>
          <w:rPr>
            <w:rtl/>
          </w:rPr>
          <w:t xml:space="preserve">- </w:t>
        </w:r>
      </w:ins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ins w:id="92498" w:author="עורך - פרקים א-ב" w:date="2026-10-05T11:51:54Z">
        <w:r>
          <w:rPr>
            <w:rtl/>
          </w:rPr>
          <w:t xml:space="preserve">הטעם</w:t>
        </w:r>
      </w:ins>
      <w:del w:id="92499" w:author="עורך - פרקים א-ב" w:date="2026-10-05T11:51:54Z">
        <w:r>
          <w:rPr>
            <w:rtl/>
          </w:rPr>
          <w:delText xml:space="preserve">טעמא</w:delText>
        </w:r>
      </w:del>
      <w:r>
        <w:rPr>
          <w:rtl/>
        </w:rPr>
        <w:t xml:space="preserve"> </w:t>
      </w:r>
      <w:ins w:id="92496" w:author="עורך - פרקים א-ב" w:date="2026-10-05T11:51:54Z">
        <w:r>
          <w:rPr>
            <w:rtl/>
          </w:rPr>
          <w:t xml:space="preserve">-</w:t>
        </w:r>
      </w:ins>
      <w:del w:id="92497" w:author="עורך - פרקים א-ב" w:date="2026-10-05T11:51:54Z">
        <w:r>
          <w:rPr>
            <w:rtl/>
          </w:rPr>
          <w:delText xml:space="preserve">דנפדו,</w:delText>
        </w:r>
      </w:del>
      <w:r>
        <w:rPr>
          <w:rtl/>
        </w:rPr>
        <w:t xml:space="preserve"> </w:t>
      </w:r>
      <w:ins w:id="92494" w:author="עורך - פרקים א-ב" w:date="2026-10-05T11:51:54Z">
        <w:r>
          <w:rPr>
            <w:rtl/>
          </w:rPr>
          <w:t xml:space="preserve">שנפדו, אבל</w:t>
        </w:r>
      </w:ins>
      <w:del w:id="92495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נפדו - </w:t>
      </w:r>
      <w:ins w:id="92492" w:author="עורך - פרקים א-ב" w:date="2026-10-05T11:51:54Z">
        <w:r>
          <w:rPr>
            <w:rtl/>
          </w:rPr>
          <w:t xml:space="preserve">אסורים</w:t>
        </w:r>
      </w:ins>
      <w:del w:id="92493" w:author="עורך - פרקים א-ב" w:date="2026-10-05T11:51:54Z">
        <w:r>
          <w:rPr>
            <w:rtl/>
          </w:rPr>
          <w:delText xml:space="preserve">אסירי</w:delText>
        </w:r>
      </w:del>
      <w:r>
        <w:rPr>
          <w:rtl/>
        </w:rPr>
        <w:t xml:space="preserve">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</w:t>
      </w:r>
      <w:ins w:id="92504" w:author="עורך - פרקים א-ב" w:date="2026-10-05T11:51:54Z">
        <w:r>
          <w:rPr>
            <w:rtl/>
          </w:rPr>
          <w:t xml:space="preserve">היא</w:t>
        </w:r>
      </w:ins>
      <w:del w:id="92505" w:author="עורך - פרקים א-ב" w:date="2026-10-05T11:51:54Z">
        <w:r w:rsidR="00F63065">
          <w:rPr>
            <w:rtl/>
          </w:rPr>
          <w:delText xml:space="preserve">הוא</w:delText>
        </w:r>
      </w:del>
      <w:r w:rsidR="00F63065">
        <w:rPr>
          <w:rtl/>
        </w:rPr>
        <w:t xml:space="preserve"> </w:t>
      </w:r>
      <w:ins w:id="92502" w:author="עורך - פרקים א-ב" w:date="2026-10-05T11:51:54Z">
        <w:r>
          <w:rPr>
            <w:rtl/>
          </w:rPr>
          <w:t xml:space="preserve">שמתחלפת</w:t>
        </w:r>
      </w:ins>
      <w:del w:id="92503" w:author="עורך - פרקים א-ב" w:date="2026-10-05T11:51:54Z">
        <w:r w:rsidR="00F63065">
          <w:rPr>
            <w:rtl/>
          </w:rPr>
          <w:delText xml:space="preserve">דמיחלפא</w:delText>
        </w:r>
      </w:del>
      <w:r w:rsidR="00F63065">
        <w:rPr>
          <w:rtl/>
        </w:rPr>
        <w:t xml:space="preserve"> ב</w:t>
      </w:r>
      <w:r w:rsidR="00F63065" w:rsidRPr="00BD4AFB">
        <w:rPr>
          <w:b/>
          <w:bCs/>
          <w:rtl/>
        </w:rPr>
        <w:t xml:space="preserve">קדושת הגוף </w:t>
      </w:r>
      <w:ins w:id="92500" w:author="עורך - פרקים א-ב" w:date="2026-10-05T11:51:54Z">
        <w:r>
          <w:rPr>
            <w:b/>
            <w:bCs/>
            <w:rtl/>
          </w:rPr>
          <w:t xml:space="preserve">למזבח, </w:t>
        </w:r>
        <w:r>
          <w:rPr>
            <w:rStyle w:val="afffffe"/>
            <w:b/>
            <w:bCs/>
            <w:rtl/>
          </w:rPr>
          <w:t xml:space="preserve">ולכן</w:t>
        </w:r>
      </w:ins>
      <w:del w:id="92501" w:author="עורך - פרקים א-ב" w:date="2026-10-05T11:51:54Z">
        <w:r w:rsidR="00F63065" w:rsidRPr="00BD4AFB">
          <w:rPr>
            <w:b/>
            <w:bCs/>
            <w:rtl/>
          </w:rPr>
          <w:delText xml:space="preserve">למזבח</w:delText>
        </w:r>
      </w:del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</w:t>
      </w:r>
      <w:ins w:id="92517" w:author="עורך - פרקים א-ב" w:date="2026-10-05T11:51:54Z">
        <w:r>
          <w:rPr>
            <w:rtl/>
          </w:rPr>
          <w:t xml:space="preserve">אם</w:t>
        </w:r>
      </w:ins>
      <w:del w:id="92518" w:author="עורך - פרקים א-ב" w:date="2026-10-05T11:51:54Z">
        <w:r w:rsidR="00F63065">
          <w:rPr>
            <w:rtl/>
          </w:rPr>
          <w:delText xml:space="preserve">אילימא</w:delText>
        </w:r>
      </w:del>
      <w:r w:rsidR="00F63065">
        <w:rPr>
          <w:rtl/>
        </w:rPr>
        <w:t xml:space="preserve"> </w:t>
      </w:r>
      <w:ins w:id="92515" w:author="עורך - פרקים א-ב" w:date="2026-10-05T11:51:54Z">
        <w:r>
          <w:rPr>
            <w:rtl/>
          </w:rPr>
          <w:t xml:space="preserve">תאמר</w:t>
        </w:r>
      </w:ins>
      <w:del w:id="92516" w:author="עורך - פרקים א-ב" w:date="2026-10-05T11:51:54Z">
        <w:r w:rsidR="00F63065">
          <w:rPr>
            <w:rtl/>
          </w:rPr>
          <w:delText xml:space="preserve">דאיעבר</w:delText>
        </w:r>
      </w:del>
      <w:r w:rsidR="00F63065">
        <w:rPr>
          <w:rtl/>
        </w:rPr>
        <w:t xml:space="preserve"> </w:t>
      </w:r>
      <w:ins w:id="92513" w:author="עורך - פרקים א-ב" w:date="2026-10-05T11:51:54Z">
        <w:r>
          <w:rPr>
            <w:rtl/>
          </w:rPr>
          <w:t xml:space="preserve">שהתעברו ונולדו</w:t>
        </w:r>
      </w:ins>
      <w:del w:id="92514" w:author="עורך - פרקים א-ב" w:date="2026-10-05T11:51:54Z">
        <w:r w:rsidR="00F63065">
          <w:rPr>
            <w:rtl/>
          </w:rPr>
          <w:delText xml:space="preserve">ואתיליד</w:delText>
        </w:r>
      </w:del>
      <w:r w:rsidR="00F63065">
        <w:rPr>
          <w:rtl/>
        </w:rPr>
        <w:t xml:space="preserve">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</w:t>
      </w:r>
      <w:ins w:id="92511" w:author="עורך - פרקים א-ב" w:date="2026-10-05T11:51:54Z">
        <w:r>
          <w:rPr>
            <w:rtl/>
          </w:rPr>
          <w:t xml:space="preserve">שהתעברו</w:t>
        </w:r>
      </w:ins>
      <w:del w:id="92512" w:author="עורך - פרקים א-ב" w:date="2026-10-05T11:51:54Z">
        <w:r w:rsidR="00F63065">
          <w:rPr>
            <w:rtl/>
          </w:rPr>
          <w:delText xml:space="preserve">דאיעבר</w:delText>
        </w:r>
      </w:del>
      <w:r w:rsidR="00F63065">
        <w:rPr>
          <w:rtl/>
        </w:rPr>
        <w:t xml:space="preserve"> לפני פדיונן, </w:t>
      </w:r>
      <w:ins w:id="92509" w:author="עורך - פרקים א-ב" w:date="2026-10-05T11:51:54Z">
        <w:r>
          <w:rPr>
            <w:rtl/>
          </w:rPr>
          <w:t xml:space="preserve">ונולדו</w:t>
        </w:r>
      </w:ins>
      <w:del w:id="92510" w:author="עורך - פרקים א-ב" w:date="2026-10-05T11:51:54Z">
        <w:r w:rsidR="00F63065">
          <w:rPr>
            <w:rtl/>
          </w:rPr>
          <w:delText xml:space="preserve">ואתיליד</w:delText>
        </w:r>
      </w:del>
      <w:r w:rsidR="00F63065">
        <w:rPr>
          <w:rtl/>
        </w:rPr>
        <w:t xml:space="preserve"> לאחר פדיונן, הא </w:t>
      </w:r>
      <w:ins w:id="92508" w:author="עורך - פרקים א-ב" w:date="2026-10-05T11:51:54Z">
        <w:r>
          <w:rPr>
            <w:rStyle w:val="afffffe"/>
            <w:rtl/>
          </w:rPr>
          <w:t xml:space="preserve">נולדו</w:t>
        </w:r>
        <w:r>
          <w:rPr>
            <w:rtl/>
          </w:rPr>
          <w:t xml:space="preserve"> </w:t>
        </w:r>
      </w:ins>
      <w:r w:rsidR="00F63065">
        <w:rPr>
          <w:rtl/>
        </w:rPr>
        <w:t xml:space="preserve">לפני פדיונן </w:t>
      </w:r>
      <w:ins w:id="92506" w:author="עורך - פרקים א-ב" w:date="2026-10-05T11:51:54Z">
        <w:r>
          <w:rPr>
            <w:rtl/>
          </w:rPr>
          <w:t xml:space="preserve">- אסורים, </w:t>
        </w:r>
        <w:r>
          <w:rPr>
            <w:rStyle w:val="afffffe"/>
            <w:rtl/>
          </w:rPr>
          <w:t xml:space="preserve">והאם</w:t>
        </w:r>
      </w:ins>
      <w:del w:id="92507" w:author="עורך - פרקים א-ב" w:date="2026-10-05T11:51:54Z">
        <w:r w:rsidR="00F63065">
          <w:rPr>
            <w:rtl/>
          </w:rPr>
          <w:delText xml:space="preserve">אסירי</w:delText>
        </w:r>
        <w:r>
          <w:rPr>
            <w:rtl/>
          </w:rPr>
          <w:delText xml:space="preserve">,</w:delText>
        </w:r>
      </w:del>
      <w:ins w:id="96115" w:author="מנוע מכני" w:date="2026-10-05T11:32:12Z"/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</w:t>
      </w:r>
      <w:ins w:id="92521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הולדות</w:t>
        </w:r>
      </w:ins>
      <w:r w:rsidR="00F63065">
        <w:rPr>
          <w:rtl/>
        </w:rPr>
        <w:t xml:space="preserve"> ואין צריכין מום, שאין קדושה חלה עליהן, שלא יהא טפל חמור מן </w:t>
      </w:r>
      <w:ins w:id="92519" w:author="עורך - פרקים א-ב" w:date="2026-10-05T11:51:54Z">
        <w:r>
          <w:rPr>
            <w:rtl/>
          </w:rPr>
          <w:t xml:space="preserve">העיקר.</w:t>
        </w:r>
      </w:ins>
      <w:del w:id="92520" w:author="עורך - פרקים א-ב" w:date="2026-10-05T11:51:54Z">
        <w:r w:rsidR="00F63065">
          <w:rPr>
            <w:rtl/>
          </w:rPr>
          <w:delText xml:space="preserve">העיקר </w:delText>
        </w:r>
      </w:del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ins w:id="92526" w:author="עורך - פרקים א-ב" w:date="2026-10-05T11:51:54Z">
        <w:r>
          <w:rPr>
            <w:rtl/>
          </w:rPr>
          <w:t xml:space="preserve">שונה</w:t>
        </w:r>
      </w:ins>
      <w:del w:id="92527" w:author="עורך - פרקים א-ב" w:date="2026-10-05T11:51:54Z">
        <w:r w:rsidR="00F63065">
          <w:rPr>
            <w:rtl/>
          </w:rPr>
          <w:delText xml:space="preserve">מתני</w:delText>
        </w:r>
      </w:del>
      <w:r w:rsidR="00F63065">
        <w:rPr>
          <w:rtl/>
        </w:rPr>
        <w:t xml:space="preserve"> חייב, </w:t>
      </w:r>
      <w:ins w:id="92524" w:author="עורך - פרקים א-ב" w:date="2026-10-05T11:51:54Z">
        <w:r>
          <w:rPr>
            <w:rtl/>
          </w:rPr>
          <w:t xml:space="preserve">ומעמיד</w:t>
        </w:r>
      </w:ins>
      <w:del w:id="92525" w:author="עורך - פרקים א-ב" w:date="2026-10-05T11:51:54Z">
        <w:r w:rsidR="00F63065">
          <w:rPr>
            <w:rtl/>
          </w:rPr>
          <w:delText xml:space="preserve">ומוקי</w:delText>
        </w:r>
      </w:del>
      <w:r w:rsidR="00F63065">
        <w:rPr>
          <w:rtl/>
        </w:rPr>
        <w:t xml:space="preserve"> </w:t>
      </w:r>
      <w:ins w:id="92522" w:author="עורך - פרקים א-ב" w:date="2026-10-05T11:51:54Z">
        <w:r>
          <w:rPr>
            <w:rtl/>
          </w:rPr>
          <w:t xml:space="preserve">אותה</w:t>
        </w:r>
      </w:ins>
      <w:del w:id="92523" w:author="עורך - פרקים א-ב" w:date="2026-10-05T11:51:54Z">
        <w:r w:rsidR="00F63065">
          <w:rPr>
            <w:rtl/>
          </w:rPr>
          <w:delText xml:space="preserve">לה</w:delText>
        </w:r>
      </w:del>
      <w:r w:rsidR="00F63065">
        <w:rPr>
          <w:rtl/>
        </w:rPr>
        <w:t xml:space="preserve">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ins w:id="90147" w:author="מנוע סמנטי" w:date="2026-10-05T11:39:44Z">
        <w:r>
          <w:rPr>
            <w:rStyle w:val="afffff0"/>
            <w:rtl/>
          </w:rPr>
          <w:t xml:space="preserve">לֹא תִזְבַּח לַה</w:t>
        </w:r>
      </w:ins>
      <w:del w:id="90148" w:author="מנוע סמנטי" w:date="2026-10-05T11:39:44Z">
        <w:r w:rsidR="00F63065">
          <w:rPr>
            <w:rtl/>
          </w:rPr>
          <w:delText xml:space="preserve">לא תזבח לה</w:delText>
        </w:r>
      </w:del>
      <w:r w:rsidR="00F63065">
        <w:rPr>
          <w:rtl/>
        </w:rPr>
        <w:t xml:space="preserve">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</w:t>
      </w:r>
      <w:ins w:id="92536" w:author="עורך - פרקים א-ב" w:date="2026-10-05T11:51:54Z">
        <w:r>
          <w:rPr>
            <w:rFonts w:hint="cs"/>
            <w:rtl/>
          </w:rPr>
          <w:t xml:space="preserve">שלא</w:t>
        </w:r>
      </w:ins>
      <w:del w:id="92537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</w:t>
      </w:r>
      <w:ins w:id="92534" w:author="עורך - פרקים א-ב" w:date="2026-10-05T11:51:54Z">
        <w:r>
          <w:rPr>
            <w:rFonts w:hint="cs"/>
            <w:rtl/>
          </w:rPr>
          <w:t xml:space="preserve">יקרב</w:t>
        </w:r>
      </w:ins>
      <w:del w:id="92535" w:author="עורך - פרקים א-ב" w:date="2026-10-05T11:51:54Z">
        <w:r>
          <w:rPr>
            <w:rFonts w:hint="cs"/>
            <w:rtl/>
          </w:rPr>
          <w:delText xml:space="preserve">ליקרב</w:delText>
        </w:r>
      </w:del>
      <w:r>
        <w:rPr>
          <w:rFonts w:hint="cs"/>
          <w:rtl/>
        </w:rPr>
        <w:t xml:space="preserve"> כשהוא בעל מום </w:t>
      </w:r>
      <w:ins w:id="92532" w:author="עורך - פרקים א-ב" w:date="2026-10-05T11:51:54Z">
        <w:r>
          <w:rPr>
            <w:rFonts w:hint="cs"/>
            <w:rtl/>
          </w:rPr>
          <w:t xml:space="preserve">[אפי'</w:t>
        </w:r>
      </w:ins>
      <w:del w:id="92533" w:author="עורך - פרקים א-ב" w:date="2026-10-05T11:51:54Z">
        <w:r>
          <w:rPr>
            <w:rFonts w:hint="cs"/>
            <w:rtl/>
          </w:rPr>
          <w:delText xml:space="preserve">[אפי</w:delText>
        </w:r>
      </w:del>
      <w:r>
        <w:rPr>
          <w:rFonts w:hint="cs"/>
          <w:rtl/>
        </w:rPr>
        <w:t xml:space="preserve"> שהוא </w:t>
      </w:r>
      <w:ins w:id="92530" w:author="עורך - פרקים א-ב" w:date="2026-10-05T11:51:54Z">
        <w:r>
          <w:rPr>
            <w:rFonts w:hint="cs"/>
            <w:rtl/>
          </w:rPr>
          <w:t xml:space="preserve">קדוש] -</w:t>
        </w:r>
      </w:ins>
      <w:del w:id="92531" w:author="עורך - פרקים א-ב" w:date="2026-10-05T11:51:54Z">
        <w:r>
          <w:rPr>
            <w:rFonts w:hint="cs"/>
            <w:rtl/>
          </w:rPr>
          <w:delText xml:space="preserve">קדוש]-</w:delText>
        </w:r>
      </w:del>
      <w:r>
        <w:rPr>
          <w:rFonts w:hint="cs"/>
          <w:rtl/>
        </w:rPr>
        <w:t xml:space="preserve">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</w:t>
      </w:r>
      <w:ins w:id="92528" w:author="עורך - פרקים א-ב" w:date="2026-10-05T11:51:54Z">
        <w:r>
          <w:rPr>
            <w:rFonts w:hint="cs"/>
            <w:rtl/>
          </w:rPr>
          <w:t xml:space="preserve">במפורש.</w:t>
        </w:r>
      </w:ins>
      <w:del w:id="92529" w:author="עורך - פרקים א-ב" w:date="2026-10-05T11:51:54Z">
        <w:r>
          <w:rPr>
            <w:rFonts w:hint="cs"/>
            <w:rtl/>
          </w:rPr>
          <w:delText xml:space="preserve">בהדיא </w:delText>
        </w:r>
      </w:del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</w:t>
      </w:r>
      <w:ins w:id="92548" w:author="עורך - פרקים א-ב" w:date="2026-10-05T11:51:54Z">
        <w:r>
          <w:rPr>
            <w:rFonts w:hint="cs"/>
            <w:rtl/>
          </w:rPr>
          <w:t xml:space="preserve">שמעשר</w:t>
        </w:r>
      </w:ins>
      <w:del w:id="92549" w:author="עורך - פרקים א-ב" w:date="2026-10-05T11:51:54Z">
        <w:r w:rsidR="0062236C">
          <w:rPr>
            <w:rFonts w:hint="cs"/>
            <w:rtl/>
          </w:rPr>
          <w:delText xml:space="preserve">דבמעשר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</w:t>
      </w:r>
      <w:ins w:id="92546" w:author="עורך - פרקים א-ב" w:date="2026-10-05T11:51:54Z">
        <w:r>
          <w:rPr>
            <w:rFonts w:hint="cs"/>
            <w:rtl/>
          </w:rPr>
          <w:t xml:space="preserve">יקרב</w:t>
        </w:r>
      </w:ins>
      <w:del w:id="92547" w:author="עורך - פרקים א-ב" w:date="2026-10-05T11:51:54Z">
        <w:r w:rsidR="0062236C">
          <w:rPr>
            <w:rFonts w:hint="cs"/>
            <w:rtl/>
          </w:rPr>
          <w:delText xml:space="preserve">ליקרב</w:delText>
        </w:r>
      </w:del>
      <w:r w:rsidR="0062236C">
        <w:rPr>
          <w:rFonts w:hint="cs"/>
          <w:rtl/>
        </w:rPr>
        <w:t xml:space="preserve"> כשהוא בעל מום </w:t>
      </w:r>
      <w:ins w:id="92544" w:author="עורך - פרקים א-ב" w:date="2026-10-05T11:51:54Z">
        <w:r>
          <w:rPr>
            <w:rtl/>
          </w:rPr>
          <w:t xml:space="preserve">-</w:t>
        </w:r>
      </w:ins>
      <w:del w:id="92545" w:author="עורך - פרקים א-ב" w:date="2026-10-05T11:51:54Z">
        <w:r w:rsidR="0062236C">
          <w:rPr>
            <w:rtl/>
          </w:rPr>
          <w:delText xml:space="preserve">–</w:delText>
        </w:r>
      </w:del>
      <w:r w:rsidR="0062236C">
        <w:rPr>
          <w:rFonts w:hint="cs"/>
          <w:rtl/>
        </w:rPr>
        <w:t xml:space="preserve"> </w:t>
      </w:r>
      <w:ins w:id="92542" w:author="עורך - פרקים א-ב" w:date="2026-10-05T11:51:54Z">
        <w:r>
          <w:rPr>
            <w:rFonts w:hint="cs"/>
            <w:rtl/>
          </w:rPr>
          <w:t xml:space="preserve">שכבר</w:t>
        </w:r>
      </w:ins>
      <w:del w:id="92543" w:author="עורך - פרקים א-ב" w:date="2026-10-05T11:51:54Z">
        <w:r w:rsidR="0062236C">
          <w:rPr>
            <w:rFonts w:hint="cs"/>
            <w:rtl/>
          </w:rPr>
          <w:delText xml:space="preserve">דכבר</w:delText>
        </w:r>
      </w:del>
      <w:r w:rsidR="0062236C">
        <w:rPr>
          <w:rFonts w:hint="cs"/>
          <w:rtl/>
        </w:rPr>
        <w:t xml:space="preserve"> </w:t>
      </w:r>
      <w:ins w:id="92540" w:author="עורך - פרקים א-ב" w:date="2026-10-05T11:51:54Z">
        <w:r>
          <w:rPr>
            <w:rFonts w:hint="cs"/>
            <w:rtl/>
          </w:rPr>
          <w:t xml:space="preserve">למדו</w:t>
        </w:r>
      </w:ins>
      <w:del w:id="92541" w:author="עורך - פרקים א-ב" w:date="2026-10-05T11:51:54Z">
        <w:r w:rsidR="0062236C">
          <w:rPr>
            <w:rFonts w:hint="cs"/>
            <w:rtl/>
          </w:rPr>
          <w:delText xml:space="preserve">ילפי</w:delText>
        </w:r>
      </w:del>
      <w:r w:rsidR="0062236C">
        <w:rPr>
          <w:rFonts w:hint="cs"/>
          <w:rtl/>
        </w:rPr>
        <w:t xml:space="preserve"> מעשר בהעברה העברה </w:t>
      </w:r>
      <w:ins w:id="92538" w:author="עורך - פרקים א-ב" w:date="2026-10-05T11:51:54Z">
        <w:r>
          <w:rPr>
            <w:rFonts w:hint="cs"/>
            <w:rtl/>
          </w:rPr>
          <w:t xml:space="preserve">מבכור.</w:t>
        </w:r>
      </w:ins>
      <w:del w:id="92539" w:author="עורך - פרקים א-ב" w:date="2026-10-05T11:51:54Z">
        <w:r w:rsidR="0062236C">
          <w:rPr>
            <w:rFonts w:hint="cs"/>
            <w:rtl/>
          </w:rPr>
          <w:delText xml:space="preserve">מבכור </w:delText>
        </w:r>
      </w:del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ins w:id="90149" w:author="מנוע סמנטי" w:date="2026-10-05T11:39:44Z">
        <w:r>
          <w:rPr>
            <w:rStyle w:val="afffff0"/>
            <w:rtl/>
          </w:rPr>
          <w:t xml:space="preserve">לֹא יַחֲלִיפֶנּוּ וְלֹא יָמִיר אוֹתוֹ וְגוֹ</w:t>
        </w:r>
      </w:ins>
      <w:del w:id="90150" w:author="מנוע סמנטי" w:date="2026-10-05T11:39:44Z">
        <w:r>
          <w:rPr>
            <w:rtl/>
          </w:rPr>
          <w:delText xml:space="preserve">לא יחליפנו ולא ימיר אותו וגו</w:delText>
        </w:r>
      </w:del>
      <w:r>
        <w:rPr>
          <w:rtl/>
        </w:rPr>
        <w:t xml:space="preserve">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ins w:id="92550" w:author="עורך - פרקים א-ב" w:date="2026-10-05T11:51:54Z">
        <w:r>
          <w:rPr>
            <w:rtl/>
          </w:rPr>
          <w:t xml:space="preserve">הכתוב:</w:t>
        </w:r>
      </w:ins>
      <w:del w:id="92551" w:author="עורך - פרקים א-ב" w:date="2026-10-05T11:51:54Z">
        <w:r>
          <w:rPr>
            <w:rtl/>
          </w:rPr>
          <w:delText xml:space="preserve">קרא:</w:delText>
        </w:r>
      </w:del>
      <w:r>
        <w:rPr>
          <w:rtl/>
        </w:rPr>
        <w:t xml:space="preserve"> </w:t>
      </w:r>
      <w:r w:rsidR="00BF127F">
        <w:rPr>
          <w:rFonts w:hint="cs"/>
          <w:rtl/>
        </w:rPr>
        <w:t>'</w:t>
      </w:r>
      <w:ins w:id="90151" w:author="מנוע סמנטי" w:date="2026-10-05T11:39:44Z">
        <w:r>
          <w:rPr>
            <w:rStyle w:val="afffff0"/>
            <w:rtl/>
          </w:rPr>
          <w:t xml:space="preserve">וְהָיָה הוּא וּתְמוּרָתוֹ</w:t>
        </w:r>
      </w:ins>
      <w:del w:id="90152" w:author="מנוע סמנטי" w:date="2026-10-05T11:39:44Z">
        <w:r>
          <w:rPr>
            <w:rtl/>
          </w:rPr>
          <w:delText xml:space="preserve">והיה הוא ותמורתו</w:delText>
        </w:r>
      </w:del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2552" w:author="עורך - פרקים א-ב" w:date="2026-10-05T11:51:54Z">
        <w:r>
          <w:rPr>
            <w:rtl/>
          </w:rPr>
          <w:t xml:space="preserve">קרבים,</w:t>
        </w:r>
      </w:ins>
      <w:del w:id="92553" w:author="עורך - פרקים א-ב" w:date="2026-10-05T11:51:54Z">
        <w:r>
          <w:rPr>
            <w:rtl/>
          </w:rPr>
          <w:delText xml:space="preserve">קרבי,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ins w:id="90153" w:author="מנוע סמנטי" w:date="2026-10-05T11:39:44Z">
        <w:r>
          <w:rPr>
            <w:rStyle w:val="afffff0"/>
            <w:rtl/>
          </w:rPr>
          <w:t xml:space="preserve">רַק קָדָשֶׁיךָ אֲשֶׁר יִהְיוּ לְךָ וּנְדָרֶיךָ</w:t>
        </w:r>
      </w:ins>
      <w:del w:id="90154" w:author="מנוע סמנטי" w:date="2026-10-05T11:39:44Z">
        <w:r>
          <w:rPr>
            <w:rtl/>
          </w:rPr>
          <w:delText xml:space="preserve">רק קדשיך אשר יהיו לך ונדריך</w:delText>
        </w:r>
      </w:del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 xml:space="preserve">ונדריך - הקישן הכתוב </w:t>
      </w:r>
      <w:ins w:id="92560" w:author="עורך - פרקים א-ב" w:date="2026-10-05T11:51:54Z">
        <w:r>
          <w:rPr>
            <w:rtl/>
          </w:rPr>
          <w:t xml:space="preserve">לנדר,</w:t>
        </w:r>
      </w:ins>
      <w:del w:id="92561" w:author="עורך - פרקים א-ב" w:date="2026-10-05T11:51:54Z">
        <w:r>
          <w:rPr>
            <w:rtl/>
          </w:rPr>
          <w:delText xml:space="preserve">לנדר</w:delText>
        </w:r>
      </w:del>
      <w:r w:rsidR="0062236C">
        <w:rPr>
          <w:rFonts w:hint="cs"/>
          <w:rtl/>
        </w:rPr>
        <w:t xml:space="preserve"> </w:t>
      </w:r>
      <w:ins w:id="92558" w:author="עורך - פרקים א-ב" w:date="2026-10-05T11:51:54Z">
        <w:r>
          <w:rPr>
            <w:rFonts w:hint="cs"/>
            <w:rtl/>
          </w:rPr>
          <w:t xml:space="preserve">מה בעל</w:t>
        </w:r>
      </w:ins>
      <w:del w:id="92559" w:author="עורך - פרקים א-ב" w:date="2026-10-05T11:51:54Z">
        <w:r w:rsidR="0062236C">
          <w:rPr>
            <w:rFonts w:hint="cs"/>
            <w:rtl/>
          </w:rPr>
          <w:delText xml:space="preserve">דבעל</w:delText>
        </w:r>
      </w:del>
      <w:r w:rsidR="0062236C">
        <w:rPr>
          <w:rFonts w:hint="cs"/>
          <w:rtl/>
        </w:rPr>
        <w:t xml:space="preserve"> מום </w:t>
      </w:r>
      <w:ins w:id="92556" w:author="עורך - פרקים א-ב" w:date="2026-10-05T11:51:54Z">
        <w:r>
          <w:rPr>
            <w:rFonts w:hint="cs"/>
            <w:rtl/>
          </w:rPr>
          <w:t xml:space="preserve">לא,</w:t>
        </w:r>
      </w:ins>
      <w:del w:id="92557" w:author="עורך - פרקים א-ב" w:date="2026-10-05T11:51:54Z">
        <w:r w:rsidR="0062236C">
          <w:rPr>
            <w:rFonts w:hint="cs"/>
            <w:rtl/>
          </w:rPr>
          <w:delText xml:space="preserve">לא</w:delText>
        </w:r>
      </w:del>
      <w:r w:rsidR="0062236C">
        <w:rPr>
          <w:rFonts w:hint="cs"/>
          <w:rtl/>
        </w:rPr>
        <w:t xml:space="preserve"> אף </w:t>
      </w:r>
      <w:ins w:id="90749" w:author="מנוע מכני" w:date="2026-10-05T11:32:12Z">
        <w:ins w:id="92554" w:author="עורך - פרקים א-ב" w:date="2026-10-05T11:51:54Z">
          <w:r>
            <w:rPr>
              <w:rFonts w:hint="cs"/>
              <w:rtl/>
            </w:rPr>
            <w:t xml:space="preserve">אלה</w:t>
          </w:r>
        </w:ins>
        <w:del w:id="92555" w:author="עורך - פרקים א-ב" w:date="2026-10-05T11:51:54Z">
          <w:r>
            <w:rPr>
              <w:rFonts w:hint="cs"/>
              <w:rtl/>
            </w:rPr>
            <w:delText xml:space="preserve">ה"נ</w:delText>
          </w:r>
        </w:del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ins w:id="90155" w:author="מנוע סמנטי" w:date="2026-10-05T11:39:44Z">
        <w:r>
          <w:rPr>
            <w:rStyle w:val="afffff0"/>
            <w:rtl/>
          </w:rPr>
          <w:t xml:space="preserve">לֹא יַחֲלִיפֶנּוּ וְלֹא יָמִיר וְגוֹ</w:t>
        </w:r>
      </w:ins>
      <w:del w:id="90156" w:author="מנוע סמנטי" w:date="2026-10-05T11:39:44Z">
        <w:r w:rsidR="00F63065">
          <w:rPr>
            <w:rtl/>
          </w:rPr>
          <w:delText xml:space="preserve">לא יחליפנו ולא ימיר וגו</w:delText>
        </w:r>
      </w:del>
      <w:r w:rsidR="00F63065">
        <w:rPr>
          <w:rtl/>
        </w:rPr>
        <w:t xml:space="preserve">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ins w:id="92565" w:author="עורך - פרקים א-ב" w:date="2026-10-05T11:51:54Z">
        <w:r>
          <w:rPr>
            <w:rtl/>
          </w:rPr>
          <w:t xml:space="preserve">לא </w:t>
        </w:r>
        <w:r>
          <w:rPr>
            <w:rStyle w:val="afffffe"/>
            <w:rtl/>
          </w:rPr>
          <w:t xml:space="preserve">ימיר</w:t>
        </w:r>
        <w:r>
          <w:rPr>
            <w:rtl/>
          </w:rPr>
          <w:t xml:space="preserve">,</w:t>
        </w:r>
      </w:ins>
      <w:del w:id="92566" w:author="עורך - פרקים א-ב" w:date="2026-10-05T11:51:54Z"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,</w:delText>
        </w:r>
      </w:del>
      <w:r w:rsidR="00F63065">
        <w:rPr>
          <w:rtl/>
        </w:rPr>
        <w:t xml:space="preserve"> טוב ברע </w:t>
      </w:r>
      <w:ins w:id="98427" w:author="מנוע מכני" w:date="2026-10-05T11:32:12Z">
        <w:ins w:id="92563" w:author="עורך - פרקים א-ב" w:date="2026-10-05T11:51:54Z">
          <w:r>
            <w:rPr>
              <w:rtl/>
            </w:rPr>
            <w:t xml:space="preserve">אין</w:t>
          </w:r>
        </w:ins>
        <w:del w:id="92564" w:author="עורך - פרקים א-ב" w:date="2026-10-05T11:51:54Z">
          <w:r>
            <w:rPr>
              <w:rtl/>
            </w:rPr>
            <w:delText xml:space="preserve">צריכה</w:delText>
          </w:r>
          <w:r w:rsidR="00F63065">
            <w:rPr>
              <w:rtl/>
            </w:rPr>
            <w:delText xml:space="preserve">?</w:delText>
          </w:r>
        </w:del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 </w:t>
      </w:r>
      <w:ins w:id="92562" w:author="עורך - פרקים א-ב" w:date="2026-10-05T11:51:54Z">
        <w:r>
          <w:rPr>
            <w:rtl/>
          </w:rPr>
          <w:t xml:space="preserve">צריך.</w:t>
        </w:r>
      </w:ins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ins w:id="92571" w:author="עורך - פרקים א-ב" w:date="2026-10-05T11:51:54Z">
        <w:r>
          <w:rPr>
            <w:rtl/>
          </w:rPr>
          <w:t xml:space="preserve">שנפדה</w:t>
        </w:r>
      </w:ins>
      <w:del w:id="92572" w:author="עורך - פרקים א-ב" w:date="2026-10-05T11:51:54Z">
        <w:r>
          <w:rPr>
            <w:rtl/>
          </w:rPr>
          <w:delText xml:space="preserve">שנפדה</w:delText>
        </w:r>
        <w:r w:rsidR="0057284B">
          <w:rPr>
            <w:rtl/>
          </w:rPr>
          <w:delText xml:space="preserve">.</w:delText>
        </w:r>
      </w:del>
      <w:r w:rsidR="0062236C">
        <w:rPr>
          <w:rFonts w:hint="cs"/>
          <w:rtl/>
        </w:rPr>
        <w:t xml:space="preserve"> </w:t>
      </w:r>
      <w:ins w:id="92569" w:author="עורך - פרקים א-ב" w:date="2026-10-05T11:51:54Z">
        <w:r>
          <w:rPr>
            <w:rtl/>
          </w:rPr>
          <w:t xml:space="preserve">-</w:t>
        </w:r>
      </w:ins>
      <w:del w:id="92570" w:author="עורך - פרקים א-ב" w:date="2026-10-05T11:51:54Z">
        <w:r w:rsidR="009A1E05">
          <w:rPr>
            <w:rtl/>
          </w:rPr>
          <w:delText xml:space="preserve">–</w:delText>
        </w:r>
      </w:del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</w:t>
      </w:r>
      <w:ins w:id="92567" w:author="עורך - פרקים א-ב" w:date="2026-10-05T11:51:54Z">
        <w:r>
          <w:rPr>
            <w:rtl/>
          </w:rPr>
          <w:t xml:space="preserve">למעט</w:t>
        </w:r>
      </w:ins>
      <w:del w:id="92568" w:author="עורך - פרקים א-ב" w:date="2026-10-05T11:51:54Z">
        <w:r>
          <w:rPr>
            <w:rtl/>
          </w:rPr>
          <w:delText xml:space="preserve">למעוטי</w:delText>
        </w:r>
      </w:del>
      <w:r>
        <w:rPr>
          <w:rtl/>
        </w:rPr>
        <w:t xml:space="preserve">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3491" w:author="עורך - פרקים א-ב" w:date="2026-10-05T11:51:54Z"/>
        </w:rPr>
      </w:pPr>
      <w:r>
        <w:t xml:space="preserve">אבל חכ"א:</w:t>
      </w:r>
    </w:p>
    <w:p w14:paraId="1E784DA1" w14:textId="77777777" w:rsidR="00B874E6" w:rsidRDefault="00F63065" w:rsidP="00F63065">
      <w:pPr>
        <w:rPr>
          <w:rtl/>
        </w:rPr>
      </w:pPr>
      <w:del w:id="93492" w:author="עורך - פרקים א-ב" w:date="2026-10-05T11:51:54Z">
        <w:r>
          <w:rPr>
            <w:rtl/>
          </w:rPr>
          <w:delText xml:space="preserve"> </w:delText>
        </w:r>
      </w:del>
      <w:r>
        <w:rPr>
          <w:rtl/>
        </w:rPr>
        <w:t xml:space="preserve">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ins w:id="92573" w:author="עורך - פרקים א-ב" w:date="2026-10-05T11:51:54Z">
        <w:r>
          <w:rPr>
            <w:rtl/>
          </w:rPr>
          <w:t xml:space="preserve">-</w:t>
        </w:r>
      </w:ins>
      <w:del w:id="92574" w:author="עורך - פרקים א-ב" w:date="2026-10-05T11:51:54Z">
        <w:r w:rsidR="00A10761">
          <w:rPr>
            <w:rtl/>
          </w:rPr>
          <w:delText xml:space="preserve">–</w:delText>
        </w:r>
      </w:del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</w:t>
      </w:r>
      <w:ins w:id="92575" w:author="עורך - פרקים א-ב" w:date="2026-10-05T11:51:54Z">
        <w:r>
          <w:rPr>
            <w:rtl/>
          </w:rPr>
          <w:t xml:space="preserve">במשנתו:</w:t>
        </w:r>
      </w:ins>
      <w:del w:id="92576" w:author="עורך - פרקים א-ב" w:date="2026-10-05T11:51:54Z">
        <w:r>
          <w:rPr>
            <w:rtl/>
          </w:rPr>
          <w:delText xml:space="preserve">במתניתיה:</w:delText>
        </w:r>
      </w:del>
      <w:r>
        <w:rPr>
          <w:rtl/>
        </w:rPr>
        <w:t xml:space="preserve">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ins w:id="92585" w:author="עורך - פרקים א-ב" w:date="2026-10-05T11:51:54Z">
        <w:r>
          <w:rPr>
            <w:rFonts w:hint="cs"/>
            <w:rtl/>
          </w:rPr>
          <w:t xml:space="preserve">ובאמת</w:t>
        </w:r>
      </w:ins>
      <w:del w:id="92586" w:author="עורך - פרקים א-ב" w:date="2026-10-05T11:51:54Z">
        <w:r>
          <w:rPr>
            <w:rFonts w:hint="cs"/>
            <w:rtl/>
          </w:rPr>
          <w:delText xml:space="preserve">ובאת</w:delText>
        </w:r>
      </w:del>
      <w:r>
        <w:rPr>
          <w:rFonts w:hint="cs"/>
          <w:rtl/>
        </w:rPr>
        <w:t xml:space="preserve">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2583" w:author="עורך - פרקים א-ב" w:date="2026-10-05T11:51:54Z">
        <w:r>
          <w:rPr>
            <w:rFonts w:hint="cs"/>
            <w:rtl/>
          </w:rPr>
          <w:t xml:space="preserve">מועמדת</w:t>
        </w:r>
      </w:ins>
      <w:del w:id="92584" w:author="עורך - פרקים א-ב" w:date="2026-10-05T11:51:54Z">
        <w:r>
          <w:rPr>
            <w:rFonts w:hint="cs"/>
            <w:rtl/>
          </w:rPr>
          <w:delText xml:space="preserve">מתוקמי</w:delText>
        </w:r>
      </w:del>
      <w:r>
        <w:rPr>
          <w:rFonts w:hint="cs"/>
          <w:rtl/>
        </w:rPr>
        <w:t xml:space="preserve">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</w:t>
      </w:r>
      <w:ins w:id="92581" w:author="עורך - פרקים א-ב" w:date="2026-10-05T11:51:54Z">
        <w:r>
          <w:rPr>
            <w:rtl/>
          </w:rPr>
          <w:t xml:space="preserve">והערכה,</w:t>
        </w:r>
      </w:ins>
      <w:del w:id="92582" w:author="עורך - פרקים א-ב" w:date="2026-10-05T11:51:54Z">
        <w:r w:rsidR="00F63065">
          <w:rPr>
            <w:rtl/>
          </w:rPr>
          <w:delText xml:space="preserve">והערכה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  <w:ins w:id="92579" w:author="עורך - פרקים א-ב" w:date="2026-10-05T11:51:54Z">
        <w:r>
          <w:rPr>
            <w:rFonts w:hint="cs"/>
            <w:rtl/>
          </w:rPr>
          <w:t xml:space="preserve">כרבנן,</w:t>
        </w:r>
      </w:ins>
      <w:del w:id="92580" w:author="עורך - פרקים א-ב" w:date="2026-10-05T11:51:54Z">
        <w:r>
          <w:rPr>
            <w:rFonts w:hint="cs"/>
            <w:rtl/>
          </w:rPr>
          <w:delText xml:space="preserve">כרבנן</w:delText>
        </w:r>
      </w:del>
      <w:r>
        <w:rPr>
          <w:rFonts w:hint="cs"/>
          <w:rtl/>
        </w:rPr>
        <w:t xml:space="preserve"> </w:t>
      </w:r>
      <w:ins w:id="92577" w:author="עורך - פרקים א-ב" w:date="2026-10-05T11:51:54Z">
        <w:r>
          <w:rPr>
            <w:rtl/>
          </w:rPr>
          <w:t xml:space="preserve">שבסיפא:</w:t>
        </w:r>
      </w:ins>
      <w:del w:id="92578" w:author="עורך - פרקים א-ב" w:date="2026-10-05T11:51:54Z">
        <w:r w:rsidR="00F63065">
          <w:rPr>
            <w:rtl/>
          </w:rPr>
          <w:delText xml:space="preserve">דסיפא</w:delText>
        </w:r>
      </w:del>
      <w:r w:rsidR="00F63065">
        <w:rPr>
          <w:rtl/>
        </w:rPr>
        <w:t xml:space="preserve">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 xml:space="preserve">מתו יקברו משום </w:t>
      </w:r>
      <w:ins w:id="92587" w:author="עורך - פרקים א-ב" w:date="2026-10-05T11:51:54Z">
        <w:r>
          <w:rPr>
            <w:rtl/>
          </w:rPr>
          <w:t xml:space="preserve">שצריך</w:t>
        </w:r>
      </w:ins>
      <w:del w:id="92588" w:author="עורך - פרקים א-ב" w:date="2026-10-05T11:51:54Z">
        <w:r w:rsidR="00F63065">
          <w:rPr>
            <w:rtl/>
          </w:rPr>
          <w:delText xml:space="preserve">דבעי</w:delText>
        </w:r>
      </w:del>
      <w:r w:rsidR="00F63065">
        <w:rPr>
          <w:rtl/>
        </w:rPr>
        <w:t xml:space="preserve">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</w:t>
      </w:r>
      <w:ins w:id="90597" w:author="מנוע סמנטי" w:date="2026-10-05T11:39:44Z">
        <w:r>
          <w:rPr>
            <w:rtl/>
          </w:rPr>
          <w:t xml:space="preserve">ישנה</w:t>
        </w:r>
      </w:ins>
      <w:del w:id="90598" w:author="מנוע סמנטי" w:date="2026-10-05T11:39:44Z">
        <w:r w:rsidR="00F63065">
          <w:rPr>
            <w:rtl/>
          </w:rPr>
          <w:delText xml:space="preserve">ניתני</w:delText>
        </w:r>
      </w:del>
      <w:r w:rsidR="00F63065">
        <w:rPr>
          <w:rtl/>
        </w:rPr>
        <w:t xml:space="preserve">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ins w:id="92591" w:author="עורך - פרקים א-ב" w:date="2026-10-05T11:51:54Z">
            <w:r>
              <w:rPr>
                <w:rtl/>
              </w:rPr>
              <w:t xml:space="preserve">סובר,</w:t>
            </w:r>
          </w:ins>
          <w:del w:id="92592" w:author="עורך - פרקים א-ב" w:date="2026-10-05T11:51:54Z">
            <w:r>
              <w:rPr>
                <w:rtl/>
              </w:rPr>
              <w:delText xml:space="preserve">סבר</w:delText>
            </w:r>
          </w:del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ins w:id="92589" w:author="עורך - פרקים א-ב" w:date="2026-10-05T11:51:54Z">
        <w:r>
          <w:rPr>
            <w:rtl/>
          </w:rPr>
          <w:t xml:space="preserve">ושונה:</w:t>
        </w:r>
      </w:ins>
      <w:del w:id="92590" w:author="עורך - פרקים א-ב" w:date="2026-10-05T11:51:54Z">
        <w:r>
          <w:rPr>
            <w:rtl/>
          </w:rPr>
          <w:delText xml:space="preserve">ותני</w:delText>
        </w:r>
      </w:del>
      <w:r>
        <w:rPr>
          <w:rtl/>
        </w:rPr>
        <w:t xml:space="preserve">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ins w:id="90157" w:author="מנוע סמנטי" w:date="2026-10-05T11:39:44Z">
        <w:r>
          <w:rPr>
            <w:rStyle w:val="afffff0"/>
            <w:rtl/>
          </w:rPr>
          <w:t xml:space="preserve">צְבִי</w:t>
        </w:r>
      </w:ins>
      <w:del w:id="90158" w:author="מנוע סמנטי" w:date="2026-10-05T11:39:44Z">
        <w:r>
          <w:rPr>
            <w:rtl/>
          </w:rPr>
          <w:delText xml:space="preserve">צבי</w:delText>
        </w:r>
      </w:del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ins w:id="90159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0" w:author="מנוע סמנטי" w:date="2026-10-05T11:39:44Z">
        <w:r w:rsidR="00F63065">
          <w:rPr>
            <w:rtl/>
          </w:rPr>
          <w:delText xml:space="preserve">איל</w:delText>
        </w:r>
      </w:del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ins w:id="90161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2" w:author="מנוע סמנטי" w:date="2026-10-05T11:39:44Z">
        <w:r>
          <w:rPr>
            <w:rtl/>
          </w:rPr>
          <w:delText xml:space="preserve">אך</w:delText>
        </w:r>
      </w:del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ins w:id="90163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4" w:author="מנוע סמנטי" w:date="2026-10-05T11:39:44Z">
        <w:r>
          <w:rPr>
            <w:rtl/>
          </w:rPr>
          <w:delText xml:space="preserve">איל</w:delText>
        </w:r>
      </w:del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afffff8"/>
        <w:rPr>
          <w:ins w:id="93588" w:author="עורך - פרקים א-ב" w:date="2026-10-05T11:51:54Z"/>
        </w:rPr>
      </w:pPr>
      <w:ins w:id="93589" w:author="עורך - פרקים א-ב" w:date="2026-10-05T11:51:54Z">
        <w:r>
          <w:rPr>
            <w:color w:val="7B3F00"/>
          </w:rPr>
          <w:t xml:space="preserve">אותו ואת בנו בפסולי המוקדשין</w:t>
        </w:r>
      </w:ins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ins w:id="92599" w:author="עורך - פרקים א-ב" w:date="2026-10-05T11:51:54Z">
        <w:r>
          <w:rPr>
            <w:rFonts w:hint="cs"/>
            <w:rtl/>
          </w:rPr>
          <w:t xml:space="preserve">שמה</w:t>
        </w:r>
      </w:ins>
      <w:del w:id="92600" w:author="עורך - פרקים א-ב" w:date="2026-10-05T11:51:54Z">
        <w:r>
          <w:rPr>
            <w:rFonts w:hint="cs"/>
            <w:rtl/>
          </w:rPr>
          <w:delText xml:space="preserve">דמה</w:delText>
        </w:r>
      </w:del>
      <w:r>
        <w:rPr>
          <w:rFonts w:hint="cs"/>
          <w:rtl/>
        </w:rPr>
        <w:t xml:space="preserve"> צבי ואיל אין אותו ואת בנו נוהג </w:t>
      </w:r>
      <w:ins w:id="92597" w:author="עורך - פרקים א-ב" w:date="2026-10-05T11:51:54Z">
        <w:r>
          <w:rPr>
            <w:rFonts w:hint="cs"/>
            <w:rtl/>
          </w:rPr>
          <w:t xml:space="preserve">בו,</w:t>
        </w:r>
      </w:ins>
      <w:del w:id="92598" w:author="עורך - פרקים א-ב" w:date="2026-10-05T11:51:54Z">
        <w:r>
          <w:rPr>
            <w:rFonts w:hint="cs"/>
            <w:rtl/>
          </w:rPr>
          <w:delText xml:space="preserve">בו</w:delText>
        </w:r>
      </w:del>
      <w:r>
        <w:rPr>
          <w:rFonts w:hint="cs"/>
          <w:rtl/>
        </w:rPr>
        <w:t xml:space="preserve"> </w:t>
      </w:r>
      <w:ins w:id="90007" w:author="מנוע מכני" w:date="2026-10-05T11:32:12Z">
        <w:ins w:id="92595" w:author="עורך - פרקים א-ב" w:date="2026-10-05T11:51:54Z">
          <w:r>
            <w:rPr>
              <w:rFonts w:hint="cs"/>
              <w:rtl/>
            </w:rPr>
            <w:t xml:space="preserve">כך גם</w:t>
          </w:r>
        </w:ins>
        <w:del w:id="92596" w:author="עורך - פרקים א-ב" w:date="2026-10-05T11:51:54Z">
          <w:r>
            <w:rPr>
              <w:rFonts w:hint="cs"/>
              <w:rtl/>
            </w:rPr>
            <w:delText xml:space="preserve">ה"נ</w:delText>
          </w:r>
        </w:del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</w:t>
      </w:r>
      <w:ins w:id="92593" w:author="עורך - פרקים א-ב" w:date="2026-10-05T11:51:54Z">
        <w:r>
          <w:rPr>
            <w:rFonts w:hint="cs"/>
            <w:rtl/>
          </w:rPr>
          <w:t xml:space="preserve">המוקדשין,</w:t>
        </w:r>
      </w:ins>
      <w:del w:id="92594" w:author="עורך - פרקים א-ב" w:date="2026-10-05T11:51:54Z">
        <w:r>
          <w:rPr>
            <w:rFonts w:hint="cs"/>
            <w:rtl/>
          </w:rPr>
          <w:delText xml:space="preserve">המוקדשין</w:delText>
        </w:r>
      </w:del>
      <w:r>
        <w:rPr>
          <w:rFonts w:hint="cs"/>
          <w:rtl/>
        </w:rPr>
        <w:t xml:space="preserve"> </w:t>
      </w:r>
    </w:p>
    <w:p w14:paraId="6C7FE9F6" w14:textId="77777777" w:rsidR="004A3466" w:rsidRDefault="004A3466" w:rsidP="004A3466">
      <w:pPr>
        <w:rPr>
          <w:rtl/>
        </w:rPr>
      </w:pPr>
      <w:ins w:id="92607" w:author="עורך - פרקים א-ב" w:date="2026-10-05T11:51:54Z">
        <w:r>
          <w:rPr>
            <w:rFonts w:hint="cs"/>
            <w:rtl/>
          </w:rPr>
          <w:t xml:space="preserve">דממ"נ,</w:t>
        </w:r>
      </w:ins>
      <w:del w:id="92608" w:author="עורך - פרקים א-ב" w:date="2026-10-05T11:51:54Z">
        <w:r>
          <w:rPr>
            <w:rFonts w:hint="cs"/>
            <w:rtl/>
          </w:rPr>
          <w:delText xml:space="preserve">דמ</w:delText>
        </w:r>
        <w:r>
          <w:rPr>
            <w:rFonts w:hint="cs"/>
            <w:rtl/>
          </w:rPr>
          <w:delText xml:space="preserve">מ"נ</w:delText>
        </w:r>
      </w:del>
      <w:ins w:id="90765" w:author="מנוע מכני" w:date="2026-10-05T11:32:12Z"/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2605" w:author="עורך - פרקים א-ב" w:date="2026-10-05T11:51:54Z">
        <w:r>
          <w:rPr>
            <w:rFonts w:hint="cs"/>
            <w:rtl/>
          </w:rPr>
          <w:t xml:space="preserve">מדמה אתה</w:t>
        </w:r>
      </w:ins>
      <w:del w:id="92606" w:author="עורך - פרקים א-ב" w:date="2026-10-05T11:51:54Z">
        <w:r>
          <w:rPr>
            <w:rFonts w:hint="cs"/>
            <w:rtl/>
          </w:rPr>
          <w:delText xml:space="preserve">מדמית</w:delText>
        </w:r>
      </w:del>
      <w:r>
        <w:rPr>
          <w:rFonts w:hint="cs"/>
          <w:rtl/>
        </w:rPr>
        <w:t xml:space="preserve"> לחולין הרי נוהג </w:t>
      </w:r>
      <w:ins w:id="92603" w:author="עורך - פרקים א-ב" w:date="2026-10-05T11:51:54Z">
        <w:r>
          <w:rPr>
            <w:rFonts w:hint="cs"/>
            <w:rtl/>
          </w:rPr>
          <w:t xml:space="preserve">בו,</w:t>
        </w:r>
      </w:ins>
      <w:del w:id="92604" w:author="עורך - פרקים א-ב" w:date="2026-10-05T11:51:54Z">
        <w:r>
          <w:rPr>
            <w:rFonts w:hint="cs"/>
            <w:rtl/>
          </w:rPr>
          <w:delText xml:space="preserve">בו</w:delText>
        </w:r>
      </w:del>
      <w:r>
        <w:rPr>
          <w:rFonts w:hint="cs"/>
          <w:rtl/>
        </w:rPr>
        <w:t xml:space="preserve">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</w:t>
      </w:r>
      <w:ins w:id="92601" w:author="עורך - פרקים א-ב" w:date="2026-10-05T11:51:54Z">
        <w:r>
          <w:rPr>
            <w:rFonts w:hint="cs"/>
            <w:rtl/>
          </w:rPr>
          <w:t xml:space="preserve">בו.</w:t>
        </w:r>
      </w:ins>
      <w:del w:id="92602" w:author="עורך - פרקים א-ב" w:date="2026-10-05T11:51:54Z">
        <w:r>
          <w:rPr>
            <w:rFonts w:hint="cs"/>
            <w:rtl/>
          </w:rPr>
          <w:delText xml:space="preserve">בו</w:delText>
        </w:r>
      </w:del>
      <w:r>
        <w:rPr>
          <w:rFonts w:hint="cs"/>
          <w:rtl/>
        </w:rPr>
        <w:t xml:space="preserve"> </w:t>
      </w:r>
    </w:p>
    <w:p w14:paraId="023F8233" w14:textId="77777777" w:rsidR="004A3466" w:rsidRDefault="004A3466" w:rsidP="004A3466">
      <w:pPr>
        <w:rPr>
          <w:rtl/>
        </w:rPr>
      </w:pPr>
      <w:ins w:id="92621" w:author="עורך - פרקים א-ב" w:date="2026-10-05T11:51:54Z">
        <w:r>
          <w:rPr>
            <w:rFonts w:hint="cs"/>
            <w:rtl/>
          </w:rPr>
          <w:t xml:space="preserve">ודחאו,</w:t>
        </w:r>
      </w:ins>
      <w:del w:id="92622" w:author="עורך - פרקים א-ב" w:date="2026-10-05T11:51:54Z">
        <w:r>
          <w:rPr>
            <w:rFonts w:hint="cs"/>
            <w:rtl/>
          </w:rPr>
          <w:delText xml:space="preserve">ודחאו</w:delText>
        </w:r>
      </w:del>
      <w:r>
        <w:rPr>
          <w:rFonts w:hint="cs"/>
          <w:rtl/>
        </w:rPr>
        <w:t xml:space="preserve"> </w:t>
      </w:r>
      <w:ins w:id="92619" w:author="עורך - פרקים א-ב" w:date="2026-10-05T11:51:54Z">
        <w:r>
          <w:rPr>
            <w:rFonts w:hint="cs"/>
            <w:rtl/>
          </w:rPr>
          <w:t xml:space="preserve">שאם</w:t>
        </w:r>
      </w:ins>
      <w:del w:id="92620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א"ה</w:delText>
        </w:r>
      </w:del>
      <w:ins w:id="90767" w:author="מנוע מכני" w:date="2026-10-05T11:32:12Z"/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2617" w:author="עורך - פרקים א-ב" w:date="2026-10-05T11:51:54Z">
        <w:r>
          <w:rPr>
            <w:rFonts w:hint="cs"/>
            <w:rtl/>
          </w:rPr>
          <w:t xml:space="preserve">כן אצל</w:t>
        </w:r>
      </w:ins>
      <w:del w:id="92618" w:author="עורך - פרקים א-ב" w:date="2026-10-05T11:51:54Z">
        <w:r>
          <w:rPr>
            <w:rFonts w:hint="cs"/>
            <w:rtl/>
          </w:rPr>
          <w:delText xml:space="preserve">גבי</w:delText>
        </w:r>
      </w:del>
      <w:r>
        <w:rPr>
          <w:rFonts w:hint="cs"/>
          <w:rtl/>
        </w:rPr>
        <w:t xml:space="preserve">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ins w:id="92615" w:author="עורך - פרקים א-ב" w:date="2026-10-05T11:51:54Z">
        <w:r>
          <w:rPr>
            <w:rFonts w:hint="cs"/>
            <w:rtl/>
          </w:rPr>
          <w:t xml:space="preserve">נאמר</w:t>
        </w:r>
      </w:ins>
      <w:del w:id="92616" w:author="עורך - פרקים א-ב" w:date="2026-10-05T11:51:54Z">
        <w:r>
          <w:rPr>
            <w:rFonts w:hint="cs"/>
            <w:rtl/>
          </w:rPr>
          <w:delText xml:space="preserve">נימא</w:delText>
        </w:r>
      </w:del>
      <w:r>
        <w:rPr>
          <w:rFonts w:hint="cs"/>
          <w:rtl/>
        </w:rPr>
        <w:t xml:space="preserve"> </w:t>
      </w:r>
      <w:ins w:id="94649" w:author="מנוע מכני" w:date="2026-10-05T11:32:12Z">
        <w:ins w:id="92613" w:author="עורך - פרקים א-ב" w:date="2026-10-05T11:51:54Z">
          <w:r>
            <w:rPr>
              <w:rFonts w:hint="cs"/>
              <w:rtl/>
            </w:rPr>
            <w:t xml:space="preserve">כך:</w:t>
          </w:r>
        </w:ins>
        <w:del w:id="92614" w:author="עורך - פרקים א-ב" w:date="2026-10-05T11:51:54Z">
          <w:r>
            <w:rPr>
              <w:rFonts w:hint="cs"/>
              <w:rtl/>
            </w:rPr>
            <w:delText xml:space="preserve">כך</w:delText>
          </w:r>
        </w:del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ins w:id="92611" w:author="עורך - פרקים א-ב" w:date="2026-10-05T11:51:54Z">
          <w:r>
            <w:rPr>
              <w:rFonts w:hint="cs"/>
              <w:rtl/>
            </w:rPr>
            <w:t xml:space="preserve">שאם</w:t>
          </w:r>
        </w:ins>
        <w:del w:id="92612" w:author="עורך - פרקים א-ב" w:date="2026-10-05T11:51:54Z">
          <w:r>
            <w:rPr>
              <w:rFonts w:hint="cs"/>
              <w:rtl/>
            </w:rPr>
            <w:delText xml:space="preserve">דאם</w:delText>
          </w:r>
        </w:del>
        <w:r>
          <w:rPr>
            <w:rFonts w:hint="cs"/>
            <w:rtl/>
          </w:rPr>
          <w:t xml:space="preserve">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</w:t>
      </w:r>
      <w:ins w:id="92609" w:author="עורך - פרקים א-ב" w:date="2026-10-05T11:51:54Z">
        <w:r>
          <w:rPr>
            <w:rFonts w:hint="cs"/>
            <w:rtl/>
          </w:rPr>
          <w:t xml:space="preserve">אסור.</w:t>
        </w:r>
      </w:ins>
      <w:del w:id="92610" w:author="עורך - פרקים א-ב" w:date="2026-10-05T11:51:54Z">
        <w:r>
          <w:rPr>
            <w:rFonts w:hint="cs"/>
            <w:rtl/>
          </w:rPr>
          <w:delText xml:space="preserve">אסור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ins w:id="90167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8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ins w:id="90165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6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ins w:id="90173" w:author="מנוע סמנטי" w:date="2026-10-05T11:39:44Z">
        <w:r>
          <w:rPr>
            <w:rStyle w:val="afffff0"/>
            <w:rtl/>
          </w:rPr>
          <w:t xml:space="preserve">אַךְ</w:t>
        </w:r>
      </w:ins>
      <w:del w:id="90174" w:author="מנוע סמנטי" w:date="2026-10-05T11:39:44Z">
        <w:r>
          <w:rPr>
            <w:rtl/>
          </w:rPr>
          <w:delText xml:space="preserve">אך</w:delText>
        </w:r>
      </w:del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ins w:id="92625" w:author="עורך - פרקים א-ב" w:date="2026-10-05T11:51:54Z">
          <w:r>
            <w:rPr>
              <w:rtl/>
            </w:rPr>
            <w:t xml:space="preserve">שבא,</w:t>
          </w:r>
        </w:ins>
        <w:del w:id="92626" w:author="עורך - פרקים א-ב" w:date="2026-10-05T11:51:54Z">
          <w:r>
            <w:rPr>
              <w:rtl/>
            </w:rPr>
            <w:delText xml:space="preserve">דבא</w:delText>
          </w:r>
          <w:r>
            <w:rPr>
              <w:rtl/>
            </w:rPr>
            <w:delText xml:space="preserve">,</w:delText>
          </w:r>
        </w:del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</w:t>
      </w:r>
      <w:r w:rsidR="00BD3770">
        <w:rPr>
          <w:rFonts w:hint="cs"/>
          <w:rtl/>
        </w:rPr>
        <w:t>'</w:t>
      </w:r>
      <w:ins w:id="90171" w:author="מנוע סמנטי" w:date="2026-10-05T11:39:44Z">
        <w:r>
          <w:rPr>
            <w:rStyle w:val="afffff0"/>
            <w:rtl/>
          </w:rPr>
          <w:t xml:space="preserve">וְחֶלְבּוֹ</w:t>
        </w:r>
      </w:ins>
      <w:del w:id="90172" w:author="מנוע סמנטי" w:date="2026-10-05T11:39:44Z">
        <w:r>
          <w:rPr>
            <w:rtl/>
          </w:rPr>
          <w:delText xml:space="preserve">וחלבו</w:delText>
        </w:r>
      </w:del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</w:t>
      </w:r>
      <w:ins w:id="92623" w:author="עורך - פרקים א-ב" w:date="2026-10-05T11:51:54Z">
        <w:r>
          <w:rPr>
            <w:rtl/>
          </w:rPr>
          <w:t xml:space="preserve">נלמד,</w:t>
        </w:r>
      </w:ins>
      <w:del w:id="92624" w:author="עורך - פרקים א-ב" w:date="2026-10-05T11:51:54Z">
        <w:r w:rsidR="00BD3770">
          <w:rPr>
            <w:rtl/>
          </w:rPr>
          <w:delText xml:space="preserve">נפקא,</w:delText>
        </w:r>
      </w:del>
      <w:r w:rsidR="00BD3770">
        <w:rPr>
          <w:rtl/>
        </w:rPr>
        <w:t xml:space="preserve"> ד</w:t>
      </w:r>
      <w:r w:rsidR="00BD3770">
        <w:rPr>
          <w:rFonts w:hint="cs"/>
          <w:rtl/>
        </w:rPr>
        <w:t>'</w:t>
      </w:r>
      <w:ins w:id="90169" w:author="מנוע סמנטי" w:date="2026-10-05T11:39:44Z">
        <w:r>
          <w:rPr>
            <w:rStyle w:val="afffff0"/>
            <w:rtl/>
          </w:rPr>
          <w:t xml:space="preserve">רַק אֶת דָּמוֹ לֹא תֹאכֵל</w:t>
        </w:r>
      </w:ins>
      <w:del w:id="90170" w:author="מנוע סמנטי" w:date="2026-10-05T11:39:44Z">
        <w:r>
          <w:rPr>
            <w:rtl/>
          </w:rPr>
          <w:delText xml:space="preserve">רק את דמו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</w:delText>
        </w:r>
      </w:del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</w:t>
      </w:r>
      <w:ins w:id="92636" w:author="עורך - פרקים א-ב" w:date="2026-10-05T11:51:54Z">
        <w:r>
          <w:rPr>
            <w:rFonts w:hint="cs"/>
            <w:b/>
            <w:bCs/>
            <w:rtl/>
          </w:rPr>
          <w:t xml:space="preserve"> -</w:t>
        </w:r>
      </w:ins>
      <w:r>
        <w:rPr>
          <w:rFonts w:hint="cs"/>
          <w:b/>
          <w:bCs/>
          <w:rtl/>
        </w:rPr>
        <w:t xml:space="preserve">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</w:t>
      </w:r>
      <w:ins w:id="92634" w:author="עורך - פרקים א-ב" w:date="2026-10-05T11:51:54Z">
        <w:r>
          <w:rPr>
            <w:rFonts w:hint="cs"/>
            <w:b/>
            <w:bCs/>
            <w:rtl/>
          </w:rPr>
          <w:t xml:space="preserve">ממש,</w:t>
        </w:r>
      </w:ins>
      <w:del w:id="92635" w:author="עורך - פרקים א-ב" w:date="2026-10-05T11:51:54Z">
        <w:r>
          <w:rPr>
            <w:rFonts w:hint="cs"/>
            <w:b/>
            <w:bCs/>
            <w:rtl/>
          </w:rPr>
          <w:delText xml:space="preserve">ממש</w:delText>
        </w:r>
      </w:del>
      <w:r>
        <w:rPr>
          <w:rFonts w:hint="cs"/>
          <w:b/>
          <w:bCs/>
          <w:rtl/>
        </w:rPr>
        <w:t xml:space="preserve"> </w:t>
      </w:r>
      <w:ins w:id="92632" w:author="עורך - פרקים א-ב" w:date="2026-10-05T11:51:54Z">
        <w:r>
          <w:rPr>
            <w:rFonts w:hint="cs"/>
            <w:b/>
            <w:bCs/>
            <w:rtl/>
          </w:rPr>
          <w:t xml:space="preserve">שלא</w:t>
        </w:r>
      </w:ins>
      <w:del w:id="92633" w:author="עורך - פרקים א-ב" w:date="2026-10-05T11:51:54Z">
        <w:r>
          <w:rPr>
            <w:rFonts w:hint="cs"/>
            <w:b/>
            <w:bCs/>
            <w:rtl/>
          </w:rPr>
          <w:delText xml:space="preserve">דלא</w:delText>
        </w:r>
      </w:del>
      <w:r>
        <w:rPr>
          <w:rFonts w:hint="cs"/>
          <w:b/>
          <w:bCs/>
          <w:rtl/>
        </w:rPr>
        <w:t xml:space="preserve"> גרע מצבי ואיל </w:t>
      </w:r>
      <w:ins w:id="92630" w:author="עורך - פרקים א-ב" w:date="2026-10-05T11:51:54Z">
        <w:r>
          <w:rPr>
            <w:rFonts w:hint="cs"/>
            <w:b/>
            <w:bCs/>
            <w:rtl/>
          </w:rPr>
          <w:t xml:space="preserve">שאסור,</w:t>
        </w:r>
      </w:ins>
      <w:del w:id="92631" w:author="עורך - פרקים א-ב" w:date="2026-10-05T11:51:54Z">
        <w:r>
          <w:rPr>
            <w:rFonts w:hint="cs"/>
            <w:b/>
            <w:bCs/>
            <w:rtl/>
          </w:rPr>
          <w:delText xml:space="preserve">דאסור</w:delText>
        </w:r>
      </w:del>
      <w:r>
        <w:rPr>
          <w:rFonts w:hint="cs"/>
          <w:b/>
          <w:bCs/>
          <w:rtl/>
        </w:rPr>
        <w:t xml:space="preserve"> אלא דמו </w:t>
      </w:r>
      <w:ins w:id="92628" w:author="עורך - פרקים א-ב" w:date="2026-10-05T11:51:54Z">
        <w:r>
          <w:rPr>
            <w:rFonts w:hint="cs"/>
            <w:b/>
            <w:bCs/>
            <w:rtl/>
          </w:rPr>
          <w:t xml:space="preserve">-</w:t>
        </w:r>
      </w:ins>
      <w:del w:id="92629" w:author="עורך - פרקים א-ב" w:date="2026-10-05T11:51:54Z">
        <w:r>
          <w:rPr>
            <w:rFonts w:hint="cs"/>
            <w:b/>
            <w:bCs/>
            <w:rtl/>
          </w:rPr>
          <w:delText xml:space="preserve">דחלבו</w:delText>
        </w:r>
      </w:del>
      <w:r>
        <w:rPr>
          <w:rFonts w:hint="cs"/>
          <w:b/>
          <w:bCs/>
          <w:rtl/>
        </w:rPr>
        <w:t xml:space="preserve"> </w:t>
      </w:r>
      <w:ins w:id="92627" w:author="עורך - פרקים א-ב" w:date="2026-10-05T11:51:54Z">
        <w:r>
          <w:rPr>
            <w:rFonts w:hint="cs"/>
            <w:b/>
            <w:bCs/>
            <w:rtl/>
          </w:rPr>
          <w:t xml:space="preserve">חלבו. </w:t>
        </w:r>
      </w:ins>
    </w:p>
    <w:p w14:paraId="37DD89C0" w14:textId="77777777" w:rsidR="004A3466" w:rsidRDefault="00BD3770" w:rsidP="00BD3770">
      <w:pPr>
        <w:rPr>
          <w:rtl/>
        </w:rPr>
      </w:pPr>
      <w:ins w:id="92647" w:author="עורך - פרקים א-ב" w:date="2026-10-05T11:51:54Z">
        <w:r>
          <w:rPr>
            <w:rFonts w:hint="cs"/>
            <w:rtl/>
          </w:rPr>
          <w:t xml:space="preserve">ועדיין</w:t>
        </w:r>
      </w:ins>
      <w:del w:id="92648" w:author="עורך - פרקים א-ב" w:date="2026-10-05T11:51:54Z">
        <w:r>
          <w:rPr>
            <w:rFonts w:hint="cs"/>
            <w:rtl/>
          </w:rPr>
          <w:delText xml:space="preserve">ואעדיין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</w:t>
      </w:r>
      <w:ins w:id="92645" w:author="עורך - פרקים א-ב" w:date="2026-10-05T11:51:54Z">
        <w:r>
          <w:rPr>
            <w:rFonts w:hint="cs"/>
            <w:rtl/>
          </w:rPr>
          <w:t xml:space="preserve">חלב,</w:t>
        </w:r>
      </w:ins>
      <w:del w:id="92646" w:author="עורך - פרקים א-ב" w:date="2026-10-05T11:51:54Z">
        <w:r>
          <w:rPr>
            <w:rFonts w:hint="cs"/>
            <w:rtl/>
          </w:rPr>
          <w:delText xml:space="preserve">חלב</w:delText>
        </w:r>
      </w:del>
      <w:r>
        <w:rPr>
          <w:rFonts w:hint="cs"/>
          <w:rtl/>
        </w:rPr>
        <w:t xml:space="preserve">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2643" w:author="עורך - פרקים א-ב" w:date="2026-10-05T11:51:54Z">
        <w:r>
          <w:rPr>
            <w:rFonts w:hint="cs"/>
            <w:rtl/>
          </w:rPr>
          <w:t xml:space="preserve">הועיל</w:t>
        </w:r>
      </w:ins>
      <w:del w:id="92644" w:author="עורך - פרקים א-ב" w:date="2026-10-05T11:51:54Z">
        <w:r>
          <w:rPr>
            <w:rFonts w:hint="cs"/>
            <w:rtl/>
          </w:rPr>
          <w:delText xml:space="preserve">אהני</w:delText>
        </w:r>
      </w:del>
      <w:r>
        <w:rPr>
          <w:rFonts w:hint="cs"/>
          <w:rtl/>
        </w:rPr>
        <w:t xml:space="preserve"> </w:t>
      </w:r>
      <w:ins w:id="92641" w:author="עורך - פרקים א-ב" w:date="2026-10-05T11:51:54Z">
        <w:r>
          <w:rPr>
            <w:rFonts w:hint="cs"/>
            <w:rtl/>
          </w:rPr>
          <w:t xml:space="preserve">ההיקש</w:t>
        </w:r>
      </w:ins>
      <w:del w:id="92642" w:author="עורך - פרקים א-ב" w:date="2026-10-05T11:51:54Z">
        <w:r>
          <w:rPr>
            <w:rFonts w:hint="cs"/>
            <w:rtl/>
          </w:rPr>
          <w:delText xml:space="preserve">היקשא</w:delText>
        </w:r>
      </w:del>
      <w:r>
        <w:rPr>
          <w:rFonts w:hint="cs"/>
          <w:rtl/>
        </w:rPr>
        <w:t xml:space="preserve"> </w:t>
      </w:r>
      <w:ins w:id="92639" w:author="עורך - פרקים א-ב" w:date="2026-10-05T11:51:54Z">
        <w:r>
          <w:rPr>
            <w:rFonts w:hint="cs"/>
            <w:rtl/>
          </w:rPr>
          <w:t xml:space="preserve">למעט</w:t>
        </w:r>
      </w:ins>
      <w:del w:id="92640" w:author="עורך - פרקים א-ב" w:date="2026-10-05T11:51:54Z">
        <w:r>
          <w:rPr>
            <w:rFonts w:hint="cs"/>
            <w:rtl/>
          </w:rPr>
          <w:delText xml:space="preserve">למעוטי</w:delText>
        </w:r>
      </w:del>
      <w:r>
        <w:rPr>
          <w:rFonts w:hint="cs"/>
          <w:rtl/>
        </w:rPr>
        <w:t xml:space="preserve"> </w:t>
      </w:r>
      <w:ins w:id="92637" w:author="עורך - פרקים א-ב" w:date="2026-10-05T11:51:54Z">
        <w:r>
          <w:rPr>
            <w:rFonts w:hint="cs"/>
            <w:rtl/>
          </w:rPr>
          <w:t xml:space="preserve">מכרת.</w:t>
        </w:r>
      </w:ins>
      <w:del w:id="92638" w:author="עורך - פרקים א-ב" w:date="2026-10-05T11:51:54Z">
        <w:r>
          <w:rPr>
            <w:rFonts w:hint="cs"/>
            <w:rtl/>
          </w:rPr>
          <w:delText xml:space="preserve">מכרת</w:delText>
        </w:r>
      </w:del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</w:t>
      </w:r>
      <w:ins w:id="92659" w:author="עורך - פרקים א-ב" w:date="2026-10-05T11:51:54Z">
        <w:r>
          <w:rPr>
            <w:rtl/>
          </w:rPr>
          <w:t xml:space="preserve"> -</w:t>
        </w:r>
      </w:ins>
      <w:r>
        <w:rPr>
          <w:rtl/>
        </w:rPr>
        <w:t xml:space="preserve">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ins w:id="92657" w:author="עורך - פרקים א-ב" w:date="2026-10-05T11:51:54Z">
        <w:r>
          <w:rPr>
            <w:rtl/>
          </w:rPr>
          <w:t xml:space="preserve">ותכתוב</w:t>
        </w:r>
      </w:ins>
      <w:del w:id="92658" w:author="עורך - פרקים א-ב" w:date="2026-10-05T11:51:54Z">
        <w:r>
          <w:rPr>
            <w:rtl/>
          </w:rPr>
          <w:delText xml:space="preserve">וליכתוב</w:delText>
        </w:r>
      </w:del>
      <w:r>
        <w:rPr>
          <w:rtl/>
        </w:rPr>
        <w:t xml:space="preserve">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</w:t>
      </w:r>
      <w:ins w:id="92655" w:author="עורך - פרקים א-ב" w:date="2026-10-05T11:51:54Z">
        <w:r>
          <w:rPr>
            <w:rtl/>
          </w:rPr>
          <w:t xml:space="preserve">הועיל</w:t>
        </w:r>
      </w:ins>
      <w:del w:id="92656" w:author="עורך - פרקים א-ב" w:date="2026-10-05T11:51:54Z">
        <w:r>
          <w:rPr>
            <w:rtl/>
          </w:rPr>
          <w:delText xml:space="preserve">אהני</w:delText>
        </w:r>
      </w:del>
      <w:r>
        <w:rPr>
          <w:rtl/>
        </w:rPr>
        <w:t xml:space="preserve"> </w:t>
      </w:r>
      <w:ins w:id="92653" w:author="עורך - פרקים א-ב" w:date="2026-10-05T11:51:54Z">
        <w:r>
          <w:rPr>
            <w:rtl/>
          </w:rPr>
          <w:t xml:space="preserve">ההיקש</w:t>
        </w:r>
      </w:ins>
      <w:del w:id="92654" w:author="עורך - פרקים א-ב" w:date="2026-10-05T11:51:54Z">
        <w:r>
          <w:rPr>
            <w:rtl/>
          </w:rPr>
          <w:delText xml:space="preserve">היקישא</w:delText>
        </w:r>
      </w:del>
      <w:r>
        <w:rPr>
          <w:rtl/>
        </w:rPr>
        <w:t xml:space="preserve"> </w:t>
      </w:r>
      <w:ins w:id="92651" w:author="עורך - פרקים א-ב" w:date="2026-10-05T11:51:54Z">
        <w:r>
          <w:rPr>
            <w:rtl/>
          </w:rPr>
          <w:t xml:space="preserve">והועיל</w:t>
        </w:r>
      </w:ins>
      <w:del w:id="92652" w:author="עורך - פרקים א-ב" w:date="2026-10-05T11:51:54Z">
        <w:r>
          <w:rPr>
            <w:rtl/>
          </w:rPr>
          <w:delText xml:space="preserve">ואהני</w:delText>
        </w:r>
      </w:del>
      <w:r>
        <w:rPr>
          <w:rtl/>
        </w:rPr>
        <w:t xml:space="preserve"> </w:t>
      </w:r>
      <w:ins w:id="92649" w:author="עורך - פרקים א-ב" w:date="2026-10-05T11:51:54Z">
        <w:r>
          <w:rPr>
            <w:rtl/>
          </w:rPr>
          <w:t xml:space="preserve">הכתוב,</w:t>
        </w:r>
      </w:ins>
      <w:del w:id="92650" w:author="עורך - פרקים א-ב" w:date="2026-10-05T11:51:54Z">
        <w:r>
          <w:rPr>
            <w:rtl/>
          </w:rPr>
          <w:delText xml:space="preserve">קרא,</w:delText>
        </w:r>
      </w:del>
      <w:r>
        <w:rPr>
          <w:rtl/>
        </w:rPr>
        <w:t xml:space="preserve"> </w:t>
      </w:r>
    </w:p>
    <w:p w14:paraId="49E05BCB" w14:textId="77777777" w:rsidR="00C630DD" w:rsidRDefault="004A3466" w:rsidP="0013268E">
      <w:pPr>
        <w:pStyle w:val="021"/>
        <w:rPr>
          <w:rtl/>
        </w:rPr>
      </w:pPr>
      <w:ins w:id="92674" w:author="עורך - פרקים א-ב" w:date="2026-10-05T11:51:54Z">
        <w:r>
          <w:rPr>
            <w:rtl/>
          </w:rPr>
          <w:t xml:space="preserve">הועיל</w:t>
        </w:r>
      </w:ins>
      <w:del w:id="92675" w:author="עורך - פרקים א-ב" w:date="2026-10-05T11:51:54Z">
        <w:r>
          <w:rPr>
            <w:rtl/>
          </w:rPr>
          <w:delText xml:space="preserve">אהני</w:delText>
        </w:r>
      </w:del>
      <w:r>
        <w:rPr>
          <w:rtl/>
        </w:rPr>
        <w:t xml:space="preserve"> </w:t>
      </w:r>
      <w:ins w:id="92672" w:author="עורך - פרקים א-ב" w:date="2026-10-05T11:51:54Z">
        <w:r>
          <w:rPr>
            <w:rtl/>
          </w:rPr>
          <w:t xml:space="preserve">ההיקש</w:t>
        </w:r>
      </w:ins>
      <w:del w:id="92673" w:author="עורך - פרקים א-ב" w:date="2026-10-05T11:51:54Z">
        <w:r>
          <w:rPr>
            <w:rtl/>
          </w:rPr>
          <w:delText xml:space="preserve">היקישא</w:delText>
        </w:r>
      </w:del>
      <w:r>
        <w:rPr>
          <w:rtl/>
        </w:rPr>
        <w:t xml:space="preserve"> </w:t>
      </w:r>
      <w:ins w:id="92670" w:author="עורך - פרקים א-ב" w:date="2026-10-05T11:51:54Z">
        <w:r>
          <w:rPr>
            <w:rtl/>
          </w:rPr>
          <w:t xml:space="preserve">למעט</w:t>
        </w:r>
      </w:ins>
      <w:del w:id="92671" w:author="עורך - פרקים א-ב" w:date="2026-10-05T11:51:54Z">
        <w:r>
          <w:rPr>
            <w:rtl/>
          </w:rPr>
          <w:delText xml:space="preserve">למעוטי</w:delText>
        </w:r>
      </w:del>
      <w:r>
        <w:rPr>
          <w:rtl/>
        </w:rPr>
        <w:t xml:space="preserve"> מכרת, </w:t>
      </w:r>
      <w:ins w:id="92668" w:author="עורך - פרקים א-ב" w:date="2026-10-05T11:51:54Z">
        <w:r>
          <w:rPr>
            <w:rtl/>
          </w:rPr>
          <w:t xml:space="preserve">שכאשר</w:t>
        </w:r>
      </w:ins>
      <w:del w:id="92669" w:author="עורך - פרקים א-ב" w:date="2026-10-05T11:51:54Z">
        <w:r>
          <w:rPr>
            <w:rtl/>
          </w:rPr>
          <w:delText xml:space="preserve">דכי</w:delText>
        </w:r>
      </w:del>
      <w:r>
        <w:rPr>
          <w:rtl/>
        </w:rPr>
        <w:t xml:space="preserve"> </w:t>
      </w:r>
      <w:ins w:id="92666" w:author="עורך - פרקים א-ב" w:date="2026-10-05T11:51:54Z">
        <w:r>
          <w:rPr>
            <w:rtl/>
          </w:rPr>
          <w:t xml:space="preserve">נכתב</w:t>
        </w:r>
      </w:ins>
      <w:del w:id="92667" w:author="עורך - פרקים א-ב" w:date="2026-10-05T11:51:54Z">
        <w:r>
          <w:rPr>
            <w:rtl/>
          </w:rPr>
          <w:delText xml:space="preserve">כתב</w:delText>
        </w:r>
      </w:del>
      <w:r>
        <w:rPr>
          <w:rtl/>
        </w:rPr>
        <w:t xml:space="preserve"> כרת</w:t>
      </w:r>
      <w:r w:rsidR="00F63065">
        <w:rPr>
          <w:rtl/>
        </w:rPr>
        <w:t xml:space="preserve"> </w:t>
      </w:r>
      <w:ins w:id="92664" w:author="עורך - פרקים א-ב" w:date="2026-10-05T11:51:54Z">
        <w:r>
          <w:rPr>
            <w:rtl/>
          </w:rPr>
          <w:t xml:space="preserve">- על אוכל</w:t>
        </w:r>
      </w:ins>
      <w:del w:id="92665" w:author="עורך - פרקים א-ב" w:date="2026-10-05T11:51:54Z">
        <w:r w:rsidR="00F63065">
          <w:rPr>
            <w:rtl/>
          </w:rPr>
          <w:delText xml:space="preserve">אאוכל</w:delText>
        </w:r>
      </w:del>
      <w:r w:rsidR="00F63065">
        <w:rPr>
          <w:rtl/>
        </w:rPr>
        <w:t xml:space="preserve"> חלב בהמה הוא </w:t>
      </w:r>
      <w:ins w:id="92662" w:author="עורך - פרקים א-ב" w:date="2026-10-05T11:51:54Z">
        <w:r>
          <w:rPr>
            <w:rtl/>
          </w:rPr>
          <w:t xml:space="preserve">שנכתב,</w:t>
        </w:r>
      </w:ins>
      <w:del w:id="92663" w:author="עורך - פרקים א-ב" w:date="2026-10-05T11:51:54Z">
        <w:r w:rsidR="00F63065">
          <w:rPr>
            <w:rtl/>
          </w:rPr>
          <w:delText xml:space="preserve">דכתיב</w:delText>
        </w:r>
        <w:r w:rsidR="0013268E">
          <w:rPr>
            <w:rtl/>
          </w:rPr>
          <w:delText xml:space="preserve">,</w:delText>
        </w:r>
      </w:del>
      <w:r w:rsidR="0013268E">
        <w:rPr>
          <w:rtl/>
        </w:rPr>
        <w:t xml:space="preserve"> שנא' כי כל אוכל חלב מן </w:t>
      </w:r>
      <w:ins w:id="92660" w:author="עורך - פרקים א-ב" w:date="2026-10-05T11:51:54Z">
        <w:r>
          <w:rPr>
            <w:rtl/>
          </w:rPr>
          <w:t xml:space="preserve">הבהמה.</w:t>
        </w:r>
      </w:ins>
      <w:del w:id="92661" w:author="עורך - פרקים א-ב" w:date="2026-10-05T11:51:54Z">
        <w:r w:rsidR="0013268E">
          <w:rPr>
            <w:rtl/>
          </w:rPr>
          <w:delText xml:space="preserve">הבהמה</w:delText>
        </w:r>
      </w:del>
    </w:p>
    <w:p w14:paraId="3F2E575C" w14:textId="77777777" w:rsidR="00B874E6" w:rsidRDefault="004A3466" w:rsidP="005D51FB">
      <w:pPr>
        <w:rPr>
          <w:rtl/>
        </w:rPr>
      </w:pPr>
      <w:ins w:id="92682" w:author="עורך - פרקים א-ב" w:date="2026-10-05T11:51:54Z">
        <w:r>
          <w:rPr>
            <w:rtl/>
          </w:rPr>
          <w:t xml:space="preserve">והועיל</w:t>
        </w:r>
      </w:ins>
      <w:del w:id="92683" w:author="עורך - פרקים א-ב" w:date="2026-10-05T11:51:54Z">
        <w:r>
          <w:rPr>
            <w:rtl/>
          </w:rPr>
          <w:delText xml:space="preserve">ואהני</w:delText>
        </w:r>
      </w:del>
      <w:r>
        <w:rPr>
          <w:rtl/>
        </w:rPr>
        <w:t xml:space="preserve"> </w:t>
      </w:r>
      <w:ins w:id="92680" w:author="עורך - פרקים א-ב" w:date="2026-10-05T11:51:54Z">
        <w:r>
          <w:rPr>
            <w:rtl/>
          </w:rPr>
          <w:t xml:space="preserve">הכתוב</w:t>
        </w:r>
      </w:ins>
      <w:del w:id="92681" w:author="עורך - פרקים א-ב" w:date="2026-10-05T11:51:54Z">
        <w:r>
          <w:rPr>
            <w:rtl/>
          </w:rPr>
          <w:delText xml:space="preserve">קרא</w:delText>
        </w:r>
      </w:del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 xml:space="preserve">והוציאו </w:t>
      </w:r>
      <w:ins w:id="92678" w:author="עורך - פרקים א-ב" w:date="2026-10-05T11:51:54Z">
        <w:r>
          <w:rPr>
            <w:rFonts w:hint="cs"/>
            <w:rtl/>
          </w:rPr>
          <w:t xml:space="preserve">התורה</w:t>
        </w:r>
      </w:ins>
      <w:del w:id="92679" w:author="עורך - פרקים א-ב" w:date="2026-10-05T11:51:54Z">
        <w:r w:rsidR="005D51FB">
          <w:rPr>
            <w:rFonts w:hint="cs"/>
            <w:rtl/>
          </w:rPr>
          <w:delText xml:space="preserve">רחנא</w:delText>
        </w:r>
      </w:del>
      <w:r w:rsidR="005D51FB">
        <w:rPr>
          <w:rFonts w:hint="cs"/>
          <w:rtl/>
        </w:rPr>
        <w:t xml:space="preserve"> בלשון '</w:t>
      </w:r>
      <w:ins w:id="90175" w:author="מנוע סמנטי" w:date="2026-10-05T11:39:44Z">
        <w:r>
          <w:rPr>
            <w:rStyle w:val="afffff0"/>
            <w:rFonts w:hint="cs"/>
            <w:rtl/>
          </w:rPr>
          <w:t xml:space="preserve">דָּמוֹ</w:t>
        </w:r>
      </w:ins>
      <w:del w:id="90176" w:author="מנוע סמנטי" w:date="2026-10-05T11:39:44Z">
        <w:r w:rsidR="005D51FB">
          <w:rPr>
            <w:rFonts w:hint="cs"/>
            <w:rtl/>
          </w:rPr>
          <w:delText xml:space="preserve">דמו</w:delText>
        </w:r>
      </w:del>
      <w:r w:rsidR="005D51FB">
        <w:rPr>
          <w:rFonts w:hint="cs"/>
          <w:rtl/>
        </w:rPr>
        <w:t xml:space="preserve">' </w:t>
      </w:r>
      <w:ins w:id="92676" w:author="עורך - פרקים א-ב" w:date="2026-10-05T11:51:54Z">
        <w:r>
          <w:rPr>
            <w:rFonts w:hint="cs"/>
            <w:rtl/>
          </w:rPr>
          <w:t xml:space="preserve">שבכרת.</w:t>
        </w:r>
      </w:ins>
      <w:del w:id="92677" w:author="עורך - פרקים א-ב" w:date="2026-10-05T11:51:54Z">
        <w:r w:rsidR="005D51FB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בכרת</w:delText>
        </w:r>
        <w:r w:rsidR="0057284B">
          <w:rPr>
            <w:rtl/>
          </w:rPr>
          <w:delText xml:space="preserve">.</w:delText>
        </w:r>
      </w:del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</w:t>
      </w:r>
      <w:ins w:id="90177" w:author="מנוע סמנטי" w:date="2026-10-05T11:39:44Z">
        <w:r>
          <w:rPr>
            <w:rStyle w:val="afffff0"/>
            <w:rFonts w:hint="cs"/>
            <w:rtl/>
          </w:rPr>
          <w:t xml:space="preserve">אַךְ</w:t>
        </w:r>
      </w:ins>
      <w:del w:id="90178" w:author="מנוע סמנטי" w:date="2026-10-05T11:39:44Z">
        <w:r w:rsidR="005D51FB">
          <w:rPr>
            <w:rFonts w:hint="cs"/>
            <w:rtl/>
          </w:rPr>
          <w:delText xml:space="preserve">א</w:delText>
        </w:r>
        <w:r>
          <w:rPr>
            <w:rtl/>
          </w:rPr>
          <w:delText xml:space="preserve">ך</w:delText>
        </w:r>
      </w:del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</w:t>
      </w:r>
      <w:ins w:id="92686" w:author="עורך - פרקים א-ב" w:date="2026-10-05T11:51:54Z">
        <w:r>
          <w:rPr>
            <w:rtl/>
          </w:rPr>
          <w:t xml:space="preserve">דמו,</w:t>
        </w:r>
      </w:ins>
      <w:del w:id="92687" w:author="עורך - פרקים א-ב" w:date="2026-10-05T11:51:54Z">
        <w:r>
          <w:rPr>
            <w:rtl/>
          </w:rPr>
          <w:delText xml:space="preserve">דמו</w:delText>
        </w:r>
      </w:del>
      <w:r>
        <w:rPr>
          <w:rtl/>
        </w:rPr>
        <w:t xml:space="preserve"> לאותו ואת בנו הוא </w:t>
      </w:r>
      <w:ins w:id="94663" w:author="מנוע מכני" w:date="2026-10-05T11:32:12Z">
        <w:ins w:id="92684" w:author="עורך - פרקים א-ב" w:date="2026-10-05T11:51:54Z">
          <w:r>
            <w:rPr>
              <w:rtl/>
            </w:rPr>
            <w:t xml:space="preserve">שבא.</w:t>
          </w:r>
        </w:ins>
        <w:del w:id="92685" w:author="עורך - פרקים א-ב" w:date="2026-10-05T11:51:54Z">
          <w:r>
            <w:rPr>
              <w:rtl/>
            </w:rPr>
            <w:delText xml:space="preserve">דבא</w:delText>
          </w:r>
          <w:r w:rsidR="0057284B">
            <w:rPr>
              <w:rtl/>
            </w:rPr>
            <w:delText xml:space="preserve">.</w:delText>
          </w:r>
        </w:del>
      </w:ins>
      <w:del w:id="94664" w:author="מנוע מכני" w:date="2026-10-05T11:32:12Z">
        <w:r>
          <w:rPr>
            <w:rtl/>
          </w:rPr>
          <w:delText xml:space="preserve">דאתא</w:delText>
        </w:r>
      </w:del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ins w:id="90183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184" w:author="מנוע סמנטי" w:date="2026-10-05T11:39:44Z">
        <w:r w:rsidR="00F63065"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ins w:id="90181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182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ins w:id="90179" w:author="מנוע סמנטי" w:date="2026-10-05T11:39:44Z">
        <w:r>
          <w:rPr>
            <w:rStyle w:val="afffff0"/>
            <w:rtl/>
          </w:rPr>
          <w:t xml:space="preserve">וְאָכַלְתָּ</w:t>
        </w:r>
      </w:ins>
      <w:del w:id="90180" w:author="מנוע סמנטי" w:date="2026-10-05T11:39:44Z">
        <w:r w:rsidR="00F63065">
          <w:rPr>
            <w:rtl/>
          </w:rPr>
          <w:delText xml:space="preserve">ואכלת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>
      <w:pPr>
        <w:pStyle w:val="38"/>
        <w:rPr>
          <w:ins w:id="93493" w:author="עורך - פרקים א-ב" w:date="2026-10-05T11:51:54Z"/>
        </w:rPr>
      </w:pPr>
      <w:ins w:id="90775" w:author="מנוע מכני" w:date="2026-10-05T11:32:12Z">
        <w:r>
          <w:t xml:space="preserve">א"ד</w:t>
        </w:r>
      </w:ins>
    </w:p>
    <w:p w14:paraId="469F50C1" w14:textId="77777777" w:rsidR="00B874E6" w:rsidRDefault="005D51FB" w:rsidP="00F63065">
      <w:pPr>
        <w:rPr>
          <w:rtl/>
        </w:rPr>
      </w:pPr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del w:id="93494" w:author="עורך - פרקים א-ב" w:date="2026-10-05T11:51:54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5" w:author="מנוע סמנטי" w:date="2026-10-05T11:39:44Z">
        <w:r>
          <w:rPr>
            <w:rStyle w:val="afffff0"/>
            <w:rtl/>
          </w:rPr>
          <w:t xml:space="preserve">תִּזְבַּח וְאָכַלְתָּ</w:t>
        </w:r>
      </w:ins>
      <w:del w:id="90186" w:author="מנוע סמנטי" w:date="2026-10-05T11:39:44Z">
        <w:r w:rsidR="00F63065">
          <w:rPr>
            <w:rtl/>
          </w:rPr>
          <w:delText xml:space="preserve">תזבח ואכלת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2701" w:author="עורך - פרקים א-ב" w:date="2026-10-05T11:51:54Z">
        <w:r>
          <w:rPr>
            <w:rtl/>
          </w:rPr>
          <w:t xml:space="preserve">התעברו</w:t>
        </w:r>
      </w:ins>
      <w:del w:id="92702" w:author="עורך - פרקים א-ב" w:date="2026-10-05T11:51:54Z">
        <w:r w:rsidR="00F63065">
          <w:rPr>
            <w:rtl/>
          </w:rPr>
          <w:delText xml:space="preserve">דאיעבר</w:delText>
        </w:r>
      </w:del>
      <w:r w:rsidR="00F63065">
        <w:rPr>
          <w:rtl/>
        </w:rPr>
        <w:t xml:space="preserve"> </w:t>
      </w:r>
      <w:ins w:id="92699" w:author="עורך - פרקים א-ב" w:date="2026-10-05T11:51:54Z">
        <w:r>
          <w:rPr>
            <w:rtl/>
          </w:rPr>
          <w:t xml:space="preserve">ונולדו</w:t>
        </w:r>
      </w:ins>
      <w:del w:id="92700" w:author="עורך - פרקים א-ב" w:date="2026-10-05T11:51:54Z">
        <w:r w:rsidR="00F63065">
          <w:rPr>
            <w:rtl/>
          </w:rPr>
          <w:delText xml:space="preserve">ואיתיליד</w:delText>
        </w:r>
      </w:del>
      <w:r w:rsidR="00F63065">
        <w:rPr>
          <w:rtl/>
        </w:rPr>
        <w:t xml:space="preserve"> לאחר פדיונן, </w:t>
      </w:r>
      <w:ins w:id="94667" w:author="מנוע מכני" w:date="2026-10-05T11:32:12Z">
        <w:ins w:id="92697" w:author="עורך - פרקים א-ב" w:date="2026-10-05T11:51:54Z">
          <w:r>
            <w:rPr>
              <w:rtl/>
            </w:rPr>
            <w:t xml:space="preserve">למה </w:t>
          </w:r>
          <w:r>
            <w:rPr>
              <w:rStyle w:val="afffffe"/>
              <w:rtl/>
            </w:rPr>
            <w:t xml:space="preserve">אסורים</w:t>
          </w:r>
          <w:r>
            <w:rPr>
              <w:rtl/>
            </w:rPr>
            <w:t xml:space="preserve">?</w:t>
          </w:r>
        </w:ins>
        <w:del w:id="92698" w:author="עורך - פרקים א-ב" w:date="2026-10-05T11:51:54Z">
          <w:r>
            <w:rPr>
              <w:rtl/>
            </w:rPr>
            <w:delText xml:space="preserve">למה</w:delText>
          </w:r>
          <w:r w:rsidR="00F63065">
            <w:rPr>
              <w:rtl/>
            </w:rPr>
            <w:delText xml:space="preserve">?</w:delText>
          </w:r>
        </w:del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</w:t>
      </w:r>
      <w:ins w:id="92695" w:author="עורך - פרקים א-ב" w:date="2026-10-05T11:51:54Z">
        <w:r>
          <w:rPr>
            <w:rtl/>
          </w:rPr>
          <w:t xml:space="preserve">שהתעברו</w:t>
        </w:r>
      </w:ins>
      <w:del w:id="92696" w:author="עורך - פרקים א-ב" w:date="2026-10-05T11:51:54Z">
        <w:r w:rsidR="00F63065">
          <w:rPr>
            <w:rtl/>
          </w:rPr>
          <w:delText xml:space="preserve">דאיעבר</w:delText>
        </w:r>
      </w:del>
      <w:r w:rsidR="00F63065">
        <w:rPr>
          <w:rtl/>
        </w:rPr>
        <w:t xml:space="preserve"> לפני פדיונן </w:t>
      </w:r>
      <w:ins w:id="92693" w:author="עורך - פרקים א-ב" w:date="2026-10-05T11:51:54Z">
        <w:r>
          <w:rPr>
            <w:rtl/>
          </w:rPr>
          <w:t xml:space="preserve">ונולדו</w:t>
        </w:r>
      </w:ins>
      <w:del w:id="92694" w:author="עורך - פרקים א-ב" w:date="2026-10-05T11:51:54Z">
        <w:r w:rsidR="00F63065">
          <w:rPr>
            <w:rtl/>
          </w:rPr>
          <w:delText xml:space="preserve">ואיתיליד</w:delText>
        </w:r>
      </w:del>
      <w:r w:rsidR="00F63065">
        <w:rPr>
          <w:rtl/>
        </w:rPr>
        <w:t xml:space="preserve"> לאחר פדיונן, הא </w:t>
      </w:r>
      <w:ins w:id="92692" w:author="עורך - פרקים א-ב" w:date="2026-10-05T11:51:54Z">
        <w:r>
          <w:rPr>
            <w:rStyle w:val="afffffe"/>
            <w:rtl/>
          </w:rPr>
          <w:t xml:space="preserve">נולדו</w:t>
        </w:r>
        <w:r>
          <w:rPr>
            <w:rtl/>
          </w:rPr>
          <w:t xml:space="preserve"> </w:t>
        </w:r>
      </w:ins>
      <w:r w:rsidR="00F63065">
        <w:rPr>
          <w:rtl/>
        </w:rPr>
        <w:t xml:space="preserve">לפני פדיונן - </w:t>
      </w:r>
      <w:ins w:id="92690" w:author="עורך - פרקים א-ב" w:date="2026-10-05T11:51:54Z">
        <w:r>
          <w:rPr>
            <w:rtl/>
          </w:rPr>
          <w:t xml:space="preserve">קדושים</w:t>
        </w:r>
      </w:ins>
      <w:del w:id="92691" w:author="עורך - פרקים א-ב" w:date="2026-10-05T11:51:54Z">
        <w:r w:rsidR="00F63065">
          <w:rPr>
            <w:rtl/>
          </w:rPr>
          <w:delText xml:space="preserve">מיקדש</w:delText>
        </w:r>
      </w:del>
      <w:r w:rsidR="00F63065">
        <w:rPr>
          <w:rtl/>
        </w:rPr>
        <w:t xml:space="preserve">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2688" w:author="עורך - פרקים א-ב" w:date="2026-10-05T11:51:54Z">
        <w:r>
          <w:rPr>
            <w:rtl/>
          </w:rPr>
          <w:t xml:space="preserve">כן,</w:t>
        </w:r>
      </w:ins>
      <w:del w:id="92689" w:author="עורך - פרקים א-ב" w:date="2026-10-05T11:51:54Z">
        <w:r w:rsidR="00F63065">
          <w:rPr>
            <w:rtl/>
          </w:rPr>
          <w:delText xml:space="preserve">קדשי,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19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ins w:id="90187" w:author="מנוע סמנטי" w:date="2026-10-05T11:39:44Z">
        <w:r>
          <w:rPr>
            <w:rStyle w:val="afffff0"/>
            <w:rtl/>
          </w:rPr>
          <w:t xml:space="preserve">וּנְקֵבָה</w:t>
        </w:r>
      </w:ins>
      <w:del w:id="90188" w:author="מנוע סמנטי" w:date="2026-10-05T11:39:44Z">
        <w:r w:rsidR="00F63065">
          <w:rPr>
            <w:rtl/>
          </w:rPr>
          <w:delText xml:space="preserve">ונקבה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>
      <w:pPr>
        <w:pStyle w:val="afffff8"/>
        <w:rPr>
          <w:ins w:id="93590" w:author="עורך - פרקים א-ב" w:date="2026-10-05T11:51:54Z"/>
        </w:rPr>
      </w:pPr>
      <w:ins w:id="93591" w:author="עורך - פרקים א-ב" w:date="2026-10-05T11:51:54Z">
        <w:r>
          <w:rPr>
            <w:color w:val="7B3F00"/>
          </w:rPr>
          <w:t xml:space="preserve">ולדות שנולדו אחר פדיון אמן</w:t>
        </w:r>
      </w:ins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</w:t>
      </w:r>
      <w:ins w:id="92705" w:author="עורך - פרקים א-ב" w:date="2026-10-05T11:51:54Z">
        <w:r>
          <w:rPr>
            <w:rStyle w:val="afffffe"/>
            <w:rtl/>
          </w:rPr>
          <w:t xml:space="preserve">אם נולדו</w:t>
        </w:r>
        <w:r>
          <w:rPr>
            <w:rtl/>
          </w:rPr>
          <w:t xml:space="preserve"> </w:t>
        </w:r>
      </w:ins>
      <w:r>
        <w:rPr>
          <w:rtl/>
        </w:rPr>
        <w:t xml:space="preserve">לפני פדיונן </w:t>
      </w:r>
      <w:ins w:id="92703" w:author="עורך - פרקים א-ב" w:date="2026-10-05T11:51:54Z">
        <w:r>
          <w:rPr>
            <w:rtl/>
          </w:rPr>
          <w:t xml:space="preserve">-</w:t>
        </w:r>
      </w:ins>
      <w:del w:id="92704" w:author="עורך - פרקים א-ב" w:date="2026-10-05T11:51:54Z">
        <w:r>
          <w:rPr>
            <w:rtl/>
          </w:rPr>
          <w:delText xml:space="preserve">מיפלג</w:delText>
        </w:r>
      </w:del>
      <w:r>
        <w:rPr>
          <w:rtl/>
        </w:rPr>
        <w:t xml:space="preserve">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</w:t>
      </w:r>
      <w:ins w:id="92710" w:author="עורך - פרקים א-ב" w:date="2026-10-05T11:51:54Z">
        <w:r>
          <w:rPr>
            <w:rtl/>
          </w:rPr>
          <w:t xml:space="preserve">קדושים</w:t>
        </w:r>
      </w:ins>
      <w:del w:id="92711" w:author="עורך - פרקים א-ב" w:date="2026-10-05T11:51:54Z">
        <w:r>
          <w:rPr>
            <w:rtl/>
          </w:rPr>
          <w:delText xml:space="preserve">קדשי</w:delText>
        </w:r>
      </w:del>
      <w:r>
        <w:rPr>
          <w:rtl/>
        </w:rPr>
        <w:t xml:space="preserve"> </w:t>
      </w:r>
      <w:ins w:id="92708" w:author="עורך - פרקים א-ב" w:date="2026-10-05T11:51:54Z">
        <w:r>
          <w:rPr>
            <w:rtl/>
          </w:rPr>
          <w:t xml:space="preserve">להקרבה,</w:t>
        </w:r>
      </w:ins>
      <w:del w:id="92709" w:author="עורך - פרקים א-ב" w:date="2026-10-05T11:51:54Z">
        <w:r>
          <w:rPr>
            <w:rtl/>
          </w:rPr>
          <w:delText xml:space="preserve">ליקרב,</w:delText>
        </w:r>
      </w:del>
      <w:r>
        <w:rPr>
          <w:rtl/>
        </w:rPr>
        <w:t xml:space="preserve">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</w:t>
      </w:r>
      <w:ins w:id="92706" w:author="עורך - פרקים א-ב" w:date="2026-10-05T11:51:54Z">
        <w:r>
          <w:rPr>
            <w:rtl/>
          </w:rPr>
          <w:t xml:space="preserve">קדושים</w:t>
        </w:r>
      </w:ins>
      <w:del w:id="92707" w:author="עורך - פרקים א-ב" w:date="2026-10-05T11:51:54Z">
        <w:r>
          <w:rPr>
            <w:rtl/>
          </w:rPr>
          <w:delText xml:space="preserve">קדשי</w:delText>
        </w:r>
      </w:del>
      <w:r>
        <w:rPr>
          <w:rtl/>
        </w:rPr>
        <w:t xml:space="preserve">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ins w:id="92717" w:author="עורך - פרקים א-ב" w:date="2026-10-05T11:51:54Z">
        <w:r>
          <w:rPr>
            <w:rtl/>
          </w:rPr>
          <w:t xml:space="preserve">ושלאחר</w:t>
        </w:r>
      </w:ins>
      <w:del w:id="92718" w:author="עורך - פרקים א-ב" w:date="2026-10-05T11:51:54Z">
        <w:r>
          <w:rPr>
            <w:rtl/>
          </w:rPr>
          <w:delText xml:space="preserve">דלאחר</w:delText>
        </w:r>
      </w:del>
      <w:r>
        <w:rPr>
          <w:rtl/>
        </w:rPr>
        <w:t xml:space="preserve">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ins w:id="92715" w:author="עורך - פרקים א-ב" w:date="2026-10-05T11:51:54Z">
          <w:r>
            <w:rPr>
              <w:rtl/>
            </w:rPr>
            <w:t xml:space="preserve">שהרי</w:t>
          </w:r>
        </w:ins>
        <w:del w:id="92716" w:author="עורך - פרקים א-ב" w:date="2026-10-05T11:51:54Z">
          <w:r>
            <w:rPr>
              <w:rtl/>
            </w:rPr>
            <w:delText xml:space="preserve">דאיך</w:delText>
          </w:r>
        </w:del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</w:t>
      </w:r>
      <w:ins w:id="92713" w:author="עורך - פרקים א-ב" w:date="2026-10-05T11:51:54Z">
        <w:r>
          <w:rPr>
            <w:rtl/>
          </w:rPr>
          <w:t xml:space="preserve">איך</w:t>
        </w:r>
      </w:ins>
      <w:del w:id="92714" w:author="עורך - פרקים א-ב" w:date="2026-10-05T11:51:54Z">
        <w:r>
          <w:rPr>
            <w:rtl/>
          </w:rPr>
          <w:delText xml:space="preserve">ליעביד?</w:delText>
        </w:r>
      </w:del>
      <w:r>
        <w:rPr>
          <w:rtl/>
        </w:rPr>
        <w:t xml:space="preserve"> </w:t>
      </w:r>
      <w:ins w:id="92712" w:author="עורך - פרקים א-ב" w:date="2026-10-05T11:51:54Z">
        <w:r>
          <w:rPr>
            <w:rtl/>
          </w:rPr>
          <w:t xml:space="preserve">נעשה? </w:t>
        </w:r>
      </w:ins>
    </w:p>
    <w:p w14:paraId="53D608DF" w14:textId="77777777" w:rsidR="00B874E6" w:rsidRDefault="00F63065" w:rsidP="00F63065">
      <w:pPr>
        <w:rPr>
          <w:rtl/>
        </w:rPr>
      </w:pPr>
      <w:ins w:id="92725" w:author="עורך - פרקים א-ב" w:date="2026-10-05T11:51:54Z">
        <w:r>
          <w:rPr>
            <w:rtl/>
          </w:rPr>
          <w:t xml:space="preserve">להקריבם</w:t>
        </w:r>
      </w:ins>
      <w:del w:id="92726" w:author="עורך - פרקים א-ב" w:date="2026-10-05T11:51:54Z">
        <w:r>
          <w:rPr>
            <w:rtl/>
          </w:rPr>
          <w:delText xml:space="preserve">ליקרבינהו</w:delText>
        </w:r>
      </w:del>
      <w:r>
        <w:rPr>
          <w:rtl/>
        </w:rPr>
        <w:t xml:space="preserve"> - מכח קדושה דחוי</w:t>
      </w:r>
      <w:r w:rsidR="00AF4AF2">
        <w:rPr>
          <w:rtl/>
        </w:rPr>
        <w:t xml:space="preserve">ה </w:t>
      </w:r>
      <w:ins w:id="90601" w:author="מנוע סמנטי" w:date="2026-10-05T11:39:44Z">
        <w:r>
          <w:rPr>
            <w:rtl/>
          </w:rPr>
          <w:t xml:space="preserve">באו</w:t>
        </w:r>
      </w:ins>
      <w:del w:id="90602" w:author="מנוע סמנטי" w:date="2026-10-05T11:39:44Z">
        <w:r w:rsidR="00AF4AF2">
          <w:rPr>
            <w:rtl/>
          </w:rPr>
          <w:delText xml:space="preserve">קאתו</w:delText>
        </w:r>
      </w:del>
      <w:r w:rsidR="00AF4AF2">
        <w:rPr>
          <w:rtl/>
        </w:rPr>
        <w:t xml:space="preserve">, </w:t>
      </w:r>
      <w:ins w:id="92723" w:author="עורך - פרקים א-ב" w:date="2026-10-05T11:51:54Z">
        <w:r>
          <w:rPr>
            <w:rtl/>
          </w:rPr>
          <w:t xml:space="preserve">לפדותם</w:t>
        </w:r>
      </w:ins>
      <w:del w:id="92724" w:author="עורך - פרקים א-ב" w:date="2026-10-05T11:51:54Z">
        <w:r w:rsidR="00AF4AF2">
          <w:rPr>
            <w:rtl/>
          </w:rPr>
          <w:delText xml:space="preserve">ליפרקינהו</w:delText>
        </w:r>
      </w:del>
      <w:r>
        <w:rPr>
          <w:rtl/>
        </w:rPr>
        <w:t xml:space="preserve"> </w:t>
      </w:r>
      <w:ins w:id="92721" w:author="עורך - פרקים א-ב" w:date="2026-10-05T11:51:54Z">
        <w:r>
          <w:rPr>
            <w:rtl/>
          </w:rPr>
          <w:t xml:space="preserve">-</w:t>
        </w:r>
      </w:ins>
      <w:del w:id="92722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</w:t>
      </w:r>
      <w:ins w:id="92719" w:author="עורך - פרקים א-ב" w:date="2026-10-05T11:51:54Z">
        <w:r>
          <w:rPr>
            <w:rtl/>
          </w:rPr>
          <w:t xml:space="preserve">אינם חזקים</w:t>
        </w:r>
      </w:ins>
      <w:del w:id="92720" w:author="עורך - פרקים א-ב" w:date="2026-10-05T11:51:54Z">
        <w:r>
          <w:rPr>
            <w:rtl/>
          </w:rPr>
          <w:delText xml:space="preserve">אלימי</w:delText>
        </w:r>
      </w:del>
      <w:r>
        <w:rPr>
          <w:rtl/>
        </w:rPr>
        <w:t xml:space="preserve"> </w:t>
      </w:r>
      <w:ins w:id="90599" w:author="מנוע סמנטי" w:date="2026-10-05T11:39:44Z">
        <w:r>
          <w:rPr>
            <w:rtl/>
          </w:rPr>
          <w:t xml:space="preserve">לתפוס</w:t>
        </w:r>
      </w:ins>
      <w:del w:id="90600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</w:t>
      </w:r>
      <w:ins w:id="92727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בעודם במעיה</w:t>
        </w:r>
      </w:ins>
      <w:r>
        <w:rPr>
          <w:rtl/>
        </w:rPr>
        <w:t xml:space="preserve">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ins w:id="92728" w:author="עורך - פרקים א-ב" w:date="2026-10-05T11:51:54Z">
        <w:r>
          <w:rPr>
            <w:rFonts w:hint="cs"/>
            <w:rtl/>
          </w:rPr>
          <w:t xml:space="preserve">שלמד</w:t>
        </w:r>
      </w:ins>
      <w:del w:id="92729" w:author="עורך - פרקים א-ב" w:date="2026-10-05T11:51:54Z">
        <w:r w:rsidR="008A0B3D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גמר</w:delText>
        </w:r>
      </w:del>
      <w:r w:rsidR="00F63065">
        <w:rPr>
          <w:rtl/>
        </w:rPr>
        <w:t xml:space="preserve"> </w:t>
      </w:r>
      <w:r w:rsidR="00A43D09">
        <w:rPr>
          <w:rFonts w:hint="cs"/>
          <w:rtl/>
        </w:rPr>
        <w:t>'</w:t>
      </w:r>
      <w:ins w:id="90195" w:author="מנוע סמנטי" w:date="2026-10-05T11:39:44Z">
        <w:r>
          <w:rPr>
            <w:rStyle w:val="afffff0"/>
            <w:rtl/>
          </w:rPr>
          <w:t xml:space="preserve">בִּשְׁעָרֶיךָ בִּשְׁעָרֶיךָ</w:t>
        </w:r>
      </w:ins>
      <w:del w:id="90196" w:author="מנוע סמנטי" w:date="2026-10-05T11:39:44Z">
        <w:r w:rsidR="00F63065">
          <w:rPr>
            <w:rtl/>
          </w:rPr>
          <w:delText xml:space="preserve">בשעריך בשעריך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ins w:id="90193" w:author="מנוע סמנטי" w:date="2026-10-05T11:39:44Z">
        <w:r>
          <w:rPr>
            <w:rStyle w:val="afffff0"/>
            <w:rtl/>
          </w:rPr>
          <w:t xml:space="preserve">אַךְ בְּכוֹר אֲשֶׁר יְבוּכַּר לַה</w:t>
        </w:r>
      </w:ins>
      <w:del w:id="90194" w:author="מנוע סמנטי" w:date="2026-10-05T11:39:44Z">
        <w:r w:rsidR="00F63065">
          <w:rPr>
            <w:rtl/>
          </w:rPr>
          <w:delText xml:space="preserve">אך בכור אשר יבוכר לה</w:delText>
        </w:r>
      </w:del>
      <w:r w:rsidR="00F63065">
        <w:rPr>
          <w:rtl/>
        </w:rPr>
        <w:t xml:space="preserve">' בבהמה וגו'</w:t>
      </w:r>
      <w:ins w:id="90191" w:author="מנוע סמנטי" w:date="2026-10-05T11:39:44Z">
        <w:r>
          <w:rPr>
            <w:rStyle w:val="afffff0"/>
            <w:rtl/>
          </w:rPr>
          <w:t xml:space="preserve"> לֹא יַקְדִּישׁ אִישׁ אוֹתוֹ</w:t>
        </w:r>
      </w:ins>
      <w:del w:id="90192" w:author="מנוע סמנטי" w:date="2026-10-05T11:39:44Z">
        <w:r w:rsidR="00F63065">
          <w:rPr>
            <w:rtl/>
          </w:rPr>
          <w:delText xml:space="preserve"> </w:delText>
        </w:r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יקדיש איש אותו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afffff8"/>
        <w:rPr>
          <w:ins w:id="93592" w:author="עורך - פרקים א-ב" w:date="2026-10-05T11:51:54Z"/>
        </w:rPr>
      </w:pPr>
      <w:ins w:id="93593" w:author="עורך - פרקים א-ב" w:date="2026-10-05T11:51:54Z">
        <w:r>
          <w:rPr>
            <w:color w:val="7B3F00"/>
          </w:rPr>
          <w:t xml:space="preserve">ברייתא: קדם מום להקדש ולהפך</w:t>
        </w:r>
      </w:ins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</w:t>
      </w:r>
      <w:ins w:id="92734" w:author="עורך - פרקים א-ב" w:date="2026-10-05T11:51:54Z">
        <w:r>
          <w:rPr>
            <w:rtl/>
          </w:rPr>
          <w:t xml:space="preserve">שברישא</w:t>
        </w:r>
      </w:ins>
      <w:del w:id="92735" w:author="עורך - פרקים א-ב" w:date="2026-10-05T11:51:54Z">
        <w:r>
          <w:rPr>
            <w:rtl/>
          </w:rPr>
          <w:delText xml:space="preserve">דרישא</w:delText>
        </w:r>
      </w:del>
      <w:r>
        <w:rPr>
          <w:rtl/>
        </w:rPr>
        <w:t xml:space="preserve"> - </w:t>
      </w:r>
      <w:ins w:id="92732" w:author="עורך - פרקים א-ב" w:date="2026-10-05T11:51:54Z">
        <w:r>
          <w:rPr>
            <w:rtl/>
          </w:rPr>
          <w:t xml:space="preserve">להביא</w:t>
        </w:r>
      </w:ins>
      <w:del w:id="92733" w:author="עורך - פרקים א-ב" w:date="2026-10-05T11:51:54Z">
        <w:r>
          <w:rPr>
            <w:rtl/>
          </w:rPr>
          <w:delText xml:space="preserve">לאתויי</w:delText>
        </w:r>
      </w:del>
      <w:r>
        <w:rPr>
          <w:rtl/>
        </w:rPr>
        <w:t xml:space="preserve"> שוחטן בחוץ </w:t>
      </w:r>
      <w:ins w:id="92730" w:author="עורך - פרקים א-ב" w:date="2026-10-05T11:51:54Z">
        <w:r>
          <w:rPr>
            <w:rtl/>
          </w:rPr>
          <w:t xml:space="preserve">שפטור,</w:t>
        </w:r>
      </w:ins>
      <w:del w:id="92731" w:author="עורך - פרקים א-ב" w:date="2026-10-05T11:51:54Z">
        <w:r>
          <w:rPr>
            <w:rtl/>
          </w:rPr>
          <w:delText xml:space="preserve">דפטור,</w:delText>
        </w:r>
      </w:del>
      <w:r>
        <w:rPr>
          <w:rtl/>
        </w:rPr>
        <w:t xml:space="preserve">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 xml:space="preserve">כללו של דבר </w:t>
      </w:r>
      <w:ins w:id="92738" w:author="עורך - פרקים א-ב" w:date="2026-10-05T11:51:54Z">
        <w:r>
          <w:rPr>
            <w:rtl/>
          </w:rPr>
          <w:t xml:space="preserve">שבסיפא</w:t>
        </w:r>
      </w:ins>
      <w:del w:id="92739" w:author="עורך - פרקים א-ב" w:date="2026-10-05T11:51:54Z">
        <w:r>
          <w:rPr>
            <w:rtl/>
          </w:rPr>
          <w:delText xml:space="preserve">דסיפא</w:delText>
        </w:r>
      </w:del>
      <w:r>
        <w:rPr>
          <w:rtl/>
        </w:rPr>
        <w:t xml:space="preserve"> - </w:t>
      </w:r>
      <w:ins w:id="92736" w:author="עורך - פרקים א-ב" w:date="2026-10-05T11:51:54Z">
        <w:r>
          <w:rPr>
            <w:rtl/>
          </w:rPr>
          <w:t xml:space="preserve">להביא</w:t>
        </w:r>
      </w:ins>
      <w:del w:id="92737" w:author="עורך - פרקים א-ב" w:date="2026-10-05T11:51:54Z">
        <w:r>
          <w:rPr>
            <w:rtl/>
          </w:rPr>
          <w:delText xml:space="preserve">לאתויי</w:delText>
        </w:r>
      </w:del>
      <w:r>
        <w:rPr>
          <w:rtl/>
        </w:rPr>
        <w:t xml:space="preserve">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</w:t>
      </w:r>
      <w:ins w:id="92746" w:author="עורך - פרקים א-ב" w:date="2026-10-05T11:51:54Z">
        <w:r>
          <w:rPr>
            <w:rtl/>
          </w:rPr>
          <w:t xml:space="preserve">שאינם</w:t>
        </w:r>
      </w:ins>
      <w:del w:id="92747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2744" w:author="עורך - פרקים א-ב" w:date="2026-10-05T11:51:54Z">
        <w:r>
          <w:rPr>
            <w:rtl/>
          </w:rPr>
          <w:t xml:space="preserve">נפדים,</w:t>
        </w:r>
      </w:ins>
      <w:del w:id="92745" w:author="עורך - פרקים א-ב" w:date="2026-10-05T11:51:54Z">
        <w:r>
          <w:rPr>
            <w:rtl/>
          </w:rPr>
          <w:delText xml:space="preserve">מיפרקי,</w:delText>
        </w:r>
      </w:del>
      <w:r>
        <w:rPr>
          <w:rtl/>
        </w:rPr>
        <w:t xml:space="preserve"> </w:t>
      </w:r>
      <w:ins w:id="92742" w:author="עורך - פרקים א-ב" w:date="2026-10-05T11:51:54Z">
        <w:r>
          <w:rPr>
            <w:rtl/>
          </w:rPr>
          <w:t xml:space="preserve">אבל</w:t>
        </w:r>
      </w:ins>
      <w:del w:id="92743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בעלי מומין </w:t>
      </w:r>
      <w:ins w:id="92740" w:author="עורך - פרקים א-ב" w:date="2026-10-05T11:51:54Z">
        <w:r>
          <w:rPr>
            <w:rtl/>
          </w:rPr>
          <w:t xml:space="preserve">נפדים,</w:t>
        </w:r>
      </w:ins>
      <w:del w:id="92741" w:author="עורך - פרקים א-ב" w:date="2026-10-05T11:51:54Z">
        <w:r>
          <w:rPr>
            <w:rtl/>
          </w:rPr>
          <w:delText xml:space="preserve">מיפרקי,</w:delText>
        </w:r>
      </w:del>
      <w:r>
        <w:rPr>
          <w:rtl/>
        </w:rPr>
        <w:t xml:space="preserve">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</w:t>
      </w:r>
      <w:ins w:id="92752" w:author="עורך - פרקים א-ב" w:date="2026-10-05T11:51:54Z">
        <w:r>
          <w:rPr>
            <w:rtl/>
          </w:rPr>
          <w:t xml:space="preserve">שאין</w:t>
        </w:r>
      </w:ins>
      <w:del w:id="92753" w:author="עורך - פרקים א-ב" w:date="2026-10-05T11:51:54Z">
        <w:r>
          <w:rPr>
            <w:rtl/>
          </w:rPr>
          <w:delText xml:space="preserve">דאין</w:delText>
        </w:r>
      </w:del>
      <w:r>
        <w:rPr>
          <w:rtl/>
        </w:rPr>
        <w:t xml:space="preserve"> מתפיסן, </w:t>
      </w:r>
      <w:ins w:id="92750" w:author="עורך - פרקים א-ב" w:date="2026-10-05T11:51:54Z">
        <w:r>
          <w:rPr>
            <w:rtl/>
          </w:rPr>
          <w:t xml:space="preserve">אבל</w:t>
        </w:r>
      </w:ins>
      <w:del w:id="92751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לאותו זבח - מתפיסן, </w:t>
      </w:r>
      <w:r w:rsidR="00BC4E1B">
        <w:rPr>
          <w:rFonts w:hint="cs"/>
          <w:rtl/>
        </w:rPr>
        <w:t xml:space="preserve">ובהכרח </w:t>
      </w:r>
      <w:ins w:id="92748" w:author="עורך - פרקים א-ב" w:date="2026-10-05T11:51:54Z">
        <w:r>
          <w:rPr>
            <w:rFonts w:hint="cs"/>
            <w:rtl/>
          </w:rPr>
          <w:t xml:space="preserve">מיירי</w:t>
        </w:r>
      </w:ins>
      <w:del w:id="92749" w:author="עורך - פרקים א-ב" w:date="2026-10-05T11:51:54Z">
        <w:r w:rsidR="00BC4E1B">
          <w:rPr>
            <w:rFonts w:hint="cs"/>
            <w:rtl/>
          </w:rPr>
          <w:delText xml:space="preserve">דמיירי</w:delText>
        </w:r>
      </w:del>
      <w:r w:rsidR="00BC4E1B">
        <w:rPr>
          <w:rFonts w:hint="cs"/>
          <w:rtl/>
        </w:rPr>
        <w:t xml:space="preserve">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ins w:id="92756" w:author="עורך - פרקים א-ב" w:date="2026-10-05T11:51:54Z">
        <w:r>
          <w:rPr>
            <w:rFonts w:hint="cs"/>
            <w:rtl/>
          </w:rPr>
          <w:t xml:space="preserve">שה"ה</w:t>
        </w:r>
      </w:ins>
      <w:del w:id="92757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ה"ה</w:delText>
        </w:r>
      </w:del>
      <w:r w:rsidR="00F63065">
        <w:rPr>
          <w:rtl/>
        </w:rPr>
        <w:t xml:space="preserve"> </w:t>
      </w:r>
      <w:ins w:id="92807" w:author="מנוע מכני" w:date="2026-10-05T11:32:12Z">
        <w:ins w:id="92754" w:author="עורך - פרקים א-ב" w:date="2026-10-05T11:51:54Z">
          <w:r>
            <w:rPr>
              <w:rtl/>
            </w:rPr>
            <w:t xml:space="preserve">אפי'</w:t>
          </w:r>
        </w:ins>
        <w:del w:id="92755" w:author="עורך - פרקים א-ב" w:date="2026-10-05T11:51:54Z">
          <w:r>
            <w:rPr>
              <w:rtl/>
            </w:rPr>
            <w:delText xml:space="preserve">דאפי'</w:delText>
          </w:r>
        </w:del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ins w:id="92766" w:author="עורך - פרקים א-ב" w:date="2026-10-05T11:51:54Z">
        <w:r>
          <w:rPr>
            <w:rtl/>
          </w:rPr>
          <w:t xml:space="preserve">ומתוך</w:t>
        </w:r>
      </w:ins>
      <w:del w:id="92767" w:author="עורך - פרקים א-ב" w:date="2026-10-05T11:51:54Z">
        <w:r>
          <w:rPr>
            <w:rtl/>
          </w:rPr>
          <w:delText xml:space="preserve">ואיידי</w:delText>
        </w:r>
      </w:del>
      <w:r>
        <w:rPr>
          <w:rtl/>
        </w:rPr>
        <w:t xml:space="preserve"> </w:t>
      </w:r>
      <w:ins w:id="92764" w:author="עורך - פרקים א-ב" w:date="2026-10-05T11:51:54Z">
        <w:r>
          <w:rPr>
            <w:rtl/>
          </w:rPr>
          <w:t xml:space="preserve">ששנה</w:t>
        </w:r>
      </w:ins>
      <w:del w:id="92765" w:author="עורך - פרקים א-ב" w:date="2026-10-05T11:51:54Z">
        <w:r>
          <w:rPr>
            <w:rtl/>
          </w:rPr>
          <w:delText xml:space="preserve">דתנא</w:delText>
        </w:r>
      </w:del>
      <w:r>
        <w:rPr>
          <w:rtl/>
        </w:rPr>
        <w:t xml:space="preserve"> </w:t>
      </w:r>
      <w:ins w:id="92762" w:author="עורך - פרקים א-ב" w:date="2026-10-05T11:51:54Z">
        <w:r>
          <w:rPr>
            <w:rtl/>
          </w:rPr>
          <w:t xml:space="preserve">ברישא</w:t>
        </w:r>
      </w:ins>
      <w:del w:id="92763" w:author="עורך - פרקים א-ב" w:date="2026-10-05T11:51:54Z">
        <w:r>
          <w:rPr>
            <w:rtl/>
          </w:rPr>
          <w:delText xml:space="preserve">רישא</w:delText>
        </w:r>
      </w:del>
      <w:r>
        <w:rPr>
          <w:rtl/>
        </w:rPr>
        <w:t xml:space="preserve"> נפדין תמימים, </w:t>
      </w:r>
      <w:ins w:id="92760" w:author="עורך - פרקים א-ב" w:date="2026-10-05T11:51:54Z">
        <w:r>
          <w:rPr>
            <w:rtl/>
          </w:rPr>
          <w:t xml:space="preserve">שנה</w:t>
        </w:r>
      </w:ins>
      <w:del w:id="92761" w:author="עורך - פרקים א-ב" w:date="2026-10-05T11:51:54Z">
        <w:r>
          <w:rPr>
            <w:rtl/>
          </w:rPr>
          <w:delText xml:space="preserve">תנא</w:delText>
        </w:r>
      </w:del>
      <w:r>
        <w:rPr>
          <w:rtl/>
        </w:rPr>
        <w:t xml:space="preserve">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2758" w:author="עורך - פרקים א-ב" w:date="2026-10-05T11:51:54Z">
        <w:r>
          <w:rPr>
            <w:rtl/>
          </w:rPr>
          <w:t xml:space="preserve">בסיפא</w:t>
        </w:r>
      </w:ins>
      <w:del w:id="92759" w:author="עורך - פרקים א-ב" w:date="2026-10-05T11:51:54Z">
        <w:r>
          <w:rPr>
            <w:rtl/>
          </w:rPr>
          <w:delText xml:space="preserve">סיפא</w:delText>
        </w:r>
      </w:del>
      <w:r>
        <w:rPr>
          <w:rtl/>
        </w:rPr>
        <w:t xml:space="preserve"> אין נפדין תמימים, </w:t>
      </w:r>
    </w:p>
    <w:p w14:paraId="66C5A740" w14:textId="77777777" w:rsidR="00B874E6" w:rsidRDefault="00F63065" w:rsidP="00BC4E1B">
      <w:pPr>
        <w:rPr>
          <w:rtl/>
        </w:rPr>
      </w:pPr>
      <w:ins w:id="92776" w:author="עורך - פרקים א-ב" w:date="2026-10-05T11:51:54Z">
        <w:r>
          <w:rPr>
            <w:rtl/>
          </w:rPr>
          <w:t xml:space="preserve">ומתוך</w:t>
        </w:r>
      </w:ins>
      <w:del w:id="92777" w:author="עורך - פרקים א-ב" w:date="2026-10-05T11:51:54Z">
        <w:r>
          <w:rPr>
            <w:rtl/>
          </w:rPr>
          <w:delText xml:space="preserve">ואיידי</w:delText>
        </w:r>
      </w:del>
      <w:r>
        <w:rPr>
          <w:rtl/>
        </w:rPr>
        <w:t xml:space="preserve"> </w:t>
      </w:r>
      <w:ins w:id="92774" w:author="עורך - פרקים א-ב" w:date="2026-10-05T11:51:54Z">
        <w:r>
          <w:rPr>
            <w:rtl/>
          </w:rPr>
          <w:t xml:space="preserve">ששנה</w:t>
        </w:r>
      </w:ins>
      <w:del w:id="92775" w:author="עורך - פרקים א-ב" w:date="2026-10-05T11:51:54Z">
        <w:r>
          <w:rPr>
            <w:rtl/>
          </w:rPr>
          <w:delText xml:space="preserve">דתנא</w:delText>
        </w:r>
      </w:del>
      <w:r>
        <w:rPr>
          <w:rtl/>
        </w:rPr>
        <w:t xml:space="preserve"> </w:t>
      </w:r>
      <w:ins w:id="92772" w:author="עורך - פרקים א-ב" w:date="2026-10-05T11:51:54Z">
        <w:r>
          <w:rPr>
            <w:rtl/>
          </w:rPr>
          <w:t xml:space="preserve">ברישא</w:t>
        </w:r>
      </w:ins>
      <w:del w:id="92773" w:author="עורך - פרקים א-ב" w:date="2026-10-05T11:51:54Z">
        <w:r>
          <w:rPr>
            <w:rtl/>
          </w:rPr>
          <w:delText xml:space="preserve">רישא</w:delText>
        </w:r>
      </w:del>
      <w:r>
        <w:rPr>
          <w:rtl/>
        </w:rPr>
        <w:t xml:space="preserve"> לכל זבח שירצה, </w:t>
      </w:r>
      <w:ins w:id="92770" w:author="עורך - פרקים א-ב" w:date="2026-10-05T11:51:54Z">
        <w:r>
          <w:rPr>
            <w:rtl/>
          </w:rPr>
          <w:t xml:space="preserve">שנה</w:t>
        </w:r>
      </w:ins>
      <w:del w:id="92771" w:author="עורך - פרקים א-ב" w:date="2026-10-05T11:51:54Z">
        <w:r>
          <w:rPr>
            <w:rtl/>
          </w:rPr>
          <w:delText xml:space="preserve">תנא</w:delText>
        </w:r>
      </w:del>
      <w:r>
        <w:rPr>
          <w:rtl/>
        </w:rPr>
        <w:t xml:space="preserve">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2768" w:author="עורך - פרקים א-ב" w:date="2026-10-05T11:51:54Z">
        <w:r>
          <w:rPr>
            <w:rtl/>
          </w:rPr>
          <w:t xml:space="preserve">בסיפא</w:t>
        </w:r>
      </w:ins>
      <w:del w:id="92769" w:author="עורך - פרקים א-ב" w:date="2026-10-05T11:51:54Z">
        <w:r>
          <w:rPr>
            <w:rtl/>
          </w:rPr>
          <w:delText xml:space="preserve">סיפא</w:delText>
        </w:r>
      </w:del>
      <w:r>
        <w:rPr>
          <w:rtl/>
        </w:rPr>
        <w:t xml:space="preserve">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</w:t>
      </w:r>
      <w:ins w:id="92784" w:author="עורך - פרקים א-ב" w:date="2026-10-05T11:51:54Z">
        <w:r>
          <w:rPr>
            <w:rtl/>
          </w:rPr>
          <w:t xml:space="preserve">ומעמידה</w:t>
        </w:r>
      </w:ins>
      <w:del w:id="92785" w:author="עורך - פרקים א-ב" w:date="2026-10-05T11:51:54Z">
        <w:r>
          <w:rPr>
            <w:rtl/>
          </w:rPr>
          <w:delText xml:space="preserve">ומוקים ל</w:delText>
        </w:r>
        <w:r w:rsidR="000756FE">
          <w:rPr>
            <w:rtl/>
          </w:rPr>
          <w:delText xml:space="preserve">ה</w:delText>
        </w:r>
      </w:del>
      <w:r w:rsidR="000756FE">
        <w:rPr>
          <w:rtl/>
        </w:rPr>
        <w:t xml:space="preserve"> בדוקין שבעין, </w:t>
      </w:r>
      <w:ins w:id="92782" w:author="עורך - פרקים א-ב" w:date="2026-10-05T11:51:54Z">
        <w:r>
          <w:rPr>
            <w:rtl/>
          </w:rPr>
          <w:t xml:space="preserve">ולשיטת</w:t>
        </w:r>
      </w:ins>
      <w:del w:id="92783" w:author="עורך - פרקים א-ב" w:date="2026-10-05T11:51:54Z">
        <w:r w:rsidR="000756FE">
          <w:rPr>
            <w:rtl/>
          </w:rPr>
          <w:delText xml:space="preserve">ואליבא</w:delText>
        </w:r>
      </w:del>
      <w:r w:rsidR="000756FE">
        <w:rPr>
          <w:rtl/>
        </w:rPr>
        <w:t xml:space="preserve"> </w:t>
      </w:r>
      <w:ins w:id="92780" w:author="עורך - פרקים א-ב" w:date="2026-10-05T11:51:54Z">
        <w:r>
          <w:rPr>
            <w:rStyle w:val="2fb"/>
            <w:rtl/>
          </w:rPr>
          <w:t xml:space="preserve">ר"ע:</w:t>
        </w:r>
      </w:ins>
      <w:del w:id="92781" w:author="עורך - פרקים א-ב" w:date="2026-10-05T11:51:54Z">
        <w:r w:rsidR="000756FE">
          <w:rPr>
            <w:rStyle w:val="2fb"/>
            <w:rtl/>
          </w:rPr>
          <w:delText xml:space="preserve">דר"ע</w:delText>
        </w:r>
        <w:r>
          <w:rPr>
            <w:rtl/>
          </w:rPr>
          <w:delText xml:space="preserve">:</w:delText>
        </w:r>
      </w:del>
      <w:r>
        <w:rPr>
          <w:rtl/>
        </w:rPr>
        <w:t xml:space="preserve"> </w:t>
      </w:r>
      <w:ins w:id="92778" w:author="עורך - פרקים א-ב" w:date="2026-10-05T11:51:54Z">
        <w:r>
          <w:rPr>
            <w:rFonts w:hint="cs"/>
            <w:rtl/>
          </w:rPr>
          <w:t xml:space="preserve">שאם</w:t>
        </w:r>
      </w:ins>
      <w:del w:id="92779" w:author="עורך - פרקים א-ב" w:date="2026-10-05T11:51:54Z">
        <w:r w:rsidR="000756FE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אם</w:delText>
        </w:r>
      </w:del>
      <w:r>
        <w:rPr>
          <w:rtl/>
        </w:rPr>
        <w:t xml:space="preserve">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>
      <w:pPr>
        <w:pStyle w:val="afffff8"/>
        <w:rPr>
          <w:ins w:id="93594" w:author="עורך - פרקים א-ב" w:date="2026-10-05T11:51:54Z"/>
        </w:rPr>
      </w:pPr>
      <w:ins w:id="93595" w:author="עורך - פרקים א-ב" w:date="2026-10-05T11:51:54Z">
        <w:r>
          <w:rPr>
            <w:color w:val="7B3F00"/>
          </w:rPr>
          <w:t xml:space="preserve">תמורה שאחר פדיון: מתה</w:t>
        </w:r>
      </w:ins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ins w:id="92796" w:author="עורך - פרקים א-ב" w:date="2026-10-05T11:51:54Z">
        <w:r>
          <w:rPr>
            <w:rFonts w:hint="cs"/>
            <w:rtl/>
          </w:rPr>
          <w:t xml:space="preserve">שא"א</w:t>
        </w:r>
      </w:ins>
      <w:del w:id="92797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א"א</w:delText>
        </w:r>
      </w:del>
      <w:ins w:id="90801" w:author="מנוע מכני" w:date="2026-10-05T11:32:12Z"/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2794" w:author="עורך - פרקים א-ב" w:date="2026-10-05T11:51:54Z">
        <w:r>
          <w:rPr>
            <w:rFonts w:hint="cs"/>
            <w:rtl/>
          </w:rPr>
          <w:t xml:space="preserve">להקריב,</w:t>
        </w:r>
      </w:ins>
      <w:del w:id="92795" w:author="עורך - פרקים א-ב" w:date="2026-10-05T11:51:54Z">
        <w:r>
          <w:rPr>
            <w:rFonts w:hint="cs"/>
            <w:rtl/>
          </w:rPr>
          <w:delText xml:space="preserve">להקריב</w:delText>
        </w:r>
      </w:del>
      <w:r>
        <w:rPr>
          <w:rFonts w:hint="cs"/>
          <w:rtl/>
        </w:rPr>
        <w:t xml:space="preserve"> </w:t>
      </w:r>
      <w:ins w:id="92792" w:author="עורך - פרקים א-ב" w:date="2026-10-05T11:51:54Z">
        <w:r>
          <w:rPr>
            <w:rFonts w:hint="cs"/>
            <w:rtl/>
          </w:rPr>
          <w:t xml:space="preserve">שמכח</w:t>
        </w:r>
      </w:ins>
      <w:del w:id="92793" w:author="עורך - פרקים א-ב" w:date="2026-10-05T11:51:54Z">
        <w:r>
          <w:rPr>
            <w:rFonts w:hint="cs"/>
            <w:rtl/>
          </w:rPr>
          <w:delText xml:space="preserve">דמכח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</w:t>
      </w:r>
      <w:ins w:id="92790" w:author="עורך - פרקים א-ב" w:date="2026-10-05T11:51:54Z">
        <w:r>
          <w:rPr>
            <w:rFonts w:hint="cs"/>
            <w:rtl/>
          </w:rPr>
          <w:t xml:space="preserve">באה,</w:t>
        </w:r>
      </w:ins>
      <w:del w:id="92791" w:author="עורך - פרקים א-ב" w:date="2026-10-05T11:51:54Z">
        <w:r>
          <w:rPr>
            <w:rFonts w:hint="cs"/>
            <w:rtl/>
          </w:rPr>
          <w:delText xml:space="preserve">באה</w:delText>
        </w:r>
      </w:del>
      <w:r>
        <w:rPr>
          <w:rFonts w:hint="cs"/>
          <w:rtl/>
        </w:rPr>
        <w:t xml:space="preserve">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ins w:id="92788" w:author="עורך - פרקים א-ב" w:date="2026-10-05T11:51:54Z">
        <w:r>
          <w:rPr>
            <w:rFonts w:hint="cs"/>
            <w:rtl/>
          </w:rPr>
          <w:t xml:space="preserve">לפדות,</w:t>
        </w:r>
      </w:ins>
      <w:del w:id="92789" w:author="עורך - פרקים א-ב" w:date="2026-10-05T11:51:54Z">
        <w:r>
          <w:rPr>
            <w:rFonts w:hint="cs"/>
            <w:rtl/>
          </w:rPr>
          <w:delText xml:space="preserve">לפדות</w:delText>
        </w:r>
      </w:del>
      <w:r>
        <w:rPr>
          <w:rFonts w:hint="cs"/>
          <w:rtl/>
        </w:rPr>
        <w:t xml:space="preserve">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</w:t>
      </w:r>
      <w:ins w:id="92786" w:author="עורך - פרקים א-ב" w:date="2026-10-05T11:51:54Z">
        <w:r>
          <w:rPr>
            <w:rFonts w:hint="cs"/>
            <w:rtl/>
          </w:rPr>
          <w:t xml:space="preserve">פדיונה,</w:t>
        </w:r>
      </w:ins>
      <w:del w:id="92787" w:author="עורך - פרקים א-ב" w:date="2026-10-05T11:51:54Z">
        <w:r>
          <w:rPr>
            <w:rFonts w:hint="cs"/>
            <w:rtl/>
          </w:rPr>
          <w:delText xml:space="preserve">פדיונה</w:delText>
        </w:r>
      </w:del>
      <w:r>
        <w:rPr>
          <w:rFonts w:hint="cs"/>
          <w:rtl/>
        </w:rPr>
        <w:t xml:space="preserve">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</w:t>
      </w:r>
      <w:ins w:id="92804" w:author="עורך - פרקים א-ב" w:date="2026-10-05T11:51:54Z">
        <w:r>
          <w:rPr>
            <w:rFonts w:hint="cs"/>
            <w:rtl/>
          </w:rPr>
          <w:t xml:space="preserve">ומעשר,</w:t>
        </w:r>
      </w:ins>
      <w:del w:id="92805" w:author="עורך - פרקים א-ב" w:date="2026-10-05T11:51:54Z">
        <w:r w:rsidR="004240E5">
          <w:rPr>
            <w:rFonts w:hint="cs"/>
            <w:rtl/>
          </w:rPr>
          <w:delText xml:space="preserve">ומעשר</w:delText>
        </w:r>
      </w:del>
      <w:r w:rsidR="004240E5">
        <w:rPr>
          <w:rFonts w:hint="cs"/>
          <w:rtl/>
        </w:rPr>
        <w:t xml:space="preserve"> </w:t>
      </w:r>
      <w:ins w:id="92802" w:author="עורך - פרקים א-ב" w:date="2026-10-05T11:51:54Z">
        <w:r>
          <w:rPr>
            <w:rFonts w:hint="cs"/>
            <w:rtl/>
          </w:rPr>
          <w:t xml:space="preserve">שזה</w:t>
        </w:r>
      </w:ins>
      <w:del w:id="92803" w:author="עורך - פרקים א-ב" w:date="2026-10-05T11:51:54Z">
        <w:r>
          <w:rPr>
            <w:rFonts w:hint="cs"/>
            <w:rtl/>
          </w:rPr>
          <w:delText xml:space="preserve">דזה</w:delText>
        </w:r>
      </w:del>
      <w:r>
        <w:rPr>
          <w:rFonts w:hint="cs"/>
          <w:rtl/>
        </w:rPr>
        <w:t xml:space="preserve"> שם אמו עליו וזה שם אמו </w:t>
      </w:r>
      <w:ins w:id="92800" w:author="עורך - פרקים א-ב" w:date="2026-10-05T11:51:54Z">
        <w:r>
          <w:rPr>
            <w:rFonts w:hint="cs"/>
            <w:rtl/>
          </w:rPr>
          <w:t xml:space="preserve">עליו:</w:t>
        </w:r>
      </w:ins>
      <w:del w:id="92801" w:author="עורך - פרקים א-ב" w:date="2026-10-05T11:51:54Z">
        <w:r>
          <w:rPr>
            <w:rFonts w:hint="cs"/>
            <w:rtl/>
          </w:rPr>
          <w:delText xml:space="preserve">עליו</w:delText>
        </w:r>
      </w:del>
      <w:r>
        <w:rPr>
          <w:rFonts w:hint="cs"/>
          <w:rtl/>
        </w:rPr>
        <w:t xml:space="preserve"> זה כולו תמורת בכור ומעשר </w:t>
      </w:r>
      <w:ins w:id="92798" w:author="עורך - פרקים א-ב" w:date="2026-10-05T11:51:54Z">
        <w:r>
          <w:rPr>
            <w:rFonts w:hint="cs"/>
            <w:rtl/>
          </w:rPr>
          <w:t xml:space="preserve">נקרא,</w:t>
        </w:r>
      </w:ins>
      <w:del w:id="92799" w:author="עורך - פרקים א-ב" w:date="2026-10-05T11:51:54Z">
        <w:r>
          <w:rPr>
            <w:rFonts w:hint="cs"/>
            <w:rtl/>
          </w:rPr>
          <w:delText xml:space="preserve">מיקרי</w:delText>
        </w:r>
      </w:del>
      <w:r>
        <w:rPr>
          <w:rFonts w:hint="cs"/>
          <w:rtl/>
        </w:rPr>
        <w:t xml:space="preserve">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</w:t>
      </w:r>
      <w:ins w:id="92810" w:author="עורך - פרקים א-ב" w:date="2026-10-05T11:51:54Z">
        <w:r>
          <w:rPr>
            <w:rtl/>
          </w:rPr>
          <w:t xml:space="preserve">נאכלים</w:t>
        </w:r>
      </w:ins>
      <w:del w:id="92811" w:author="עורך - פרקים א-ב" w:date="2026-10-05T11:51:54Z">
        <w:r>
          <w:rPr>
            <w:rtl/>
          </w:rPr>
          <w:delText xml:space="preserve">מיתאכלן</w:delText>
        </w:r>
      </w:del>
      <w:r>
        <w:rPr>
          <w:rtl/>
        </w:rPr>
        <w:t xml:space="preserve"> לבעלים, אף תמורתן </w:t>
      </w:r>
      <w:ins w:id="92808" w:author="עורך - פרקים א-ב" w:date="2026-10-05T11:51:54Z">
        <w:r>
          <w:rPr>
            <w:rtl/>
          </w:rPr>
          <w:t xml:space="preserve">נאכלת.</w:t>
        </w:r>
      </w:ins>
      <w:del w:id="92809" w:author="עורך - פרקים א-ב" w:date="2026-10-05T11:51:54Z">
        <w:r w:rsidR="00F63065">
          <w:rPr>
            <w:rtl/>
          </w:rPr>
          <w:delText xml:space="preserve">מיתאכלא</w:delText>
        </w:r>
      </w:del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</w:t>
      </w:r>
      <w:ins w:id="92806" w:author="עורך - פרקים א-ב" w:date="2026-10-05T11:51:54Z">
        <w:r>
          <w:rPr>
            <w:rtl/>
          </w:rPr>
          <w:t xml:space="preserve">נקראת,</w:t>
        </w:r>
      </w:ins>
      <w:del w:id="92807" w:author="עורך - פרקים א-ב" w:date="2026-10-05T11:51:54Z">
        <w:r w:rsidR="00F63065">
          <w:rPr>
            <w:rtl/>
          </w:rPr>
          <w:delText xml:space="preserve">מיקריא,</w:delText>
        </w:r>
      </w:del>
      <w:r w:rsidR="00F63065">
        <w:rPr>
          <w:rtl/>
        </w:rPr>
        <w:t xml:space="preserve">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ins w:id="92822" w:author="עורך - פרקים א-ב" w:date="2026-10-05T11:51:54Z">
        <w:r>
          <w:rPr>
            <w:rtl/>
          </w:rPr>
          <w:t xml:space="preserve">אינם</w:t>
        </w:r>
      </w:ins>
      <w:del w:id="92823" w:author="עורך - פרקים א-ב" w:date="2026-10-05T11:51:54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א</w:delText>
        </w:r>
      </w:del>
      <w:r>
        <w:rPr>
          <w:rtl/>
        </w:rPr>
        <w:t xml:space="preserve"> </w:t>
      </w:r>
      <w:ins w:id="92820" w:author="עורך - פרקים א-ב" w:date="2026-10-05T11:51:54Z">
        <w:r>
          <w:rPr>
            <w:rtl/>
          </w:rPr>
          <w:t xml:space="preserve">נאכלים</w:t>
        </w:r>
      </w:ins>
      <w:del w:id="92821" w:author="עורך - פרקים א-ב" w:date="2026-10-05T11:51:54Z">
        <w:r>
          <w:rPr>
            <w:rtl/>
          </w:rPr>
          <w:delText xml:space="preserve">מיתכלי</w:delText>
        </w:r>
      </w:del>
      <w:r>
        <w:rPr>
          <w:rtl/>
        </w:rPr>
        <w:t xml:space="preserve">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2818" w:author="עורך - פרקים א-ב" w:date="2026-10-05T11:51:54Z">
        <w:r>
          <w:rPr>
            <w:rtl/>
          </w:rPr>
          <w:t xml:space="preserve">אינה</w:t>
        </w:r>
      </w:ins>
      <w:del w:id="92819" w:author="עורך - פרקים א-ב" w:date="2026-10-05T11:51:54Z">
        <w:r w:rsidR="00F63065">
          <w:rPr>
            <w:rtl/>
          </w:rPr>
          <w:delText xml:space="preserve">לא</w:delText>
        </w:r>
      </w:del>
      <w:r w:rsidR="00F63065">
        <w:rPr>
          <w:rtl/>
        </w:rPr>
        <w:t xml:space="preserve"> </w:t>
      </w:r>
      <w:ins w:id="92816" w:author="עורך - פרקים א-ב" w:date="2026-10-05T11:51:54Z">
        <w:r>
          <w:rPr>
            <w:rtl/>
          </w:rPr>
          <w:t xml:space="preserve">נאכלת</w:t>
        </w:r>
      </w:ins>
      <w:del w:id="92817" w:author="עורך - פרקים א-ב" w:date="2026-10-05T11:51:54Z">
        <w:r w:rsidR="00F63065">
          <w:rPr>
            <w:rtl/>
          </w:rPr>
          <w:delText xml:space="preserve">מיתכלי</w:delText>
        </w:r>
      </w:del>
      <w:r w:rsidR="00F63065">
        <w:rPr>
          <w:rtl/>
        </w:rPr>
        <w:t xml:space="preserve"> אלא בפדיון, </w:t>
      </w:r>
      <w:ins w:id="92814" w:author="עורך - פרקים א-ב" w:date="2026-10-05T11:51:54Z">
        <w:r>
          <w:rPr>
            <w:rtl/>
          </w:rPr>
          <w:t xml:space="preserve">ואינה</w:t>
        </w:r>
      </w:ins>
      <w:del w:id="92815" w:author="עורך - פרקים א-ב" w:date="2026-10-05T11:51:54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ל</w:delText>
        </w:r>
        <w:r w:rsidR="00F63065">
          <w:rPr>
            <w:rtl/>
          </w:rPr>
          <w:delText xml:space="preserve">א</w:delText>
        </w:r>
      </w:del>
      <w:r w:rsidR="00F63065">
        <w:rPr>
          <w:rtl/>
        </w:rPr>
        <w:t xml:space="preserve"> </w:t>
      </w:r>
      <w:ins w:id="92812" w:author="עורך - פרקים א-ב" w:date="2026-10-05T11:51:54Z">
        <w:r>
          <w:rPr>
            <w:rtl/>
          </w:rPr>
          <w:t xml:space="preserve">חזקה</w:t>
        </w:r>
      </w:ins>
      <w:del w:id="92813" w:author="עורך - פרקים א-ב" w:date="2026-10-05T11:51:54Z">
        <w:r w:rsidR="00F63065">
          <w:rPr>
            <w:rtl/>
          </w:rPr>
          <w:delText xml:space="preserve">אלימא</w:delText>
        </w:r>
      </w:del>
      <w:r w:rsidR="00F63065">
        <w:rPr>
          <w:rtl/>
        </w:rPr>
        <w:t xml:space="preserve"> </w:t>
      </w:r>
      <w:ins w:id="90603" w:author="מנוע סמנטי" w:date="2026-10-05T11:39:44Z">
        <w:r>
          <w:rPr>
            <w:rtl/>
          </w:rPr>
          <w:t xml:space="preserve">לתפוס</w:t>
        </w:r>
      </w:ins>
      <w:del w:id="90604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</w:t>
      </w:r>
      <w:ins w:id="92824" w:author="עורך - פרקים א-ב" w:date="2026-10-05T11:51:54Z">
        <w:r>
          <w:rPr>
            <w:rtl/>
          </w:rPr>
          <w:t xml:space="preserve">שמתה?</w:t>
        </w:r>
      </w:ins>
      <w:del w:id="92825" w:author="עורך - פרקים א-ב" w:date="2026-10-05T11:51:54Z">
        <w:r w:rsidR="00F63065">
          <w:rPr>
            <w:rtl/>
          </w:rPr>
          <w:delText xml:space="preserve">שמתה</w:delText>
        </w:r>
      </w:del>
      <w:r w:rsidR="00F63065">
        <w:rPr>
          <w:rtl/>
        </w:rPr>
        <w:t xml:space="preserve">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97" w:author="מנוע סמנטי" w:date="2026-10-05T11:39:44Z">
        <w:r>
          <w:rPr>
            <w:rStyle w:val="afffff0"/>
            <w:rtl/>
          </w:rPr>
          <w:t xml:space="preserve">מִמַּעֲלֵי הַגֵּרָה טָמֵא</w:t>
        </w:r>
      </w:ins>
      <w:del w:id="90198" w:author="מנוע סמנטי" w:date="2026-10-05T11:39:44Z">
        <w:r w:rsidR="00F63065">
          <w:rPr>
            <w:rtl/>
          </w:rPr>
          <w:delText xml:space="preserve">ממעלי הגרה טמא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ins w:id="92832" w:author="עורך - פרקים א-ב" w:date="2026-10-05T11:51:54Z">
        <w:r>
          <w:rPr>
            <w:rFonts w:hint="cs"/>
            <w:rtl/>
          </w:rPr>
          <w:t xml:space="preserve">שחמש</w:t>
        </w:r>
      </w:ins>
      <w:del w:id="92833" w:author="עורך - פרקים א-ב" w:date="2026-10-05T11:51:54Z">
        <w:r>
          <w:rPr>
            <w:rFonts w:hint="cs"/>
            <w:rtl/>
          </w:rPr>
          <w:delText xml:space="preserve">דחמש</w:delText>
        </w:r>
      </w:del>
      <w:r>
        <w:rPr>
          <w:rFonts w:hint="cs"/>
          <w:rtl/>
        </w:rPr>
        <w:t xml:space="preserve"> חטאות מתות </w:t>
      </w:r>
      <w:ins w:id="92830" w:author="עורך - פרקים א-ב" w:date="2026-10-05T11:51:54Z">
        <w:r>
          <w:rPr>
            <w:rtl/>
          </w:rPr>
          <w:t xml:space="preserve">-</w:t>
        </w:r>
      </w:ins>
      <w:del w:id="92831" w:author="עורך - פרקים א-ב" w:date="2026-10-05T11:51:54Z">
        <w:r>
          <w:rPr>
            <w:rtl/>
          </w:rPr>
          <w:delText xml:space="preserve">–</w:delText>
        </w:r>
      </w:del>
      <w:r>
        <w:rPr>
          <w:rFonts w:hint="cs"/>
          <w:rtl/>
        </w:rPr>
        <w:t xml:space="preserve"> ממפריסי </w:t>
      </w:r>
      <w:ins w:id="92828" w:author="עורך - פרקים א-ב" w:date="2026-10-05T11:51:54Z">
        <w:r>
          <w:rPr>
            <w:rFonts w:hint="cs"/>
            <w:rtl/>
          </w:rPr>
          <w:t xml:space="preserve">הפרסה</w:t>
        </w:r>
      </w:ins>
      <w:del w:id="92829" w:author="עורך - פרקים א-ב" w:date="2026-10-05T11:51:54Z">
        <w:r>
          <w:rPr>
            <w:rFonts w:hint="cs"/>
            <w:rtl/>
          </w:rPr>
          <w:delText xml:space="preserve">הטמא</w:delText>
        </w:r>
      </w:del>
      <w:r>
        <w:rPr>
          <w:rFonts w:hint="cs"/>
          <w:rtl/>
        </w:rPr>
        <w:t xml:space="preserve"> </w:t>
      </w:r>
      <w:ins w:id="92826" w:author="עורך - פרקים א-ב" w:date="2026-10-05T11:51:54Z">
        <w:r>
          <w:rPr>
            <w:rFonts w:hint="cs"/>
            <w:rtl/>
          </w:rPr>
          <w:t xml:space="preserve">טמא נלמד</w:t>
        </w:r>
      </w:ins>
      <w:del w:id="92827" w:author="עורך - פרקים א-ב" w:date="2026-10-05T11:51:54Z">
        <w:r>
          <w:rPr>
            <w:rFonts w:hint="cs"/>
            <w:rtl/>
          </w:rPr>
          <w:delText xml:space="preserve">נפקא</w:delText>
        </w:r>
      </w:del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</w:t>
      </w:r>
      <w:ins w:id="92834" w:author="עורך - פרקים א-ב" w:date="2026-10-05T11:51:54Z">
        <w:r>
          <w:rPr>
            <w:rtl/>
          </w:rPr>
          <w:t xml:space="preserve">מתות?</w:t>
        </w:r>
      </w:ins>
      <w:del w:id="92835" w:author="עורך - פרקים א-ב" w:date="2026-10-05T11:51:54Z">
        <w:r w:rsidR="00F63065">
          <w:rPr>
            <w:rtl/>
          </w:rPr>
          <w:delText xml:space="preserve">מתות </w:delText>
        </w:r>
        <w:r w:rsidR="004240E5">
          <w:rPr>
            <w:rtl/>
          </w:rPr>
          <w:delText xml:space="preserve">–</w:delText>
        </w:r>
      </w:del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ins w:id="90199" w:author="מנוע סמנטי" w:date="2026-10-05T11:39:44Z">
        <w:r>
          <w:rPr>
            <w:rStyle w:val="afffff0"/>
            <w:rtl/>
          </w:rPr>
          <w:t xml:space="preserve">מִמַּפְרִיסֵי הַפַּרְסָה</w:t>
        </w:r>
      </w:ins>
      <w:del w:id="90200" w:author="מנוע סמנטי" w:date="2026-10-05T11:39:44Z">
        <w:r w:rsidR="00F63065">
          <w:rPr>
            <w:rtl/>
          </w:rPr>
          <w:delText xml:space="preserve">ממפריסי הפרסה</w:delText>
        </w:r>
      </w:del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2842" w:author="עורך - פרקים א-ב" w:date="2026-10-05T11:51:54Z">
        <w:r>
          <w:rPr>
            <w:rFonts w:hint="cs"/>
            <w:rtl/>
          </w:rPr>
          <w:t xml:space="preserve">והוצרכה</w:t>
        </w:r>
      </w:ins>
      <w:del w:id="92843" w:author="עורך - פרקים א-ב" w:date="2026-10-05T11:51:54Z">
        <w:r>
          <w:rPr>
            <w:rFonts w:hint="cs"/>
            <w:rtl/>
          </w:rPr>
          <w:delText xml:space="preserve">'ואיצטריך</w:delText>
        </w:r>
      </w:del>
      <w:r>
        <w:rPr>
          <w:rFonts w:hint="cs"/>
          <w:rtl/>
        </w:rPr>
        <w:t xml:space="preserve"> </w:t>
      </w:r>
      <w:ins w:id="92840" w:author="עורך - פרקים א-ב" w:date="2026-10-05T11:51:54Z">
        <w:r>
          <w:rPr>
            <w:rFonts w:hint="cs"/>
            <w:rtl/>
          </w:rPr>
          <w:t xml:space="preserve">הלכה</w:t>
        </w:r>
      </w:ins>
      <w:del w:id="92841" w:author="עורך - פרקים א-ב" w:date="2026-10-05T11:51:54Z">
        <w:r>
          <w:rPr>
            <w:rFonts w:hint="cs"/>
            <w:rtl/>
          </w:rPr>
          <w:delText xml:space="preserve">הלכתא</w:delText>
        </w:r>
      </w:del>
      <w:r>
        <w:rPr>
          <w:rFonts w:hint="cs"/>
          <w:rtl/>
        </w:rPr>
        <w:t xml:space="preserve"> </w:t>
      </w:r>
      <w:ins w:id="92838" w:author="עורך - פרקים א-ב" w:date="2026-10-05T11:51:54Z">
        <w:r>
          <w:rPr>
            <w:rFonts w:hint="cs"/>
            <w:rtl/>
          </w:rPr>
          <w:t xml:space="preserve">- שלמיתה</w:t>
        </w:r>
      </w:ins>
      <w:del w:id="92839" w:author="עורך - פרקים א-ב" w:date="2026-10-05T11:51:54Z">
        <w:r>
          <w:rPr>
            <w:rFonts w:hint="cs"/>
            <w:rtl/>
          </w:rPr>
          <w:delText xml:space="preserve">דלמיתה</w:delText>
        </w:r>
      </w:del>
      <w:r>
        <w:rPr>
          <w:rFonts w:hint="cs"/>
          <w:rtl/>
        </w:rPr>
        <w:t xml:space="preserve"> ולא </w:t>
      </w:r>
      <w:ins w:id="92836" w:author="עורך - פרקים א-ב" w:date="2026-10-05T11:51:54Z">
        <w:r>
          <w:rPr>
            <w:rFonts w:hint="cs"/>
            <w:rtl/>
          </w:rPr>
          <w:t xml:space="preserve">לרעייה,</w:t>
        </w:r>
      </w:ins>
      <w:del w:id="92837" w:author="עורך - פרקים א-ב" w:date="2026-10-05T11:51:54Z">
        <w:r>
          <w:rPr>
            <w:rFonts w:hint="cs"/>
            <w:rtl/>
          </w:rPr>
          <w:delText xml:space="preserve">לרעייה</w:delText>
        </w:r>
      </w:del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2850" w:author="עורך - פרקים א-ב" w:date="2026-10-05T11:51:54Z">
        <w:r>
          <w:rPr>
            <w:rFonts w:hint="cs"/>
            <w:rtl/>
          </w:rPr>
          <w:t xml:space="preserve">- </w:t>
        </w:r>
      </w:ins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</w:t>
      </w:r>
      <w:ins w:id="92848" w:author="עורך - פרקים א-ב" w:date="2026-10-05T11:51:54Z">
        <w:r>
          <w:rPr>
            <w:rFonts w:hint="cs"/>
            <w:rtl/>
          </w:rPr>
          <w:t xml:space="preserve">שאירע</w:t>
        </w:r>
      </w:ins>
      <w:del w:id="92849" w:author="עורך - פרקים א-ב" w:date="2026-10-05T11:51:54Z">
        <w:r>
          <w:rPr>
            <w:rFonts w:hint="cs"/>
            <w:rtl/>
          </w:rPr>
          <w:delText xml:space="preserve">דעבד</w:delText>
        </w:r>
      </w:del>
      <w:r>
        <w:rPr>
          <w:rFonts w:hint="cs"/>
          <w:rtl/>
        </w:rPr>
        <w:t xml:space="preserve"> </w:t>
      </w:r>
      <w:ins w:id="92846" w:author="עורך - פרקים א-ב" w:date="2026-10-05T11:51:54Z">
        <w:r>
          <w:rPr>
            <w:rFonts w:hint="cs"/>
            <w:rtl/>
          </w:rPr>
          <w:t xml:space="preserve">ואכל,</w:t>
        </w:r>
      </w:ins>
      <w:del w:id="92847" w:author="עורך - פרקים א-ב" w:date="2026-10-05T11:51:54Z">
        <w:r>
          <w:rPr>
            <w:rFonts w:hint="cs"/>
            <w:rtl/>
          </w:rPr>
          <w:delText xml:space="preserve">איקרי ואכל</w:delText>
        </w:r>
      </w:del>
      <w:r>
        <w:rPr>
          <w:rFonts w:hint="cs"/>
          <w:rtl/>
        </w:rPr>
        <w:t xml:space="preserve">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ins w:id="92844" w:author="עורך - פרקים א-ב" w:date="2026-10-05T11:51:54Z">
          <w:r>
            <w:rPr>
              <w:rFonts w:hint="cs"/>
              <w:rtl/>
            </w:rPr>
            <w:t xml:space="preserve">לאו.</w:t>
          </w:r>
        </w:ins>
        <w:del w:id="92845" w:author="עורך - פרקים א-ב" w:date="2026-10-05T11:51:54Z">
          <w:r>
            <w:rPr>
              <w:rFonts w:hint="cs"/>
              <w:rtl/>
            </w:rPr>
            <w:delText xml:space="preserve">לא</w:delText>
          </w:r>
          <w:r>
            <w:rPr>
              <w:rFonts w:hint="cs"/>
              <w:rtl/>
            </w:rPr>
            <w:delText xml:space="preserve"> </w:delText>
          </w:r>
        </w:del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ins w:id="92851" w:author="עורך - פרקים א-ב" w:date="2026-10-05T11:51:54Z">
        <w:r>
          <w:rPr>
            <w:rtl/>
          </w:rPr>
          <w:t xml:space="preserve">להקיש</w:t>
        </w:r>
      </w:ins>
      <w:del w:id="92852" w:author="עורך - פרקים א-ב" w:date="2026-10-05T11:51:54Z">
        <w:r>
          <w:rPr>
            <w:rtl/>
          </w:rPr>
          <w:delText xml:space="preserve">לאקושי</w:delText>
        </w:r>
      </w:del>
      <w:r>
        <w:rPr>
          <w:rtl/>
        </w:rPr>
        <w:t xml:space="preserve">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596" w:author="עורך - פרקים א-ב" w:date="2026-10-05T11:51:54Z"/>
        </w:rPr>
      </w:pPr>
      <w:ins w:id="93597" w:author="עורך - פרקים א-ב" w:date="2026-10-05T11:51:54Z">
        <w:r>
          <w:rPr>
            <w:color w:val="7B3F00"/>
          </w:rPr>
          <w:t xml:space="preserve">צאן ברזל מגוי: ברשות מי עומד</w:t>
        </w:r>
      </w:ins>
    </w:p>
    <w:p w14:paraId="17A8B441" w14:textId="77777777" w:rsidR="00E43A3A" w:rsidRDefault="00F63065" w:rsidP="00F63065">
      <w:pPr>
        <w:rPr>
          <w:rtl/>
        </w:rPr>
      </w:pPr>
      <w:ins w:id="92867" w:author="עורך - פרקים א-ב" w:date="2026-10-05T11:51:54Z">
        <w:r>
          <w:rPr>
            <w:rtl/>
          </w:rPr>
          <w:t xml:space="preserve">לומר,</w:t>
        </w:r>
      </w:ins>
      <w:del w:id="92868" w:author="עורך - פרקים א-ב" w:date="2026-10-05T11:51:54Z">
        <w:r>
          <w:rPr>
            <w:rtl/>
          </w:rPr>
          <w:delText xml:space="preserve">ל</w:delText>
        </w:r>
        <w:r w:rsidR="00E43A3A">
          <w:rPr>
            <w:rtl/>
          </w:rPr>
          <w:delText xml:space="preserve">מימרא,</w:delText>
        </w:r>
      </w:del>
      <w:r w:rsidR="00E43A3A">
        <w:rPr>
          <w:rtl/>
        </w:rPr>
        <w:t xml:space="preserve"> </w:t>
      </w:r>
      <w:ins w:id="92865" w:author="עורך - פרקים א-ב" w:date="2026-10-05T11:51:54Z">
        <w:r>
          <w:rPr>
            <w:rtl/>
          </w:rPr>
          <w:t xml:space="preserve">שכיון</w:t>
        </w:r>
      </w:ins>
      <w:del w:id="92866" w:author="עורך - פרקים א-ב" w:date="2026-10-05T11:51:54Z">
        <w:r w:rsidR="00E43A3A">
          <w:rPr>
            <w:rtl/>
          </w:rPr>
          <w:delText xml:space="preserve">דכיון</w:delText>
        </w:r>
      </w:del>
      <w:r w:rsidR="00E43A3A">
        <w:rPr>
          <w:rtl/>
        </w:rPr>
        <w:t xml:space="preserve"> </w:t>
      </w:r>
      <w:ins w:id="92863" w:author="עורך - פרקים א-ב" w:date="2026-10-05T11:51:54Z">
        <w:r>
          <w:rPr>
            <w:rtl/>
          </w:rPr>
          <w:t xml:space="preserve">שלא</w:t>
        </w:r>
      </w:ins>
      <w:del w:id="92864" w:author="עורך - פרקים א-ב" w:date="2026-10-05T11:51:54Z">
        <w:r w:rsidR="00E43A3A">
          <w:rPr>
            <w:rtl/>
          </w:rPr>
          <w:delText xml:space="preserve">דלא</w:delText>
        </w:r>
      </w:del>
      <w:r w:rsidR="00E43A3A">
        <w:rPr>
          <w:rtl/>
        </w:rPr>
        <w:t xml:space="preserve"> </w:t>
      </w:r>
      <w:ins w:id="92861" w:author="עורך - פרקים א-ב" w:date="2026-10-05T11:51:54Z">
        <w:r>
          <w:rPr>
            <w:rtl/>
          </w:rPr>
          <w:t xml:space="preserve">קיבלו</w:t>
        </w:r>
      </w:ins>
      <w:del w:id="92862" w:author="עורך - פרקים א-ב" w:date="2026-10-05T11:51:54Z">
        <w:r w:rsidR="00E43A3A">
          <w:rPr>
            <w:rtl/>
          </w:rPr>
          <w:delText xml:space="preserve">נקט</w:delText>
        </w:r>
      </w:del>
      <w:r w:rsidR="00E43A3A">
        <w:rPr>
          <w:rtl/>
        </w:rPr>
        <w:t xml:space="preserve"> </w:t>
      </w:r>
      <w:ins w:id="92859" w:author="עורך - פרקים א-ב" w:date="2026-10-05T11:51:54Z">
        <w:r>
          <w:rPr>
            <w:rtl/>
          </w:rPr>
          <w:t xml:space="preserve">הבעלים</w:t>
        </w:r>
      </w:ins>
      <w:del w:id="92860" w:author="עורך - פרקים א-ב" w:date="2026-10-05T11:51:54Z">
        <w:r w:rsidR="00E43A3A">
          <w:rPr>
            <w:rtl/>
          </w:rPr>
          <w:delText xml:space="preserve">מרא</w:delText>
        </w:r>
      </w:del>
      <w:r w:rsidR="00E43A3A">
        <w:rPr>
          <w:rtl/>
        </w:rPr>
        <w:t xml:space="preserve"> </w:t>
      </w:r>
      <w:ins w:id="92857" w:author="עורך - פרקים א-ב" w:date="2026-10-05T11:51:54Z">
        <w:r>
          <w:rPr>
            <w:rStyle w:val="afffffe"/>
            <w:rtl/>
          </w:rPr>
          <w:t xml:space="preserve">הגוי</w:t>
        </w:r>
        <w:r>
          <w:rPr>
            <w:rtl/>
          </w:rPr>
          <w:t xml:space="preserve"> מעות -</w:t>
        </w:r>
      </w:ins>
      <w:del w:id="92858" w:author="עורך - פרקים א-ב" w:date="2026-10-05T11:51:54Z">
        <w:r w:rsidR="00E43A3A">
          <w:rPr>
            <w:rtl/>
          </w:rPr>
          <w:delText xml:space="preserve">זוזי</w:delText>
        </w:r>
      </w:del>
      <w:r w:rsidR="00E43A3A">
        <w:rPr>
          <w:rtl/>
        </w:rPr>
        <w:t xml:space="preserve"> </w:t>
      </w:r>
      <w:ins w:id="90605" w:author="מנוע סמנטי" w:date="2026-10-05T11:39:44Z">
        <w:r>
          <w:rPr>
            <w:rtl/>
          </w:rPr>
          <w:t xml:space="preserve">ברשות</w:t>
        </w:r>
      </w:ins>
      <w:del w:id="90606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</w:t>
      </w:r>
      <w:ins w:id="92855" w:author="עורך - פרקים א-ב" w:date="2026-10-05T11:51:54Z">
        <w:r>
          <w:rPr>
            <w:rtl/>
          </w:rPr>
          <w:t xml:space="preserve">הבעלים</w:t>
        </w:r>
      </w:ins>
      <w:del w:id="92856" w:author="עורך - פרקים א-ב" w:date="2026-10-05T11:51:54Z">
        <w:r>
          <w:rPr>
            <w:rtl/>
          </w:rPr>
          <w:delText xml:space="preserve">דמרא</w:delText>
        </w:r>
      </w:del>
      <w:r>
        <w:rPr>
          <w:rtl/>
        </w:rPr>
        <w:t xml:space="preserve"> </w:t>
      </w:r>
      <w:ins w:id="98437" w:author="מנוע מכני" w:date="2026-10-05T11:32:12Z">
        <w:ins w:id="92853" w:author="עורך - פרקים א-ב" w:date="2026-10-05T11:51:54Z">
          <w:r>
            <w:rPr>
              <w:rtl/>
            </w:rPr>
            <w:t xml:space="preserve">עומדת?</w:t>
          </w:r>
        </w:ins>
        <w:del w:id="92854" w:author="עורך - פרקים א-ב" w:date="2026-10-05T11:51:54Z">
          <w:r>
            <w:rPr>
              <w:rtl/>
            </w:rPr>
            <w:delText xml:space="preserve">עומדת</w:delText>
          </w:r>
          <w:r>
            <w:rPr>
              <w:rtl/>
            </w:rPr>
            <w:delText xml:space="preserve">,</w:delText>
          </w:r>
        </w:del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 </w:t>
      </w:r>
    </w:p>
    <w:p w14:paraId="3E17CDE5" w14:textId="77777777" w:rsidR="00E43A3A" w:rsidRDefault="00F63065" w:rsidP="00F63065">
      <w:pPr>
        <w:rPr>
          <w:rtl/>
        </w:rPr>
      </w:pPr>
      <w:ins w:id="92873" w:author="עורך - פרקים א-ב" w:date="2026-10-05T11:51:54Z">
        <w:r>
          <w:rPr>
            <w:rtl/>
          </w:rPr>
          <w:t xml:space="preserve">ומקשים:</w:t>
        </w:r>
      </w:ins>
      <w:del w:id="92874" w:author="עורך - פרקים א-ב" w:date="2026-10-05T11:51:54Z">
        <w:r>
          <w:rPr>
            <w:rtl/>
          </w:rPr>
          <w:delText xml:space="preserve">ורמינהו:</w:delText>
        </w:r>
      </w:del>
      <w:r>
        <w:rPr>
          <w:rtl/>
        </w:rPr>
        <w:t xml:space="preserve"> אין מקבלין צאן ברזל מישראל מפני שהוא רבית, </w:t>
      </w:r>
      <w:ins w:id="92871" w:author="עורך - פרקים א-ב" w:date="2026-10-05T11:51:54Z">
        <w:r>
          <w:rPr>
            <w:rtl/>
          </w:rPr>
          <w:t xml:space="preserve">מכאן:</w:t>
        </w:r>
      </w:ins>
      <w:del w:id="92872" w:author="עורך - פרקים א-ב" w:date="2026-10-05T11:51:54Z">
        <w:r>
          <w:rPr>
            <w:rtl/>
          </w:rPr>
          <w:delText xml:space="preserve">אלמא:</w:delText>
        </w:r>
      </w:del>
      <w:r>
        <w:rPr>
          <w:rtl/>
        </w:rPr>
        <w:t xml:space="preserve"> </w:t>
      </w:r>
      <w:ins w:id="90607" w:author="מנוע סמנטי" w:date="2026-10-05T11:39:44Z">
        <w:r>
          <w:rPr>
            <w:rtl/>
          </w:rPr>
          <w:t xml:space="preserve">ברשות</w:t>
        </w:r>
      </w:ins>
      <w:del w:id="90608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</w:t>
      </w:r>
      <w:ins w:id="92869" w:author="עורך - פרקים א-ב" w:date="2026-10-05T11:51:54Z">
        <w:r>
          <w:rPr>
            <w:rtl/>
          </w:rPr>
          <w:t xml:space="preserve">המקבל</w:t>
        </w:r>
      </w:ins>
      <w:del w:id="92870" w:author="עורך - פרקים א-ב" w:date="2026-10-05T11:51:54Z">
        <w:r>
          <w:rPr>
            <w:rtl/>
          </w:rPr>
          <w:delText xml:space="preserve">דמקבל</w:delText>
        </w:r>
      </w:del>
      <w:r>
        <w:rPr>
          <w:rtl/>
        </w:rPr>
        <w:t xml:space="preserve">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ins w:id="92893" w:author="עורך - פרקים א-ב" w:date="2026-10-05T11:51:54Z">
          <w:r>
            <w:rPr>
              <w:rFonts w:hint="cs"/>
              <w:rtl/>
            </w:rPr>
            <w:t xml:space="preserve">ל"ק:</w:t>
          </w:r>
        </w:ins>
        <w:del w:id="92894" w:author="עורך - פרקים א-ב" w:date="2026-10-05T11:51:54Z">
          <w:r>
            <w:rPr>
              <w:rFonts w:hint="cs"/>
              <w:rtl/>
            </w:rPr>
            <w:delText xml:space="preserve">ל"ק</w:delText>
          </w:r>
        </w:del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ins w:id="92891" w:author="עורך - פרקים א-ב" w:date="2026-10-05T11:51:54Z">
        <w:r>
          <w:rPr>
            <w:rtl/>
          </w:rPr>
          <w:t xml:space="preserve">זו </w:t>
        </w:r>
        <w:r>
          <w:rPr>
            <w:rStyle w:val="afffffe"/>
            <w:rtl/>
          </w:rPr>
          <w:t xml:space="preserve">משנתנו</w:t>
        </w:r>
      </w:ins>
      <w:del w:id="92892" w:author="עורך - פרקים א-ב" w:date="2026-10-05T11:51:54Z">
        <w:r w:rsidR="00F63065">
          <w:rPr>
            <w:rtl/>
          </w:rPr>
          <w:delText xml:space="preserve">הא</w:delText>
        </w:r>
      </w:del>
      <w:r w:rsidR="00F63065">
        <w:rPr>
          <w:rtl/>
        </w:rPr>
        <w:t xml:space="preserve"> - </w:t>
      </w:r>
      <w:ins w:id="92889" w:author="עורך - פרקים א-ב" w:date="2026-10-05T11:51:54Z">
        <w:r>
          <w:rPr>
            <w:rtl/>
          </w:rPr>
          <w:t xml:space="preserve">שקיבל</w:t>
        </w:r>
      </w:ins>
      <w:del w:id="92890" w:author="עורך - פרקים א-ב" w:date="2026-10-05T11:51:54Z">
        <w:r w:rsidR="00F63065">
          <w:rPr>
            <w:rtl/>
          </w:rPr>
          <w:delText xml:space="preserve">דקביל</w:delText>
        </w:r>
      </w:del>
      <w:r w:rsidR="00F63065">
        <w:rPr>
          <w:rtl/>
        </w:rPr>
        <w:t xml:space="preserve">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</w:t>
      </w:r>
      <w:ins w:id="92887" w:author="עורך - פרקים א-ב" w:date="2026-10-05T11:51:54Z">
        <w:r>
          <w:rPr>
            <w:rtl/>
          </w:rPr>
          <w:t xml:space="preserve">אונס</w:t>
        </w:r>
      </w:ins>
      <w:del w:id="92888" w:author="עורך - פרקים א-ב" w:date="2026-10-05T11:51:54Z">
        <w:r w:rsidR="00F63065">
          <w:rPr>
            <w:rtl/>
          </w:rPr>
          <w:delText xml:space="preserve">אונסא</w:delText>
        </w:r>
      </w:del>
      <w:r w:rsidR="00F63065">
        <w:rPr>
          <w:rtl/>
        </w:rPr>
        <w:t xml:space="preserve"> </w:t>
      </w:r>
      <w:ins w:id="92885" w:author="עורך - פרקים א-ב" w:date="2026-10-05T11:51:54Z">
        <w:r>
          <w:rPr>
            <w:rtl/>
          </w:rPr>
          <w:t xml:space="preserve">וזול,</w:t>
        </w:r>
      </w:ins>
      <w:del w:id="92886" w:author="עורך - פרקים א-ב" w:date="2026-10-05T11:51:54Z">
        <w:r w:rsidR="00F63065">
          <w:rPr>
            <w:rtl/>
          </w:rPr>
          <w:delText xml:space="preserve">וזולא,</w:delText>
        </w:r>
      </w:del>
      <w:r w:rsidR="00F63065">
        <w:rPr>
          <w:rtl/>
        </w:rPr>
        <w:t xml:space="preserve"> </w:t>
      </w:r>
      <w:ins w:id="92883" w:author="עורך - פרקים א-ב" w:date="2026-10-05T11:51:54Z">
        <w:r>
          <w:rPr>
            <w:rtl/>
          </w:rPr>
          <w:t xml:space="preserve">וזו </w:t>
        </w:r>
        <w:r>
          <w:rPr>
            <w:rStyle w:val="afffffe"/>
            <w:rtl/>
          </w:rPr>
          <w:t xml:space="preserve">בריבית</w:t>
        </w:r>
      </w:ins>
      <w:del w:id="92884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- </w:t>
      </w:r>
      <w:ins w:id="92881" w:author="עורך - פרקים א-ב" w:date="2026-10-05T11:51:54Z">
        <w:r>
          <w:rPr>
            <w:rtl/>
          </w:rPr>
          <w:t xml:space="preserve">שלא</w:t>
        </w:r>
      </w:ins>
      <w:del w:id="92882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2879" w:author="עורך - פרקים א-ב" w:date="2026-10-05T11:51:54Z">
        <w:r>
          <w:rPr>
            <w:rtl/>
          </w:rPr>
          <w:t xml:space="preserve">קיבל</w:t>
        </w:r>
      </w:ins>
      <w:del w:id="92880" w:author="עורך - פרקים א-ב" w:date="2026-10-05T11:51:54Z">
        <w:r w:rsidR="00F63065">
          <w:rPr>
            <w:rtl/>
          </w:rPr>
          <w:delText xml:space="preserve">קביל</w:delText>
        </w:r>
      </w:del>
      <w:r w:rsidR="00F63065">
        <w:rPr>
          <w:rtl/>
        </w:rPr>
        <w:t xml:space="preserve">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</w:t>
      </w:r>
      <w:ins w:id="92877" w:author="עורך - פרקים א-ב" w:date="2026-10-05T11:51:54Z">
        <w:r>
          <w:rPr>
            <w:rtl/>
          </w:rPr>
          <w:t xml:space="preserve">אונס</w:t>
        </w:r>
      </w:ins>
      <w:del w:id="92878" w:author="עורך - פרקים א-ב" w:date="2026-10-05T11:51:54Z">
        <w:r w:rsidR="00F63065">
          <w:rPr>
            <w:rtl/>
          </w:rPr>
          <w:delText xml:space="preserve">אונסא</w:delText>
        </w:r>
      </w:del>
      <w:r w:rsidR="00F63065">
        <w:rPr>
          <w:rtl/>
        </w:rPr>
        <w:t xml:space="preserve"> </w:t>
      </w:r>
      <w:ins w:id="92875" w:author="עורך - פרקים א-ב" w:date="2026-10-05T11:51:54Z">
        <w:r>
          <w:rPr>
            <w:rtl/>
          </w:rPr>
          <w:t xml:space="preserve">וזול,</w:t>
        </w:r>
      </w:ins>
      <w:del w:id="92876" w:author="עורך - פרקים א-ב" w:date="2026-10-05T11:51:54Z">
        <w:r w:rsidR="00F63065">
          <w:rPr>
            <w:rtl/>
          </w:rPr>
          <w:delText xml:space="preserve">וזולא</w:delText>
        </w:r>
        <w:r>
          <w:rPr>
            <w:rtl/>
          </w:rPr>
          <w:delText xml:space="preserve">,</w:delText>
        </w:r>
      </w:del>
      <w:ins w:id="96169" w:author="מנוע מכני" w:date="2026-10-05T11:32:12Z"/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</w:t>
      </w:r>
      <w:ins w:id="92909" w:author="עורך - פרקים א-ב" w:date="2026-10-05T11:51:54Z">
        <w:r>
          <w:rPr>
            <w:rFonts w:hint="cs"/>
            <w:rtl/>
          </w:rPr>
          <w:t xml:space="preserve">אונס</w:t>
        </w:r>
      </w:ins>
      <w:del w:id="92910" w:author="עורך - פרקים א-ב" w:date="2026-10-05T11:51:54Z">
        <w:r>
          <w:rPr>
            <w:rFonts w:hint="cs"/>
            <w:rtl/>
          </w:rPr>
          <w:delText xml:space="preserve">אונסא</w:delText>
        </w:r>
      </w:del>
      <w:r>
        <w:rPr>
          <w:rFonts w:hint="cs"/>
          <w:rtl/>
        </w:rPr>
        <w:t xml:space="preserve"> </w:t>
      </w:r>
      <w:ins w:id="92907" w:author="עורך - פרקים א-ב" w:date="2026-10-05T11:51:54Z">
        <w:r>
          <w:rPr>
            <w:rFonts w:hint="cs"/>
            <w:rtl/>
          </w:rPr>
          <w:t xml:space="preserve">וזול -</w:t>
        </w:r>
      </w:ins>
      <w:del w:id="92908" w:author="עורך - פרקים א-ב" w:date="2026-10-05T11:51:54Z">
        <w:r>
          <w:rPr>
            <w:rFonts w:hint="cs"/>
            <w:rtl/>
          </w:rPr>
          <w:delText xml:space="preserve">וזולא</w:delText>
        </w:r>
      </w:del>
      <w:r>
        <w:rPr>
          <w:rFonts w:hint="cs"/>
          <w:rtl/>
        </w:rPr>
        <w:t xml:space="preserve">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</w:t>
      </w:r>
      <w:ins w:id="92905" w:author="עורך - פרקים א-ב" w:date="2026-10-05T11:51:54Z">
        <w:r>
          <w:rPr>
            <w:rFonts w:hint="cs"/>
            <w:rtl/>
          </w:rPr>
          <w:t xml:space="preserve">ברזל!</w:t>
        </w:r>
      </w:ins>
      <w:del w:id="92906" w:author="עורך - פרקים א-ב" w:date="2026-10-05T11:51:54Z">
        <w:r>
          <w:rPr>
            <w:rFonts w:hint="cs"/>
            <w:rtl/>
          </w:rPr>
          <w:delText xml:space="preserve">ברזל</w:delText>
        </w:r>
      </w:del>
      <w:r>
        <w:rPr>
          <w:rFonts w:hint="cs"/>
          <w:rtl/>
        </w:rPr>
        <w:t xml:space="preserve">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</w:t>
      </w:r>
      <w:ins w:id="92903" w:author="עורך - פרקים א-ב" w:date="2026-10-05T11:51:54Z">
        <w:r>
          <w:rPr>
            <w:rFonts w:hint="cs"/>
            <w:rtl/>
          </w:rPr>
          <w:t xml:space="preserve">פסקה </w:t>
        </w:r>
        <w:r>
          <w:rPr>
            <w:rStyle w:val="afffffe"/>
            <w:rFonts w:hint="cs"/>
            <w:rtl/>
          </w:rPr>
          <w:t xml:space="preserve">לחלק</w:t>
        </w:r>
        <w:r>
          <w:rPr>
            <w:rFonts w:hint="cs"/>
            <w:rtl/>
          </w:rPr>
          <w:t xml:space="preserve">?</w:t>
        </w:r>
      </w:ins>
      <w:del w:id="92904" w:author="עורך - פרקים א-ב" w:date="2026-10-05T11:51:54Z">
        <w:r>
          <w:rPr>
            <w:rFonts w:hint="cs"/>
            <w:rtl/>
          </w:rPr>
          <w:delText xml:space="preserve">פסקה.</w:delText>
        </w:r>
      </w:del>
      <w:r>
        <w:rPr>
          <w:rFonts w:hint="cs"/>
          <w:rtl/>
        </w:rPr>
        <w:t xml:space="preserve"> ג. </w:t>
      </w:r>
      <w:ins w:id="92901" w:author="עורך - פרקים א-ב" w:date="2026-10-05T11:51:54Z">
        <w:r>
          <w:rPr>
            <w:rFonts w:hint="cs"/>
            <w:rtl/>
          </w:rPr>
          <w:t xml:space="preserve">ועוד,</w:t>
        </w:r>
      </w:ins>
      <w:del w:id="92902" w:author="עורך - פרקים א-ב" w:date="2026-10-05T11:51:54Z">
        <w:r>
          <w:rPr>
            <w:rFonts w:hint="cs"/>
            <w:rtl/>
          </w:rPr>
          <w:delText xml:space="preserve">ועוד</w:delText>
        </w:r>
      </w:del>
      <w:r>
        <w:rPr>
          <w:rFonts w:hint="cs"/>
          <w:rtl/>
        </w:rPr>
        <w:t xml:space="preserve">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</w:t>
      </w:r>
      <w:ins w:id="92899" w:author="עורך - פרקים א-ב" w:date="2026-10-05T11:51:54Z">
        <w:r>
          <w:rPr>
            <w:rFonts w:hint="cs"/>
            <w:rtl/>
          </w:rPr>
          <w:t xml:space="preserve">בה</w:t>
        </w:r>
      </w:ins>
      <w:del w:id="92900" w:author="עורך - פרקים א-ב" w:date="2026-10-05T11:51:54Z">
        <w:r>
          <w:rPr>
            <w:rFonts w:hint="cs"/>
            <w:rtl/>
          </w:rPr>
          <w:delText xml:space="preserve">בדידה</w:delText>
        </w:r>
      </w:del>
      <w:r>
        <w:rPr>
          <w:rFonts w:hint="cs"/>
          <w:rtl/>
        </w:rPr>
        <w:t xml:space="preserve"> </w:t>
      </w:r>
      <w:ins w:id="92897" w:author="עורך - פרקים א-ב" w:date="2026-10-05T11:51:54Z">
        <w:r>
          <w:rPr>
            <w:rFonts w:hint="cs"/>
            <w:rtl/>
          </w:rPr>
          <w:t xml:space="preserve">עצמה בקיבל</w:t>
        </w:r>
      </w:ins>
      <w:del w:id="92898" w:author="עורך - פרקים א-ב" w:date="2026-10-05T11:51:54Z">
        <w:r>
          <w:rPr>
            <w:rFonts w:hint="cs"/>
            <w:rtl/>
          </w:rPr>
          <w:delText xml:space="preserve">בקביל</w:delText>
        </w:r>
      </w:del>
      <w:r>
        <w:rPr>
          <w:rFonts w:hint="cs"/>
          <w:rtl/>
        </w:rPr>
        <w:t xml:space="preserve">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2895" w:author="עורך - פרקים א-ב" w:date="2026-10-05T11:51:54Z">
        <w:r>
          <w:rPr>
            <w:rFonts w:hint="cs"/>
            <w:rtl/>
          </w:rPr>
          <w:t xml:space="preserve">קיבל!</w:t>
        </w:r>
      </w:ins>
      <w:del w:id="92896" w:author="עורך - פרקים א-ב" w:date="2026-10-05T11:51:54Z">
        <w:r>
          <w:rPr>
            <w:rFonts w:hint="cs"/>
            <w:rtl/>
          </w:rPr>
          <w:delText xml:space="preserve">קביל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ins w:id="92921" w:author="עורך - פרקים א-ב" w:date="2026-10-05T11:51:54Z">
        <w:r>
          <w:rPr>
            <w:rtl/>
          </w:rPr>
          <w:t xml:space="preserve">בזו</w:t>
        </w:r>
      </w:ins>
      <w:del w:id="92922" w:author="עורך - פרקים א-ב" w:date="2026-10-05T11:51:54Z">
        <w:r>
          <w:rPr>
            <w:rtl/>
          </w:rPr>
          <w:delText xml:space="preserve">אידי</w:delText>
        </w:r>
      </w:del>
      <w:r>
        <w:rPr>
          <w:rtl/>
        </w:rPr>
        <w:t xml:space="preserve"> </w:t>
      </w:r>
      <w:ins w:id="92919" w:author="עורך - פרקים א-ב" w:date="2026-10-05T11:51:54Z">
        <w:r>
          <w:rPr>
            <w:rtl/>
          </w:rPr>
          <w:t xml:space="preserve">ובזו</w:t>
        </w:r>
      </w:ins>
      <w:del w:id="92920" w:author="עורך - פרקים א-ב" w:date="2026-10-05T11:51:54Z">
        <w:r>
          <w:rPr>
            <w:rtl/>
          </w:rPr>
          <w:delText xml:space="preserve">ואידי</w:delText>
        </w:r>
      </w:del>
      <w:r>
        <w:rPr>
          <w:rtl/>
        </w:rPr>
        <w:t xml:space="preserve"> </w:t>
      </w:r>
      <w:ins w:id="92917" w:author="עורך - פרקים א-ב" w:date="2026-10-05T11:51:54Z">
        <w:r>
          <w:rPr>
            <w:rtl/>
          </w:rPr>
          <w:t xml:space="preserve">-</w:t>
        </w:r>
      </w:ins>
      <w:del w:id="92918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2915" w:author="עורך - פרקים א-ב" w:date="2026-10-05T11:51:54Z">
        <w:r>
          <w:rPr>
            <w:rtl/>
          </w:rPr>
          <w:t xml:space="preserve">שלא קיבל</w:t>
        </w:r>
      </w:ins>
      <w:del w:id="92916" w:author="עורך - פרקים א-ב" w:date="2026-10-05T11:51:54Z">
        <w:r>
          <w:rPr>
            <w:rtl/>
          </w:rPr>
          <w:delText xml:space="preserve">קביל</w:delText>
        </w:r>
      </w:del>
      <w:r>
        <w:rPr>
          <w:rtl/>
        </w:rPr>
        <w:t xml:space="preserve">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ins w:id="92913" w:author="עורך - פרקים א-ב" w:date="2026-10-05T11:51:54Z">
        <w:r>
          <w:rPr>
            <w:rtl/>
          </w:rPr>
          <w:t xml:space="preserve">אונס</w:t>
        </w:r>
      </w:ins>
      <w:del w:id="92914" w:author="עורך - פרקים א-ב" w:date="2026-10-05T11:51:54Z">
        <w:r>
          <w:rPr>
            <w:rtl/>
          </w:rPr>
          <w:delText xml:space="preserve">אונסא</w:delText>
        </w:r>
      </w:del>
      <w:r>
        <w:rPr>
          <w:rtl/>
        </w:rPr>
        <w:t xml:space="preserve"> </w:t>
      </w:r>
      <w:ins w:id="92911" w:author="עורך - פרקים א-ב" w:date="2026-10-05T11:51:54Z">
        <w:r>
          <w:rPr>
            <w:rtl/>
          </w:rPr>
          <w:t xml:space="preserve">וזול,</w:t>
        </w:r>
      </w:ins>
      <w:del w:id="92912" w:author="עורך - פרקים א-ב" w:date="2026-10-05T11:51:54Z">
        <w:r>
          <w:rPr>
            <w:rtl/>
          </w:rPr>
          <w:delText xml:space="preserve">וזולא,</w:delText>
        </w:r>
      </w:del>
      <w:r>
        <w:rPr>
          <w:rtl/>
        </w:rPr>
        <w:t xml:space="preserve">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ins w:id="92943" w:author="עורך - פרקים א-ב" w:date="2026-10-05T11:51:54Z">
        <w:r>
          <w:rPr>
            <w:rtl/>
          </w:rPr>
          <w:t xml:space="preserve">לגבי</w:t>
        </w:r>
      </w:ins>
      <w:del w:id="92944" w:author="עורך - פרקים א-ב" w:date="2026-10-05T11:51:54Z">
        <w:r>
          <w:rPr>
            <w:rtl/>
          </w:rPr>
          <w:delText xml:space="preserve">גבי</w:delText>
        </w:r>
      </w:del>
      <w:r>
        <w:rPr>
          <w:rtl/>
        </w:rPr>
        <w:t xml:space="preserve"> בכורה </w:t>
      </w:r>
      <w:ins w:id="92941" w:author="עורך - פרקים א-ב" w:date="2026-10-05T11:51:54Z">
        <w:r>
          <w:rPr>
            <w:rtl/>
          </w:rPr>
          <w:t xml:space="preserve">זהו</w:t>
        </w:r>
      </w:ins>
      <w:del w:id="92942" w:author="עורך - פרקים א-ב" w:date="2026-10-05T11:51:54Z">
        <w:r>
          <w:rPr>
            <w:rtl/>
          </w:rPr>
          <w:delText xml:space="preserve">היינו</w:delText>
        </w:r>
      </w:del>
      <w:r>
        <w:rPr>
          <w:rtl/>
        </w:rPr>
        <w:t xml:space="preserve"> </w:t>
      </w:r>
      <w:ins w:id="92939" w:author="עורך - פרקים א-ב" w:date="2026-10-05T11:51:54Z">
        <w:r>
          <w:rPr>
            <w:rtl/>
          </w:rPr>
          <w:t xml:space="preserve">הטעם,</w:t>
        </w:r>
      </w:ins>
      <w:del w:id="92940" w:author="עורך - פרקים א-ב" w:date="2026-10-05T11:51:54Z">
        <w:r>
          <w:rPr>
            <w:rtl/>
          </w:rPr>
          <w:delText xml:space="preserve">טעמא,</w:delText>
        </w:r>
      </w:del>
      <w:r>
        <w:rPr>
          <w:rtl/>
        </w:rPr>
        <w:t xml:space="preserve"> </w:t>
      </w:r>
      <w:ins w:id="92937" w:author="עורך - פרקים א-ב" w:date="2026-10-05T11:51:54Z">
        <w:r>
          <w:rPr>
            <w:rtl/>
          </w:rPr>
          <w:t xml:space="preserve">שאם</w:t>
        </w:r>
      </w:ins>
      <w:del w:id="92938" w:author="עורך - פרקים א-ב" w:date="2026-10-05T11:51:54Z">
        <w:r>
          <w:rPr>
            <w:rtl/>
          </w:rPr>
          <w:delText xml:space="preserve">דאילו</w:delText>
        </w:r>
      </w:del>
      <w:r>
        <w:rPr>
          <w:rtl/>
        </w:rPr>
        <w:t xml:space="preserve"> </w:t>
      </w:r>
      <w:ins w:id="92935" w:author="עורך - פרקים א-ב" w:date="2026-10-05T11:51:54Z">
        <w:r>
          <w:rPr>
            <w:rtl/>
          </w:rPr>
          <w:t xml:space="preserve">בא</w:t>
        </w:r>
      </w:ins>
      <w:del w:id="92936" w:author="עורך - פרקים א-ב" w:date="2026-10-05T11:51:54Z">
        <w:r>
          <w:rPr>
            <w:rtl/>
          </w:rPr>
          <w:delText xml:space="preserve">אתי</w:delText>
        </w:r>
      </w:del>
      <w:r>
        <w:rPr>
          <w:rtl/>
        </w:rPr>
        <w:t xml:space="preserve"> </w:t>
      </w:r>
      <w:ins w:id="98301" w:author="מנוע מכני" w:date="2026-10-05T11:32:12Z">
        <w:ins w:id="92933" w:author="עורך - פרקים א-ב" w:date="2026-10-05T11:51:54Z">
          <w:r>
            <w:rPr>
              <w:rtl/>
            </w:rPr>
            <w:t xml:space="preserve">הנכרי</w:t>
          </w:r>
        </w:ins>
        <w:del w:id="92934" w:author="עורך - פרקים א-ב" w:date="2026-10-05T11:51:54Z">
          <w:r>
            <w:rPr>
              <w:rtl/>
            </w:rPr>
            <w:delText xml:space="preserve">נכרי</w:delText>
          </w:r>
        </w:del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2931" w:author="עורך - פרקים א-ב" w:date="2026-10-05T11:51:54Z">
        <w:r>
          <w:rPr>
            <w:rtl/>
          </w:rPr>
          <w:t xml:space="preserve">ותובע</w:t>
        </w:r>
      </w:ins>
      <w:del w:id="92932" w:author="עורך - פרקים א-ב" w:date="2026-10-05T11:51:54Z">
        <w:r w:rsidR="003B1830">
          <w:rPr>
            <w:rtl/>
          </w:rPr>
          <w:delText xml:space="preserve">בעי</w:delText>
        </w:r>
      </w:del>
      <w:r w:rsidR="003B1830">
        <w:rPr>
          <w:rtl/>
        </w:rPr>
        <w:t xml:space="preserve"> </w:t>
      </w:r>
      <w:ins w:id="92929" w:author="עורך - פרקים א-ב" w:date="2026-10-05T11:51:54Z">
        <w:r>
          <w:rPr>
            <w:rtl/>
          </w:rPr>
          <w:t xml:space="preserve">מעות</w:t>
        </w:r>
      </w:ins>
      <w:del w:id="92930" w:author="עורך - פרקים א-ב" w:date="2026-10-05T11:51:54Z">
        <w:r w:rsidR="003B1830">
          <w:rPr>
            <w:rtl/>
          </w:rPr>
          <w:delText xml:space="preserve">זוזי</w:delText>
        </w:r>
      </w:del>
      <w:r w:rsidR="003B1830">
        <w:rPr>
          <w:rtl/>
        </w:rPr>
        <w:t xml:space="preserve"> ולא </w:t>
      </w:r>
      <w:ins w:id="92927" w:author="עורך - פרקים א-ב" w:date="2026-10-05T11:51:54Z">
        <w:r>
          <w:rPr>
            <w:rtl/>
          </w:rPr>
          <w:t xml:space="preserve">נתן</w:t>
        </w:r>
      </w:ins>
      <w:del w:id="92928" w:author="עורך - פרקים א-ב" w:date="2026-10-05T11:51:54Z">
        <w:r w:rsidR="003B1830">
          <w:rPr>
            <w:rtl/>
          </w:rPr>
          <w:delText xml:space="preserve">יהיב</w:delText>
        </w:r>
      </w:del>
      <w:r w:rsidR="003B1830">
        <w:rPr>
          <w:rtl/>
        </w:rPr>
        <w:t xml:space="preserve">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</w:t>
      </w:r>
      <w:ins w:id="92925" w:author="עורך - פרקים א-ב" w:date="2026-10-05T11:51:54Z">
        <w:r>
          <w:rPr>
            <w:rtl/>
          </w:rPr>
          <w:t xml:space="preserve">תופס</w:t>
        </w:r>
      </w:ins>
      <w:del w:id="92926" w:author="עורך - פרקים א-ב" w:date="2026-10-05T11:51:54Z">
        <w:r w:rsidR="003B1830">
          <w:rPr>
            <w:rtl/>
          </w:rPr>
          <w:delText xml:space="preserve">תפיס</w:delText>
        </w:r>
      </w:del>
      <w:r w:rsidR="003B1830">
        <w:rPr>
          <w:rtl/>
        </w:rPr>
        <w:t xml:space="preserve"> </w:t>
      </w:r>
      <w:ins w:id="92923" w:author="עורך - פרקים א-ב" w:date="2026-10-05T11:51:54Z">
        <w:r>
          <w:rPr>
            <w:rtl/>
          </w:rPr>
          <w:t xml:space="preserve">הבהמה,</w:t>
        </w:r>
      </w:ins>
      <w:del w:id="92924" w:author="עורך - פרקים א-ב" w:date="2026-10-05T11:51:54Z">
        <w:r>
          <w:rPr>
            <w:rtl/>
          </w:rPr>
          <w:delText xml:space="preserve">לבהמה,</w:delText>
        </w:r>
      </w:del>
      <w:r>
        <w:rPr>
          <w:rtl/>
        </w:rPr>
        <w:t xml:space="preserve">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2953" w:author="עורך - פרקים א-ב" w:date="2026-10-05T11:51:54Z">
        <w:r>
          <w:rPr>
            <w:rtl/>
          </w:rPr>
          <w:t xml:space="preserve">מוצא</w:t>
        </w:r>
      </w:ins>
      <w:del w:id="92954" w:author="עורך - פרקים א-ב" w:date="2026-10-05T11:51:54Z">
        <w:r>
          <w:rPr>
            <w:rtl/>
          </w:rPr>
          <w:delText xml:space="preserve">משכח</w:delText>
        </w:r>
      </w:del>
      <w:r>
        <w:rPr>
          <w:rtl/>
        </w:rPr>
        <w:t xml:space="preserve"> </w:t>
      </w:r>
      <w:ins w:id="92951" w:author="עורך - פרקים א-ב" w:date="2026-10-05T11:51:54Z">
        <w:r>
          <w:rPr>
            <w:rtl/>
          </w:rPr>
          <w:t xml:space="preserve">הבהמה</w:t>
        </w:r>
      </w:ins>
      <w:del w:id="92952" w:author="עורך - פרקים א-ב" w:date="2026-10-05T11:51:54Z">
        <w:r w:rsidR="0013268E">
          <w:rPr>
            <w:rtl/>
          </w:rPr>
          <w:delText xml:space="preserve">לבהמה</w:delText>
        </w:r>
      </w:del>
      <w:r w:rsidR="0013268E">
        <w:rPr>
          <w:rtl/>
        </w:rPr>
        <w:t xml:space="preserve"> </w:t>
      </w:r>
      <w:ins w:id="92949" w:author="עורך - פרקים א-ב" w:date="2026-10-05T11:51:54Z">
        <w:r>
          <w:rPr>
            <w:rtl/>
          </w:rPr>
          <w:t xml:space="preserve">-</w:t>
        </w:r>
      </w:ins>
      <w:del w:id="92950" w:author="עורך - פרקים א-ב" w:date="2026-10-05T11:51:54Z">
        <w:r w:rsidR="00F63065">
          <w:rPr>
            <w:rtl/>
          </w:rPr>
          <w:delText xml:space="preserve">תפיס</w:delText>
        </w:r>
      </w:del>
      <w:r w:rsidR="00F63065">
        <w:rPr>
          <w:rtl/>
        </w:rPr>
        <w:t xml:space="preserve"> </w:t>
      </w:r>
      <w:ins w:id="92947" w:author="עורך - פרקים א-ב" w:date="2026-10-05T11:51:54Z">
        <w:r>
          <w:rPr>
            <w:rtl/>
          </w:rPr>
          <w:t xml:space="preserve">תופס</w:t>
        </w:r>
      </w:ins>
      <w:del w:id="92948" w:author="עורך - פרקים א-ב" w:date="2026-10-05T11:51:54Z">
        <w:r w:rsidR="00F63065">
          <w:rPr>
            <w:rtl/>
          </w:rPr>
          <w:delText xml:space="preserve">ולדות</w:delText>
        </w:r>
      </w:del>
      <w:r w:rsidR="00F63065">
        <w:rPr>
          <w:rtl/>
        </w:rPr>
        <w:t xml:space="preserve"> </w:t>
      </w:r>
      <w:ins w:id="92945" w:author="עורך - פרקים א-ב" w:date="2026-10-05T11:51:54Z">
        <w:r>
          <w:rPr>
            <w:rtl/>
          </w:rPr>
          <w:t xml:space="preserve">ולדותיה,</w:t>
        </w:r>
      </w:ins>
      <w:del w:id="92946" w:author="עורך - פרקים א-ב" w:date="2026-10-05T11:51:54Z">
        <w:r w:rsidR="00F63065">
          <w:rPr>
            <w:rtl/>
          </w:rPr>
          <w:delText xml:space="preserve">דידה,</w:delText>
        </w:r>
      </w:del>
      <w:r w:rsidR="00F63065">
        <w:rPr>
          <w:rtl/>
        </w:rPr>
        <w:t xml:space="preserve">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</w:t>
      </w:r>
      <w:ins w:id="92959" w:author="עורך - פרקים א-ב" w:date="2026-10-05T11:51:54Z">
        <w:r>
          <w:rPr>
            <w:rtl/>
          </w:rPr>
          <w:t xml:space="preserve">הטעם</w:t>
        </w:r>
      </w:ins>
      <w:del w:id="92960" w:author="עורך - פרקים א-ב" w:date="2026-10-05T11:51:54Z">
        <w:r>
          <w:rPr>
            <w:rtl/>
          </w:rPr>
          <w:delText xml:space="preserve">טעמא</w:delText>
        </w:r>
      </w:del>
      <w:r>
        <w:rPr>
          <w:rtl/>
        </w:rPr>
        <w:t xml:space="preserve"> - </w:t>
      </w:r>
      <w:ins w:id="92957" w:author="עורך - פרקים א-ב" w:date="2026-10-05T11:51:54Z">
        <w:r>
          <w:rPr>
            <w:rtl/>
          </w:rPr>
          <w:t xml:space="preserve">שהעמיד,</w:t>
        </w:r>
      </w:ins>
      <w:del w:id="92958" w:author="עורך - פרקים א-ב" w:date="2026-10-05T11:51:54Z">
        <w:r>
          <w:rPr>
            <w:rtl/>
          </w:rPr>
          <w:delText xml:space="preserve">דהעמיד,</w:delText>
        </w:r>
      </w:del>
      <w:r>
        <w:rPr>
          <w:rtl/>
        </w:rPr>
        <w:t xml:space="preserve"> </w:t>
      </w:r>
      <w:ins w:id="92955" w:author="עורך - פרקים א-ב" w:date="2026-10-05T11:51:54Z">
        <w:r>
          <w:rPr>
            <w:rtl/>
          </w:rPr>
          <w:t xml:space="preserve">אבל</w:t>
        </w:r>
      </w:ins>
      <w:del w:id="92956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</w:t>
      </w:r>
      <w:ins w:id="92975" w:author="עורך - פרקים א-ב" w:date="2026-10-05T11:51:54Z">
        <w:r>
          <w:rPr>
            <w:rtl/>
          </w:rPr>
          <w:t xml:space="preserve">שלא</w:t>
        </w:r>
      </w:ins>
      <w:del w:id="92976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העמיד, </w:t>
      </w:r>
      <w:ins w:id="92973" w:author="עורך - פרקים א-ב" w:date="2026-10-05T11:51:54Z">
        <w:r>
          <w:rPr>
            <w:rtl/>
          </w:rPr>
          <w:t xml:space="preserve">וזה</w:t>
        </w:r>
      </w:ins>
      <w:del w:id="92974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ins w:id="92971" w:author="עורך - פרקים א-ב" w:date="2026-10-05T11:51:54Z">
          <w:r>
            <w:rPr>
              <w:rtl/>
            </w:rPr>
            <w:t xml:space="preserve">שדרכו</w:t>
          </w:r>
        </w:ins>
        <w:del w:id="92972" w:author="עורך - פרקים א-ב" w:date="2026-10-05T11:51:54Z">
          <w:r>
            <w:rPr>
              <w:rtl/>
            </w:rPr>
            <w:delText xml:space="preserve">דדרכו</w:delText>
          </w:r>
        </w:del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ins w:id="92969" w:author="עורך - פרקים א-ב" w:date="2026-10-05T11:51:54Z">
          <w:r>
            <w:rPr>
              <w:rtl/>
            </w:rPr>
            <w:t xml:space="preserve">של נכרי</w:t>
          </w:r>
        </w:ins>
        <w:del w:id="92970" w:author="עורך - פרקים א-ב" w:date="2026-10-05T11:51:54Z">
          <w:r>
            <w:rPr>
              <w:rtl/>
            </w:rPr>
            <w:delText xml:space="preserve">דנכרי</w:delText>
          </w:r>
        </w:del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</w:t>
      </w:r>
      <w:ins w:id="90609" w:author="מנוע סמנטי" w:date="2026-10-05T11:39:44Z">
        <w:r>
          <w:rPr>
            <w:rtl/>
          </w:rPr>
          <w:t xml:space="preserve">לתפוס</w:t>
        </w:r>
      </w:ins>
      <w:del w:id="90610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</w:t>
      </w:r>
      <w:ins w:id="92967" w:author="עורך - פרקים א-ב" w:date="2026-10-05T11:51:54Z">
        <w:r>
          <w:rPr>
            <w:rtl/>
          </w:rPr>
          <w:t xml:space="preserve">בנה,</w:t>
        </w:r>
      </w:ins>
      <w:del w:id="92968" w:author="עורך - פרקים א-ב" w:date="2026-10-05T11:51:54Z">
        <w:r w:rsidR="00F63065">
          <w:rPr>
            <w:rtl/>
          </w:rPr>
          <w:delText xml:space="preserve">בנה</w:delText>
        </w:r>
      </w:del>
      <w:r w:rsidR="00F63065">
        <w:rPr>
          <w:rtl/>
        </w:rPr>
        <w:t xml:space="preserve"> </w:t>
      </w:r>
      <w:ins w:id="92965" w:author="עורך - פרקים א-ב" w:date="2026-10-05T11:51:54Z">
        <w:r>
          <w:rPr>
            <w:rtl/>
          </w:rPr>
          <w:t xml:space="preserve">והרי הוא</w:t>
        </w:r>
      </w:ins>
      <w:del w:id="92966" w:author="עורך - פרקים א-ב" w:date="2026-10-05T11:51:54Z">
        <w:r w:rsidR="00F63065">
          <w:rPr>
            <w:rtl/>
          </w:rPr>
          <w:delText xml:space="preserve">והוי</w:delText>
        </w:r>
      </w:del>
      <w:r w:rsidR="00F63065">
        <w:rPr>
          <w:rtl/>
        </w:rPr>
        <w:t xml:space="preserve"> כמי </w:t>
      </w:r>
      <w:ins w:id="92963" w:author="עורך - פרקים א-ב" w:date="2026-10-05T11:51:54Z">
        <w:r>
          <w:rPr>
            <w:rtl/>
          </w:rPr>
          <w:t xml:space="preserve">שלא</w:t>
        </w:r>
      </w:ins>
      <w:del w:id="92964" w:author="עורך - פרקים א-ב" w:date="2026-10-05T11:51:54Z">
        <w:r w:rsidR="00F63065">
          <w:rPr>
            <w:rtl/>
          </w:rPr>
          <w:delText xml:space="preserve">דלא</w:delText>
        </w:r>
      </w:del>
      <w:r w:rsidR="00F63065">
        <w:rPr>
          <w:rtl/>
        </w:rPr>
        <w:t xml:space="preserve"> </w:t>
      </w:r>
      <w:ins w:id="92961" w:author="עורך - פרקים א-ב" w:date="2026-10-05T11:51:54Z">
        <w:r>
          <w:rPr>
            <w:rtl/>
          </w:rPr>
          <w:t xml:space="preserve">העמיד:</w:t>
        </w:r>
      </w:ins>
      <w:del w:id="92962" w:author="עורך - פרקים א-ב" w:date="2026-10-05T11:51:54Z">
        <w:r w:rsidR="00F63065">
          <w:rPr>
            <w:rtl/>
          </w:rPr>
          <w:delText xml:space="preserve">העמיד,</w:delText>
        </w:r>
      </w:del>
      <w:r w:rsidR="00F63065">
        <w:rPr>
          <w:rtl/>
        </w:rPr>
        <w:t xml:space="preserve">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981" w:author="עורך - פרקים א-ב" w:date="2026-10-05T11:51:54Z">
        <w:r>
          <w:rPr>
            <w:rFonts w:hint="cs"/>
            <w:rtl/>
          </w:rPr>
          <w:t xml:space="preserve">שיורד</w:t>
        </w:r>
      </w:ins>
      <w:del w:id="92982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נחית</w:delText>
        </w:r>
      </w:del>
      <w:r w:rsidR="00F63065">
        <w:rPr>
          <w:rtl/>
        </w:rPr>
        <w:t xml:space="preserve">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</w:t>
      </w:r>
      <w:ins w:id="92979" w:author="עורך - פרקים א-ב" w:date="2026-10-05T11:51:54Z">
        <w:r>
          <w:rPr>
            <w:rtl/>
          </w:rPr>
          <w:t xml:space="preserve">לדורות,</w:t>
        </w:r>
      </w:ins>
      <w:del w:id="92980" w:author="עורך - פרקים א-ב" w:date="2026-10-05T11:51:54Z">
        <w:r w:rsidR="00F63065">
          <w:rPr>
            <w:rtl/>
          </w:rPr>
          <w:delText xml:space="preserve">לדרי,</w:delText>
        </w:r>
      </w:del>
      <w:r w:rsidR="00F63065">
        <w:rPr>
          <w:rtl/>
        </w:rPr>
        <w:t xml:space="preserve"> היינו </w:t>
      </w:r>
      <w:ins w:id="92977" w:author="עורך - פרקים א-ב" w:date="2026-10-05T11:51:54Z">
        <w:r>
          <w:rPr>
            <w:rtl/>
          </w:rPr>
          <w:t xml:space="preserve">שא"ל</w:t>
        </w:r>
      </w:ins>
      <w:del w:id="92978" w:author="עורך - פרקים א-ב" w:date="2026-10-05T11:51:54Z">
        <w:r w:rsidR="00F63065">
          <w:rPr>
            <w:rtl/>
          </w:rPr>
          <w:delText xml:space="preserve">ד</w:delText>
        </w:r>
        <w:r>
          <w:rPr>
            <w:rtl/>
          </w:rPr>
          <w:delText xml:space="preserve">א"ל</w:delText>
        </w:r>
      </w:del>
      <w:ins w:id="90839" w:author="מנוע מכני" w:date="2026-10-05T11:32:12Z"/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</w:t>
      </w:r>
      <w:ins w:id="92986" w:author="עורך - פרקים א-ב" w:date="2026-10-05T11:51:54Z">
        <w:r>
          <w:rPr>
            <w:rFonts w:hint="cs"/>
            <w:rtl/>
          </w:rPr>
          <w:t xml:space="preserve">שאין</w:t>
        </w:r>
      </w:ins>
      <w:del w:id="92987" w:author="עורך - פרקים א-ב" w:date="2026-10-05T11:51:54Z">
        <w:r>
          <w:rPr>
            <w:rFonts w:hint="cs"/>
            <w:rtl/>
          </w:rPr>
          <w:delText xml:space="preserve">דלא </w:delText>
        </w:r>
        <w:r w:rsidR="00F63065">
          <w:rPr>
            <w:rtl/>
          </w:rPr>
          <w:delText xml:space="preserve">נחית</w:delText>
        </w:r>
      </w:del>
      <w:r w:rsidR="00F63065">
        <w:rPr>
          <w:rtl/>
        </w:rPr>
        <w:t xml:space="preserve">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ins w:id="92984" w:author="עורך - פרקים א-ב" w:date="2026-10-05T11:51:54Z">
        <w:r>
          <w:rPr>
            <w:rtl/>
          </w:rPr>
          <w:t xml:space="preserve">יורד</w:t>
        </w:r>
      </w:ins>
      <w:del w:id="92985" w:author="עורך - פרקים א-ב" w:date="2026-10-05T11:51:54Z">
        <w:r w:rsidR="00F63065">
          <w:rPr>
            <w:rtl/>
          </w:rPr>
          <w:delText xml:space="preserve">לדרי,</w:delText>
        </w:r>
      </w:del>
      <w:r w:rsidR="00F63065">
        <w:rPr>
          <w:rtl/>
        </w:rPr>
        <w:t xml:space="preserve"> </w:t>
      </w:r>
      <w:ins w:id="92983" w:author="עורך - פרקים א-ב" w:date="2026-10-05T11:51:54Z">
        <w:r>
          <w:rPr>
            <w:rtl/>
          </w:rPr>
          <w:t xml:space="preserve">לדורות, </w:t>
        </w:r>
      </w:ins>
    </w:p>
    <w:p>
      <w:pPr>
        <w:pStyle w:val="38"/>
        <w:rPr>
          <w:ins w:id="99284" w:author="מנוע מכני" w:date="2026-10-05T11:32:12Z"/>
        </w:rPr>
      </w:pPr>
      <w:r>
        <w:t xml:space="preserve">אפי' עד עשרה </w:t>
      </w:r>
      <w:ins w:id="92988" w:author="עורך - פרקים א-ב" w:date="2026-10-05T11:51:54Z">
        <w:r>
          <w:t xml:space="preserve">דורות?</w:t>
        </w:r>
      </w:ins>
      <w:del w:id="92989" w:author="עורך - פרקים א-ב" w:date="2026-10-05T11:51:54Z">
        <w:r>
          <w:delText xml:space="preserve">דורות</w:delText>
        </w:r>
      </w:del>
      <w:r>
        <w:t xml:space="preserve">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</w:t>
      </w:r>
      <w:ins w:id="92994" w:author="עורך - פרקים א-ב" w:date="2026-10-05T11:51:54Z">
        <w:r>
          <w:rPr>
            <w:rtl/>
          </w:rPr>
          <w:t xml:space="preserve">על העמיד</w:t>
        </w:r>
      </w:ins>
      <w:del w:id="92995" w:author="עורך - פרקים א-ב" w:date="2026-10-05T11:51:54Z">
        <w:r w:rsidR="00F63065">
          <w:rPr>
            <w:rtl/>
          </w:rPr>
          <w:delText xml:space="preserve">אהעמיד</w:delText>
        </w:r>
      </w:del>
      <w:r w:rsidR="00F63065">
        <w:rPr>
          <w:rtl/>
        </w:rPr>
        <w:t xml:space="preserve">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  <w:ins w:id="92992" w:author="עורך - פרקים א-ב" w:date="2026-10-05T11:51:54Z">
        <w:r>
          <w:rPr>
            <w:rtl/>
          </w:rPr>
          <w:t xml:space="preserve">שבו</w:t>
        </w:r>
      </w:ins>
      <w:del w:id="92993" w:author="עורך - פרקים א-ב" w:date="2026-10-05T11:51:54Z">
        <w:r w:rsidR="00F63065">
          <w:rPr>
            <w:rtl/>
          </w:rPr>
          <w:delText xml:space="preserve">דנחית</w:delText>
        </w:r>
      </w:del>
      <w:r w:rsidR="00F63065">
        <w:rPr>
          <w:rtl/>
        </w:rPr>
        <w:t xml:space="preserve"> </w:t>
      </w:r>
      <w:ins w:id="92990" w:author="עורך - פרקים א-ב" w:date="2026-10-05T11:51:54Z">
        <w:r>
          <w:rPr>
            <w:rtl/>
          </w:rPr>
          <w:t xml:space="preserve">יורד </w:t>
        </w:r>
        <w:r>
          <w:rPr>
            <w:rStyle w:val="afffffe"/>
            <w:rtl/>
          </w:rPr>
          <w:t xml:space="preserve">ת"ק</w:t>
        </w:r>
        <w:r>
          <w:rPr>
            <w:rtl/>
          </w:rPr>
          <w:t xml:space="preserve"> לדורות.</w:t>
        </w:r>
      </w:ins>
      <w:del w:id="92991" w:author="עורך - פרקים א-ב" w:date="2026-10-05T11:51:54Z">
        <w:r w:rsidR="00F63065">
          <w:rPr>
            <w:rtl/>
          </w:rPr>
          <w:delText xml:space="preserve">לדרי</w:delText>
        </w:r>
        <w:r w:rsidR="0057284B">
          <w:rPr>
            <w:rtl/>
          </w:rPr>
          <w:delText xml:space="preserve">.</w:delText>
        </w:r>
      </w:del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</w:t>
      </w:r>
      <w:ins w:id="92998" w:author="עורך - פרקים א-ב" w:date="2026-10-05T11:51:54Z">
        <w:r>
          <w:rPr>
            <w:rtl/>
          </w:rPr>
          <w:t xml:space="preserve">פטורין,</w:t>
        </w:r>
      </w:ins>
      <w:del w:id="92999" w:author="עורך - פרקים א-ב" w:date="2026-10-05T11:51:54Z">
        <w:r w:rsidR="00F63065">
          <w:rPr>
            <w:rtl/>
          </w:rPr>
          <w:delText xml:space="preserve">פטורין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 xml:space="preserve">: </w:t>
      </w:r>
      <w:ins w:id="92996" w:author="עורך - פרקים א-ב" w:date="2026-10-05T11:51:54Z">
        <w:r>
          <w:rPr>
            <w:rtl/>
          </w:rPr>
          <w:t xml:space="preserve">אמור,</w:t>
        </w:r>
      </w:ins>
      <w:del w:id="92997" w:author="עורך - פרקים א-ב" w:date="2026-10-05T11:51:54Z">
        <w:r w:rsidR="00F63065">
          <w:rPr>
            <w:rtl/>
          </w:rPr>
          <w:delText xml:space="preserve">אימא,</w:delText>
        </w:r>
      </w:del>
      <w:r w:rsidR="00F63065">
        <w:rPr>
          <w:rtl/>
        </w:rPr>
        <w:t xml:space="preserve">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</w:t>
      </w:r>
      <w:ins w:id="93002" w:author="עורך - פרקים א-ב" w:date="2026-10-05T11:51:54Z">
        <w:r>
          <w:rPr>
            <w:rtl/>
          </w:rPr>
          <w:t xml:space="preserve">והביא</w:t>
        </w:r>
      </w:ins>
      <w:del w:id="93003" w:author="עורך - פרקים א-ב" w:date="2026-10-05T11:51:54Z">
        <w:r>
          <w:rPr>
            <w:rtl/>
          </w:rPr>
          <w:lastRenderedPageBreak/>
          <w:delText xml:space="preserve">ואייתי</w:delText>
        </w:r>
      </w:del>
      <w:r>
        <w:rPr>
          <w:rtl/>
        </w:rPr>
        <w:lastRenderedPageBreak/>
        <w:t xml:space="preserve">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</w:t>
      </w:r>
      <w:ins w:id="93000" w:author="עורך - פרקים א-ב" w:date="2026-10-05T11:51:54Z">
        <w:r>
          <w:rPr>
            <w:rtl/>
          </w:rPr>
          <w:t xml:space="preserve">בידו:</w:t>
        </w:r>
      </w:ins>
      <w:del w:id="93001" w:author="עורך - פרקים א-ב" w:date="2026-10-05T11:51:54Z">
        <w:r>
          <w:rPr>
            <w:rtl/>
          </w:rPr>
          <w:lastRenderedPageBreak/>
          <w:delText xml:space="preserve">בידיה:</w:delText>
        </w:r>
      </w:del>
      <w:r>
        <w:rPr>
          <w:rtl/>
        </w:rPr>
        <w:lastRenderedPageBreak/>
        <w:t xml:space="preserve">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ins w:id="93009" w:author="עורך - פרקים א-ב" w:date="2026-10-05T11:51:54Z">
        <w:r>
          <w:rPr>
            <w:rtl/>
          </w:rPr>
          <w:t xml:space="preserve">כשתיכנס</w:t>
        </w:r>
      </w:ins>
      <w:del w:id="93010" w:author="עורך - פרקים א-ב" w:date="2026-10-05T11:51:54Z">
        <w:r>
          <w:rPr>
            <w:rtl/>
          </w:rPr>
          <w:delText xml:space="preserve">כי</w:delText>
        </w:r>
      </w:del>
      <w:r>
        <w:rPr>
          <w:rtl/>
        </w:rPr>
        <w:t xml:space="preserve"> </w:t>
      </w:r>
      <w:ins w:id="93007" w:author="עורך - פרקים א-ב" w:date="2026-10-05T11:51:54Z">
        <w:r>
          <w:rPr>
            <w:rtl/>
          </w:rPr>
          <w:t xml:space="preserve">לפני</w:t>
        </w:r>
      </w:ins>
      <w:del w:id="93008" w:author="עורך - פרקים א-ב" w:date="2026-10-05T11:51:54Z">
        <w:r>
          <w:rPr>
            <w:rtl/>
          </w:rPr>
          <w:delText xml:space="preserve">עיילת</w:delText>
        </w:r>
      </w:del>
      <w:r>
        <w:rPr>
          <w:rtl/>
        </w:rPr>
        <w:t xml:space="preserve"> </w:t>
      </w:r>
      <w:ins w:id="94687" w:author="מנוע מכני" w:date="2026-10-05T11:32:12Z">
        <w:ins w:id="93005" w:author="עורך - פרקים א-ב" w:date="2026-10-05T11:51:54Z">
          <w:r>
            <w:rPr>
              <w:rtl/>
            </w:rPr>
            <w:t xml:space="preserve">ר"ה,</w:t>
          </w:r>
        </w:ins>
        <w:del w:id="93006" w:author="עורך - פרקים א-ב" w:date="2026-10-05T11:51:54Z">
          <w:r>
            <w:rPr>
              <w:rtl/>
            </w:rPr>
            <w:delText xml:space="preserve">ללפניו</w:delText>
          </w:r>
        </w:del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del w:id="93004" w:author="עורך - פרקים א-ב" w:date="2026-10-05T11:51:54Z">
          <w:r>
            <w:rPr>
              <w:rStyle w:val="2fb"/>
              <w:rtl/>
            </w:rPr>
            <w:delText xml:space="preserve">דר"ה</w:delText>
          </w:r>
          <w:r>
            <w:rPr>
              <w:rtl/>
            </w:rPr>
            <w:delText xml:space="preserve">, </w:delText>
          </w:r>
        </w:del>
      </w:ins>
      <w:del w:id="92816" w:author="מנוע מכני" w:date="2026-10-05T11:32:12Z">
        <w:r>
          <w:rPr>
            <w:rtl/>
          </w:rPr>
          <w:delText xml:space="preserve">דרב הונא</w:delText>
        </w:r>
      </w:del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ins w:id="93011" w:author="עורך - פרקים א-ב" w:date="2026-10-05T11:51:54Z">
          <w:r>
            <w:rPr>
              <w:rtl/>
            </w:rPr>
            <w:t xml:space="preserve">מחייב</w:t>
          </w:r>
        </w:ins>
        <w:del w:id="93012" w:author="עורך - פרקים א-ב" w:date="2026-10-05T11:51:54Z">
          <w:r>
            <w:rPr>
              <w:rtl/>
            </w:rPr>
            <w:delText xml:space="preserve">מחוייב</w:delText>
          </w:r>
        </w:del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  <w:ins w:id="93018" w:author="עורך - פרקים א-ב" w:date="2026-10-05T11:51:54Z">
        <w:r>
          <w:rPr>
            <w:rFonts w:hint="cs"/>
            <w:rtl/>
          </w:rPr>
          <w:t xml:space="preserve">לבכורה,</w:t>
        </w:r>
      </w:ins>
      <w:del w:id="93019" w:author="עורך - פרקים א-ב" w:date="2026-10-05T11:51:54Z">
        <w:r>
          <w:rPr>
            <w:rFonts w:hint="cs"/>
            <w:rtl/>
          </w:rPr>
          <w:delText xml:space="preserve">לבכורה</w:delText>
        </w:r>
      </w:del>
      <w:r>
        <w:rPr>
          <w:rFonts w:hint="cs"/>
          <w:rtl/>
        </w:rPr>
        <w:t xml:space="preserve"> </w:t>
      </w:r>
      <w:ins w:id="93016" w:author="עורך - פרקים א-ב" w:date="2026-10-05T11:51:54Z">
        <w:r>
          <w:rPr>
            <w:rFonts w:hint="cs"/>
            <w:rtl/>
          </w:rPr>
          <w:t xml:space="preserve">שהרי יש</w:t>
        </w:r>
      </w:ins>
      <w:del w:id="93017" w:author="עורך - פרקים א-ב" w:date="2026-10-05T11:51:54Z">
        <w:r>
          <w:rPr>
            <w:rFonts w:hint="cs"/>
            <w:rtl/>
          </w:rPr>
          <w:delText xml:space="preserve">דהר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</w:t>
      </w:r>
      <w:ins w:id="90201" w:author="מנוע סמנטי" w:date="2026-10-05T11:39:44Z">
        <w:r>
          <w:rPr>
            <w:rStyle w:val="afffff0"/>
            <w:rFonts w:hint="cs"/>
            <w:rtl/>
          </w:rPr>
          <w:t xml:space="preserve">אַךְ בְּכוֹר שׁוֹר</w:t>
        </w:r>
      </w:ins>
      <w:del w:id="90202" w:author="מנוע סמנטי" w:date="2026-10-05T11:39:44Z">
        <w:r>
          <w:rPr>
            <w:rFonts w:hint="cs"/>
            <w:rtl/>
          </w:rPr>
          <w:delText xml:space="preserve">אך בכור שור</w:delText>
        </w:r>
      </w:del>
      <w:r>
        <w:rPr>
          <w:rFonts w:hint="cs"/>
          <w:rtl/>
        </w:rPr>
        <w:t xml:space="preserve">'</w:t>
      </w:r>
      <w:ins w:id="93015" w:author="עורך - פרקים א-ב" w:date="2026-10-05T11:51:54Z">
        <w:r>
          <w:rPr>
            <w:rFonts w:hint="cs"/>
            <w:rtl/>
          </w:rPr>
          <w:t xml:space="preserve"> -</w:t>
        </w:r>
      </w:ins>
      <w:r>
        <w:rPr>
          <w:rFonts w:hint="cs"/>
          <w:rtl/>
        </w:rPr>
        <w:t xml:space="preserve"> </w:t>
      </w:r>
      <w:r w:rsidR="00F63065">
        <w:rPr>
          <w:rtl/>
        </w:rPr>
        <w:t xml:space="preserve">עד שיהא הוא שור ובכורו </w:t>
      </w:r>
      <w:ins w:id="93013" w:author="עורך - פרקים א-ב" w:date="2026-10-05T11:51:54Z">
        <w:r>
          <w:rPr>
            <w:rtl/>
          </w:rPr>
          <w:t xml:space="preserve">שור.</w:t>
        </w:r>
      </w:ins>
      <w:del w:id="93014" w:author="עורך - פרקים א-ב" w:date="2026-10-05T11:51:54Z">
        <w:r w:rsidR="00F63065">
          <w:rPr>
            <w:rtl/>
          </w:rPr>
          <w:delText xml:space="preserve">שור?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3022" w:author="עורך - פרקים א-ב" w:date="2026-10-05T11:51:54Z">
        <w:r>
          <w:rPr>
            <w:rtl/>
          </w:rPr>
          <w:t xml:space="preserve">מה</w:t>
        </w:r>
      </w:ins>
      <w:del w:id="93023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</w:t>
      </w:r>
      <w:ins w:id="93020" w:author="עורך - פרקים א-ב" w:date="2026-10-05T11:51:54Z">
        <w:r>
          <w:rPr>
            <w:rStyle w:val="2fb"/>
            <w:rtl/>
          </w:rPr>
          <w:t xml:space="preserve">שתדר"י:</w:t>
        </w:r>
      </w:ins>
      <w:del w:id="93021" w:author="עורך - פרקים א-ב" w:date="2026-10-05T11:51:54Z">
        <w:r>
          <w:rPr>
            <w:rStyle w:val="2fb"/>
            <w:rtl/>
          </w:rPr>
          <w:delText xml:space="preserve">דת</w:delText>
        </w:r>
        <w:r w:rsidR="00500CB1"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ר"י</w:delText>
        </w:r>
        <w:r>
          <w:rPr>
            <w:rtl/>
          </w:rPr>
          <w:delText xml:space="preserve">:</w:delText>
        </w:r>
      </w:del>
      <w:ins w:id="90865" w:author="מנוע מכני" w:date="2026-10-05T11:32:12Z"/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ins w:id="93028" w:author="עורך - פרקים א-ב" w:date="2026-10-05T11:51:54Z">
        <w:r>
          <w:rPr>
            <w:rtl/>
          </w:rPr>
          <w:t xml:space="preserve">נראה</w:t>
        </w:r>
      </w:ins>
      <w:del w:id="93029" w:author="עורך - פרקים א-ב" w:date="2026-10-05T11:51:54Z">
        <w:r>
          <w:rPr>
            <w:rtl/>
          </w:rPr>
          <w:delText xml:space="preserve">ניחזי</w:delText>
        </w:r>
      </w:del>
      <w:r>
        <w:rPr>
          <w:rtl/>
        </w:rPr>
        <w:t xml:space="preserve"> </w:t>
      </w:r>
      <w:ins w:id="93026" w:author="עורך - פרקים א-ב" w:date="2026-10-05T11:51:54Z">
        <w:r>
          <w:rPr>
            <w:rtl/>
          </w:rPr>
          <w:t xml:space="preserve">אנחנו,</w:t>
        </w:r>
      </w:ins>
      <w:del w:id="93027" w:author="עורך - פרקים א-ב" w:date="2026-10-05T11:51:54Z">
        <w:r>
          <w:rPr>
            <w:rtl/>
          </w:rPr>
          <w:delText xml:space="preserve">אנן,</w:delText>
        </w:r>
      </w:del>
      <w:r>
        <w:rPr>
          <w:rtl/>
        </w:rPr>
        <w:t xml:space="preserve">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3024" w:author="עורך - פרקים א-ב" w:date="2026-10-05T11:51:54Z">
        <w:r>
          <w:rPr>
            <w:rtl/>
          </w:rPr>
          <w:t xml:space="preserve">במה</w:t>
        </w:r>
      </w:ins>
      <w:del w:id="93025" w:author="עורך - פרקים א-ב" w:date="2026-10-05T11:51:54Z">
        <w:r>
          <w:rPr>
            <w:rtl/>
          </w:rPr>
          <w:delText xml:space="preserve">במאי</w:delText>
        </w:r>
      </w:del>
      <w:r>
        <w:rPr>
          <w:rtl/>
        </w:rPr>
        <w:t xml:space="preserve">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ins w:id="93034" w:author="עורך - פרקים א-ב" w:date="2026-10-05T11:51:54Z">
        <w:r>
          <w:rPr>
            <w:rtl/>
          </w:rPr>
          <w:t xml:space="preserve">יחלקו</w:t>
        </w:r>
      </w:ins>
      <w:del w:id="93035" w:author="עורך - פרקים א-ב" w:date="2026-10-05T11:51:54Z">
        <w:r>
          <w:rPr>
            <w:rtl/>
          </w:rPr>
          <w:delText xml:space="preserve">ליפלגו</w:delText>
        </w:r>
      </w:del>
      <w:r>
        <w:rPr>
          <w:rtl/>
        </w:rPr>
        <w:t xml:space="preserve"> בחוששין לזרע האב </w:t>
      </w:r>
      <w:ins w:id="94701" w:author="מנוע מכני" w:date="2026-10-05T11:32:12Z">
        <w:ins w:id="93032" w:author="עורך - פרקים א-ב" w:date="2026-10-05T11:51:54Z">
          <w:r>
            <w:rPr>
              <w:rtl/>
            </w:rPr>
            <w:t xml:space="preserve">סתם,</w:t>
          </w:r>
        </w:ins>
        <w:del w:id="93033" w:author="עורך - פרקים א-ב" w:date="2026-10-05T11:51:54Z">
          <w:r>
            <w:rPr>
              <w:rtl/>
            </w:rPr>
            <w:delText xml:space="preserve">סתם</w:delText>
          </w:r>
        </w:del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0611" w:author="מנוע סמנטי" w:date="2026-10-05T11:39:44Z">
        <w:r>
          <w:rPr>
            <w:rtl/>
          </w:rPr>
          <w:t xml:space="preserve">במחלוקת</w:t>
        </w:r>
      </w:ins>
      <w:del w:id="90612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</w:t>
      </w:r>
      <w:ins w:id="93030" w:author="עורך - פרקים א-ב" w:date="2026-10-05T11:51:54Z">
        <w:r>
          <w:rPr>
            <w:rtl/>
          </w:rPr>
          <w:t xml:space="preserve">חנניה</w:t>
        </w:r>
      </w:ins>
      <w:del w:id="93031" w:author="עורך - פרקים א-ב" w:date="2026-10-05T11:51:54Z">
        <w:r>
          <w:rPr>
            <w:rtl/>
          </w:rPr>
          <w:delText xml:space="preserve">דחנניה</w:delText>
        </w:r>
      </w:del>
      <w:r>
        <w:rPr>
          <w:rtl/>
        </w:rPr>
        <w:t xml:space="preserve">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ins w:id="93050" w:author="עורך - פרקים א-ב" w:date="2026-10-05T11:51:54Z">
        <w:r>
          <w:rPr>
            <w:rtl/>
          </w:rPr>
          <w:t xml:space="preserve">לך</w:t>
        </w:r>
      </w:ins>
      <w:del w:id="93051" w:author="עורך - פרקים א-ב" w:date="2026-10-05T11:51:54Z">
        <w:r>
          <w:rPr>
            <w:rtl/>
          </w:rPr>
          <w:delText xml:space="preserve">זיל</w:delText>
        </w:r>
      </w:del>
      <w:r>
        <w:rPr>
          <w:rtl/>
        </w:rPr>
        <w:t xml:space="preserve"> </w:t>
      </w:r>
      <w:ins w:id="93048" w:author="עורך - פרקים א-ב" w:date="2026-10-05T11:51:54Z">
        <w:r>
          <w:rPr>
            <w:rtl/>
          </w:rPr>
          <w:t xml:space="preserve">אחר</w:t>
        </w:r>
      </w:ins>
      <w:del w:id="93049" w:author="עורך - פרקים א-ב" w:date="2026-10-05T11:51:54Z">
        <w:r>
          <w:rPr>
            <w:rtl/>
          </w:rPr>
          <w:delText xml:space="preserve">בתר</w:delText>
        </w:r>
      </w:del>
      <w:r>
        <w:rPr>
          <w:rtl/>
        </w:rPr>
        <w:t xml:space="preserve"> </w:t>
      </w:r>
      <w:ins w:id="90615" w:author="מנוע סמנטי" w:date="2026-10-05T11:39:44Z">
        <w:r>
          <w:rPr>
            <w:rtl/>
          </w:rPr>
          <w:t xml:space="preserve">אמו</w:t>
        </w:r>
      </w:ins>
      <w:del w:id="90616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</w:t>
      </w:r>
      <w:ins w:id="93046" w:author="עורך - פרקים א-ב" w:date="2026-10-05T11:51:54Z">
        <w:r>
          <w:rPr>
            <w:rtl/>
          </w:rPr>
          <w:t xml:space="preserve">והאחר</w:t>
        </w:r>
      </w:ins>
      <w:del w:id="93047" w:author="עורך - פרקים א-ב" w:date="2026-10-05T11:51:54Z">
        <w:r>
          <w:rPr>
            <w:rtl/>
          </w:rPr>
          <w:delText xml:space="preserve">ומר</w:delText>
        </w:r>
      </w:del>
      <w:r>
        <w:rPr>
          <w:rtl/>
        </w:rPr>
        <w:t xml:space="preserve"> </w:t>
      </w:r>
      <w:ins w:id="93044" w:author="עורך - פרקים א-ב" w:date="2026-10-05T11:51:54Z">
        <w:r>
          <w:rPr>
            <w:rtl/>
          </w:rPr>
          <w:t xml:space="preserve">סובר:</w:t>
        </w:r>
      </w:ins>
      <w:del w:id="93045" w:author="עורך - פרקים א-ב" w:date="2026-10-05T11:51:54Z">
        <w:r>
          <w:rPr>
            <w:rtl/>
          </w:rPr>
          <w:delText xml:space="preserve">סבר:</w:delText>
        </w:r>
      </w:del>
      <w:r>
        <w:rPr>
          <w:rtl/>
        </w:rPr>
        <w:t xml:space="preserve"> </w:t>
      </w:r>
      <w:ins w:id="93042" w:author="עורך - פרקים א-ב" w:date="2026-10-05T11:51:54Z">
        <w:r>
          <w:rPr>
            <w:rtl/>
          </w:rPr>
          <w:t xml:space="preserve">לך</w:t>
        </w:r>
      </w:ins>
      <w:del w:id="93043" w:author="עורך - פרקים א-ב" w:date="2026-10-05T11:51:54Z">
        <w:r>
          <w:rPr>
            <w:rtl/>
          </w:rPr>
          <w:delText xml:space="preserve">זיל</w:delText>
        </w:r>
      </w:del>
      <w:r>
        <w:rPr>
          <w:rtl/>
        </w:rPr>
        <w:t xml:space="preserve"> </w:t>
      </w:r>
      <w:ins w:id="93040" w:author="עורך - פרקים א-ב" w:date="2026-10-05T11:51:54Z">
        <w:r>
          <w:rPr>
            <w:rtl/>
          </w:rPr>
          <w:t xml:space="preserve">אחר</w:t>
        </w:r>
      </w:ins>
      <w:del w:id="93041" w:author="עורך - פרקים א-ב" w:date="2026-10-05T11:51:54Z">
        <w:r>
          <w:rPr>
            <w:rtl/>
          </w:rPr>
          <w:delText xml:space="preserve">בתר</w:delText>
        </w:r>
      </w:del>
      <w:r>
        <w:rPr>
          <w:rtl/>
        </w:rPr>
        <w:t xml:space="preserve"> </w:t>
      </w:r>
      <w:ins w:id="90613" w:author="מנוע סמנטי" w:date="2026-10-05T11:39:44Z">
        <w:ins w:id="93038" w:author="עורך - פרקים א-ב" w:date="2026-10-05T11:51:54Z">
          <w:r>
            <w:rPr>
              <w:rtl/>
            </w:rPr>
            <w:t xml:space="preserve">אם</w:t>
          </w:r>
        </w:ins>
        <w:del w:id="93039" w:author="עורך - פרקים א-ב" w:date="2026-10-05T11:51:54Z">
          <w:r>
            <w:rPr>
              <w:rtl/>
            </w:rPr>
            <w:delText xml:space="preserve">אמו</w:delText>
          </w:r>
        </w:del>
      </w:ins>
      <w:del w:id="9061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</w:t>
      </w:r>
      <w:ins w:id="93036" w:author="עורך - פרקים א-ב" w:date="2026-10-05T11:51:54Z">
        <w:r>
          <w:rPr>
            <w:rtl/>
          </w:rPr>
          <w:t xml:space="preserve">אמו,</w:t>
        </w:r>
      </w:ins>
      <w:del w:id="93037" w:author="עורך - פרקים א-ב" w:date="2026-10-05T11:51:54Z">
        <w:r>
          <w:rPr>
            <w:rtl/>
          </w:rPr>
          <w:delText xml:space="preserve">דאימיה,</w:delText>
        </w:r>
      </w:del>
      <w:r>
        <w:rPr>
          <w:rtl/>
        </w:rPr>
        <w:t xml:space="preserve">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</w:t>
      </w:r>
      <w:ins w:id="93056" w:author="עורך - פרקים א-ב" w:date="2026-10-05T11:51:54Z">
        <w:r>
          <w:rPr>
            <w:rtl/>
          </w:rPr>
          <w:t xml:space="preserve">ומי הם</w:t>
        </w:r>
      </w:ins>
      <w:del w:id="93057" w:author="עורך - פרקים א-ב" w:date="2026-10-05T11:51:54Z">
        <w:r>
          <w:rPr>
            <w:rtl/>
          </w:rPr>
          <w:delText xml:space="preserve">ומאן</w:delText>
        </w:r>
      </w:del>
      <w:r>
        <w:rPr>
          <w:rtl/>
        </w:rPr>
        <w:t xml:space="preserve">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</w:t>
      </w:r>
      <w:ins w:id="93054" w:author="עורך - פרקים א-ב" w:date="2026-10-05T11:51:54Z">
        <w:r>
          <w:rPr>
            <w:rtl/>
          </w:rPr>
          <w:t xml:space="preserve">שאמר:</w:t>
        </w:r>
      </w:ins>
      <w:del w:id="93055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עד שיהא ראשו ורובו דומה </w:t>
      </w:r>
      <w:ins w:id="93052" w:author="עורך - פרקים א-ב" w:date="2026-10-05T11:51:54Z">
        <w:r>
          <w:rPr>
            <w:rtl/>
          </w:rPr>
          <w:t xml:space="preserve">לאמו.</w:t>
        </w:r>
      </w:ins>
      <w:del w:id="93053" w:author="עורך - פרקים א-ב" w:date="2026-10-05T11:51:54Z">
        <w:r>
          <w:rPr>
            <w:rtl/>
          </w:rPr>
          <w:delText xml:space="preserve">לאמו: </w:delText>
        </w:r>
      </w:del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ins w:id="93058" w:author="עורך - פרקים א-ב" w:date="2026-10-05T11:51:54Z">
          <w:r>
            <w:rPr>
              <w:rtl/>
            </w:rPr>
            <w:t xml:space="preserve">שצריך</w:t>
          </w:r>
        </w:ins>
        <w:del w:id="93059" w:author="עורך - פרקים א-ב" w:date="2026-10-05T11:51:54Z">
          <w:r>
            <w:rPr>
              <w:rtl/>
            </w:rPr>
            <w:delText xml:space="preserve">דצריך</w:delText>
          </w:r>
        </w:del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03" w:author="מנוע סמנטי" w:date="2026-10-05T11:39:44Z">
        <w:r>
          <w:rPr>
            <w:rStyle w:val="afffff0"/>
            <w:rtl/>
          </w:rPr>
          <w:t xml:space="preserve">אֶחָד</w:t>
        </w:r>
      </w:ins>
      <w:del w:id="90204" w:author="מנוע סמנטי" w:date="2026-10-05T11:39:44Z">
        <w:r w:rsidR="00F63065">
          <w:rPr>
            <w:rtl/>
          </w:rPr>
          <w:delText xml:space="preserve">אחד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>
      <w:pPr>
        <w:pStyle w:val="38"/>
        <w:rPr>
          <w:ins w:id="93495" w:author="עורך - פרקים א-ב" w:date="2026-10-05T11:51:54Z"/>
        </w:rPr>
      </w:pPr>
      <w:ins w:id="93355" w:author="מנוע מכני" w:date="2026-10-05T11:32:12Z">
        <w:r>
          <w:t xml:space="preserve">ולא</w:t>
        </w:r>
      </w:ins>
      <w:del w:id="93356" w:author="מנוע מכני" w:date="2026-10-05T11:32:12Z">
        <w:r>
          <w:delText xml:space="preserve">ו</w:delText>
        </w:r>
        <w:r w:rsidR="00A20C2E">
          <w:delText xml:space="preserve">לאו</w:delText>
        </w:r>
      </w:del>
      <w:r w:rsidR="00A20C2E">
        <w:t xml:space="preserve"> </w:t>
      </w:r>
      <w:ins w:id="93353" w:author="מנוע מכני" w:date="2026-10-05T11:32:12Z">
        <w:r>
          <w:t xml:space="preserve">מכאן</w:t>
        </w:r>
      </w:ins>
      <w:del w:id="93354" w:author="מנוע מכני" w:date="2026-10-05T11:32:12Z">
        <w:r w:rsidR="00A20C2E">
          <w:delText xml:space="preserve">מהכא</w:delText>
        </w:r>
      </w:del>
      <w:r w:rsidR="00A20C2E">
        <w:t xml:space="preserve"> אלא </w:t>
      </w:r>
      <w:ins w:id="93351" w:author="מנוע מכני" w:date="2026-10-05T11:32:12Z">
        <w:r>
          <w:t xml:space="preserve">משם</w:t>
        </w:r>
      </w:ins>
    </w:p>
    <w:p w14:paraId="4302D072" w14:textId="77777777" w:rsidR="00A20C2E" w:rsidRDefault="00F63065" w:rsidP="00A20C2E">
      <w:pPr>
        <w:rPr>
          <w:rtl/>
        </w:rPr>
      </w:pPr>
      <w:del w:id="93352" w:author="מנוע מכני" w:date="2026-10-05T11:32:12Z">
        <w:r>
          <w:rPr>
            <w:rtl/>
          </w:rPr>
          <w:delText xml:space="preserve">מהתם</w:delText>
        </w:r>
      </w:del>
      <w:del w:id="93496" w:author="עורך - פרקים א-ב" w:date="2026-10-05T11:51:54Z">
        <w:r>
          <w:rPr>
            <w:rtl/>
          </w:rPr>
          <w:delText xml:space="preserve"> </w:delText>
        </w:r>
      </w:del>
      <w:ins w:id="93060" w:author="עורך - פרקים א-ב" w:date="2026-10-05T11:51:54Z">
        <w:r>
          <w:rPr>
            <w:rtl/>
          </w:rPr>
          <w:t xml:space="preserve">נלמד:</w:t>
        </w:r>
      </w:ins>
      <w:del w:id="93061" w:author="עורך - פרקים א-ב" w:date="2026-10-05T11:51:54Z">
        <w:r>
          <w:rPr>
            <w:rtl/>
          </w:rPr>
          <w:delText xml:space="preserve">נפקא:</w:delText>
        </w:r>
      </w:del>
      <w:r>
        <w:rPr>
          <w:rtl/>
        </w:rPr>
        <w:t xml:space="preserve"> </w:t>
      </w:r>
      <w:r w:rsidR="00A20C2E">
        <w:rPr>
          <w:rFonts w:hint="cs"/>
          <w:rtl/>
        </w:rPr>
        <w:t>'</w:t>
      </w:r>
      <w:ins w:id="90207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208" w:author="מנוע סמנטי" w:date="2026-10-05T11:39:44Z">
        <w:r>
          <w:rPr>
            <w:rtl/>
          </w:rPr>
          <w:delText xml:space="preserve">שור או כשב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ins w:id="90205" w:author="מנוע סמנטי" w:date="2026-10-05T11:39:44Z">
        <w:r>
          <w:rPr>
            <w:rStyle w:val="afffff0"/>
            <w:rtl/>
          </w:rPr>
          <w:t xml:space="preserve">אוֹ עֵז</w:t>
        </w:r>
      </w:ins>
      <w:del w:id="90206" w:author="מנוע סמנטי" w:date="2026-10-05T11:39:44Z">
        <w:r>
          <w:rPr>
            <w:rtl/>
          </w:rPr>
          <w:delText xml:space="preserve">או עז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ins w:id="93076" w:author="עורך - פרקים א-ב" w:date="2026-10-05T11:51:54Z">
          <w:r>
            <w:rPr>
              <w:rtl/>
            </w:rPr>
            <w:t xml:space="preserve">שאם</w:t>
          </w:r>
        </w:ins>
        <w:del w:id="93077" w:author="עורך - פרקים א-ב" w:date="2026-10-05T11:51:54Z">
          <w:r>
            <w:rPr>
              <w:rtl/>
            </w:rPr>
            <w:delText xml:space="preserve">דאם</w:delText>
          </w:r>
        </w:del>
        <w:r>
          <w:rPr>
            <w:rtl/>
          </w:rPr>
          <w:t xml:space="preserve">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ins w:id="93074" w:author="עורך - פרקים א-ב" w:date="2026-10-05T11:51:54Z">
          <w:r>
            <w:rPr>
              <w:rtl/>
            </w:rPr>
            <w:t xml:space="preserve">משם,</w:t>
          </w:r>
        </w:ins>
        <w:del w:id="93075" w:author="עורך - פרקים א-ב" w:date="2026-10-05T11:51:54Z">
          <w:r>
            <w:rPr>
              <w:rtl/>
            </w:rPr>
            <w:delText xml:space="preserve">משם</w:delText>
          </w:r>
        </w:del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ins w:id="93072" w:author="עורך - פרקים א-ב" w:date="2026-10-05T11:51:54Z">
        <w:r>
          <w:rPr>
            <w:rtl/>
          </w:rPr>
          <w:t xml:space="preserve">הו"א:</w:t>
        </w:r>
      </w:ins>
      <w:del w:id="93073" w:author="עורך - פרקים א-ב" w:date="2026-10-05T11:51:54Z">
        <w:r>
          <w:rPr>
            <w:rtl/>
          </w:rPr>
          <w:delText xml:space="preserve">ה</w:delText>
        </w:r>
        <w:r>
          <w:rPr>
            <w:rtl/>
          </w:rPr>
          <w:delText xml:space="preserve">ו"א</w:delText>
        </w:r>
      </w:del>
      <w:ins w:id="90881" w:author="מנוע מכני" w:date="2026-10-05T11:32:12Z"/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070" w:author="עורך - פרקים א-ב" w:date="2026-10-05T11:51:54Z">
        <w:r>
          <w:rPr>
            <w:rtl/>
          </w:rPr>
          <w:t xml:space="preserve">שאינו</w:t>
        </w:r>
      </w:ins>
      <w:del w:id="93071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</w:t>
      </w:r>
      <w:ins w:id="93068" w:author="עורך - פרקים א-ב" w:date="2026-10-05T11:51:54Z">
        <w:r>
          <w:rPr>
            <w:rtl/>
          </w:rPr>
          <w:t xml:space="preserve">יורד</w:t>
        </w:r>
      </w:ins>
      <w:del w:id="93069" w:author="עורך - פרקים א-ב" w:date="2026-10-05T11:51:54Z">
        <w:r>
          <w:rPr>
            <w:rtl/>
          </w:rPr>
          <w:delText xml:space="preserve">נחת</w:delText>
        </w:r>
      </w:del>
      <w:r>
        <w:rPr>
          <w:rtl/>
        </w:rPr>
        <w:t xml:space="preserve"> </w:t>
      </w:r>
      <w:ins w:id="93066" w:author="עורך - פרקים א-ב" w:date="2026-10-05T11:51:54Z">
        <w:r>
          <w:rPr>
            <w:rtl/>
          </w:rPr>
          <w:t xml:space="preserve">לדורות,</w:t>
        </w:r>
      </w:ins>
      <w:del w:id="93067" w:author="עורך - פרקים א-ב" w:date="2026-10-05T11:51:54Z">
        <w:r>
          <w:rPr>
            <w:rtl/>
          </w:rPr>
          <w:delText xml:space="preserve">לדרי,</w:delText>
        </w:r>
      </w:del>
      <w:r>
        <w:rPr>
          <w:rtl/>
        </w:rPr>
        <w:t xml:space="preserve">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064" w:author="עורך - פרקים א-ב" w:date="2026-10-05T11:51:54Z">
        <w:r>
          <w:rPr>
            <w:rtl/>
          </w:rPr>
          <w:t xml:space="preserve">שיורד</w:t>
        </w:r>
      </w:ins>
      <w:del w:id="93065" w:author="עורך - פרקים א-ב" w:date="2026-10-05T11:51:54Z">
        <w:r>
          <w:rPr>
            <w:rtl/>
          </w:rPr>
          <w:delText xml:space="preserve">דנחת</w:delText>
        </w:r>
      </w:del>
      <w:r>
        <w:rPr>
          <w:rtl/>
        </w:rPr>
        <w:t xml:space="preserve"> - </w:t>
      </w:r>
      <w:ins w:id="93062" w:author="עורך - פרקים א-ב" w:date="2026-10-05T11:51:54Z">
        <w:r>
          <w:rPr>
            <w:rtl/>
          </w:rPr>
          <w:t xml:space="preserve">אומר</w:t>
        </w:r>
      </w:ins>
      <w:del w:id="93063" w:author="עורך - פרקים א-ב" w:date="2026-10-05T11:51:54Z">
        <w:r>
          <w:rPr>
            <w:rtl/>
          </w:rPr>
          <w:delText xml:space="preserve">אימא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ins w:id="93080" w:author="עורך - פרקים א-ב" w:date="2026-10-05T11:51:54Z">
          <w:r>
            <w:rPr>
              <w:rtl/>
            </w:rPr>
            <w:t xml:space="preserve">מכאן,</w:t>
          </w:r>
        </w:ins>
        <w:del w:id="93081" w:author="עורך - פרקים א-ב" w:date="2026-10-05T11:51:54Z">
          <w:r>
            <w:rPr>
              <w:rtl/>
            </w:rPr>
            <w:delText xml:space="preserve">מכאן</w:delText>
          </w:r>
        </w:del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ins w:id="93078" w:author="עורך - פרקים א-ב" w:date="2026-10-05T11:51:54Z">
        <w:r>
          <w:rPr>
            <w:rtl/>
          </w:rPr>
          <w:t xml:space="preserve">הו"א:</w:t>
        </w:r>
      </w:ins>
      <w:del w:id="93079" w:author="עורך - פרקים א-ב" w:date="2026-10-05T11:51:54Z">
        <w:r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ו"א</w:delText>
        </w:r>
      </w:del>
      <w:ins w:id="90883" w:author="מנוע מכני" w:date="2026-10-05T11:32:12Z"/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afffff8"/>
        <w:rPr>
          <w:ins w:id="93598" w:author="עורך - פרקים א-ב" w:date="2026-10-05T11:51:54Z"/>
        </w:rPr>
      </w:pPr>
      <w:ins w:id="93599" w:author="עורך - פרקים א-ב" w:date="2026-10-05T11:51:54Z">
        <w:r>
          <w:rPr>
            <w:color w:val="7B3F00"/>
          </w:rPr>
          <w:t xml:space="preserve">צמר הנדמה: כלאים, תכלת ונגעים</w:t>
        </w:r>
      </w:ins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ins w:id="90209" w:author="מנוע סמנטי" w:date="2026-10-05T11:39:44Z">
        <w:r>
          <w:rPr>
            <w:rStyle w:val="afffff0"/>
            <w:rtl/>
          </w:rPr>
          <w:t xml:space="preserve">לֹא תִלְבַּשׁ שַׁעַטְנֵז</w:t>
        </w:r>
      </w:ins>
      <w:del w:id="90210" w:author="מנוע סמנטי" w:date="2026-10-05T11:39:44Z">
        <w:r w:rsidR="00F63065">
          <w:rPr>
            <w:rtl/>
          </w:rPr>
          <w:delText xml:space="preserve">לא תלבש שעטנז</w:delText>
        </w:r>
      </w:del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ins w:id="90211" w:author="מנוע סמנטי" w:date="2026-10-05T11:39:44Z">
        <w:r>
          <w:rPr>
            <w:rStyle w:val="afffff0"/>
            <w:rtl/>
          </w:rPr>
          <w:t xml:space="preserve">לֹא תִלְבַּשׁ שַׁעַטְנֵז גְּדִילִים תַּעֲשֶׂה לָּךְ</w:t>
        </w:r>
      </w:ins>
      <w:del w:id="90212" w:author="מנוע סמנטי" w:date="2026-10-05T11:39:44Z">
        <w:r>
          <w:rPr>
            <w:rtl/>
          </w:rPr>
          <w:delText xml:space="preserve">לא תלבש שעטנז</w:delText>
        </w:r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גדילים תעשה לך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ins w:id="93082" w:author="עורך - פרקים א-ב" w:date="2026-10-05T11:51:54Z">
        <w:r>
          <w:rPr>
            <w:rFonts w:hint="cs"/>
            <w:rtl/>
          </w:rPr>
          <w:t xml:space="preserve">שנאמר זבח</w:t>
        </w:r>
      </w:ins>
      <w:del w:id="93083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זבח</w:delText>
        </w:r>
      </w:del>
      <w:r w:rsidR="00F63065">
        <w:rPr>
          <w:rtl/>
        </w:rPr>
        <w:t xml:space="preserve">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ins w:id="93092" w:author="עורך - פרקים א-ב" w:date="2026-10-05T11:51:54Z">
        <w:r>
          <w:rPr>
            <w:rStyle w:val="afffffe"/>
            <w:rtl/>
          </w:rPr>
          <w:t xml:space="preserve">שיח קוצני</w:t>
        </w:r>
        <w:r>
          <w:rPr>
            <w:rtl/>
          </w:rPr>
          <w:t xml:space="preserve"> </w:t>
        </w:r>
      </w:ins>
      <w:r>
        <w:rPr>
          <w:rtl/>
        </w:rPr>
        <w:t xml:space="preserve">ה"נ</w:t>
      </w:r>
      <w:r>
        <w:rPr>
          <w:rtl/>
        </w:rPr>
        <w:t xml:space="preserve"> </w:t>
      </w:r>
      <w:ins w:id="90617" w:author="מנוע סמנטי" w:date="2026-10-05T11:39:44Z">
        <w:r>
          <w:rPr>
            <w:rtl/>
          </w:rPr>
          <w:t xml:space="preserve">שישתנה</w:t>
        </w:r>
      </w:ins>
      <w:del w:id="90618" w:author="מנוע סמנטי" w:date="2026-10-05T11:39:44Z">
        <w:r>
          <w:rPr>
            <w:rtl/>
          </w:rPr>
          <w:delText xml:space="preserve">דלישתני</w:delText>
        </w:r>
      </w:del>
      <w:r>
        <w:rPr>
          <w:rtl/>
        </w:rPr>
        <w:t xml:space="preserve">? </w:t>
      </w:r>
      <w:r>
        <w:rPr>
          <w:rtl/>
        </w:rPr>
        <w:t xml:space="preserve">א"כ</w:t>
      </w:r>
      <w:r>
        <w:rPr>
          <w:rtl/>
        </w:rPr>
        <w:t xml:space="preserve"> </w:t>
      </w:r>
      <w:ins w:id="93090" w:author="עורך - פרקים א-ב" w:date="2026-10-05T11:51:54Z">
        <w:r>
          <w:rPr>
            <w:rtl/>
          </w:rPr>
          <w:t xml:space="preserve">אינך</w:t>
        </w:r>
      </w:ins>
      <w:del w:id="93091" w:author="עורך - פרקים א-ב" w:date="2026-10-05T11:51:54Z">
        <w:r>
          <w:rPr>
            <w:rtl/>
          </w:rPr>
          <w:delText xml:space="preserve">לא</w:delText>
        </w:r>
      </w:del>
      <w:r>
        <w:rPr>
          <w:rtl/>
        </w:rPr>
        <w:t xml:space="preserve"> </w:t>
      </w:r>
      <w:ins w:id="93088" w:author="עורך - פרקים א-ב" w:date="2026-10-05T11:51:54Z">
        <w:r>
          <w:rPr>
            <w:rtl/>
          </w:rPr>
          <w:t xml:space="preserve">יכול</w:t>
        </w:r>
      </w:ins>
      <w:del w:id="93089" w:author="עורך - פרקים א-ב" w:date="2026-10-05T11:51:54Z">
        <w:r>
          <w:rPr>
            <w:rtl/>
          </w:rPr>
          <w:delText xml:space="preserve">מצית</w:delText>
        </w:r>
      </w:del>
      <w:r>
        <w:rPr>
          <w:rtl/>
        </w:rPr>
        <w:t xml:space="preserve"> </w:t>
      </w:r>
      <w:ins w:id="93086" w:author="עורך - פרקים א-ב" w:date="2026-10-05T11:51:54Z">
        <w:r>
          <w:rPr>
            <w:rtl/>
          </w:rPr>
          <w:t xml:space="preserve">לומר</w:t>
        </w:r>
      </w:ins>
      <w:del w:id="93087" w:author="עורך - פרקים א-ב" w:date="2026-10-05T11:51:54Z">
        <w:r>
          <w:rPr>
            <w:rtl/>
          </w:rPr>
          <w:delText xml:space="preserve">אמרת</w:delText>
        </w:r>
      </w:del>
      <w:r>
        <w:rPr>
          <w:rtl/>
        </w:rPr>
        <w:t xml:space="preserve">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3084" w:author="עורך - פרקים א-ב" w:date="2026-10-05T11:51:54Z">
        <w:r>
          <w:rPr>
            <w:rtl/>
          </w:rPr>
          <w:t xml:space="preserve">משתנה!</w:t>
        </w:r>
      </w:ins>
      <w:del w:id="93085" w:author="עורך - פרקים א-ב" w:date="2026-10-05T11:51:54Z">
        <w:r>
          <w:rPr>
            <w:rtl/>
          </w:rPr>
          <w:delText xml:space="preserve">משתני!</w:delText>
        </w:r>
      </w:del>
      <w:r>
        <w:rPr>
          <w:rtl/>
        </w:rPr>
        <w:t xml:space="preserve">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600" w:author="עורך - פרקים א-ב" w:date="2026-10-05T11:51:54Z"/>
        </w:rPr>
      </w:pPr>
      <w:ins w:id="93601" w:author="עורך - פרקים א-ב" w:date="2026-10-05T11:51:54Z">
        <w:r>
          <w:rPr>
            <w:color w:val="7B3F00"/>
          </w:rPr>
          <w:t xml:space="preserve">צמצום בידי אדם לדעת חכמים</w:t>
        </w:r>
      </w:ins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</w:t>
      </w:r>
      <w:ins w:id="93097" w:author="עורך - פרקים א-ב" w:date="2026-10-05T11:51:54Z">
        <w:r>
          <w:rPr>
            <w:rFonts w:hint="cs"/>
            <w:rtl/>
          </w:rPr>
          <w:t xml:space="preserve">שמענו</w:t>
        </w:r>
      </w:ins>
      <w:del w:id="93098" w:author="עורך - פרקים א-ב" w:date="2026-10-05T11:51:54Z">
        <w:r w:rsidR="00F625F6">
          <w:rPr>
            <w:rFonts w:hint="cs"/>
            <w:rtl/>
          </w:rPr>
          <w:delText xml:space="preserve">שמעי'</w:delText>
        </w:r>
      </w:del>
      <w:r w:rsidR="00F625F6">
        <w:rPr>
          <w:rFonts w:hint="cs"/>
          <w:rtl/>
        </w:rPr>
        <w:t xml:space="preserve"> </w:t>
      </w:r>
      <w:ins w:id="93095" w:author="עורך - פרקים א-ב" w:date="2026-10-05T11:51:54Z">
        <w:r>
          <w:rPr>
            <w:rFonts w:hint="cs"/>
            <w:rtl/>
          </w:rPr>
          <w:t xml:space="preserve">שאפשר</w:t>
        </w:r>
      </w:ins>
      <w:del w:id="93096" w:author="עורך - פרקים א-ב" w:date="2026-10-05T11:51:54Z">
        <w:r w:rsidR="00F625F6">
          <w:rPr>
            <w:rFonts w:hint="cs"/>
            <w:rtl/>
          </w:rPr>
          <w:delText xml:space="preserve">דאפשר</w:delText>
        </w:r>
      </w:del>
      <w:r w:rsidR="00F625F6">
        <w:rPr>
          <w:rFonts w:hint="cs"/>
          <w:rtl/>
        </w:rPr>
        <w:t xml:space="preserve"> לצמצם בידי </w:t>
      </w:r>
      <w:ins w:id="93093" w:author="עורך - פרקים א-ב" w:date="2026-10-05T11:51:54Z">
        <w:r>
          <w:rPr>
            <w:rFonts w:hint="cs"/>
            <w:rtl/>
          </w:rPr>
          <w:t xml:space="preserve">שמים,</w:t>
        </w:r>
      </w:ins>
      <w:del w:id="93094" w:author="עורך - פרקים א-ב" w:date="2026-10-05T11:51:54Z">
        <w:r w:rsidR="00F625F6">
          <w:rPr>
            <w:rFonts w:hint="cs"/>
            <w:rtl/>
          </w:rPr>
          <w:delText xml:space="preserve">שמים</w:delText>
        </w:r>
      </w:del>
      <w:r w:rsidR="00F625F6">
        <w:rPr>
          <w:rFonts w:hint="cs"/>
          <w:rtl/>
        </w:rPr>
        <w:t xml:space="preserve">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ins w:id="93102" w:author="עורך - פרקים א-ב" w:date="2026-10-05T11:51:54Z">
        <w:r>
          <w:rPr>
            <w:rFonts w:hint="cs"/>
            <w:b/>
            <w:bCs/>
            <w:rtl/>
          </w:rPr>
          <w:t xml:space="preserve">ולרבנן,</w:t>
        </w:r>
      </w:ins>
      <w:del w:id="93103" w:author="עורך - פרקים א-ב" w:date="2026-10-05T11:51:54Z">
        <w:r w:rsidR="00F625F6" w:rsidRPr="004D530B">
          <w:rPr>
            <w:rFonts w:hint="cs"/>
            <w:b/>
            <w:bCs/>
            <w:rtl/>
          </w:rPr>
          <w:delText xml:space="preserve">ולרבנן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3100" w:author="עורך - פרקים א-ב" w:date="2026-10-05T11:51:54Z">
        <w:r>
          <w:rPr>
            <w:rFonts w:hint="cs"/>
            <w:b/>
            <w:bCs/>
            <w:rtl/>
          </w:rPr>
          <w:t xml:space="preserve">שבידי"ש</w:t>
        </w:r>
      </w:ins>
      <w:del w:id="93101" w:author="עורך - פרקים א-ב" w:date="2026-10-05T11:51:54Z">
        <w:r w:rsidR="00F625F6" w:rsidRPr="004D530B">
          <w:rPr>
            <w:rFonts w:hint="cs"/>
            <w:b/>
            <w:bCs/>
            <w:rtl/>
          </w:rPr>
          <w:delText xml:space="preserve">דביד</w:delText>
        </w:r>
        <w:r>
          <w:rPr>
            <w:rFonts w:hint="cs"/>
            <w:b/>
            <w:bCs/>
            <w:rtl/>
          </w:rPr>
          <w:delText xml:space="preserve">י"ש</w:delText>
        </w:r>
      </w:del>
      <w:ins w:id="90899" w:author="מנוע מכני" w:date="2026-10-05T11:32:12Z"/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</w:t>
      </w:r>
      <w:ins w:id="93099" w:author="עורך - פרקים א-ב" w:date="2026-10-05T11:51:54Z">
        <w:r>
          <w:rPr>
            <w:rFonts w:hint="cs"/>
            <w:b/>
            <w:bCs/>
            <w:rtl/>
          </w:rPr>
          <w:t xml:space="preserve"> -</w:t>
        </w:r>
      </w:ins>
      <w:r w:rsidR="00F625F6" w:rsidRPr="004D530B">
        <w:rPr>
          <w:rFonts w:hint="cs"/>
          <w:b/>
          <w:bCs/>
          <w:rtl/>
        </w:rPr>
        <w:t xml:space="preserve">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ins w:id="93116" w:author="עורך - פרקים א-ב" w:date="2026-10-05T11:51:54Z">
        <w:r>
          <w:rPr>
            <w:rFonts w:hint="cs"/>
            <w:rtl/>
          </w:rPr>
          <w:t xml:space="preserve">שחוט</w:t>
        </w:r>
      </w:ins>
      <w:del w:id="93117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חוט</w:delText>
        </w:r>
      </w:del>
      <w:r w:rsidR="00F63065">
        <w:rPr>
          <w:rtl/>
        </w:rPr>
        <w:t xml:space="preserve"> של סיקרא חוגרו באמצע להבדיל בין דמים העליונים ובין דמים </w:t>
      </w:r>
      <w:ins w:id="93114" w:author="עורך - פרקים א-ב" w:date="2026-10-05T11:51:54Z">
        <w:r>
          <w:rPr>
            <w:rtl/>
          </w:rPr>
          <w:t xml:space="preserve">התחתונים -</w:t>
        </w:r>
      </w:ins>
      <w:del w:id="93115" w:author="עורך - פרקים א-ב" w:date="2026-10-05T11:51:54Z">
        <w:r w:rsidR="00F63065">
          <w:rPr>
            <w:rtl/>
          </w:rPr>
          <w:delText xml:space="preserve">התחתונים,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3112" w:author="עורך - פרקים א-ב" w:date="2026-10-05T11:51:54Z">
        <w:r>
          <w:rPr>
            <w:rFonts w:hint="cs"/>
            <w:rtl/>
          </w:rPr>
          <w:t xml:space="preserve">אומרים</w:t>
        </w:r>
      </w:ins>
      <w:del w:id="93113" w:author="עורך - פרקים א-ב" w:date="2026-10-05T11:51:54Z">
        <w:r>
          <w:rPr>
            <w:rFonts w:hint="cs"/>
            <w:rtl/>
          </w:rPr>
          <w:delText xml:space="preserve">אמרי'</w:delText>
        </w:r>
      </w:del>
      <w:r>
        <w:rPr>
          <w:rFonts w:hint="cs"/>
          <w:rtl/>
        </w:rPr>
        <w:t xml:space="preserve"> </w:t>
      </w:r>
      <w:ins w:id="93110" w:author="עורך - פרקים א-ב" w:date="2026-10-05T11:51:54Z">
        <w:r>
          <w:rPr>
            <w:rFonts w:hint="cs"/>
            <w:rtl/>
          </w:rPr>
          <w:t xml:space="preserve">שא"א</w:t>
        </w:r>
      </w:ins>
      <w:del w:id="93111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א"א</w:delText>
        </w:r>
      </w:del>
      <w:ins w:id="90903" w:author="מנוע מכני" w:date="2026-10-05T11:32:12Z"/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3108" w:author="עורך - פרקים א-ב" w:date="2026-10-05T11:51:54Z">
        <w:r>
          <w:rPr>
            <w:rFonts w:hint="cs"/>
            <w:rtl/>
          </w:rPr>
          <w:t xml:space="preserve">כאן,</w:t>
        </w:r>
      </w:ins>
      <w:del w:id="93109" w:author="עורך - פרקים א-ב" w:date="2026-10-05T11:51:54Z">
        <w:r>
          <w:rPr>
            <w:rFonts w:hint="cs"/>
            <w:rtl/>
          </w:rPr>
          <w:delText xml:space="preserve">בכאן</w:delText>
        </w:r>
      </w:del>
      <w:r>
        <w:rPr>
          <w:rFonts w:hint="cs"/>
          <w:rtl/>
        </w:rPr>
        <w:t xml:space="preserve"> </w:t>
      </w:r>
      <w:ins w:id="93106" w:author="עורך - פרקים א-ב" w:date="2026-10-05T11:51:54Z">
        <w:r>
          <w:rPr>
            <w:rFonts w:hint="cs"/>
            <w:rtl/>
          </w:rPr>
          <w:t xml:space="preserve">שיש</w:t>
        </w:r>
      </w:ins>
      <w:del w:id="93107" w:author="עורך - פרקים א-ב" w:date="2026-10-05T11:51:54Z">
        <w:r>
          <w:rPr>
            <w:rFonts w:hint="cs"/>
            <w:rtl/>
          </w:rPr>
          <w:delText xml:space="preserve">דיש</w:delText>
        </w:r>
      </w:del>
      <w:r>
        <w:rPr>
          <w:rFonts w:hint="cs"/>
          <w:rtl/>
        </w:rPr>
        <w:t xml:space="preserve"> מעט רווח </w:t>
      </w:r>
      <w:ins w:id="93104" w:author="עורך - פרקים א-ב" w:date="2026-10-05T11:51:54Z">
        <w:r>
          <w:rPr>
            <w:rFonts w:hint="cs"/>
            <w:rtl/>
          </w:rPr>
          <w:t xml:space="preserve">מהצדדים.</w:t>
        </w:r>
      </w:ins>
      <w:del w:id="93105" w:author="עורך - פרקים א-ב" w:date="2026-10-05T11:51:54Z">
        <w:r>
          <w:rPr>
            <w:rFonts w:hint="cs"/>
            <w:rtl/>
          </w:rPr>
          <w:delText xml:space="preserve">מהצדדים </w:delText>
        </w:r>
      </w:del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ins w:id="93134" w:author="עורך - פרקים א-ב" w:date="2026-10-05T11:51:54Z">
        <w:r>
          <w:rPr>
            <w:rFonts w:hint="cs"/>
            <w:rtl/>
          </w:rPr>
          <w:t xml:space="preserve">שמדת</w:t>
        </w:r>
      </w:ins>
      <w:del w:id="93135" w:author="עורך - פרקים א-ב" w:date="2026-10-05T11:51:54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מדת</w:delText>
        </w:r>
      </w:del>
      <w:r w:rsidR="00F63065">
        <w:rPr>
          <w:rtl/>
        </w:rPr>
        <w:t xml:space="preserve"> </w:t>
      </w:r>
      <w:ins w:id="93132" w:author="עורך - פרקים א-ב" w:date="2026-10-05T11:51:54Z">
        <w:r>
          <w:rPr>
            <w:rtl/>
          </w:rPr>
          <w:t xml:space="preserve">כלים</w:t>
        </w:r>
      </w:ins>
      <w:del w:id="93133" w:author="עורך - פרקים א-ב" w:date="2026-10-05T11:51:54Z">
        <w:r w:rsidR="00F63065">
          <w:rPr>
            <w:rtl/>
          </w:rPr>
          <w:delText xml:space="preserve">כלים,</w:delText>
        </w:r>
      </w:del>
      <w:r w:rsidR="00F63065">
        <w:rPr>
          <w:rtl/>
        </w:rPr>
        <w:t xml:space="preserve"> </w:t>
      </w:r>
      <w:ins w:id="93130" w:author="עורך - פרקים א-ב" w:date="2026-10-05T11:51:54Z">
        <w:r>
          <w:rPr>
            <w:rtl/>
          </w:rPr>
          <w:t xml:space="preserve">ומדת</w:t>
        </w:r>
      </w:ins>
      <w:del w:id="93131" w:author="עורך - פרקים א-ב" w:date="2026-10-05T11:51:54Z">
        <w:r w:rsidR="00F63065">
          <w:rPr>
            <w:rtl/>
          </w:rPr>
          <w:delText xml:space="preserve">ממדת</w:delText>
        </w:r>
      </w:del>
      <w:r w:rsidR="00F63065">
        <w:rPr>
          <w:rtl/>
        </w:rPr>
        <w:t xml:space="preserve"> </w:t>
      </w:r>
      <w:ins w:id="93128" w:author="עורך - פרקים א-ב" w:date="2026-10-05T11:51:54Z">
        <w:r>
          <w:rPr>
            <w:rtl/>
          </w:rPr>
          <w:t xml:space="preserve">מזבח</w:t>
        </w:r>
      </w:ins>
      <w:del w:id="93129" w:author="עורך - פרקים א-ב" w:date="2026-10-05T11:51:54Z">
        <w:r w:rsidR="00F63065">
          <w:rPr>
            <w:rtl/>
          </w:rPr>
          <w:delText xml:space="preserve">מזבח</w:delText>
        </w:r>
        <w:r>
          <w:rPr>
            <w:rtl/>
          </w:rPr>
          <w:delText xml:space="preserve">,</w:delText>
        </w:r>
      </w:del>
      <w:ins w:id="96195" w:author="מנוע מכני" w:date="2026-10-05T11:32:12Z"/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ins w:id="93126" w:author="עורך - פרקים א-ב" w:date="2026-10-05T11:51:54Z">
          <w:r>
            <w:rPr>
              <w:rtl/>
            </w:rPr>
            <w:t xml:space="preserve">שם,</w:t>
          </w:r>
        </w:ins>
        <w:del w:id="93127" w:author="עורך - פרקים א-ב" w:date="2026-10-05T11:51:54Z">
          <w:r>
            <w:rPr>
              <w:rtl/>
            </w:rPr>
            <w:delText xml:space="preserve">שם</w:delText>
          </w:r>
        </w:del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ins w:id="93124" w:author="עורך - פרקים א-ב" w:date="2026-10-05T11:51:54Z">
          <w:r>
            <w:rPr>
              <w:rtl/>
            </w:rPr>
            <w:t xml:space="preserve">שהתורה</w:t>
          </w:r>
        </w:ins>
        <w:del w:id="93125" w:author="עורך - פרקים א-ב" w:date="2026-10-05T11:51:54Z">
          <w:r>
            <w:rPr>
              <w:rtl/>
            </w:rPr>
            <w:delText xml:space="preserve">דהתורה</w:delText>
          </w:r>
        </w:del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ins w:id="93122" w:author="עורך - פרקים א-ב" w:date="2026-10-05T11:51:54Z">
        <w:r>
          <w:rPr>
            <w:rtl/>
          </w:rPr>
          <w:t xml:space="preserve">אמרה</w:t>
        </w:r>
      </w:ins>
      <w:del w:id="93123" w:author="עורך - פרקים א-ב" w:date="2026-10-05T11:51:54Z">
        <w:r w:rsidR="00F63065">
          <w:rPr>
            <w:rtl/>
          </w:rPr>
          <w:delText xml:space="preserve">אמר</w:delText>
        </w:r>
      </w:del>
      <w:r w:rsidR="00F63065">
        <w:rPr>
          <w:rtl/>
        </w:rPr>
        <w:t xml:space="preserve"> </w:t>
      </w:r>
      <w:ins w:id="93120" w:author="עורך - פרקים א-ב" w:date="2026-10-05T11:51:54Z">
        <w:r>
          <w:rPr>
            <w:rFonts w:hint="cs"/>
            <w:rtl/>
          </w:rPr>
          <w:t xml:space="preserve">'עשה',</w:t>
        </w:r>
      </w:ins>
      <w:del w:id="93121" w:author="עורך - פרקים א-ב" w:date="2026-10-05T11:51:54Z"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עביד</w:delText>
        </w:r>
        <w:r>
          <w:rPr>
            <w:rFonts w:hint="cs"/>
            <w:rtl/>
          </w:rPr>
          <w:delText xml:space="preserve">'</w:delText>
        </w:r>
      </w:del>
      <w:r w:rsidR="00F63065">
        <w:rPr>
          <w:rtl/>
        </w:rPr>
        <w:t xml:space="preserve"> ובכל </w:t>
      </w:r>
      <w:r>
        <w:rPr>
          <w:rFonts w:hint="cs"/>
          <w:rtl/>
        </w:rPr>
        <w:t xml:space="preserve">דרך שתוכל </w:t>
      </w:r>
      <w:ins w:id="93118" w:author="עורך - פרקים א-ב" w:date="2026-10-05T11:51:54Z">
        <w:r>
          <w:rPr>
            <w:rStyle w:val="afffffe"/>
            <w:rFonts w:hint="cs"/>
            <w:rtl/>
          </w:rPr>
          <w:t xml:space="preserve">רצוי</w:t>
        </w:r>
        <w:r>
          <w:rPr>
            <w:rFonts w:hint="cs"/>
            <w:rtl/>
          </w:rPr>
          <w:t xml:space="preserve">, ש'הַכֹּל</w:t>
        </w:r>
      </w:ins>
      <w:del w:id="93119" w:author="עורך - פרקים א-ב" w:date="2026-10-05T11:51:54Z">
        <w:r>
          <w:rPr>
            <w:rFonts w:hint="cs"/>
            <w:rtl/>
          </w:rPr>
          <w:delText xml:space="preserve">ד'</w:delText>
        </w:r>
        <w:r>
          <w:rPr>
            <w:rStyle w:val="afffff0"/>
            <w:rtl/>
          </w:rPr>
          <w:delText xml:space="preserve">הַכֹּל</w:delText>
        </w:r>
      </w:del>
      <w:ins w:id="90213" w:author="מנוע סמנטי" w:date="2026-10-05T11:39:44Z">
        <w:r>
          <w:rPr>
            <w:rStyle w:val="afffff0"/>
            <w:rtl/>
          </w:rPr>
          <w:t xml:space="preserve"> בִּכְתָב מִיַּד ה</w:t>
        </w:r>
      </w:ins>
      <w:del w:id="90214" w:author="מנוע סמנטי" w:date="2026-10-05T11:39:44Z">
        <w:r w:rsidR="00F63065">
          <w:rPr>
            <w:rtl/>
          </w:rPr>
          <w:delText xml:space="preserve">הכל בכתב מיד ה</w:delText>
        </w:r>
      </w:del>
      <w:r w:rsidR="00F63065">
        <w:rPr>
          <w:rtl/>
        </w:rPr>
        <w:t xml:space="preserve">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3497" w:author="עורך - פרקים א-ב" w:date="2026-10-05T11:51:54Z"/>
        </w:rPr>
      </w:pPr>
      <w:r>
        <w:t xml:space="preserve">א</w:t>
      </w:r>
      <w:ins w:id="90905" w:author="מנוע מכני" w:date="2026-10-05T11:32:12Z">
        <w:r>
          <w:t xml:space="preserve">ר"ק</w:t>
        </w:r>
      </w:ins>
      <w:del w:id="90906" w:author="מנוע מכני" w:date="2026-10-05T11:32:12Z">
        <w:r>
          <w:delText xml:space="preserve">ר''ק</w:delText>
        </w:r>
      </w:del>
      <w:r w:rsidR="00F63065">
        <w:t xml:space="preserve"> ת"ש:</w:t>
      </w:r>
    </w:p>
    <w:p w14:paraId="027A6448" w14:textId="77777777" w:rsidR="004D530B" w:rsidRDefault="004D530B" w:rsidP="004D530B">
      <w:pPr>
        <w:rPr>
          <w:rtl/>
        </w:rPr>
      </w:pPr>
      <w:del w:id="93498" w:author="עורך - פרקים א-ב" w:date="2026-10-05T11:51:54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חלקו</w:t>
      </w:r>
      <w:ins w:id="93136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תנור</w:t>
        </w:r>
      </w:ins>
      <w:r w:rsidR="00F63065">
        <w:rPr>
          <w:rtl/>
        </w:rPr>
        <w:t xml:space="preserve">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ins w:id="93139" w:author="עורך - פרקים א-ב" w:date="2026-10-05T11:51:54Z">
        <w:r>
          <w:rPr>
            <w:rStyle w:val="2fb"/>
            <w:rFonts w:hint="cs"/>
            <w:b/>
            <w:bCs/>
            <w:rtl/>
          </w:rPr>
          <w:t xml:space="preserve">של</w:t>
        </w:r>
      </w:ins>
      <w:del w:id="93140" w:author="עורך - פרקים א-ב" w:date="2026-10-05T11:51:54Z">
        <w:r>
          <w:rPr>
            <w:rStyle w:val="2fb"/>
            <w:rFonts w:hint="cs"/>
            <w:b/>
            <w:bCs/>
            <w:rtl/>
          </w:rPr>
          <w:delText xml:space="preserve">ד</w:delText>
        </w:r>
        <w:r>
          <w:rPr>
            <w:rStyle w:val="2fb"/>
            <w:rFonts w:hint="cs"/>
            <w:b/>
            <w:bCs/>
            <w:rtl/>
          </w:rPr>
          <w:delText xml:space="preserve">ר"א</w:delText>
        </w:r>
      </w:del>
      <w:ins w:id="90909" w:author="מנוע מכני" w:date="2026-10-05T11:32:12Z"/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</w:t>
      </w:r>
      <w:ins w:id="93137" w:author="עורך - פרקים א-ב" w:date="2026-10-05T11:51:54Z">
        <w:r>
          <w:rPr>
            <w:rFonts w:hint="cs"/>
            <w:b/>
            <w:bCs/>
            <w:rtl/>
          </w:rPr>
          <w:t xml:space="preserve">ר"א: נמצא </w:t>
        </w:r>
        <w:r>
          <w:rPr>
            <w:rStyle w:val="afffffe"/>
            <w:rFonts w:hint="cs"/>
            <w:b/>
            <w:bCs/>
            <w:rtl/>
          </w:rPr>
          <w:t xml:space="preserve">חלל</w:t>
        </w:r>
      </w:ins>
      <w:del w:id="93138" w:author="עורך - פרקים א-ב" w:date="2026-10-05T11:51:54Z">
        <w:r>
          <w:rPr>
            <w:rFonts w:hint="cs"/>
            <w:b/>
            <w:bCs/>
            <w:rtl/>
          </w:rPr>
          <w:delText xml:space="preserve">ד</w:delText>
        </w:r>
        <w:r w:rsidR="00F63065">
          <w:rPr>
            <w:rtl/>
          </w:rPr>
          <w:delText xml:space="preserve">נמצא</w:delText>
        </w:r>
      </w:del>
      <w:r w:rsidR="00F63065">
        <w:rPr>
          <w:rtl/>
        </w:rPr>
        <w:t xml:space="preserve">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ins w:id="93147" w:author="עורך - פרקים א-ב" w:date="2026-10-05T11:51:54Z">
          <w:r>
            <w:rPr>
              <w:rtl/>
            </w:rPr>
            <w:t xml:space="preserve">שסבר</w:t>
          </w:r>
        </w:ins>
        <w:del w:id="93148" w:author="עורך - פרקים א-ב" w:date="2026-10-05T11:51:54Z">
          <w:r>
            <w:rPr>
              <w:rtl/>
            </w:rPr>
            <w:delText xml:space="preserve">דסבר</w:delText>
          </w:r>
        </w:del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ins w:id="93145" w:author="עורך - פרקים א-ב" w:date="2026-10-05T11:51:54Z">
        <w:r>
          <w:rPr>
            <w:rStyle w:val="2fb"/>
            <w:rFonts w:hint="cs"/>
            <w:rtl/>
          </w:rPr>
          <w:t xml:space="preserve">ר"א</w:t>
        </w:r>
      </w:ins>
      <w:del w:id="93146" w:author="עורך - פרקים א-ב" w:date="2026-10-05T11:51:54Z">
        <w:r w:rsidR="00FC2BF0"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ר"א</w:delText>
        </w:r>
      </w:del>
      <w:ins w:id="90911" w:author="מנוע מכני" w:date="2026-10-05T11:32:12Z"/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</w:t>
      </w:r>
      <w:ins w:id="93143" w:author="עורך - פרקים א-ב" w:date="2026-10-05T11:51:54Z">
        <w:r>
          <w:rPr>
            <w:rFonts w:hint="cs"/>
            <w:rtl/>
          </w:rPr>
          <w:t xml:space="preserve">שאפשר</w:t>
        </w:r>
      </w:ins>
      <w:del w:id="93144" w:author="עורך - פרקים א-ב" w:date="2026-10-05T11:51:54Z">
        <w:r w:rsidR="00FC2BF0">
          <w:rPr>
            <w:rFonts w:hint="cs"/>
            <w:rtl/>
          </w:rPr>
          <w:delText xml:space="preserve">דאפשר</w:delText>
        </w:r>
      </w:del>
      <w:r w:rsidR="00FC2BF0">
        <w:rPr>
          <w:rFonts w:hint="cs"/>
          <w:rtl/>
        </w:rPr>
        <w:t xml:space="preserve">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</w:t>
      </w:r>
      <w:ins w:id="93141" w:author="עורך - פרקים א-ב" w:date="2026-10-05T11:51:54Z">
        <w:r>
          <w:rPr>
            <w:rFonts w:hint="cs"/>
            <w:rtl/>
          </w:rPr>
          <w:t xml:space="preserve">אדם.</w:t>
        </w:r>
      </w:ins>
      <w:del w:id="93142" w:author="עורך - פרקים א-ב" w:date="2026-10-05T11:51:54Z">
        <w:r w:rsidR="00FC2BF0">
          <w:rPr>
            <w:rFonts w:hint="cs"/>
            <w:rtl/>
          </w:rPr>
          <w:delText xml:space="preserve">אדם</w:delText>
        </w:r>
      </w:del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</w:t>
      </w:r>
      <w:ins w:id="93149" w:author="עורך - פרקים א-ב" w:date="2026-10-05T11:51:54Z">
        <w:r>
          <w:rPr>
            <w:rtl/>
          </w:rPr>
          <w:t xml:space="preserve"> </w:t>
        </w:r>
        <w:r>
          <w:rPr>
            <w:rStyle w:val="afffffe"/>
            <w:rtl/>
          </w:rPr>
          <w:t xml:space="preserve">ההרוג</w:t>
        </w:r>
      </w:ins>
      <w:r>
        <w:rPr>
          <w:rtl/>
        </w:rPr>
        <w:t xml:space="preserve">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ins w:id="93152" w:author="עורך - פרקים א-ב" w:date="2026-10-05T11:51:54Z">
        <w:r>
          <w:rPr>
            <w:rFonts w:hint="cs"/>
            <w:rtl/>
          </w:rPr>
          <w:t xml:space="preserve">לצמצם,</w:t>
        </w:r>
      </w:ins>
      <w:del w:id="93153" w:author="עורך - פרקים א-ב" w:date="2026-10-05T11:51:54Z">
        <w:r>
          <w:rPr>
            <w:rFonts w:hint="cs"/>
            <w:rtl/>
          </w:rPr>
          <w:delText xml:space="preserve">לצמצם</w:delText>
        </w:r>
      </w:del>
      <w:r>
        <w:rPr>
          <w:rFonts w:hint="cs"/>
          <w:rtl/>
        </w:rPr>
        <w:t xml:space="preserve">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</w:t>
      </w:r>
      <w:ins w:id="93150" w:author="עורך - פרקים א-ב" w:date="2026-10-05T11:51:54Z">
        <w:r>
          <w:rPr>
            <w:rFonts w:hint="cs"/>
            <w:rtl/>
          </w:rPr>
          <w:t xml:space="preserve">עורפים?</w:t>
        </w:r>
      </w:ins>
      <w:del w:id="93151" w:author="עורך - פרקים א-ב" w:date="2026-10-05T11:51:54Z">
        <w:r>
          <w:rPr>
            <w:rFonts w:hint="cs"/>
            <w:rtl/>
          </w:rPr>
          <w:delText xml:space="preserve">עורפים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</w:t>
      </w:r>
      <w:ins w:id="93154" w:author="עורך - פרקים א-ב" w:date="2026-10-05T11:51:54Z">
        <w:r>
          <w:rPr>
            <w:rtl/>
          </w:rPr>
          <w:t xml:space="preserve">תנאים</w:t>
        </w:r>
      </w:ins>
      <w:del w:id="93155" w:author="עורך - פרקים א-ב" w:date="2026-10-05T11:51:54Z">
        <w:r>
          <w:rPr>
            <w:rtl/>
          </w:rPr>
          <w:delText xml:space="preserve">תנאי</w:delText>
        </w:r>
      </w:del>
      <w:r>
        <w:rPr>
          <w:rtl/>
        </w:rPr>
        <w:t xml:space="preserve">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ins w:id="93164" w:author="עורך - פרקים א-ב" w:date="2026-10-05T11:51:54Z">
        <w:r>
          <w:rPr>
            <w:rFonts w:hint="cs"/>
            <w:rtl/>
          </w:rPr>
          <w:t xml:space="preserve">דאם סוברים</w:t>
        </w:r>
      </w:ins>
      <w:del w:id="93165" w:author="עורך - פרקים א-ב" w:date="2026-10-05T11:51:54Z">
        <w:r>
          <w:rPr>
            <w:rFonts w:hint="cs"/>
            <w:rtl/>
          </w:rPr>
          <w:delText xml:space="preserve">דקסברי</w:delText>
        </w:r>
      </w:del>
      <w:r>
        <w:rPr>
          <w:rFonts w:hint="cs"/>
          <w:rtl/>
        </w:rPr>
        <w:t xml:space="preserve"> רבנן </w:t>
      </w:r>
      <w:r w:rsidR="00F63065">
        <w:rPr>
          <w:rtl/>
        </w:rPr>
        <w:t xml:space="preserve">דאפשר לצמצם, וקרובה ואפי' </w:t>
      </w:r>
      <w:ins w:id="93162" w:author="עורך - פרקים א-ב" w:date="2026-10-05T11:51:54Z">
        <w:r>
          <w:rPr>
            <w:rtl/>
          </w:rPr>
          <w:t xml:space="preserve">קרובות</w:t>
        </w:r>
      </w:ins>
      <w:del w:id="93163" w:author="עורך - פרקים א-ב" w:date="2026-10-05T11:51:54Z">
        <w:r w:rsidR="00F63065">
          <w:rPr>
            <w:rtl/>
          </w:rPr>
          <w:delText xml:space="preserve">קרובות,</w:delText>
        </w:r>
      </w:del>
      <w:r w:rsidR="00F63065">
        <w:rPr>
          <w:rtl/>
        </w:rPr>
        <w:t xml:space="preserve"> </w:t>
      </w:r>
      <w:ins w:id="93160" w:author="עורך - פרקים א-ב" w:date="2026-10-05T11:51:54Z">
        <w:r>
          <w:rPr>
            <w:rtl/>
          </w:rPr>
          <w:t xml:space="preserve">-</w:t>
        </w:r>
      </w:ins>
      <w:del w:id="93161" w:author="עורך - פרקים א-ב" w:date="2026-10-05T11:51:54Z">
        <w:r w:rsidR="00F63065">
          <w:rPr>
            <w:rtl/>
          </w:rPr>
          <w:delText xml:space="preserve">לייתי</w:delText>
        </w:r>
      </w:del>
      <w:r w:rsidR="00F63065">
        <w:rPr>
          <w:rtl/>
        </w:rPr>
        <w:t xml:space="preserve"> </w:t>
      </w:r>
      <w:ins w:id="93158" w:author="עורך - פרקים א-ב" w:date="2026-10-05T11:51:54Z">
        <w:r>
          <w:rPr>
            <w:rtl/>
          </w:rPr>
          <w:t xml:space="preserve">יביאו שתים!</w:t>
        </w:r>
      </w:ins>
      <w:del w:id="93159" w:author="עורך - פרקים א-ב" w:date="2026-10-05T11:51:54Z">
        <w:r w:rsidR="00F63065">
          <w:rPr>
            <w:rtl/>
          </w:rPr>
          <w:delText xml:space="preserve">תרתי!</w:delText>
        </w:r>
      </w:del>
      <w:r w:rsidR="00F63065">
        <w:rPr>
          <w:rtl/>
        </w:rPr>
        <w:t xml:space="preserve">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156" w:author="עורך - פרקים א-ב" w:date="2026-10-05T11:51:54Z">
        <w:r>
          <w:rPr>
            <w:rtl/>
          </w:rPr>
          <w:t xml:space="preserve">יביאו!</w:t>
        </w:r>
      </w:ins>
      <w:del w:id="93157" w:author="עורך - פרקים א-ב" w:date="2026-10-05T11:51:54Z">
        <w:r w:rsidR="00F63065">
          <w:rPr>
            <w:rtl/>
          </w:rPr>
          <w:delText xml:space="preserve">לייתי!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ins w:id="93176" w:author="עורך - פרקים א-ב" w:date="2026-10-05T11:51:54Z">
        <w:r>
          <w:rPr>
            <w:rFonts w:hint="cs"/>
            <w:rtl/>
          </w:rPr>
          <w:t xml:space="preserve">טעמו</w:t>
        </w:r>
      </w:ins>
      <w:del w:id="93177" w:author="עורך - פרקים א-ב" w:date="2026-10-05T11:51:54Z">
        <w:r>
          <w:rPr>
            <w:rFonts w:hint="cs"/>
            <w:rtl/>
          </w:rPr>
          <w:delText xml:space="preserve">טעמא</w:delText>
        </w:r>
      </w:del>
      <w:r>
        <w:rPr>
          <w:rFonts w:hint="cs"/>
          <w:rtl/>
        </w:rPr>
        <w:t xml:space="preserve"> </w:t>
      </w:r>
      <w:ins w:id="93174" w:author="עורך - פרקים א-ב" w:date="2026-10-05T11:51:54Z">
        <w:r>
          <w:rPr>
            <w:rStyle w:val="2fb"/>
            <w:rFonts w:hint="cs"/>
            <w:rtl/>
          </w:rPr>
          <w:t xml:space="preserve">של</w:t>
        </w:r>
      </w:ins>
      <w:del w:id="93175" w:author="עורך - פרקים א-ב" w:date="2026-10-05T11:51:54Z">
        <w:r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ר"ט</w:delText>
        </w:r>
      </w:del>
      <w:ins w:id="90947" w:author="מנוע מכני" w:date="2026-10-05T11:32:12Z"/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ins w:id="93172" w:author="עורך - פרקים א-ב" w:date="2026-10-05T11:51:54Z">
        <w:r>
          <w:rPr>
            <w:rFonts w:hint="cs"/>
            <w:rtl/>
          </w:rPr>
          <w:t xml:space="preserve">ר"ט</w:t>
        </w:r>
      </w:ins>
      <w:del w:id="93173" w:author="עורך - פרקים א-ב" w:date="2026-10-05T11:51:54Z">
        <w:r>
          <w:rPr>
            <w:rFonts w:hint="cs"/>
            <w:rtl/>
          </w:rPr>
          <w:delText xml:space="preserve">דסבר</w:delText>
        </w:r>
        <w:r w:rsidR="00F63065">
          <w:rPr>
            <w:rtl/>
          </w:rPr>
          <w:delText xml:space="preserve">:</w:delText>
        </w:r>
      </w:del>
      <w:r w:rsidR="00F63065">
        <w:rPr>
          <w:rtl/>
        </w:rPr>
        <w:t xml:space="preserve"> </w:t>
      </w:r>
      <w:ins w:id="93170" w:author="עורך - פרקים א-ב" w:date="2026-10-05T11:51:54Z">
        <w:r>
          <w:rPr>
            <w:rtl/>
          </w:rPr>
          <w:t xml:space="preserve">שסובר:</w:t>
        </w:r>
      </w:ins>
      <w:del w:id="93171" w:author="עורך - פרקים א-ב" w:date="2026-10-05T11:51:54Z">
        <w:r w:rsidR="00F63065">
          <w:rPr>
            <w:rtl/>
          </w:rPr>
          <w:delText xml:space="preserve">ההוא</w:delText>
        </w:r>
      </w:del>
      <w:r w:rsidR="00F63065">
        <w:rPr>
          <w:rtl/>
        </w:rPr>
        <w:t xml:space="preserve"> </w:t>
      </w:r>
      <w:ins w:id="93168" w:author="עורך - פרקים א-ב" w:date="2026-10-05T11:51:54Z">
        <w:r>
          <w:rPr>
            <w:rtl/>
          </w:rPr>
          <w:t xml:space="preserve">זה שבריא</w:t>
        </w:r>
      </w:ins>
      <w:del w:id="93169" w:author="עורך - פרקים א-ב" w:date="2026-10-05T11:51:54Z">
        <w:r w:rsidR="00F63065">
          <w:rPr>
            <w:rtl/>
          </w:rPr>
          <w:delText xml:space="preserve">דבריא</w:delText>
        </w:r>
      </w:del>
      <w:r w:rsidR="00F63065">
        <w:rPr>
          <w:rtl/>
        </w:rPr>
        <w:t xml:space="preserve">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</w:t>
      </w:r>
      <w:ins w:id="93166" w:author="עורך - פרקים א-ב" w:date="2026-10-05T11:51:54Z">
        <w:r>
          <w:rPr>
            <w:rtl/>
          </w:rPr>
          <w:t xml:space="preserve">ראשון </w:t>
        </w:r>
        <w:r>
          <w:rPr>
            <w:rStyle w:val="afffffe"/>
            <w:rtl/>
          </w:rPr>
          <w:t xml:space="preserve">והוא הבכור</w:t>
        </w:r>
        <w:r>
          <w:rPr>
            <w:rtl/>
          </w:rPr>
          <w:t xml:space="preserve">.</w:t>
        </w:r>
      </w:ins>
      <w:del w:id="93167" w:author="עורך - פרקים א-ב" w:date="2026-10-05T11:51:54Z">
        <w:r w:rsidR="00F63065">
          <w:rPr>
            <w:rtl/>
          </w:rPr>
          <w:delText xml:space="preserve">ברישא</w:delText>
        </w:r>
        <w:r w:rsidR="0057284B">
          <w:rPr>
            <w:rtl/>
          </w:rPr>
          <w:delText xml:space="preserve">.</w:delText>
        </w:r>
      </w:del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ins w:id="93185" w:author="עורך - פרקים א-ב" w:date="2026-10-05T11:51:54Z">
        <w:r>
          <w:rPr>
            <w:rtl/>
          </w:rPr>
          <w:t xml:space="preserve">והרי</w:t>
        </w:r>
      </w:ins>
      <w:del w:id="93186" w:author="עורך - פרקים א-ב" w:date="2026-10-05T11:51:54Z">
        <w:r w:rsidR="00F63065">
          <w:rPr>
            <w:rtl/>
          </w:rPr>
          <w:delText xml:space="preserve">והא</w:delText>
        </w:r>
      </w:del>
      <w:r w:rsidR="00F63065">
        <w:rPr>
          <w:rtl/>
        </w:rPr>
        <w:t xml:space="preserve"> </w:t>
      </w:r>
      <w:ins w:id="93183" w:author="עורך - פרקים א-ב" w:date="2026-10-05T11:51:54Z">
        <w:r>
          <w:rPr>
            <w:rtl/>
          </w:rPr>
          <w:t xml:space="preserve">"משמנין</w:t>
        </w:r>
      </w:ins>
      <w:del w:id="93184" w:author="עורך - פרקים א-ב" w:date="2026-10-05T11:51:54Z">
        <w:r w:rsidR="00F63065">
          <w:rPr>
            <w:rtl/>
          </w:rPr>
          <w:delText xml:space="preserve">אנן</w:delText>
        </w:r>
      </w:del>
      <w:r w:rsidR="00F63065">
        <w:rPr>
          <w:rtl/>
        </w:rPr>
        <w:t xml:space="preserve"> </w:t>
      </w:r>
      <w:ins w:id="93181" w:author="עורך - פרקים א-ב" w:date="2026-10-05T11:51:54Z">
        <w:r>
          <w:rPr>
            <w:rtl/>
          </w:rPr>
          <w:t xml:space="preserve">ביניהן"</w:t>
        </w:r>
      </w:ins>
      <w:del w:id="93182" w:author="עורך - פרקים א-ב" w:date="2026-10-05T11:51:54Z">
        <w:r w:rsidR="00F63065">
          <w:rPr>
            <w:rtl/>
          </w:rPr>
          <w:delText xml:space="preserve">משמנין</w:delText>
        </w:r>
      </w:del>
      <w:r w:rsidR="00F63065">
        <w:rPr>
          <w:rtl/>
        </w:rPr>
        <w:t xml:space="preserve"> </w:t>
      </w:r>
      <w:ins w:id="93179" w:author="עורך - פרקים א-ב" w:date="2026-10-05T11:51:54Z">
        <w:r>
          <w:rPr>
            <w:rtl/>
          </w:rPr>
          <w:t xml:space="preserve">שנינו!</w:t>
        </w:r>
      </w:ins>
      <w:del w:id="93180" w:author="עורך - פרקים א-ב" w:date="2026-10-05T11:51:54Z">
        <w:r w:rsidR="00F63065">
          <w:rPr>
            <w:rtl/>
          </w:rPr>
          <w:delText xml:space="preserve">ביניהן</w:delText>
        </w:r>
      </w:del>
      <w:r w:rsidR="00F63065">
        <w:rPr>
          <w:rtl/>
        </w:rPr>
        <w:t xml:space="preserve"> </w:t>
      </w:r>
      <w:del w:id="93178" w:author="עורך - פרקים א-ב" w:date="2026-10-05T11:51:54Z">
        <w:r w:rsidR="00F63065">
          <w:rPr>
            <w:rtl/>
          </w:rPr>
          <w:delText xml:space="preserve">תנן</w:delText>
        </w:r>
        <w:r w:rsidR="00F63065">
          <w:rPr>
            <w:rtl/>
          </w:rPr>
          <w:delText xml:space="preserve">! </w:delText>
        </w:r>
      </w:del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</w:t>
      </w:r>
      <w:ins w:id="93197" w:author="עורך - פרקים א-ב" w:date="2026-10-05T11:51:54Z">
        <w:r>
          <w:rPr>
            <w:rtl/>
          </w:rPr>
          <w:t xml:space="preserve">שאכלת</w:t>
        </w:r>
      </w:ins>
      <w:del w:id="93198" w:author="עורך - פרקים א-ב" w:date="2026-10-05T11:51:54Z">
        <w:r w:rsidR="00F63065">
          <w:rPr>
            <w:rtl/>
          </w:rPr>
          <w:delText xml:space="preserve">דאכלת</w:delText>
        </w:r>
      </w:del>
      <w:r w:rsidR="00F63065">
        <w:rPr>
          <w:rtl/>
        </w:rPr>
        <w:t xml:space="preserve"> </w:t>
      </w:r>
      <w:ins w:id="93195" w:author="עורך - פרקים א-ב" w:date="2026-10-05T11:51:54Z">
        <w:r>
          <w:rPr>
            <w:rtl/>
          </w:rPr>
          <w:t xml:space="preserve">תמרים</w:t>
        </w:r>
      </w:ins>
      <w:del w:id="93196" w:author="עורך - פרקים א-ב" w:date="2026-10-05T11:51:54Z">
        <w:r w:rsidR="00F63065">
          <w:rPr>
            <w:rtl/>
          </w:rPr>
          <w:delText xml:space="preserve">כפנייתא</w:delText>
        </w:r>
      </w:del>
      <w:r w:rsidR="00F63065">
        <w:rPr>
          <w:rtl/>
        </w:rPr>
        <w:t xml:space="preserve"> בבבל, </w:t>
      </w:r>
      <w:ins w:id="93193" w:author="עורך - פרקים א-ב" w:date="2026-10-05T11:51:54Z">
        <w:r>
          <w:rPr>
            <w:rtl/>
          </w:rPr>
          <w:t xml:space="preserve">פירשנו</w:t>
        </w:r>
      </w:ins>
      <w:del w:id="93194" w:author="עורך - פרקים א-ב" w:date="2026-10-05T11:51:54Z">
        <w:r w:rsidR="00F63065">
          <w:rPr>
            <w:rtl/>
          </w:rPr>
          <w:delText xml:space="preserve">תרגימנא</w:delText>
        </w:r>
      </w:del>
      <w:r w:rsidR="00F63065">
        <w:rPr>
          <w:rtl/>
        </w:rPr>
        <w:t xml:space="preserve"> </w:t>
      </w:r>
      <w:ins w:id="93191" w:author="עורך - פרקים א-ב" w:date="2026-10-05T11:51:54Z">
        <w:r>
          <w:rPr>
            <w:rtl/>
          </w:rPr>
          <w:t xml:space="preserve">מהסיפא,</w:t>
        </w:r>
      </w:ins>
      <w:del w:id="93192" w:author="עורך - פרקים א-ב" w:date="2026-10-05T11:51:54Z">
        <w:r w:rsidR="00F63065">
          <w:rPr>
            <w:rtl/>
          </w:rPr>
          <w:delText xml:space="preserve">מסיפא,</w:delText>
        </w:r>
      </w:del>
      <w:r w:rsidR="00F63065">
        <w:rPr>
          <w:rtl/>
        </w:rPr>
        <w:t xml:space="preserve"> </w:t>
      </w:r>
      <w:ins w:id="93189" w:author="עורך - פרקים א-ב" w:date="2026-10-05T11:51:54Z">
        <w:r>
          <w:rPr>
            <w:rtl/>
          </w:rPr>
          <w:t xml:space="preserve">ששנינו</w:t>
        </w:r>
      </w:ins>
      <w:del w:id="93190" w:author="עורך - פרקים א-ב" w:date="2026-10-05T11:51:54Z">
        <w:r w:rsidR="00F63065">
          <w:rPr>
            <w:rtl/>
          </w:rPr>
          <w:delText xml:space="preserve">דקתני</w:delText>
        </w:r>
      </w:del>
      <w:r w:rsidR="00F63065">
        <w:rPr>
          <w:rtl/>
        </w:rPr>
        <w:t xml:space="preserve"> </w:t>
      </w:r>
      <w:ins w:id="93187" w:author="עורך - פרקים א-ב" w:date="2026-10-05T11:51:54Z">
        <w:r>
          <w:rPr>
            <w:rtl/>
          </w:rPr>
          <w:t xml:space="preserve">בסיפא:</w:t>
        </w:r>
      </w:ins>
      <w:del w:id="93188" w:author="עורך - פרקים א-ב" w:date="2026-10-05T11:51:54Z">
        <w:r w:rsidR="00F63065">
          <w:rPr>
            <w:rtl/>
          </w:rPr>
          <w:delText xml:space="preserve">סיפא</w:delText>
        </w:r>
      </w:del>
      <w:r w:rsidR="00F63065">
        <w:rPr>
          <w:rtl/>
        </w:rPr>
        <w:t xml:space="preserve">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</w:t>
      </w:r>
      <w:ins w:id="93208" w:author="עורך - פרקים א-ב" w:date="2026-10-05T11:51:54Z">
        <w:r>
          <w:rPr>
            <w:rtl/>
          </w:rPr>
          <w:t xml:space="preserve">שחולקים</w:t>
        </w:r>
      </w:ins>
      <w:del w:id="93209" w:author="עורך - פרקים א-ב" w:date="2026-10-05T11:51:54Z">
        <w:r w:rsidR="00F63065">
          <w:rPr>
            <w:rtl/>
          </w:rPr>
          <w:delText xml:space="preserve">דכי</w:delText>
        </w:r>
      </w:del>
      <w:r w:rsidR="00F63065">
        <w:rPr>
          <w:rtl/>
        </w:rPr>
        <w:t xml:space="preserve"> </w:t>
      </w:r>
      <w:ins w:id="93206" w:author="עורך - פרקים א-ב" w:date="2026-10-05T11:51:54Z">
        <w:r>
          <w:rPr>
            <w:rtl/>
          </w:rPr>
          <w:t xml:space="preserve">בשווה,</w:t>
        </w:r>
      </w:ins>
      <w:del w:id="93207" w:author="עורך - פרקים א-ב" w:date="2026-10-05T11:51:54Z">
        <w:r w:rsidR="00F63065">
          <w:rPr>
            <w:rtl/>
          </w:rPr>
          <w:delText xml:space="preserve">הדדי </w:delText>
        </w:r>
        <w:r>
          <w:rPr>
            <w:rtl/>
          </w:rPr>
          <w:delText xml:space="preserve">חלקו</w:delText>
        </w:r>
        <w:r w:rsidR="00F63065">
          <w:rPr>
            <w:rtl/>
          </w:rPr>
          <w:delText xml:space="preserve">,</w:delText>
        </w:r>
      </w:del>
      <w:ins w:id="93383" w:author="מנוע מכני" w:date="2026-10-05T11:32:12Z"/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ins w:id="93204" w:author="עורך - פרקים א-ב" w:date="2026-10-05T11:51:54Z">
        <w:r>
          <w:rPr>
            <w:rStyle w:val="afffffe"/>
            <w:rtl/>
          </w:rPr>
          <w:t xml:space="preserve">כשמת</w:t>
        </w:r>
      </w:ins>
      <w:del w:id="93205" w:author="עורך - פרקים א-ב" w:date="2026-10-05T11:51:54Z">
        <w:r w:rsidR="00F63065">
          <w:rPr>
            <w:rtl/>
          </w:rPr>
          <w:delText xml:space="preserve">ליפלגי</w:delText>
        </w:r>
      </w:del>
      <w:r w:rsidR="00F63065">
        <w:rPr>
          <w:rtl/>
        </w:rPr>
        <w:t xml:space="preserve"> </w:t>
      </w:r>
      <w:ins w:id="93202" w:author="עורך - פרקים א-ב" w:date="2026-10-05T11:51:54Z">
        <w:r>
          <w:rPr>
            <w:rStyle w:val="afffffe"/>
            <w:rtl/>
          </w:rPr>
          <w:t xml:space="preserve">אחד</w:t>
        </w:r>
      </w:ins>
      <w:del w:id="93203" w:author="עורך - פרקים א-ב" w:date="2026-10-05T11:51:54Z">
        <w:r w:rsidR="00F63065">
          <w:rPr>
            <w:rtl/>
          </w:rPr>
          <w:delText xml:space="preserve">גבי</w:delText>
        </w:r>
      </w:del>
      <w:r w:rsidR="00F63065">
        <w:rPr>
          <w:rtl/>
        </w:rPr>
        <w:t xml:space="preserve"> </w:t>
      </w:r>
      <w:ins w:id="93200" w:author="עורך - פרקים א-ב" w:date="2026-10-05T11:51:54Z">
        <w:r>
          <w:rPr>
            <w:rtl/>
          </w:rPr>
          <w:t xml:space="preserve">יחלקו</w:t>
        </w:r>
      </w:ins>
      <w:del w:id="93201" w:author="עורך - פרקים א-ב" w:date="2026-10-05T11:51:54Z">
        <w:r w:rsidR="00F63065">
          <w:rPr>
            <w:rtl/>
          </w:rPr>
          <w:delText xml:space="preserve">הדדי!</w:delText>
        </w:r>
      </w:del>
      <w:r w:rsidR="00F63065">
        <w:rPr>
          <w:rtl/>
        </w:rPr>
        <w:t xml:space="preserve"> </w:t>
      </w:r>
      <w:ins w:id="93199" w:author="עורך - פרקים א-ב" w:date="2026-10-05T11:51:54Z">
        <w:r>
          <w:rPr>
            <w:rtl/>
          </w:rPr>
          <w:t xml:space="preserve">ביניהם! </w:t>
        </w:r>
      </w:ins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20" w:author="עורך - פרקים א-ב" w:date="2026-10-05T11:51:54Z">
        <w:r>
          <w:rPr>
            <w:rtl/>
          </w:rPr>
          <w:t xml:space="preserve">"משמנין" -</w:t>
        </w:r>
      </w:ins>
      <w:del w:id="93221" w:author="עורך - פרקים א-ב" w:date="2026-10-05T11:51:54Z">
        <w:r>
          <w:rPr>
            <w:rtl/>
          </w:rPr>
          <w:delText xml:space="preserve">משמנין</w:delText>
        </w:r>
      </w:del>
      <w:r>
        <w:rPr>
          <w:rtl/>
        </w:rPr>
        <w:t xml:space="preserve"> שומן יהא ביניהן, </w:t>
      </w:r>
      <w:ins w:id="93218" w:author="עורך - פרקים א-ב" w:date="2026-10-05T11:51:54Z">
        <w:r>
          <w:rPr>
            <w:rtl/>
          </w:rPr>
          <w:t xml:space="preserve">שאומר</w:t>
        </w:r>
      </w:ins>
      <w:del w:id="93219" w:author="עורך - פרקים א-ב" w:date="2026-10-05T11:51:54Z">
        <w:r>
          <w:rPr>
            <w:rtl/>
          </w:rPr>
          <w:delText xml:space="preserve">דאמר</w:delText>
        </w:r>
      </w:del>
      <w:r>
        <w:rPr>
          <w:rtl/>
        </w:rPr>
        <w:t xml:space="preserve"> </w:t>
      </w:r>
      <w:ins w:id="94719" w:author="מנוע מכני" w:date="2026-10-05T11:32:12Z">
        <w:ins w:id="93216" w:author="עורך - פרקים א-ב" w:date="2026-10-05T11:51:54Z">
          <w:r>
            <w:rPr>
              <w:rStyle w:val="afffffe"/>
              <w:rtl/>
            </w:rPr>
            <w:t xml:space="preserve">הבעלים</w:t>
          </w:r>
        </w:ins>
        <w:del w:id="93217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</w:t>
      </w:r>
      <w:ins w:id="93214" w:author="עורך - פרקים א-ב" w:date="2026-10-05T11:51:54Z">
        <w:r>
          <w:rPr>
            <w:rtl/>
          </w:rPr>
          <w:t xml:space="preserve">הבא</w:t>
        </w:r>
      </w:ins>
      <w:del w:id="93215" w:author="עורך - פרקים א-ב" w:date="2026-10-05T11:51:54Z">
        <w:r>
          <w:rPr>
            <w:rtl/>
          </w:rPr>
          <w:delText xml:space="preserve">אייתי</w:delText>
        </w:r>
      </w:del>
      <w:r>
        <w:rPr>
          <w:rtl/>
        </w:rPr>
        <w:t xml:space="preserve"> ראיה </w:t>
      </w:r>
      <w:ins w:id="93212" w:author="עורך - פרקים א-ב" w:date="2026-10-05T11:51:54Z">
        <w:r>
          <w:rPr>
            <w:rtl/>
          </w:rPr>
          <w:t xml:space="preserve">שבכור</w:t>
        </w:r>
      </w:ins>
      <w:del w:id="93213" w:author="עורך - פרקים א-ב" w:date="2026-10-05T11:51:54Z">
        <w:r>
          <w:rPr>
            <w:rtl/>
          </w:rPr>
          <w:delText xml:space="preserve">דבכור</w:delText>
        </w:r>
      </w:del>
      <w:r>
        <w:rPr>
          <w:rtl/>
        </w:rPr>
        <w:t xml:space="preserve"> הוא - </w:t>
      </w:r>
      <w:ins w:id="93210" w:author="עורך - פרקים א-ב" w:date="2026-10-05T11:51:54Z">
        <w:r>
          <w:rPr>
            <w:rtl/>
          </w:rPr>
          <w:t xml:space="preserve">וקח.</w:t>
        </w:r>
      </w:ins>
      <w:del w:id="93211" w:author="עורך - פרקים א-ב" w:date="2026-10-05T11:51:54Z">
        <w:r>
          <w:rPr>
            <w:rtl/>
          </w:rPr>
          <w:delText xml:space="preserve">ושקיל</w:delText>
        </w:r>
        <w:r w:rsidR="0057284B">
          <w:rPr>
            <w:rtl/>
          </w:rPr>
          <w:delText xml:space="preserve">.</w:delText>
        </w:r>
      </w:del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</w:t>
      </w:r>
      <w:ins w:id="93229" w:author="עורך - פרקים א-ב" w:date="2026-10-05T11:51:54Z">
        <w:r>
          <w:rPr>
            <w:rtl/>
          </w:rPr>
          <w:t xml:space="preserve">צדדין:</w:t>
        </w:r>
      </w:ins>
      <w:del w:id="93230" w:author="עורך - פרקים א-ב" w:date="2026-10-05T11:51:54Z">
        <w:r>
          <w:rPr>
            <w:rtl/>
          </w:rPr>
          <w:delText xml:space="preserve">צדדין,</w:delText>
        </w:r>
      </w:del>
      <w:r>
        <w:rPr>
          <w:rtl/>
        </w:rPr>
        <w:t xml:space="preserve"> </w:t>
      </w:r>
      <w:ins w:id="97793" w:author="מנוע מכני" w:date="2026-10-05T11:32:12Z">
        <w:ins w:id="93227" w:author="עורך - פרקים א-ב" w:date="2026-10-05T11:51:54Z">
          <w:r>
            <w:rPr>
              <w:rtl/>
            </w:rPr>
            <w:t xml:space="preserve">אם</w:t>
          </w:r>
        </w:ins>
        <w:del w:id="93228" w:author="עורך - פרקים א-ב" w:date="2026-10-05T11:51:54Z">
          <w:r>
            <w:rPr>
              <w:rtl/>
            </w:rPr>
            <w:delText xml:space="preserve">דאם</w:delText>
          </w:r>
        </w:del>
        <w:r>
          <w:rPr>
            <w:rtl/>
          </w:rPr>
          <w:t xml:space="preserve">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</w:t>
      </w:r>
      <w:ins w:id="93226" w:author="עורך - פרקים א-ב" w:date="2026-10-05T11:51:54Z">
        <w:r>
          <w:rPr>
            <w:rFonts w:hint="cs"/>
            <w:rtl/>
          </w:rPr>
          <w:t xml:space="preserve">- </w:t>
        </w:r>
      </w:ins>
      <w:r w:rsidR="00F0030D">
        <w:rPr>
          <w:rFonts w:hint="cs"/>
          <w:rtl/>
        </w:rPr>
        <w:t xml:space="preserve">כולו </w:t>
      </w:r>
      <w:ins w:id="93224" w:author="עורך - פרקים א-ב" w:date="2026-10-05T11:51:54Z">
        <w:r>
          <w:rPr>
            <w:rFonts w:hint="cs"/>
            <w:rtl/>
          </w:rPr>
          <w:t xml:space="preserve">שלי,</w:t>
        </w:r>
      </w:ins>
      <w:del w:id="93225" w:author="עורך - פרקים א-ב" w:date="2026-10-05T11:51:54Z">
        <w:r w:rsidR="00F0030D">
          <w:rPr>
            <w:rFonts w:hint="cs"/>
            <w:rtl/>
          </w:rPr>
          <w:delText xml:space="preserve">שלי</w:delText>
        </w:r>
      </w:del>
      <w:r w:rsidR="00F0030D">
        <w:rPr>
          <w:rFonts w:hint="cs"/>
          <w:rtl/>
        </w:rPr>
        <w:t xml:space="preserve">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</w:t>
      </w:r>
      <w:ins w:id="93222" w:author="עורך - פרקים א-ב" w:date="2026-10-05T11:51:54Z">
        <w:r>
          <w:rPr>
            <w:rFonts w:hint="cs"/>
            <w:rtl/>
          </w:rPr>
          <w:t xml:space="preserve">- תן</w:t>
        </w:r>
      </w:ins>
      <w:del w:id="93223" w:author="עורך - פרקים א-ב" w:date="2026-10-05T11:51:54Z">
        <w:r w:rsidR="00F0030D">
          <w:rPr>
            <w:rFonts w:hint="cs"/>
            <w:rtl/>
          </w:rPr>
          <w:delText xml:space="preserve">הב</w:delText>
        </w:r>
      </w:del>
      <w:r w:rsidR="00F0030D">
        <w:rPr>
          <w:rFonts w:hint="cs"/>
          <w:rtl/>
        </w:rPr>
        <w:t xml:space="preserve">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</w:t>
      </w:r>
      <w:ins w:id="93235" w:author="עורך - פרקים א-ב" w:date="2026-10-05T11:51:54Z">
        <w:r>
          <w:rPr>
            <w:rFonts w:hint="cs"/>
            <w:rtl/>
          </w:rPr>
          <w:t xml:space="preserve">- </w:t>
        </w:r>
      </w:ins>
      <w:r>
        <w:rPr>
          <w:rFonts w:hint="cs"/>
          <w:rtl/>
        </w:rPr>
        <w:t xml:space="preserve">כמי שבא </w:t>
      </w:r>
      <w:ins w:id="93233" w:author="עורך - פרקים א-ב" w:date="2026-10-05T11:51:54Z">
        <w:r>
          <w:rPr>
            <w:rFonts w:hint="cs"/>
            <w:rtl/>
          </w:rPr>
          <w:t xml:space="preserve">לידו,</w:t>
        </w:r>
      </w:ins>
      <w:del w:id="93234" w:author="עורך - פרקים א-ב" w:date="2026-10-05T11:51:54Z">
        <w:r>
          <w:rPr>
            <w:rFonts w:hint="cs"/>
            <w:rtl/>
          </w:rPr>
          <w:delText xml:space="preserve">לידו</w:delText>
        </w:r>
      </w:del>
      <w:r>
        <w:rPr>
          <w:rFonts w:hint="cs"/>
          <w:rtl/>
        </w:rPr>
        <w:t xml:space="preserve"> </w:t>
      </w:r>
      <w:ins w:id="93231" w:author="עורך - פרקים א-ב" w:date="2026-10-05T11:51:54Z">
        <w:r>
          <w:rPr>
            <w:rFonts w:hint="cs"/>
            <w:rtl/>
          </w:rPr>
          <w:t xml:space="preserve">ומכרו</w:t>
        </w:r>
      </w:ins>
      <w:del w:id="93232" w:author="עורך - פרקים א-ב" w:date="2026-10-05T11:51:54Z">
        <w:r>
          <w:rPr>
            <w:rFonts w:hint="cs"/>
            <w:rtl/>
          </w:rPr>
          <w:delText xml:space="preserve">ומכר</w:delText>
        </w:r>
      </w:del>
      <w:r>
        <w:rPr>
          <w:rFonts w:hint="cs"/>
          <w:rtl/>
        </w:rPr>
        <w:t xml:space="preserve"> לישראל במומו </w:t>
      </w:r>
    </w:p>
    <w:p>
      <w:pPr>
        <w:pStyle w:val="afffff8"/>
        <w:rPr>
          <w:ins w:id="93602" w:author="עורך - פרקים א-ב" w:date="2026-10-05T11:51:54Z"/>
        </w:rPr>
      </w:pPr>
      <w:ins w:id="93603" w:author="עורך - פרקים א-ב" w:date="2026-10-05T11:51:54Z">
        <w:r>
          <w:rPr>
            <w:color w:val="7B3F00"/>
          </w:rPr>
          <w:t xml:space="preserve">ספק בכור שאין חליפיו ביד כהן</w:t>
        </w:r>
      </w:ins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</w:t>
      </w:r>
      <w:ins w:id="93242" w:author="עורך - פרקים א-ב" w:date="2026-10-05T11:51:54Z">
        <w:r>
          <w:rPr>
            <w:rtl/>
          </w:rPr>
          <w:t xml:space="preserve">מי</w:t>
        </w:r>
      </w:ins>
      <w:del w:id="93243" w:author="עורך - פרקים א-ב" w:date="2026-10-05T11:51:54Z">
        <w:r>
          <w:rPr>
            <w:rtl/>
          </w:rPr>
          <w:delText xml:space="preserve">מאן</w:delText>
        </w:r>
      </w:del>
      <w:r>
        <w:rPr>
          <w:rtl/>
        </w:rPr>
        <w:t xml:space="preserve">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</w:t>
      </w:r>
      <w:del w:id="93241" w:author="עורך - פרקים א-ב" w:date="2026-10-05T11:51:54Z">
        <w:r>
          <w:rPr>
            <w:rtl/>
          </w:rPr>
          <w:delText xml:space="preserve">קא </w:delText>
        </w:r>
      </w:del>
      <w:r>
        <w:rPr>
          <w:rtl/>
        </w:rPr>
        <w:t xml:space="preserve">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</w:t>
      </w:r>
      <w:del w:id="93240" w:author="עורך - פרקים א-ב" w:date="2026-10-05T11:51:54Z">
        <w:r>
          <w:rPr>
            <w:rtl/>
          </w:rPr>
          <w:delText xml:space="preserve">- </w:delText>
        </w:r>
      </w:del>
      <w:r>
        <w:rPr>
          <w:rtl/>
        </w:rPr>
        <w:t xml:space="preserve">אלא </w:t>
      </w:r>
      <w:ins w:id="93238" w:author="עורך - פרקים א-ב" w:date="2026-10-05T11:51:54Z">
        <w:r>
          <w:rPr>
            <w:rtl/>
          </w:rPr>
          <w:t xml:space="preserve">כשחליפין</w:t>
        </w:r>
      </w:ins>
      <w:del w:id="93239" w:author="עורך - פרקים א-ב" w:date="2026-10-05T11:51:54Z">
        <w:r>
          <w:rPr>
            <w:rtl/>
          </w:rPr>
          <w:delText xml:space="preserve">דחליפין</w:delText>
        </w:r>
      </w:del>
      <w:r>
        <w:rPr>
          <w:rtl/>
        </w:rPr>
        <w:t xml:space="preserve"> ביד כהן, </w:t>
      </w:r>
      <w:ins w:id="93236" w:author="עורך - פרקים א-ב" w:date="2026-10-05T11:51:54Z">
        <w:r>
          <w:rPr>
            <w:rtl/>
          </w:rPr>
          <w:t xml:space="preserve">שעשו</w:t>
        </w:r>
      </w:ins>
      <w:del w:id="93237" w:author="עורך - פרקים א-ב" w:date="2026-10-05T11:51:54Z">
        <w:r>
          <w:rPr>
            <w:rtl/>
          </w:rPr>
          <w:delText xml:space="preserve">דעשו</w:delText>
        </w:r>
      </w:del>
      <w:r>
        <w:rPr>
          <w:rtl/>
        </w:rPr>
        <w:t xml:space="preserve">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ins w:id="93262" w:author="עורך - פרקים א-ב" w:date="2026-10-05T11:51:54Z">
          <w:r>
            <w:rPr>
              <w:rFonts w:hint="cs"/>
              <w:rtl/>
            </w:rPr>
            <w:t xml:space="preserve">היה</w:t>
          </w:r>
        </w:ins>
        <w:del w:id="93263" w:author="עורך - פרקים א-ב" w:date="2026-10-05T11:51:54Z">
          <w:r>
            <w:rPr>
              <w:rFonts w:hint="cs"/>
              <w:rtl/>
            </w:rPr>
            <w:delText xml:space="preserve">ס"ד</w:delText>
          </w:r>
        </w:del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260" w:author="עורך - פרקים א-ב" w:date="2026-10-05T11:51:54Z">
        <w:r>
          <w:rPr>
            <w:rtl/>
          </w:rPr>
          <w:t xml:space="preserve">עולה</w:t>
        </w:r>
      </w:ins>
      <w:del w:id="93261" w:author="עורך - פרקים א-ב" w:date="2026-10-05T11:51:54Z">
        <w:r w:rsidR="00F63065">
          <w:rPr>
            <w:rtl/>
          </w:rPr>
          <w:delText xml:space="preserve">טעמא</w:delText>
        </w:r>
      </w:del>
      <w:r w:rsidR="00F63065">
        <w:rPr>
          <w:rtl/>
        </w:rPr>
        <w:t xml:space="preserve"> </w:t>
      </w:r>
      <w:ins w:id="93258" w:author="עורך - פרקים א-ב" w:date="2026-10-05T11:51:54Z">
        <w:r>
          <w:rPr>
            <w:rStyle w:val="2fb"/>
            <w:rtl/>
          </w:rPr>
          <w:t xml:space="preserve">על הדעת שטעמו של רבי</w:t>
        </w:r>
      </w:ins>
      <w:del w:id="93259" w:author="עורך - פרקים א-ב" w:date="2026-10-05T11:51:54Z">
        <w:r w:rsidR="00F63065">
          <w:rPr>
            <w:rStyle w:val="2fb"/>
            <w:rtl/>
          </w:rPr>
          <w:delText xml:space="preserve">דרבי</w:delText>
        </w:r>
      </w:del>
      <w:r w:rsidR="00F63065">
        <w:rPr>
          <w:rStyle w:val="2fb"/>
          <w:rtl/>
        </w:rPr>
        <w:t xml:space="preserve"> יוסי</w:t>
      </w:r>
      <w:r w:rsidR="00F63065">
        <w:rPr>
          <w:rtl/>
        </w:rPr>
        <w:t xml:space="preserve"> </w:t>
      </w:r>
      <w:ins w:id="93389" w:author="מנוע מכני" w:date="2026-10-05T11:32:12Z">
        <w:ins w:id="93256" w:author="עורך - פרקים א-ב" w:date="2026-10-05T11:51:54Z">
          <w:r>
            <w:rPr>
              <w:rtl/>
            </w:rPr>
            <w:t xml:space="preserve">שסובר</w:t>
          </w:r>
        </w:ins>
        <w:del w:id="93257" w:author="עורך - פרקים א-ב" w:date="2026-10-05T11:51:54Z">
          <w:r>
            <w:rPr>
              <w:rtl/>
            </w:rPr>
            <w:delText xml:space="preserve">דסבר</w:delText>
          </w:r>
        </w:del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ins w:id="93254" w:author="עורך - פרקים א-ב" w:date="2026-10-05T11:51:54Z">
          <w:r>
            <w:rPr>
              <w:rtl/>
            </w:rPr>
            <w:t xml:space="preserve">שאם</w:t>
          </w:r>
        </w:ins>
        <w:del w:id="93255" w:author="עורך - פרקים א-ב" w:date="2026-10-05T11:51:54Z">
          <w:r>
            <w:rPr>
              <w:rtl/>
            </w:rPr>
            <w:delText xml:space="preserve">דאם</w:delText>
          </w:r>
        </w:del>
        <w:r>
          <w:rPr>
            <w:rtl/>
          </w:rPr>
          <w:t xml:space="preserve">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ins w:id="93252" w:author="עורך - פרקים א-ב" w:date="2026-10-05T11:51:54Z">
        <w:r>
          <w:rPr>
            <w:rtl/>
          </w:rPr>
          <w:t xml:space="preserve">תחייבנו</w:t>
        </w:r>
      </w:ins>
      <w:del w:id="93253" w:author="עורך - פרקים א-ב" w:date="2026-10-05T11:51:54Z">
        <w:r w:rsidR="00F63065">
          <w:rPr>
            <w:rtl/>
          </w:rPr>
          <w:delText xml:space="preserve">מחייבת </w:delText>
        </w:r>
        <w:r>
          <w:rPr>
            <w:rtl/>
          </w:rPr>
          <w:delText xml:space="preserve">לו</w:delText>
        </w:r>
      </w:del>
      <w:ins w:id="94723" w:author="מנוע מכני" w:date="2026-10-05T11:32:12Z"/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</w:t>
      </w:r>
      <w:ins w:id="93250" w:author="עורך - פרקים א-ב" w:date="2026-10-05T11:51:54Z">
        <w:r>
          <w:rPr>
            <w:rtl/>
          </w:rPr>
          <w:t xml:space="preserve">יבוא</w:t>
        </w:r>
      </w:ins>
      <w:del w:id="93251" w:author="עורך - פרקים א-ב" w:date="2026-10-05T11:51:54Z">
        <w:r w:rsidR="00F63065">
          <w:rPr>
            <w:rtl/>
          </w:rPr>
          <w:delText xml:space="preserve">אתי</w:delText>
        </w:r>
      </w:del>
      <w:r w:rsidR="00F63065">
        <w:rPr>
          <w:rtl/>
        </w:rPr>
        <w:t xml:space="preserve"> </w:t>
      </w:r>
      <w:ins w:id="94725" w:author="מנוע מכני" w:date="2026-10-05T11:32:12Z">
        <w:ins w:id="93248" w:author="עורך - פרקים א-ב" w:date="2026-10-05T11:51:54Z">
          <w:r>
            <w:rPr>
              <w:rtl/>
            </w:rPr>
            <w:t xml:space="preserve">בו</w:t>
          </w:r>
        </w:ins>
        <w:del w:id="93249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</w:t>
      </w:r>
      <w:ins w:id="93246" w:author="עורך - פרקים א-ב" w:date="2026-10-05T11:51:54Z">
        <w:r>
          <w:rPr>
            <w:rtl/>
          </w:rPr>
          <w:t xml:space="preserve">ועבודה,</w:t>
        </w:r>
      </w:ins>
      <w:del w:id="93247" w:author="עורך - פרקים א-ב" w:date="2026-10-05T11:51:54Z">
        <w:r w:rsidR="00F63065">
          <w:rPr>
            <w:rtl/>
          </w:rPr>
          <w:delText xml:space="preserve">ועבודה</w:delText>
        </w:r>
      </w:del>
      <w:r w:rsidR="00F63065">
        <w:rPr>
          <w:rtl/>
        </w:rPr>
        <w:t xml:space="preserve">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</w:t>
      </w:r>
      <w:ins w:id="93244" w:author="עורך - פרקים א-ב" w:date="2026-10-05T11:51:54Z">
        <w:r>
          <w:rPr>
            <w:rtl/>
          </w:rPr>
          <w:t xml:space="preserve">שאין</w:t>
        </w:r>
      </w:ins>
      <w:del w:id="93245" w:author="עורך - פרקים א-ב" w:date="2026-10-05T11:51:54Z">
        <w:r w:rsidR="00F63065">
          <w:rPr>
            <w:rtl/>
          </w:rPr>
          <w:delText xml:space="preserve">דאין</w:delText>
        </w:r>
      </w:del>
      <w:r w:rsidR="00F63065">
        <w:rPr>
          <w:rtl/>
        </w:rPr>
        <w:t xml:space="preserve">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>
      <w:pPr>
        <w:rPr>
          <w:ins w:id="90015" w:author="עורך - ציוני דף" w:date="2026-10-05T11:51:54Z"/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ins w:id="93266" w:author="עורך - פרקים א-ב" w:date="2026-10-05T11:51:54Z">
        <w:r>
          <w:rPr>
            <w:rtl/>
          </w:rPr>
          <w:t xml:space="preserve">והרי</w:t>
        </w:r>
      </w:ins>
      <w:del w:id="93267" w:author="עורך - פרקים א-ב" w:date="2026-10-05T11:51:54Z">
        <w:r>
          <w:rPr>
            <w:rtl/>
          </w:rPr>
          <w:delText xml:space="preserve">והתני</w:delText>
        </w:r>
      </w:del>
      <w:r>
        <w:rPr>
          <w:rtl/>
        </w:rPr>
        <w:t xml:space="preserve"> </w:t>
      </w:r>
      <w:ins w:id="93264" w:author="עורך - פרקים א-ב" w:date="2026-10-05T11:51:54Z">
        <w:r>
          <w:rPr>
            <w:rtl/>
          </w:rPr>
          <w:t xml:space="preserve">שנינו בסיפא,</w:t>
        </w:r>
      </w:ins>
      <w:del w:id="93265" w:author="עורך - פרקים א-ב" w:date="2026-10-05T11:51:54Z">
        <w:r>
          <w:rPr>
            <w:rtl/>
          </w:rPr>
          <w:delText xml:space="preserve">סיפא,</w:delText>
        </w:r>
      </w:del>
      <w:r>
        <w:rPr>
          <w:rtl/>
        </w:rPr>
        <w:t xml:space="preserve">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</w:t>
      </w:r>
    </w:p>
    <w:p>
      <w:pPr>
        <w:pStyle w:val="afff0"/>
        <w:rPr>
          <w:ins w:id="90017" w:author="עורך - ציוני דף" w:date="2026-10-05T11:51:54Z"/>
        </w:rPr>
      </w:pPr>
      <w:ins w:id="90018" w:author="עורך - ציוני דף" w:date="2026-10-05T11:51:54Z">
        <w:r>
          <w:rPr>
            <w:rFonts w:hint="cs"/>
            <w:rtl/>
          </w:rPr>
          <w:t xml:space="preserve">יח:</w:t>
        </w:r>
      </w:ins>
    </w:p>
    <w:p w14:paraId="5906519A" w14:textId="77777777" w:rsidR="00F0030D" w:rsidRDefault="00F63065" w:rsidP="00F0030D">
      <w:pPr>
        <w:rPr>
          <w:rtl/>
        </w:rPr>
      </w:pPr>
      <w:del w:id="90016" w:author="עורך - ציוני דף" w:date="2026-10-05T11:51:54Z">
        <w:r>
          <w:rPr>
            <w:rtl/>
          </w:rPr>
          <w:delText xml:space="preserve">[דף יח עמוד ב] </w:delText>
        </w:r>
      </w:del>
      <w:r>
        <w:rPr>
          <w:rtl/>
        </w:rPr>
        <w:t xml:space="preserve">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</w:t>
      </w:r>
      <w:ins w:id="93268" w:author="עורך - פרקים א-ב" w:date="2026-10-05T11:51:54Z">
        <w:r>
          <w:rPr>
            <w:rtl/>
          </w:rPr>
          <w:t xml:space="preserve">כן,</w:t>
        </w:r>
      </w:ins>
      <w:del w:id="93269" w:author="עורך - פרקים א-ב" w:date="2026-10-05T11:51:54Z">
        <w:r>
          <w:rPr>
            <w:rtl/>
          </w:rPr>
          <w:delText xml:space="preserve">אין,</w:delText>
        </w:r>
      </w:del>
      <w:r>
        <w:rPr>
          <w:rtl/>
        </w:rPr>
        <w:t xml:space="preserve">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3499" w:author="עורך - פרקים א-ב" w:date="2026-10-05T11:51:54Z"/>
        </w:rPr>
      </w:pPr>
      <w:r>
        <w:t xml:space="preserve">מהו דתימא:</w:t>
      </w:r>
    </w:p>
    <w:p w14:paraId="4DD4C3E9" w14:textId="77777777" w:rsidR="00F0030D" w:rsidRDefault="00F63065" w:rsidP="00F0030D">
      <w:pPr>
        <w:rPr>
          <w:rtl/>
        </w:rPr>
      </w:pPr>
      <w:del w:id="93500" w:author="עורך - פרקים א-ב" w:date="2026-10-05T11:51:54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</w:t>
      </w:r>
      <w:ins w:id="93280" w:author="עורך - פרקים א-ב" w:date="2026-10-05T11:51:54Z">
        <w:r>
          <w:rPr>
            <w:rtl/>
          </w:rPr>
          <w:t xml:space="preserve">אמר</w:t>
        </w:r>
      </w:ins>
      <w:del w:id="93281" w:author="עורך - פרקים א-ב" w:date="2026-10-05T11:51:54Z">
        <w:r>
          <w:rPr>
            <w:rtl/>
          </w:rPr>
          <w:delText xml:space="preserve">קאמ</w:delText>
        </w:r>
        <w:r w:rsidR="00F0030D">
          <w:rPr>
            <w:rFonts w:hint="cs"/>
            <w:rtl/>
          </w:rPr>
          <w:delText xml:space="preserve">"ל</w:delText>
        </w:r>
      </w:del>
      <w:r>
        <w:rPr>
          <w:rtl/>
        </w:rPr>
        <w:t xml:space="preserve"> </w:t>
      </w:r>
      <w:ins w:id="94729" w:author="מנוע מכני" w:date="2026-10-05T11:32:12Z">
        <w:ins w:id="93278" w:author="עורך - פרקים א-ב" w:date="2026-10-05T11:51:54Z">
          <w:r>
            <w:rPr>
              <w:rtl/>
            </w:rPr>
            <w:t xml:space="preserve">לו: לשיטתי</w:t>
          </w:r>
        </w:ins>
        <w:del w:id="93279" w:author="עורך - פרקים א-ב" w:date="2026-10-05T11:51:54Z">
          <w:r>
            <w:rPr>
              <w:rtl/>
            </w:rPr>
            <w:delText xml:space="preserve">לי</w:delText>
          </w:r>
        </w:del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</w:t>
      </w:r>
      <w:ins w:id="93276" w:author="עורך - פרקים א-ב" w:date="2026-10-05T11:51:54Z">
        <w:r>
          <w:rPr>
            <w:rtl/>
          </w:rPr>
          <w:t xml:space="preserve">כהן </w:t>
        </w:r>
        <w:r>
          <w:rPr>
            <w:rStyle w:val="afffffe"/>
            <w:rtl/>
          </w:rPr>
          <w:t xml:space="preserve">פטור</w:t>
        </w:r>
        <w:r>
          <w:rPr>
            <w:rtl/>
          </w:rPr>
          <w:t xml:space="preserve">,</w:t>
        </w:r>
      </w:ins>
      <w:del w:id="93277" w:author="עורך - פרקים א-ב" w:date="2026-10-05T11:51:54Z">
        <w:r>
          <w:rPr>
            <w:rtl/>
          </w:rPr>
          <w:delText xml:space="preserve">כהן,</w:delText>
        </w:r>
      </w:del>
      <w:r>
        <w:rPr>
          <w:rtl/>
        </w:rPr>
        <w:t xml:space="preserve">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ins w:id="93274" w:author="עורך - פרקים א-ב" w:date="2026-10-05T11:51:54Z">
        <w:r>
          <w:rPr>
            <w:rtl/>
          </w:rPr>
          <w:t xml:space="preserve">תחייבנו</w:t>
        </w:r>
      </w:ins>
      <w:del w:id="93275" w:author="עורך - פרקים א-ב" w:date="2026-10-05T11:51:54Z">
        <w:r>
          <w:rPr>
            <w:rtl/>
          </w:rPr>
          <w:delText xml:space="preserve">מחייבת </w:delText>
        </w:r>
        <w:r>
          <w:rPr>
            <w:rtl/>
          </w:rPr>
          <w:delText xml:space="preserve">לו</w:delText>
        </w:r>
      </w:del>
      <w:ins w:id="94731" w:author="מנוע מכני" w:date="2026-10-05T11:32:12Z"/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</w:t>
      </w:r>
      <w:ins w:id="93272" w:author="עורך - פרקים א-ב" w:date="2026-10-05T11:51:54Z">
        <w:r>
          <w:rPr>
            <w:rtl/>
          </w:rPr>
          <w:t xml:space="preserve">יבוא</w:t>
        </w:r>
      </w:ins>
      <w:del w:id="93273" w:author="עורך - פרקים א-ב" w:date="2026-10-05T11:51:54Z">
        <w:r>
          <w:rPr>
            <w:rtl/>
          </w:rPr>
          <w:delText xml:space="preserve">אתי</w:delText>
        </w:r>
      </w:del>
      <w:r>
        <w:rPr>
          <w:rtl/>
        </w:rPr>
        <w:t xml:space="preserve"> </w:t>
      </w:r>
      <w:ins w:id="94733" w:author="מנוע מכני" w:date="2026-10-05T11:32:12Z">
        <w:ins w:id="93270" w:author="עורך - פרקים א-ב" w:date="2026-10-05T11:51:54Z">
          <w:r>
            <w:rPr>
              <w:rtl/>
            </w:rPr>
            <w:t xml:space="preserve">בו</w:t>
          </w:r>
        </w:ins>
        <w:del w:id="93271" w:author="עורך - פרקים א-ב" w:date="2026-10-05T11:51:54Z">
          <w:r>
            <w:rPr>
              <w:rtl/>
            </w:rPr>
            <w:delText xml:space="preserve">לו</w:delText>
          </w:r>
        </w:del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ins w:id="93292" w:author="עורך - פרקים א-ב" w:date="2026-10-05T11:51:54Z">
        <w:r>
          <w:rPr>
            <w:rtl/>
          </w:rPr>
          <w:t xml:space="preserve">לשיטתך</w:t>
        </w:r>
      </w:ins>
      <w:del w:id="93293" w:author="עורך - פרקים א-ב" w:date="2026-10-05T11:51:54Z">
        <w:r>
          <w:rPr>
            <w:rtl/>
          </w:rPr>
          <w:delText xml:space="preserve">לדידך</w:delText>
        </w:r>
      </w:del>
      <w:r>
        <w:rPr>
          <w:rtl/>
        </w:rPr>
        <w:t xml:space="preserve"> - </w:t>
      </w:r>
      <w:ins w:id="93290" w:author="עורך - פרקים א-ב" w:date="2026-10-05T11:51:54Z">
        <w:r>
          <w:rPr>
            <w:rtl/>
          </w:rPr>
          <w:t xml:space="preserve">הודה</w:t>
        </w:r>
      </w:ins>
      <w:del w:id="93291" w:author="עורך - פרקים א-ב" w:date="2026-10-05T11:51:54Z">
        <w:r>
          <w:rPr>
            <w:rtl/>
          </w:rPr>
          <w:delText xml:space="preserve">אודי</w:delText>
        </w:r>
      </w:del>
      <w:r>
        <w:rPr>
          <w:rtl/>
        </w:rPr>
        <w:t xml:space="preserve"> לי </w:t>
      </w:r>
      <w:ins w:id="93288" w:author="עורך - פרקים א-ב" w:date="2026-10-05T11:51:54Z">
        <w:r>
          <w:rPr>
            <w:rtl/>
          </w:rPr>
          <w:t xml:space="preserve">במקום</w:t>
        </w:r>
      </w:ins>
      <w:del w:id="93289" w:author="עורך - פרקים א-ב" w:date="2026-10-05T11:51:54Z">
        <w:r>
          <w:rPr>
            <w:rtl/>
          </w:rPr>
          <w:delText xml:space="preserve">מיהא</w:delText>
        </w:r>
      </w:del>
      <w:r>
        <w:rPr>
          <w:rtl/>
        </w:rPr>
        <w:t xml:space="preserve"> </w:t>
      </w:r>
      <w:ins w:id="93391" w:author="מנוע מכני" w:date="2026-10-05T11:32:12Z">
        <w:ins w:id="93286" w:author="עורך - פרקים א-ב" w:date="2026-10-05T11:51:54Z">
          <w:r>
            <w:rPr>
              <w:rtl/>
            </w:rPr>
            <w:t xml:space="preserve">שחליפין</w:t>
          </w:r>
        </w:ins>
        <w:del w:id="93287" w:author="עורך - פרקים א-ב" w:date="2026-10-05T11:51:54Z">
          <w:r>
            <w:rPr>
              <w:rtl/>
            </w:rPr>
            <w:delText xml:space="preserve">מקום</w:delText>
          </w:r>
          <w:r>
            <w:rPr>
              <w:rtl/>
            </w:rPr>
            <w:delText xml:space="preserve"> דחליפין</w:delText>
          </w:r>
        </w:del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ביד </w:t>
      </w:r>
      <w:ins w:id="93284" w:author="עורך - פרקים א-ב" w:date="2026-10-05T11:51:54Z">
        <w:r>
          <w:rPr>
            <w:rtl/>
          </w:rPr>
          <w:t xml:space="preserve">כהן,</w:t>
        </w:r>
      </w:ins>
      <w:del w:id="93285" w:author="עורך - פרקים א-ב" w:date="2026-10-05T11:51:54Z">
        <w:r>
          <w:rPr>
            <w:rtl/>
          </w:rPr>
          <w:delText xml:space="preserve">כהן</w:delText>
        </w:r>
      </w:del>
      <w:r>
        <w:rPr>
          <w:rtl/>
        </w:rPr>
        <w:t xml:space="preserve"> </w:t>
      </w:r>
      <w:ins w:id="93282" w:author="עורך - פרקים א-ב" w:date="2026-10-05T11:51:54Z">
        <w:r>
          <w:rPr>
            <w:rtl/>
          </w:rPr>
          <w:t xml:space="preserve">שעשו</w:t>
        </w:r>
      </w:ins>
      <w:del w:id="93283" w:author="עורך - פרקים א-ב" w:date="2026-10-05T11:51:54Z">
        <w:r>
          <w:rPr>
            <w:rtl/>
          </w:rPr>
          <w:delText xml:space="preserve">דעשו</w:delText>
        </w:r>
      </w:del>
      <w:r>
        <w:rPr>
          <w:rtl/>
        </w:rPr>
        <w:t xml:space="preserve">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afffff8"/>
        <w:rPr>
          <w:ins w:id="93604" w:author="עורך - פרקים א-ב" w:date="2026-10-05T11:51:54Z"/>
        </w:rPr>
      </w:pPr>
      <w:ins w:id="93605" w:author="עורך - פרקים א-ב" w:date="2026-10-05T11:51:54Z">
        <w:r>
          <w:rPr>
            <w:color w:val="7B3F00"/>
          </w:rPr>
          <w:t xml:space="preserve">ספק מעשר - פטור מן המתנות</w:t>
        </w:r>
      </w:ins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ins w:id="93310" w:author="עורך - פרקים א-ב" w:date="2026-10-05T11:51:54Z">
        <w:r>
          <w:rPr>
            <w:rFonts w:hint="cs"/>
            <w:rtl/>
          </w:rPr>
          <w:t xml:space="preserve">וקמ"ל,</w:t>
        </w:r>
      </w:ins>
      <w:del w:id="93311" w:author="עורך - פרקים א-ב" w:date="2026-10-05T11:51:54Z">
        <w:r>
          <w:rPr>
            <w:rFonts w:hint="cs"/>
            <w:rtl/>
          </w:rPr>
          <w:delText xml:space="preserve">וק</w:delText>
        </w:r>
        <w:r>
          <w:rPr>
            <w:rFonts w:hint="cs"/>
            <w:rtl/>
          </w:rPr>
          <w:delText xml:space="preserve">מ"ל</w:delText>
        </w:r>
      </w:del>
      <w:ins w:id="90977" w:author="מנוע מכני" w:date="2026-10-05T11:32:12Z"/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  <w:ins w:id="93308" w:author="עורך - פרקים א-ב" w:date="2026-10-05T11:51:54Z">
        <w:r>
          <w:rPr>
            <w:rFonts w:hint="cs"/>
            <w:rtl/>
          </w:rPr>
          <w:t xml:space="preserve">שלא</w:t>
        </w:r>
      </w:ins>
      <w:del w:id="93309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</w:t>
      </w:r>
      <w:ins w:id="93306" w:author="עורך - פרקים א-ב" w:date="2026-10-05T11:51:54Z">
        <w:r>
          <w:rPr>
            <w:rFonts w:hint="cs"/>
            <w:rtl/>
          </w:rPr>
          <w:t xml:space="preserve">תאמר:</w:t>
        </w:r>
      </w:ins>
      <w:del w:id="93307" w:author="עורך - פרקים א-ב" w:date="2026-10-05T11:51:54Z">
        <w:r>
          <w:rPr>
            <w:rFonts w:hint="cs"/>
            <w:rtl/>
          </w:rPr>
          <w:delText xml:space="preserve">תימא</w:delText>
        </w:r>
      </w:del>
      <w:r>
        <w:rPr>
          <w:rFonts w:hint="cs"/>
          <w:rtl/>
        </w:rPr>
        <w:t xml:space="preserve"> </w:t>
      </w:r>
      <w:ins w:id="93304" w:author="עורך - פרקים א-ב" w:date="2026-10-05T11:51:54Z">
        <w:r>
          <w:rPr>
            <w:rFonts w:hint="cs"/>
            <w:rtl/>
          </w:rPr>
          <w:t xml:space="preserve">טעמו</w:t>
        </w:r>
      </w:ins>
      <w:del w:id="93305" w:author="עורך - פרקים א-ב" w:date="2026-10-05T11:51:54Z">
        <w:r>
          <w:rPr>
            <w:rFonts w:hint="cs"/>
            <w:rtl/>
          </w:rPr>
          <w:delText xml:space="preserve">טעמא</w:delText>
        </w:r>
      </w:del>
      <w:r>
        <w:rPr>
          <w:rFonts w:hint="cs"/>
          <w:rtl/>
        </w:rPr>
        <w:t xml:space="preserve"> </w:t>
      </w:r>
      <w:ins w:id="93302" w:author="עורך - פרקים א-ב" w:date="2026-10-05T11:51:54Z">
        <w:r>
          <w:rPr>
            <w:rStyle w:val="2fb"/>
            <w:rFonts w:hint="cs"/>
            <w:rtl/>
          </w:rPr>
          <w:t xml:space="preserve">של</w:t>
        </w:r>
      </w:ins>
      <w:del w:id="93303" w:author="עורך - פרקים א-ב" w:date="2026-10-05T11:51:54Z">
        <w:r>
          <w:rPr>
            <w:rStyle w:val="2fb"/>
            <w:rFonts w:hint="cs"/>
            <w:rtl/>
          </w:rPr>
          <w:delText xml:space="preserve">ד</w:delText>
        </w:r>
        <w:r>
          <w:rPr>
            <w:rStyle w:val="2fb"/>
            <w:rFonts w:hint="cs"/>
            <w:rtl/>
          </w:rPr>
          <w:delText xml:space="preserve">ר"מ</w:delText>
        </w:r>
      </w:del>
      <w:ins w:id="90979" w:author="מנוע מכני" w:date="2026-10-05T11:32:12Z"/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ins w:id="93300" w:author="עורך - פרקים א-ב" w:date="2026-10-05T11:51:54Z">
        <w:r>
          <w:rPr>
            <w:rFonts w:hint="cs"/>
            <w:rtl/>
          </w:rPr>
          <w:t xml:space="preserve">ר"מ כדי שלא</w:t>
        </w:r>
      </w:ins>
      <w:del w:id="93301" w:author="עורך - פרקים א-ב" w:date="2026-10-05T11:51:54Z">
        <w:r>
          <w:rPr>
            <w:rFonts w:hint="cs"/>
            <w:rtl/>
          </w:rPr>
          <w:delText xml:space="preserve">דלא</w:delText>
        </w:r>
      </w:del>
      <w:r>
        <w:rPr>
          <w:rFonts w:hint="cs"/>
          <w:rtl/>
        </w:rPr>
        <w:t xml:space="preserve"> תשתכח תורת </w:t>
      </w:r>
      <w:ins w:id="93298" w:author="עורך - פרקים א-ב" w:date="2026-10-05T11:51:54Z">
        <w:r>
          <w:rPr>
            <w:rFonts w:hint="cs"/>
            <w:rtl/>
          </w:rPr>
          <w:t xml:space="preserve">מתנות,</w:t>
        </w:r>
      </w:ins>
      <w:del w:id="93299" w:author="עורך - פרקים א-ב" w:date="2026-10-05T11:51:54Z">
        <w:r>
          <w:rPr>
            <w:rFonts w:hint="cs"/>
            <w:rtl/>
          </w:rPr>
          <w:delText xml:space="preserve">מתנות</w:delText>
        </w:r>
      </w:del>
      <w:r>
        <w:rPr>
          <w:rFonts w:hint="cs"/>
          <w:rtl/>
        </w:rPr>
        <w:t xml:space="preserve"> </w:t>
      </w:r>
      <w:ins w:id="93296" w:author="עורך - פרקים א-ב" w:date="2026-10-05T11:51:54Z">
        <w:r>
          <w:rPr>
            <w:rStyle w:val="afffffe"/>
            <w:rFonts w:hint="cs"/>
            <w:rtl/>
          </w:rPr>
          <w:t xml:space="preserve">ומחייב</w:t>
        </w:r>
        <w:r>
          <w:rPr>
            <w:rFonts w:hint="cs"/>
            <w:rtl/>
          </w:rPr>
          <w:t xml:space="preserve"> אפי'</w:t>
        </w:r>
      </w:ins>
      <w:del w:id="93297" w:author="עורך - פרקים א-ב" w:date="2026-10-05T11:51:54Z">
        <w:r>
          <w:rPr>
            <w:rFonts w:hint="cs"/>
            <w:rtl/>
          </w:rPr>
          <w:delText xml:space="preserve">אפ'י</w:delText>
        </w:r>
      </w:del>
      <w:r>
        <w:rPr>
          <w:rFonts w:hint="cs"/>
          <w:rtl/>
        </w:rPr>
        <w:t xml:space="preserve"> ספק </w:t>
      </w:r>
      <w:ins w:id="93294" w:author="עורך - פרקים א-ב" w:date="2026-10-05T11:51:54Z">
        <w:r>
          <w:rPr>
            <w:rFonts w:hint="cs"/>
            <w:rtl/>
          </w:rPr>
          <w:t xml:space="preserve">מעשר.</w:t>
        </w:r>
      </w:ins>
      <w:del w:id="93295" w:author="עורך - פרקים א-ב" w:date="2026-10-05T11:51:54Z">
        <w:r>
          <w:rPr>
            <w:rFonts w:hint="cs"/>
            <w:rtl/>
          </w:rPr>
          <w:delText xml:space="preserve">מעשר </w:delText>
        </w:r>
        <w:r>
          <w:rPr>
            <w:rFonts w:hint="cs"/>
            <w:rtl/>
          </w:rPr>
          <w:delText xml:space="preserve">גם</w:delText>
        </w:r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ק</w:delText>
        </w:r>
        <w:r>
          <w:rPr>
            <w:rFonts w:hint="cs"/>
            <w:rtl/>
          </w:rPr>
          <w:delText xml:space="preserve">מ"ל</w:delText>
        </w:r>
      </w:del>
      <w:ins w:id="93393" w:author="מנוע מכני" w:date="2026-10-05T11:32:12Z"/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ins w:id="90981" w:author="מנוע מכני" w:date="2026-10-05T11:32:12Z"/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>
      <w:pPr>
        <w:pStyle w:val="38"/>
        <w:rPr>
          <w:ins w:id="93501" w:author="עורך - פרקים א-ב" w:date="2026-10-05T11:51:54Z"/>
        </w:rPr>
      </w:pPr>
      <w:r>
        <w:t>מ</w:t>
      </w:r>
      <w:r w:rsidR="00F0030D">
        <w:t xml:space="preserve">הו דתימא</w:t>
      </w:r>
    </w:p>
    <w:p w14:paraId="0945CABE" w14:textId="77777777" w:rsidR="00B874E6" w:rsidRDefault="00F63065" w:rsidP="00E47E71">
      <w:pPr>
        <w:rPr>
          <w:rtl/>
        </w:rPr>
      </w:pPr>
      <w:del w:id="93502" w:author="עורך - פרקים א-ב" w:date="2026-10-05T11:51:54Z">
        <w:r w:rsidR="00F0030D">
          <w:rPr>
            <w:rFonts w:hint="cs"/>
            <w:rtl/>
          </w:rPr>
          <w:delText xml:space="preserve"> </w:delText>
        </w:r>
      </w:del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</w:t>
      </w:r>
      <w:ins w:id="93320" w:author="עורך - פרקים א-ב" w:date="2026-10-05T11:51:54Z">
        <w:r>
          <w:rPr>
            <w:rtl/>
          </w:rPr>
          <w:t xml:space="preserve">וזה</w:t>
        </w:r>
      </w:ins>
      <w:del w:id="93321" w:author="עורך - פרקים א-ב" w:date="2026-10-05T11:51:54Z">
        <w:r>
          <w:rPr>
            <w:rtl/>
          </w:rPr>
          <w:delText xml:space="preserve">והא</w:delText>
        </w:r>
      </w:del>
      <w:r>
        <w:rPr>
          <w:rtl/>
        </w:rPr>
        <w:t xml:space="preserve"> </w:t>
      </w:r>
      <w:ins w:id="93318" w:author="עורך - פרקים א-ב" w:date="2026-10-05T11:51:54Z">
        <w:r>
          <w:rPr>
            <w:rtl/>
          </w:rPr>
          <w:t xml:space="preserve">שנחלקו</w:t>
        </w:r>
      </w:ins>
      <w:del w:id="93319" w:author="עורך - פרקים א-ב" w:date="2026-10-05T11:51:54Z">
        <w:r>
          <w:rPr>
            <w:rtl/>
          </w:rPr>
          <w:delText xml:space="preserve">דמיפלגי</w:delText>
        </w:r>
      </w:del>
      <w:r>
        <w:rPr>
          <w:rtl/>
        </w:rPr>
        <w:t xml:space="preserve"> בחליפין - להודיעך כחו </w:t>
      </w:r>
      <w:r>
        <w:rPr>
          <w:rStyle w:val="2fb"/>
          <w:rtl/>
        </w:rPr>
        <w:t xml:space="preserve">דרבי </w:t>
      </w:r>
      <w:ins w:id="93316" w:author="עורך - פרקים א-ב" w:date="2026-10-05T11:51:54Z">
        <w:r>
          <w:rPr>
            <w:rStyle w:val="2fb"/>
            <w:rtl/>
          </w:rPr>
          <w:t xml:space="preserve">יוסי,</w:t>
        </w:r>
      </w:ins>
      <w:del w:id="93317" w:author="עורך - פרקים א-ב" w:date="2026-10-05T11:51:54Z">
        <w:r>
          <w:rPr>
            <w:rStyle w:val="2fb"/>
            <w:rtl/>
          </w:rPr>
          <w:delText xml:space="preserve">יוסי</w:delText>
        </w:r>
      </w:del>
      <w:r>
        <w:rPr>
          <w:rtl/>
        </w:rPr>
        <w:t xml:space="preserve"> </w:t>
      </w:r>
      <w:ins w:id="93314" w:author="עורך - פרקים א-ב" w:date="2026-10-05T11:51:54Z">
        <w:r>
          <w:rPr>
            <w:rtl/>
          </w:rPr>
          <w:t xml:space="preserve">שפוטר</w:t>
        </w:r>
      </w:ins>
      <w:del w:id="93315" w:author="עורך - פרקים א-ב" w:date="2026-10-05T11:51:54Z">
        <w:r>
          <w:rPr>
            <w:rtl/>
          </w:rPr>
          <w:delText xml:space="preserve">דפטר</w:delText>
        </w:r>
      </w:del>
      <w:r>
        <w:rPr>
          <w:rtl/>
        </w:rPr>
        <w:t xml:space="preserve">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312" w:author="עורך - פרקים א-ב" w:date="2026-10-05T11:51:54Z">
        <w:r>
          <w:rPr>
            <w:rtl/>
          </w:rPr>
          <w:t xml:space="preserve">שכהן</w:t>
        </w:r>
      </w:ins>
      <w:del w:id="93313" w:author="עורך - פרקים א-ב" w:date="2026-10-05T11:51:54Z">
        <w:r>
          <w:rPr>
            <w:rtl/>
          </w:rPr>
          <w:delText xml:space="preserve">דכהן</w:delText>
        </w:r>
      </w:del>
      <w:r>
        <w:rPr>
          <w:rtl/>
        </w:rPr>
        <w:t xml:space="preserve">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>
      <w:pPr>
        <w:pStyle w:val="38"/>
        <w:rPr>
          <w:ins w:id="93503" w:author="עורך - פרקים א-ב" w:date="2026-10-05T11:51:54Z"/>
        </w:rPr>
      </w:pPr>
      <w:r>
        <w:t xml:space="preserve">חזר בו </w:t>
      </w:r>
    </w:p>
    <w:p w14:paraId="2F7240CA" w14:textId="77777777" w:rsidR="00B874E6" w:rsidRDefault="00E47E71" w:rsidP="00E47E71">
      <w:pPr>
        <w:rPr>
          <w:rtl/>
        </w:rPr>
      </w:pPr>
      <w:ins w:id="90987" w:author="מנוע מכני" w:date="2026-10-05T11:32:12Z">
        <w:ins w:id="93330" w:author="עורך - פרקים א-ב" w:date="2026-10-05T11:51:54Z">
          <w:r>
            <w:rPr>
              <w:rStyle w:val="2fb"/>
              <w:rFonts w:hint="cs"/>
              <w:rtl/>
            </w:rPr>
            <w:t xml:space="preserve">ר"ט</w:t>
          </w:r>
          <w:r>
            <w:rPr>
              <w:rStyle w:val="2fb"/>
              <w:rFonts w:hint="cs"/>
              <w:rtl/>
            </w:rPr>
            <w:t xml:space="preserve">,</w:t>
          </w:r>
        </w:ins>
        <w:del w:id="93331" w:author="עורך - פרקים א-ב" w:date="2026-10-05T11:51:54Z">
          <w:r>
            <w:rPr>
              <w:rStyle w:val="2fb"/>
              <w:rFonts w:hint="cs"/>
              <w:rtl/>
            </w:rPr>
            <w:delText xml:space="preserve">ר"ט</w:delText>
          </w:r>
        </w:del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ins w:id="93328" w:author="עורך - פרקים א-ב" w:date="2026-10-05T11:51:54Z">
        <w:r>
          <w:rPr>
            <w:rFonts w:hint="cs"/>
            <w:rtl/>
          </w:rPr>
          <w:t xml:space="preserve">דמ"נ:</w:t>
        </w:r>
      </w:ins>
      <w:del w:id="93329" w:author="עורך - פרקים א-ב" w:date="2026-10-05T11:51:54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מ"נ</w:delText>
        </w:r>
      </w:del>
      <w:ins w:id="90989" w:author="מנוע מכני" w:date="2026-10-05T11:32:12Z"/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3326" w:author="עורך - פרקים א-ב" w:date="2026-10-05T11:51:54Z">
        <w:r>
          <w:rPr>
            <w:rFonts w:hint="cs"/>
            <w:rtl/>
          </w:rPr>
          <w:t xml:space="preserve">שמן</w:t>
        </w:r>
      </w:ins>
      <w:del w:id="93327" w:author="עורך - פרקים א-ב" w:date="2026-10-05T11:51:54Z">
        <w:r>
          <w:rPr>
            <w:rFonts w:hint="cs"/>
            <w:rtl/>
          </w:rPr>
          <w:delText xml:space="preserve">שמת</w:delText>
        </w:r>
      </w:del>
      <w:r>
        <w:rPr>
          <w:rFonts w:hint="cs"/>
          <w:rtl/>
        </w:rPr>
        <w:t xml:space="preserve"> מת </w:t>
      </w:r>
      <w:ins w:id="93325" w:author="עורך - פרקים א-ב" w:date="2026-10-05T11:51:54Z">
        <w:r>
          <w:rPr>
            <w:rFonts w:hint="cs"/>
            <w:rtl/>
          </w:rPr>
          <w:t xml:space="preserve">- </w:t>
        </w:r>
      </w:ins>
      <w:r>
        <w:rPr>
          <w:rFonts w:hint="cs"/>
          <w:rtl/>
        </w:rPr>
        <w:t xml:space="preserve">דכהן </w:t>
      </w:r>
      <w:ins w:id="93323" w:author="עורך - פרקים א-ב" w:date="2026-10-05T11:51:54Z">
        <w:r>
          <w:rPr>
            <w:rFonts w:hint="cs"/>
            <w:rtl/>
          </w:rPr>
          <w:t xml:space="preserve">הוא,</w:t>
        </w:r>
      </w:ins>
      <w:del w:id="93324" w:author="עורך - פרקים א-ב" w:date="2026-10-05T11:51:54Z">
        <w:r>
          <w:rPr>
            <w:rFonts w:hint="cs"/>
            <w:rtl/>
          </w:rPr>
          <w:delText xml:space="preserve">הוא</w:delText>
        </w:r>
      </w:del>
      <w:r>
        <w:rPr>
          <w:rFonts w:hint="cs"/>
          <w:rtl/>
        </w:rPr>
        <w:t xml:space="preserve">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</w:t>
      </w:r>
      <w:ins w:id="93322" w:author="עורך - פרקים א-ב" w:date="2026-10-05T11:51:54Z">
        <w:r>
          <w:rPr>
            <w:rFonts w:hint="cs"/>
            <w:rtl/>
          </w:rPr>
          <w:t xml:space="preserve">- </w:t>
        </w:r>
      </w:ins>
      <w:r>
        <w:rPr>
          <w:rFonts w:hint="cs"/>
          <w:rtl/>
        </w:rPr>
        <w:t xml:space="preserve">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</w:t>
      </w:r>
      <w:ins w:id="93332" w:author="עורך - פרקים א-ב" w:date="2026-10-05T11:51:54Z">
        <w:r>
          <w:rPr>
            <w:rtl/>
          </w:rPr>
          <w:t xml:space="preserve">רועה </w:t>
        </w:r>
        <w:r>
          <w:rPr>
            <w:rStyle w:val="afffffe"/>
            <w:rtl/>
          </w:rPr>
          <w:t xml:space="preserve">ומת אחד</w:t>
        </w:r>
        <w:r>
          <w:rPr>
            <w:rtl/>
          </w:rPr>
          <w:t xml:space="preserve">,</w:t>
        </w:r>
      </w:ins>
      <w:del w:id="93333" w:author="עורך - פרקים א-ב" w:date="2026-10-05T11:51:54Z">
        <w:r>
          <w:rPr>
            <w:rtl/>
          </w:rPr>
          <w:delText xml:space="preserve">רועה,</w:delText>
        </w:r>
      </w:del>
      <w:r>
        <w:rPr>
          <w:rtl/>
        </w:rPr>
        <w:t xml:space="preserve">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ins w:id="93334" w:author="עורך - פרקים א-ב" w:date="2026-10-05T11:51:54Z">
        <w:r>
          <w:rPr>
            <w:rtl/>
          </w:rPr>
          <w:t xml:space="preserve">בעה"ב?</w:t>
        </w:r>
      </w:ins>
      <w:del w:id="93335" w:author="עורך - פרקים א-ב" w:date="2026-10-05T11:51:54Z">
        <w:r w:rsidR="00F63065">
          <w:rPr>
            <w:rtl/>
          </w:rPr>
          <w:delText xml:space="preserve">בע</w:delText>
        </w:r>
        <w:r>
          <w:rPr>
            <w:rFonts w:hint="cs"/>
            <w:rtl/>
          </w:rPr>
          <w:delText xml:space="preserve">ה"ב</w:delText>
        </w:r>
      </w:del>
      <w:ins w:id="91003" w:author="מנוע מכני" w:date="2026-10-05T11:32:12Z"/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</w:t>
      </w:r>
      <w:ins w:id="93337" w:author="עורך - פרקים א-ב" w:date="2026-10-05T11:51:54Z">
        <w:r>
          <w:rPr>
            <w:rtl/>
          </w:rPr>
          <w:t xml:space="preserve">מקנה</w:t>
        </w:r>
      </w:ins>
      <w:del w:id="93338" w:author="עורך - פרקים א-ב" w:date="2026-10-05T11:51:54Z">
        <w:r>
          <w:rPr>
            <w:rtl/>
          </w:rPr>
          <w:delText xml:space="preserve">אקנויי קא מקני</w:delText>
        </w:r>
      </w:del>
      <w:r>
        <w:rPr>
          <w:rtl/>
        </w:rPr>
        <w:t xml:space="preserve">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3336" w:author="עורך - פרקים א-ב" w:date="2026-10-05T11:51:54Z">
        <w:r>
          <w:rPr>
            <w:rStyle w:val="afffffe"/>
            <w:rtl/>
          </w:rPr>
          <w:t xml:space="preserve">מקום</w:t>
        </w:r>
        <w:r>
          <w:rPr>
            <w:rtl/>
          </w:rPr>
          <w:t xml:space="preserve"> </w:t>
        </w:r>
      </w:ins>
      <w:r>
        <w:rPr>
          <w:rtl/>
        </w:rPr>
        <w:t xml:space="preserve">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0619" w:author="מנוע סמנטי" w:date="2026-10-05T11:39:44Z">
        <w:r>
          <w:rPr>
            <w:rtl/>
          </w:rPr>
          <w:t xml:space="preserve">שיעשה</w:t>
        </w:r>
      </w:ins>
      <w:del w:id="90620" w:author="מנוע סמנטי" w:date="2026-10-05T11:39:44Z">
        <w:r w:rsidR="00F63065">
          <w:rPr>
            <w:rtl/>
          </w:rPr>
          <w:delText xml:space="preserve">דליתעביד</w:delText>
        </w:r>
      </w:del>
      <w:r w:rsidR="00F63065">
        <w:rPr>
          <w:rtl/>
        </w:rPr>
        <w:t xml:space="preserve"> מצוה </w:t>
      </w:r>
      <w:ins w:id="93339" w:author="עורך - פרקים א-ב" w:date="2026-10-05T11:51:54Z">
        <w:r>
          <w:rPr>
            <w:rtl/>
          </w:rPr>
          <w:t xml:space="preserve">בממונו,</w:t>
        </w:r>
      </w:ins>
      <w:del w:id="93340" w:author="עורך - פרקים א-ב" w:date="2026-10-05T11:51:54Z">
        <w:r w:rsidR="00F63065">
          <w:rPr>
            <w:rtl/>
          </w:rPr>
          <w:delText xml:space="preserve">בממונ</w:delText>
        </w:r>
        <w:r>
          <w:rPr>
            <w:rFonts w:hint="cs"/>
            <w:rtl/>
          </w:rPr>
          <w:delText xml:space="preserve">ו</w:delText>
        </w:r>
      </w:del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</w:t>
      </w:r>
      <w:ins w:id="93345" w:author="עורך - פרקים א-ב" w:date="2026-10-05T11:51:54Z">
        <w:r>
          <w:rPr>
            <w:rtl/>
          </w:rPr>
          <w:t xml:space="preserve">שיש</w:t>
        </w:r>
      </w:ins>
      <w:del w:id="93346" w:author="עורך - פרקים א-ב" w:date="2026-10-05T11:51:54Z">
        <w:r>
          <w:rPr>
            <w:rtl/>
          </w:rPr>
          <w:delText xml:space="preserve">ד</w:delText>
        </w:r>
        <w:r w:rsidR="000B360B">
          <w:rPr>
            <w:rFonts w:hint="cs"/>
            <w:rtl/>
          </w:rPr>
          <w:delText xml:space="preserve">יש</w:delText>
        </w:r>
      </w:del>
      <w:r w:rsidR="000B360B">
        <w:rPr>
          <w:rFonts w:hint="cs"/>
          <w:rtl/>
        </w:rPr>
        <w:t xml:space="preserve">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343" w:author="עורך - פרקים א-ב" w:date="2026-10-05T11:51:54Z">
        <w:r>
          <w:rPr>
            <w:rtl/>
          </w:rPr>
          <w:t xml:space="preserve">מקנה</w:t>
        </w:r>
      </w:ins>
      <w:del w:id="93344" w:author="עורך - פרקים א-ב" w:date="2026-10-05T11:51:54Z">
        <w:r>
          <w:rPr>
            <w:rtl/>
          </w:rPr>
          <w:delText xml:space="preserve">מקני</w:delText>
        </w:r>
      </w:del>
      <w:r>
        <w:rPr>
          <w:rtl/>
        </w:rPr>
        <w:t xml:space="preserve">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3341" w:author="עורך - פרקים א-ב" w:date="2026-10-05T11:51:54Z">
        <w:r>
          <w:rPr>
            <w:rtl/>
          </w:rPr>
          <w:t xml:space="preserve">כלום,</w:t>
        </w:r>
      </w:ins>
      <w:del w:id="93342" w:author="עורך - פרקים א-ב" w:date="2026-10-05T11:51:54Z">
        <w:r>
          <w:rPr>
            <w:rtl/>
          </w:rPr>
          <w:delText xml:space="preserve">מידעם,</w:delText>
        </w:r>
      </w:del>
      <w:r>
        <w:rPr>
          <w:rtl/>
        </w:rPr>
        <w:t xml:space="preserve">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606" w:author="עורך - פרקים א-ב" w:date="2026-10-05T11:51:54Z"/>
        </w:rPr>
      </w:pPr>
      <w:ins w:id="93607" w:author="עורך - פרקים א-ב" w:date="2026-10-05T11:51:54Z">
        <w:r>
          <w:rPr>
            <w:color w:val="7B3F00"/>
          </w:rPr>
          <w:t xml:space="preserve">צורך כפל המחלוקת ברחלים</w:t>
        </w:r>
      </w:ins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ins w:id="90621" w:author="מנוע סמנטי" w:date="2026-10-05T11:39:44Z">
        <w:r>
          <w:rPr>
            <w:rtl/>
          </w:rPr>
          <w:t xml:space="preserve">השמיענו</w:t>
        </w:r>
      </w:ins>
      <w:del w:id="906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</w:t>
      </w:r>
      <w:ins w:id="93367" w:author="עורך - פרקים א-ב" w:date="2026-10-05T11:51:54Z">
        <w:r>
          <w:rPr>
            <w:rtl/>
          </w:rPr>
          <w:t xml:space="preserve">בזו</w:t>
        </w:r>
      </w:ins>
      <w:del w:id="93368" w:author="עורך - פרקים א-ב" w:date="2026-10-05T11:51:54Z">
        <w:r>
          <w:rPr>
            <w:rtl/>
          </w:rPr>
          <w:delText xml:space="preserve">בההיא</w:delText>
        </w:r>
      </w:del>
      <w:r>
        <w:rPr>
          <w:rtl/>
        </w:rPr>
        <w:t xml:space="preserve">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ins w:id="93365" w:author="עורך - פרקים א-ב" w:date="2026-10-05T11:51:54Z">
          <w:r>
            <w:rPr>
              <w:rtl/>
            </w:rPr>
            <w:t xml:space="preserve">דשנים</w:t>
          </w:r>
        </w:ins>
        <w:del w:id="93366" w:author="עורך - פרקים א-ב" w:date="2026-10-05T11:51:54Z">
          <w:r>
            <w:rPr>
              <w:rtl/>
            </w:rPr>
            <w:delText xml:space="preserve">דשני</w:delText>
          </w:r>
        </w:del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ins w:id="93363" w:author="עורך - פרקים א-ב" w:date="2026-10-05T11:51:54Z">
          <w:r>
            <w:rPr>
              <w:rtl/>
            </w:rPr>
            <w:t xml:space="preserve">דשנים</w:t>
          </w:r>
        </w:ins>
        <w:del w:id="93364" w:author="עורך - פרקים א-ב" w:date="2026-10-05T11:51:54Z">
          <w:r>
            <w:rPr>
              <w:rtl/>
            </w:rPr>
            <w:delText xml:space="preserve">דשני</w:delText>
          </w:r>
        </w:del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</w:t>
      </w:r>
      <w:ins w:id="93361" w:author="עורך - פרקים א-ב" w:date="2026-10-05T11:51:54Z">
        <w:r>
          <w:rPr>
            <w:rtl/>
          </w:rPr>
          <w:t xml:space="preserve">ואחד</w:t>
        </w:r>
      </w:ins>
      <w:del w:id="93362" w:author="עורך - פרקים א-ב" w:date="2026-10-05T11:51:54Z">
        <w:r>
          <w:rPr>
            <w:rtl/>
          </w:rPr>
          <w:delText xml:space="preserve">וחד</w:delText>
        </w:r>
      </w:del>
      <w:r>
        <w:rPr>
          <w:rtl/>
        </w:rPr>
        <w:t xml:space="preserve">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</w:t>
      </w:r>
      <w:ins w:id="93359" w:author="עורך - פרקים א-ב" w:date="2026-10-05T11:51:54Z">
        <w:r>
          <w:rPr>
            <w:rtl/>
          </w:rPr>
          <w:t xml:space="preserve">אמור</w:t>
        </w:r>
      </w:ins>
      <w:del w:id="93360" w:author="עורך - פרקים א-ב" w:date="2026-10-05T11:51:54Z">
        <w:r>
          <w:rPr>
            <w:rtl/>
          </w:rPr>
          <w:delText xml:space="preserve">אימא</w:delText>
        </w:r>
      </w:del>
      <w:r>
        <w:rPr>
          <w:rtl/>
        </w:rPr>
        <w:t xml:space="preserve"> </w:t>
      </w:r>
      <w:ins w:id="93357" w:author="עורך - פרקים א-ב" w:date="2026-10-05T11:51:54Z">
        <w:r>
          <w:rPr>
            <w:rtl/>
          </w:rPr>
          <w:t xml:space="preserve">שמודה</w:t>
        </w:r>
      </w:ins>
      <w:del w:id="93358" w:author="עורך - פרקים א-ב" w:date="2026-10-05T11:51:54Z">
        <w:r>
          <w:rPr>
            <w:rtl/>
          </w:rPr>
          <w:delText xml:space="preserve">מודי</w:delText>
        </w:r>
      </w:del>
      <w:r>
        <w:rPr>
          <w:rtl/>
        </w:rPr>
        <w:t xml:space="preserve"> לר' </w:t>
      </w:r>
      <w:ins w:id="93355" w:author="עורך - פרקים א-ב" w:date="2026-10-05T11:51:54Z">
        <w:r>
          <w:rPr>
            <w:rtl/>
          </w:rPr>
          <w:t xml:space="preserve">טרפון,</w:t>
        </w:r>
      </w:ins>
      <w:del w:id="93356" w:author="עורך - פרקים א-ב" w:date="2026-10-05T11:51:54Z">
        <w:r>
          <w:rPr>
            <w:rtl/>
          </w:rPr>
          <w:delText xml:space="preserve">טרפון</w:delText>
        </w:r>
      </w:del>
      <w:r>
        <w:rPr>
          <w:rtl/>
        </w:rPr>
        <w:t xml:space="preserve"> </w:t>
      </w:r>
      <w:ins w:id="93353" w:author="עורך - פרקים א-ב" w:date="2026-10-05T11:51:54Z">
        <w:r>
          <w:rPr>
            <w:rtl/>
          </w:rPr>
          <w:t xml:space="preserve">שזו</w:t>
        </w:r>
      </w:ins>
      <w:del w:id="93354" w:author="עורך - פרקים א-ב" w:date="2026-10-05T11:51:54Z">
        <w:r>
          <w:rPr>
            <w:rtl/>
          </w:rPr>
          <w:delText xml:space="preserve">דהך</w:delText>
        </w:r>
      </w:del>
      <w:r>
        <w:rPr>
          <w:rtl/>
        </w:rPr>
        <w:t xml:space="preserve"> </w:t>
      </w:r>
      <w:ins w:id="93351" w:author="עורך - פרקים א-ב" w:date="2026-10-05T11:51:54Z">
        <w:r>
          <w:rPr>
            <w:rtl/>
          </w:rPr>
          <w:t xml:space="preserve">שילדה</w:t>
        </w:r>
      </w:ins>
      <w:del w:id="93352" w:author="עורך - פרקים א-ב" w:date="2026-10-05T11:51:54Z">
        <w:r>
          <w:rPr>
            <w:rtl/>
          </w:rPr>
          <w:delText xml:space="preserve">דילידא</w:delText>
        </w:r>
      </w:del>
      <w:r>
        <w:rPr>
          <w:rtl/>
        </w:rPr>
        <w:t xml:space="preserve"> </w:t>
      </w:r>
      <w:ins w:id="93349" w:author="עורך - פרקים א-ב" w:date="2026-10-05T11:51:54Z">
        <w:r>
          <w:rPr>
            <w:rtl/>
          </w:rPr>
          <w:t xml:space="preserve">אחד</w:t>
        </w:r>
      </w:ins>
      <w:del w:id="93350" w:author="עורך - פרקים א-ב" w:date="2026-10-05T11:51:54Z">
        <w:r>
          <w:rPr>
            <w:rtl/>
          </w:rPr>
          <w:delText xml:space="preserve">חד</w:delText>
        </w:r>
      </w:del>
      <w:r>
        <w:rPr>
          <w:rtl/>
        </w:rPr>
        <w:t xml:space="preserve"> - </w:t>
      </w:r>
      <w:ins w:id="93347" w:author="עורך - פרקים א-ב" w:date="2026-10-05T11:51:54Z">
        <w:r>
          <w:rPr>
            <w:rStyle w:val="afffffe"/>
            <w:rtl/>
          </w:rPr>
          <w:t xml:space="preserve">ולדה</w:t>
        </w:r>
        <w:r>
          <w:rPr>
            <w:rtl/>
          </w:rPr>
          <w:t xml:space="preserve"> משובח</w:t>
        </w:r>
      </w:ins>
      <w:del w:id="93348" w:author="עורך - פרקים א-ב" w:date="2026-10-05T11:51:54Z">
        <w:r>
          <w:rPr>
            <w:rtl/>
          </w:rPr>
          <w:delText xml:space="preserve">שביח</w:delText>
        </w:r>
      </w:del>
      <w:r>
        <w:rPr>
          <w:rtl/>
        </w:rPr>
        <w:t xml:space="preserve">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ins w:id="90623" w:author="מנוע סמנטי" w:date="2026-10-05T11:39:44Z">
        <w:r>
          <w:rPr>
            <w:rtl/>
          </w:rPr>
          <w:t xml:space="preserve">השמיענו</w:t>
        </w:r>
      </w:ins>
      <w:del w:id="90624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</w:t>
      </w:r>
      <w:ins w:id="93381" w:author="עורך - פרקים א-ב" w:date="2026-10-05T11:51:54Z">
        <w:r>
          <w:rPr>
            <w:rtl/>
          </w:rPr>
          <w:t xml:space="preserve">זו</w:t>
        </w:r>
      </w:ins>
      <w:del w:id="93382" w:author="עורך - פרקים א-ב" w:date="2026-10-05T11:51:54Z">
        <w:r>
          <w:rPr>
            <w:rtl/>
          </w:rPr>
          <w:delText xml:space="preserve">הא</w:delText>
        </w:r>
      </w:del>
      <w:r>
        <w:rPr>
          <w:rtl/>
        </w:rPr>
        <w:t xml:space="preserve">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</w:t>
      </w:r>
      <w:ins w:id="93379" w:author="עורך - פרקים א-ב" w:date="2026-10-05T11:51:54Z">
        <w:r>
          <w:rPr>
            <w:rtl/>
          </w:rPr>
          <w:t xml:space="preserve">אמור</w:t>
        </w:r>
      </w:ins>
      <w:del w:id="93380" w:author="עורך - פרקים א-ב" w:date="2026-10-05T11:51:54Z">
        <w:r>
          <w:rPr>
            <w:rtl/>
          </w:rPr>
          <w:delText xml:space="preserve">אימא</w:delText>
        </w:r>
      </w:del>
      <w:r>
        <w:rPr>
          <w:rtl/>
        </w:rPr>
        <w:t xml:space="preserve"> </w:t>
      </w:r>
      <w:ins w:id="93377" w:author="עורך - פרקים א-ב" w:date="2026-10-05T11:51:54Z">
        <w:r>
          <w:rPr>
            <w:rtl/>
          </w:rPr>
          <w:t xml:space="preserve">שמודה</w:t>
        </w:r>
      </w:ins>
      <w:del w:id="93378" w:author="עורך - פרקים א-ב" w:date="2026-10-05T11:51:54Z">
        <w:r>
          <w:rPr>
            <w:rtl/>
          </w:rPr>
          <w:delText xml:space="preserve">מודי</w:delText>
        </w:r>
      </w:del>
      <w:r>
        <w:rPr>
          <w:rtl/>
        </w:rPr>
        <w:t xml:space="preserve"> </w:t>
      </w:r>
      <w:ins w:id="93375" w:author="עורך - פרקים א-ב" w:date="2026-10-05T11:51:54Z">
        <w:r>
          <w:rPr>
            <w:rStyle w:val="2fb"/>
            <w:rtl/>
          </w:rPr>
          <w:t xml:space="preserve">לר"ט,</w:t>
        </w:r>
      </w:ins>
      <w:del w:id="93376" w:author="עורך - פרקים א-ב" w:date="2026-10-05T11:51:54Z">
        <w:r>
          <w:rPr>
            <w:rStyle w:val="2fb"/>
            <w:rtl/>
          </w:rPr>
          <w:delText xml:space="preserve">ל</w:delText>
        </w:r>
        <w:r>
          <w:rPr>
            <w:rStyle w:val="2fb"/>
            <w:rtl/>
          </w:rPr>
          <w:delText xml:space="preserve">ר"ט</w:delText>
        </w:r>
      </w:del>
      <w:ins w:id="91019" w:author="מנוע מכני" w:date="2026-10-05T11:32:12Z"/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</w:t>
      </w:r>
      <w:ins w:id="93373" w:author="עורך - פרקים א-ב" w:date="2026-10-05T11:51:54Z">
        <w:r>
          <w:rPr>
            <w:rtl/>
          </w:rPr>
          <w:t xml:space="preserve">שזו</w:t>
        </w:r>
      </w:ins>
      <w:del w:id="93374" w:author="עורך - פרקים א-ב" w:date="2026-10-05T11:51:54Z">
        <w:r>
          <w:rPr>
            <w:rtl/>
          </w:rPr>
          <w:delText xml:space="preserve">דהך</w:delText>
        </w:r>
      </w:del>
      <w:r>
        <w:rPr>
          <w:rtl/>
        </w:rPr>
        <w:t xml:space="preserve"> </w:t>
      </w:r>
      <w:ins w:id="93371" w:author="עורך - פרקים א-ב" w:date="2026-10-05T11:51:54Z">
        <w:r>
          <w:rPr>
            <w:rtl/>
          </w:rPr>
          <w:t xml:space="preserve">שלא</w:t>
        </w:r>
      </w:ins>
      <w:del w:id="93372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ביכרה </w:t>
      </w:r>
      <w:ins w:id="93369" w:author="עורך - פרקים א-ב" w:date="2026-10-05T11:51:54Z">
        <w:r>
          <w:rPr>
            <w:rStyle w:val="afffffe"/>
            <w:rtl/>
          </w:rPr>
          <w:t xml:space="preserve">ולדה</w:t>
        </w:r>
        <w:r>
          <w:rPr>
            <w:rtl/>
          </w:rPr>
          <w:t xml:space="preserve"> משובח</w:t>
        </w:r>
      </w:ins>
      <w:del w:id="93370" w:author="עורך - פרקים א-ב" w:date="2026-10-05T11:51:54Z">
        <w:r>
          <w:rPr>
            <w:rtl/>
          </w:rPr>
          <w:delText xml:space="preserve">שביח</w:delText>
        </w:r>
      </w:del>
      <w:r>
        <w:rPr>
          <w:rtl/>
        </w:rPr>
        <w:t xml:space="preserve">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ff8"/>
        <w:rPr>
          <w:ins w:id="93608" w:author="עורך - פרקים א-ב" w:date="2026-10-05T11:51:54Z"/>
        </w:rPr>
      </w:pPr>
      <w:ins w:id="93609" w:author="עורך - פרקים א-ב" w:date="2026-10-05T11:51:54Z">
        <w:r>
          <w:rPr>
            <w:color w:val="7B3F00"/>
          </w:rPr>
          <w:t xml:space="preserve">יוצא דופן - בכור לדבר אחד</w:t>
        </w:r>
      </w:ins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ins w:id="93389" w:author="עורך - פרקים א-ב" w:date="2026-10-05T11:51:54Z">
        <w:r>
          <w:rPr>
            <w:rFonts w:hint="cs"/>
            <w:rtl/>
          </w:rPr>
          <w:t xml:space="preserve">מסופק:</w:t>
        </w:r>
      </w:ins>
      <w:del w:id="93390" w:author="עורך - פרקים א-ב" w:date="2026-10-05T11:51:54Z">
        <w:r>
          <w:rPr>
            <w:rFonts w:hint="cs"/>
            <w:rtl/>
          </w:rPr>
          <w:delText xml:space="preserve">מספ</w:delText>
        </w:r>
        <w:r>
          <w:rPr>
            <w:rFonts w:hint="cs"/>
            <w:rtl/>
          </w:rPr>
          <w:delText xml:space="preserve">ק"ל</w:delText>
        </w:r>
        <w:r w:rsidR="00F63065">
          <w:rPr>
            <w:rtl/>
          </w:rPr>
          <w:delText xml:space="preserve">:</w:delText>
        </w:r>
      </w:del>
      <w:ins w:id="91023" w:author="מנוע מכני" w:date="2026-10-05T11:32:12Z"/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ins w:id="93387" w:author="עורך - פרקים א-ב" w:date="2026-10-05T11:51:54Z">
        <w:r>
          <w:rPr>
            <w:rtl/>
          </w:rPr>
          <w:t xml:space="preserve">הוא</w:t>
        </w:r>
      </w:ins>
      <w:del w:id="93388" w:author="עורך - פרקים א-ב" w:date="2026-10-05T11:51:54Z">
        <w:r w:rsidR="00F63065">
          <w:rPr>
            <w:rtl/>
          </w:rPr>
          <w:delText xml:space="preserve">הוי</w:delText>
        </w:r>
      </w:del>
      <w:r w:rsidR="00F63065">
        <w:rPr>
          <w:rtl/>
        </w:rPr>
        <w:t xml:space="preserve">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ins w:id="93385" w:author="עורך - פרקים א-ב" w:date="2026-10-05T11:51:54Z">
        <w:r>
          <w:rPr>
            <w:rtl/>
          </w:rPr>
          <w:t xml:space="preserve">אינו</w:t>
        </w:r>
      </w:ins>
      <w:del w:id="93386" w:author="עורך - פרקים א-ב" w:date="2026-10-05T11:51:54Z"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הוי</w:delText>
        </w:r>
      </w:del>
      <w:r w:rsidR="00F63065">
        <w:rPr>
          <w:rtl/>
        </w:rPr>
        <w:t xml:space="preserve">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ins w:id="93383" w:author="עורך - פרקים א-ב" w:date="2026-10-05T11:51:54Z">
        <w:r>
          <w:rPr>
            <w:rFonts w:hint="cs"/>
            <w:rtl/>
          </w:rPr>
          <w:t xml:space="preserve">אינו</w:t>
        </w:r>
      </w:ins>
      <w:del w:id="93384" w:author="עורך - פרקים א-ב" w:date="2026-10-05T11:51:54Z">
        <w:r>
          <w:rPr>
            <w:rFonts w:hint="cs"/>
            <w:rtl/>
          </w:rPr>
          <w:delText xml:space="preserve">לא</w:delText>
        </w:r>
        <w:r>
          <w:rPr>
            <w:rFonts w:hint="cs"/>
            <w:rtl/>
          </w:rPr>
          <w:delText xml:space="preserve"> הוי</w:delText>
        </w:r>
      </w:del>
      <w:r>
        <w:rPr>
          <w:rFonts w:hint="cs"/>
          <w:rtl/>
        </w:rPr>
        <w:t xml:space="preserve">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ins w:id="90221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222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ins w:id="9021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22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</w:t>
      </w:r>
      <w:ins w:id="90217" w:author="מנוע סמנטי" w:date="2026-10-05T11:39:44Z">
        <w:r>
          <w:rPr>
            <w:rStyle w:val="afffff0"/>
            <w:rFonts w:hint="cs"/>
            <w:rtl/>
          </w:rPr>
          <w:t xml:space="preserve">פֶּטֶר רֶחֶם</w:t>
        </w:r>
      </w:ins>
      <w:del w:id="90218" w:author="מנוע סמנטי" w:date="2026-10-05T11:39:44Z">
        <w:r>
          <w:rPr>
            <w:rFonts w:hint="cs"/>
            <w:rtl/>
          </w:rPr>
          <w:delText xml:space="preserve">פטר רחם</w:delText>
        </w:r>
      </w:del>
      <w:r>
        <w:rPr>
          <w:rFonts w:hint="cs"/>
          <w:rtl/>
        </w:rPr>
        <w:t xml:space="preserve">' ולא שיצאה נקבה לפניו, '</w:t>
      </w:r>
      <w:ins w:id="90215" w:author="מנוע סמנטי" w:date="2026-10-05T11:39:44Z">
        <w:r>
          <w:rPr>
            <w:rStyle w:val="afffff0"/>
            <w:rFonts w:hint="cs"/>
            <w:rtl/>
          </w:rPr>
          <w:t xml:space="preserve">בְּכוֹר</w:t>
        </w:r>
      </w:ins>
      <w:del w:id="90216" w:author="מנוע סמנטי" w:date="2026-10-05T11:39:44Z">
        <w:r>
          <w:rPr>
            <w:rFonts w:hint="cs"/>
            <w:rtl/>
          </w:rPr>
          <w:delText xml:space="preserve">בכור</w:delText>
        </w:r>
      </w:del>
      <w:r>
        <w:rPr>
          <w:rFonts w:hint="cs"/>
          <w:rtl/>
        </w:rPr>
        <w:t xml:space="preserve">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ins w:id="93394" w:author="עורך - פרקים א-ב" w:date="2026-10-05T11:51:54Z">
        <w:r>
          <w:rPr>
            <w:rtl/>
          </w:rPr>
          <w:t xml:space="preserve">אינו</w:t>
        </w:r>
      </w:ins>
      <w:del w:id="93395" w:author="עורך - פרקים א-ב" w:date="2026-10-05T11:51:54Z"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הוי</w:delText>
        </w:r>
      </w:del>
      <w:r w:rsidR="00F63065">
        <w:rPr>
          <w:rtl/>
        </w:rPr>
        <w:t xml:space="preserve"> בכור, </w:t>
      </w:r>
      <w:ins w:id="93392" w:author="עורך - פרקים א-ב" w:date="2026-10-05T11:51:54Z">
        <w:r>
          <w:rPr>
            <w:rFonts w:hint="cs"/>
            <w:rtl/>
          </w:rPr>
          <w:t xml:space="preserve">ורישא:</w:t>
        </w:r>
      </w:ins>
      <w:del w:id="93393" w:author="עורך - פרקים א-ב" w:date="2026-10-05T11:51:54Z">
        <w:r>
          <w:rPr>
            <w:rFonts w:hint="cs"/>
            <w:rtl/>
          </w:rPr>
          <w:delText xml:space="preserve">ורישא</w:delText>
        </w:r>
      </w:del>
      <w:r>
        <w:rPr>
          <w:rFonts w:hint="cs"/>
          <w:rtl/>
        </w:rPr>
        <w:t xml:space="preserve"> פטר רחם</w:t>
      </w:r>
      <w:ins w:id="93391" w:author="עורך - פרקים א-ב" w:date="2026-10-05T11:51:54Z">
        <w:r>
          <w:rPr>
            <w:rFonts w:hint="cs"/>
            <w:rtl/>
          </w:rPr>
          <w:t xml:space="preserve"> -</w:t>
        </w:r>
      </w:ins>
      <w:r>
        <w:rPr>
          <w:rFonts w:hint="cs"/>
          <w:rtl/>
        </w:rPr>
        <w:t xml:space="preserve">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</w:t>
      </w:r>
      <w:ins w:id="93398" w:author="עורך - פרקים א-ב" w:date="2026-10-05T11:51:54Z">
        <w:r>
          <w:rPr>
            <w:rtl/>
          </w:rPr>
          <w:t xml:space="preserve">הוא</w:t>
        </w:r>
      </w:ins>
      <w:del w:id="93399" w:author="עורך - פרקים א-ב" w:date="2026-10-05T11:51:54Z">
        <w:r>
          <w:rPr>
            <w:rtl/>
          </w:rPr>
          <w:delText xml:space="preserve">הוי</w:delText>
        </w:r>
      </w:del>
      <w:r>
        <w:rPr>
          <w:rtl/>
        </w:rPr>
        <w:t xml:space="preserve"> בכור, וסיפא </w:t>
      </w:r>
      <w:ins w:id="93396" w:author="עורך - פרקים א-ב" w:date="2026-10-05T11:51:54Z">
        <w:r>
          <w:rPr>
            <w:rtl/>
          </w:rPr>
          <w:t xml:space="preserve">ה"ק:</w:t>
        </w:r>
      </w:ins>
      <w:del w:id="93397" w:author="עורך - פרקים א-ב" w:date="2026-10-05T11:51:54Z">
        <w:r>
          <w:rPr>
            <w:rtl/>
          </w:rPr>
          <w:delText xml:space="preserve">ה"ק</w:delText>
        </w:r>
        <w:r>
          <w:rPr>
            <w:rtl/>
          </w:rPr>
          <w:delText xml:space="preserve">,</w:delText>
        </w:r>
      </w:del>
      <w:r>
        <w:rPr>
          <w:rtl/>
        </w:rPr>
        <w:t xml:space="preserve">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ins w:id="93418" w:author="עורך - פרקים א-ב" w:date="2026-10-05T11:51:54Z">
        <w:r>
          <w:rPr>
            <w:rtl/>
          </w:rPr>
          <w:t xml:space="preserve">"בכור"</w:t>
        </w:r>
      </w:ins>
      <w:del w:id="93419" w:author="עורך - פרקים א-ב" w:date="2026-10-05T11:51:54Z">
        <w:r>
          <w:rPr>
            <w:rtl/>
          </w:rPr>
          <w:lastRenderedPageBreak/>
          <w:delText xml:space="preserve">בכור</w:delText>
        </w:r>
      </w:del>
      <w:r>
        <w:rPr>
          <w:rtl/>
        </w:rPr>
        <w:lastRenderedPageBreak/>
        <w:t xml:space="preserve"> </w:t>
      </w:r>
      <w:ins w:id="94757" w:author="מנוע מכני" w:date="2026-10-05T11:32:12Z">
        <w:ins w:id="93416" w:author="עורך - פרקים א-ב" w:date="2026-10-05T11:51:54Z">
          <w:r>
            <w:rPr>
              <w:rtl/>
            </w:rPr>
            <w:t xml:space="preserve">שבתורה -</w:t>
          </w:r>
        </w:ins>
        <w:del w:id="93417" w:author="עורך - פרקים א-ב" w:date="2026-10-05T11:51:54Z">
          <w:r>
            <w:rPr>
              <w:rtl/>
            </w:rPr>
            <w:delText xml:space="preserve">דהתורה</w:delText>
          </w:r>
        </w:del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</w:t>
      </w:r>
      <w:ins w:id="93414" w:author="עורך - פרקים א-ב" w:date="2026-10-05T11:51:54Z">
        <w:r>
          <w:rPr>
            <w:rFonts w:hint="cs"/>
            <w:rtl/>
          </w:rPr>
          <w:t xml:space="preserve">למעט</w:t>
        </w:r>
      </w:ins>
      <w:del w:id="93415" w:author="עורך - פרקים א-ב" w:date="2026-10-05T11:51:54Z">
        <w:r w:rsidR="006B2590">
          <w:rPr>
            <w:rFonts w:hint="cs"/>
            <w:rtl/>
          </w:rPr>
          <w:delText xml:space="preserve">למעוטי</w:delText>
        </w:r>
      </w:del>
      <w:r w:rsidR="006B2590">
        <w:rPr>
          <w:rFonts w:hint="cs"/>
          <w:rtl/>
        </w:rPr>
        <w:t xml:space="preserve"> נקבה </w:t>
      </w:r>
      <w:ins w:id="93412" w:author="עורך - פרקים א-ב" w:date="2026-10-05T11:51:54Z">
        <w:r>
          <w:rPr>
            <w:rFonts w:hint="cs"/>
            <w:rtl/>
          </w:rPr>
          <w:t xml:space="preserve">שלפניו,</w:t>
        </w:r>
      </w:ins>
      <w:del w:id="93413" w:author="עורך - פרקים א-ב" w:date="2026-10-05T11:51:54Z">
        <w:r w:rsidR="006B2590">
          <w:rPr>
            <w:rFonts w:hint="cs"/>
            <w:rtl/>
          </w:rPr>
          <w:delText xml:space="preserve">דלפניו</w:delText>
        </w:r>
      </w:del>
      <w:r w:rsidR="006B2590">
        <w:rPr>
          <w:rFonts w:hint="cs"/>
          <w:rtl/>
        </w:rPr>
        <w:t xml:space="preserve"> </w:t>
      </w:r>
      <w:ins w:id="93410" w:author="עורך - פרקים א-ב" w:date="2026-10-05T11:51:54Z">
        <w:r>
          <w:rPr>
            <w:rFonts w:hint="cs"/>
            <w:rtl/>
          </w:rPr>
          <w:t xml:space="preserve">שמ"פטר</w:t>
        </w:r>
      </w:ins>
      <w:del w:id="93411" w:author="עורך - פרקים א-ב" w:date="2026-10-05T11:51:54Z">
        <w:r w:rsidR="006B2590">
          <w:rPr>
            <w:rFonts w:hint="cs"/>
            <w:rtl/>
          </w:rPr>
          <w:delText xml:space="preserve">דמפטר</w:delText>
        </w:r>
      </w:del>
      <w:r w:rsidR="006B2590">
        <w:rPr>
          <w:rFonts w:hint="cs"/>
          <w:rtl/>
        </w:rPr>
        <w:t xml:space="preserve"> </w:t>
      </w:r>
      <w:ins w:id="93408" w:author="עורך - פרקים א-ב" w:date="2026-10-05T11:51:54Z">
        <w:r>
          <w:rPr>
            <w:rFonts w:hint="cs"/>
            <w:rtl/>
          </w:rPr>
          <w:t xml:space="preserve">רחם"</w:t>
        </w:r>
      </w:ins>
      <w:del w:id="93409" w:author="עורך - פרקים א-ב" w:date="2026-10-05T11:51:54Z">
        <w:r w:rsidR="006B2590">
          <w:rPr>
            <w:rFonts w:hint="cs"/>
            <w:rtl/>
          </w:rPr>
          <w:delText xml:space="preserve">רחם</w:delText>
        </w:r>
      </w:del>
      <w:r w:rsidR="006B2590">
        <w:rPr>
          <w:rFonts w:hint="cs"/>
          <w:rtl/>
        </w:rPr>
        <w:t xml:space="preserve"> </w:t>
      </w:r>
      <w:ins w:id="93406" w:author="עורך - פרקים א-ב" w:date="2026-10-05T11:51:54Z">
        <w:r>
          <w:rPr>
            <w:rFonts w:hint="cs"/>
            <w:rtl/>
          </w:rPr>
          <w:t xml:space="preserve">יוצא,</w:t>
        </w:r>
      </w:ins>
      <w:del w:id="93407" w:author="עורך - פרקים א-ב" w:date="2026-10-05T11:51:54Z">
        <w:r w:rsidR="006B2590">
          <w:rPr>
            <w:rFonts w:hint="cs"/>
            <w:rtl/>
          </w:rPr>
          <w:delText xml:space="preserve">נפקא</w:delText>
        </w:r>
      </w:del>
      <w:r w:rsidR="006B2590">
        <w:rPr>
          <w:rFonts w:hint="cs"/>
          <w:rtl/>
        </w:rPr>
        <w:t xml:space="preserve"> אלא </w:t>
      </w:r>
      <w:ins w:id="91027" w:author="מנוע מכני" w:date="2026-10-05T11:32:12Z">
        <w:ins w:id="93404" w:author="עורך - פרקים א-ב" w:date="2026-10-05T11:51:54Z">
          <w:r>
            <w:rPr>
              <w:rFonts w:hint="cs"/>
              <w:rtl/>
            </w:rPr>
            <w:t xml:space="preserve">ש"מ:</w:t>
          </w:r>
        </w:ins>
        <w:del w:id="93405" w:author="עורך - פרקים א-ב" w:date="2026-10-05T11:51:54Z">
          <w:r>
            <w:rPr>
              <w:rFonts w:hint="cs"/>
              <w:rtl/>
            </w:rPr>
            <w:delText xml:space="preserve">ש"מ</w:delText>
          </w:r>
        </w:del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</w:t>
      </w:r>
      <w:ins w:id="93402" w:author="עורך - פרקים א-ב" w:date="2026-10-05T11:51:54Z">
        <w:r>
          <w:rPr>
            <w:rFonts w:hint="cs"/>
            <w:rtl/>
          </w:rPr>
          <w:t xml:space="preserve">"בכור"</w:t>
        </w:r>
      </w:ins>
      <w:del w:id="93403" w:author="עורך - פרקים א-ב" w:date="2026-10-05T11:51:54Z">
        <w:r w:rsidR="006B2590">
          <w:rPr>
            <w:rFonts w:hint="cs"/>
            <w:rtl/>
          </w:rPr>
          <w:delText xml:space="preserve">בכור</w:delText>
        </w:r>
      </w:del>
      <w:r w:rsidR="006B2590">
        <w:rPr>
          <w:rFonts w:hint="cs"/>
          <w:rtl/>
        </w:rPr>
        <w:t xml:space="preserve"> </w:t>
      </w:r>
      <w:ins w:id="93400" w:author="עורך - פרקים א-ב" w:date="2026-10-05T11:51:54Z">
        <w:r>
          <w:rPr>
            <w:rFonts w:hint="cs"/>
            <w:rtl/>
          </w:rPr>
          <w:t xml:space="preserve">- למעט</w:t>
        </w:r>
      </w:ins>
      <w:del w:id="93401" w:author="עורך - פרקים א-ב" w:date="2026-10-05T11:51:54Z">
        <w:r w:rsidR="006B2590">
          <w:rPr>
            <w:rFonts w:hint="cs"/>
            <w:rtl/>
          </w:rPr>
          <w:delText xml:space="preserve">למעוטי</w:delText>
        </w:r>
      </w:del>
      <w:r w:rsidR="006B2590">
        <w:rPr>
          <w:rFonts w:hint="cs"/>
          <w:rtl/>
        </w:rPr>
        <w:t xml:space="preserve">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</w:t>
      </w:r>
      <w:ins w:id="93432" w:author="עורך - פרקים א-ב" w:date="2026-10-05T11:51:54Z">
        <w:r>
          <w:rPr>
            <w:rtl/>
          </w:rPr>
          <w:t xml:space="preserve">הוא</w:t>
        </w:r>
      </w:ins>
      <w:del w:id="93433" w:author="עורך - פרקים א-ב" w:date="2026-10-05T11:51:54Z">
        <w:r>
          <w:rPr>
            <w:rtl/>
          </w:rPr>
          <w:delText xml:space="preserve">הוי</w:delText>
        </w:r>
      </w:del>
      <w:r>
        <w:rPr>
          <w:rtl/>
        </w:rPr>
        <w:t xml:space="preserve"> בכור, </w:t>
      </w:r>
      <w:ins w:id="93430" w:author="עורך - פרקים א-ב" w:date="2026-10-05T11:51:54Z">
        <w:r>
          <w:rPr>
            <w:rtl/>
          </w:rPr>
          <w:t xml:space="preserve">מובן</w:t>
        </w:r>
      </w:ins>
      <w:del w:id="93431" w:author="עורך - פרקים א-ב" w:date="2026-10-05T11:51:54Z">
        <w:r>
          <w:rPr>
            <w:rtl/>
          </w:rPr>
          <w:delText xml:space="preserve">תינח</w:delText>
        </w:r>
      </w:del>
      <w:r>
        <w:rPr>
          <w:rtl/>
        </w:rPr>
        <w:t xml:space="preserve">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428" w:author="עורך - פרקים א-ב" w:date="2026-10-05T11:51:54Z">
        <w:r>
          <w:rPr>
            <w:rtl/>
          </w:rPr>
          <w:t xml:space="preserve">שיצא</w:t>
        </w:r>
      </w:ins>
      <w:del w:id="93429" w:author="עורך - פרקים א-ב" w:date="2026-10-05T11:51:54Z">
        <w:r>
          <w:rPr>
            <w:rtl/>
          </w:rPr>
          <w:delText xml:space="preserve">דיצא</w:delText>
        </w:r>
      </w:del>
      <w:r>
        <w:rPr>
          <w:rtl/>
        </w:rPr>
        <w:t xml:space="preserve"> זכר יוצא דופן וזכר דרך רחם - </w:t>
      </w:r>
      <w:ins w:id="93426" w:author="עורך - פרקים א-ב" w:date="2026-10-05T11:51:54Z">
        <w:r>
          <w:rPr>
            <w:rtl/>
          </w:rPr>
          <w:t xml:space="preserve">שאינו</w:t>
        </w:r>
      </w:ins>
      <w:del w:id="93427" w:author="עורך - פרקים א-ב" w:date="2026-10-05T11:51:54Z">
        <w:r>
          <w:rPr>
            <w:rtl/>
          </w:rPr>
          <w:delText xml:space="preserve">דלא</w:delText>
        </w:r>
      </w:del>
      <w:r>
        <w:rPr>
          <w:rtl/>
        </w:rPr>
        <w:t xml:space="preserve"> קדוש, </w:t>
      </w:r>
      <w:ins w:id="93424" w:author="עורך - פרקים א-ב" w:date="2026-10-05T11:51:54Z">
        <w:r>
          <w:rPr>
            <w:rtl/>
          </w:rPr>
          <w:t xml:space="preserve">שנתמעט</w:t>
        </w:r>
      </w:ins>
      <w:del w:id="93425" w:author="עורך - פרקים א-ב" w:date="2026-10-05T11:51:54Z">
        <w:r>
          <w:rPr>
            <w:rtl/>
          </w:rPr>
          <w:delText xml:space="preserve">דא</w:delText>
        </w:r>
        <w:r w:rsidR="006B2590">
          <w:rPr>
            <w:rtl/>
          </w:rPr>
          <w:delText xml:space="preserve">ימעוט</w:delText>
        </w:r>
      </w:del>
      <w:r w:rsidR="006B2590">
        <w:rPr>
          <w:rtl/>
        </w:rPr>
        <w:t xml:space="preserve"> </w:t>
      </w:r>
      <w:ins w:id="93422" w:author="עורך - פרקים א-ב" w:date="2026-10-05T11:51:54Z">
        <w:r>
          <w:rPr>
            <w:rtl/>
          </w:rPr>
          <w:t xml:space="preserve">מ"בכור",</w:t>
        </w:r>
      </w:ins>
      <w:del w:id="93423" w:author="עורך - פרקים א-ב" w:date="2026-10-05T11:51:54Z">
        <w:r w:rsidR="006B2590">
          <w:rPr>
            <w:rtl/>
          </w:rPr>
          <w:delText xml:space="preserve">לידה</w:delText>
        </w:r>
      </w:del>
      <w:r w:rsidR="006B2590">
        <w:rPr>
          <w:rtl/>
        </w:rPr>
        <w:t xml:space="preserve"> </w:t>
      </w:r>
      <w:ins w:id="93420" w:author="עורך - פרקים א-ב" w:date="2026-10-05T11:51:54Z">
        <w:r>
          <w:rPr>
            <w:rtl/>
          </w:rPr>
          <w:t xml:space="preserve">שבכור</w:t>
        </w:r>
      </w:ins>
      <w:del w:id="93421" w:author="עורך - פרקים א-ב" w:date="2026-10-05T11:51:54Z">
        <w:r w:rsidR="006B2590">
          <w:rPr>
            <w:rtl/>
          </w:rPr>
          <w:delText xml:space="preserve">מבכור, דבכור</w:delText>
        </w:r>
      </w:del>
      <w:r w:rsidR="006B2590">
        <w:rPr>
          <w:rtl/>
        </w:rPr>
        <w:t xml:space="preserve">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436" w:author="עורך - פרקים א-ב" w:date="2026-10-05T11:51:54Z">
        <w:r>
          <w:rPr>
            <w:rtl/>
          </w:rPr>
          <w:t xml:space="preserve">שיצתה</w:t>
        </w:r>
      </w:ins>
      <w:del w:id="93437" w:author="עורך - פרקים א-ב" w:date="2026-10-05T11:51:54Z">
        <w:r>
          <w:rPr>
            <w:rtl/>
          </w:rPr>
          <w:delText xml:space="preserve">די</w:delText>
        </w:r>
        <w:r w:rsidR="006B2590">
          <w:rPr>
            <w:rtl/>
          </w:rPr>
          <w:delText xml:space="preserve">צתה</w:delText>
        </w:r>
      </w:del>
      <w:r w:rsidR="006B2590">
        <w:rPr>
          <w:rtl/>
        </w:rPr>
        <w:t xml:space="preserve"> נקבה דרך דופן וזכר דרך רחם</w:t>
      </w:r>
      <w:r>
        <w:rPr>
          <w:rtl/>
        </w:rPr>
        <w:t xml:space="preserve"> </w:t>
      </w:r>
      <w:ins w:id="93434" w:author="עורך - פרקים א-ב" w:date="2026-10-05T11:51:54Z">
        <w:r>
          <w:rPr>
            <w:rtl/>
          </w:rPr>
          <w:t xml:space="preserve">- יקדש,</w:t>
        </w:r>
      </w:ins>
      <w:del w:id="93435" w:author="עורך - פרקים א-ב" w:date="2026-10-05T11:51:54Z">
        <w:r>
          <w:rPr>
            <w:rtl/>
          </w:rPr>
          <w:delText xml:space="preserve">ליקדש,</w:delText>
        </w:r>
      </w:del>
      <w:r>
        <w:rPr>
          <w:rtl/>
        </w:rPr>
        <w:t xml:space="preserve">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</w:t>
      </w:r>
      <w:ins w:id="90625" w:author="מנוע סמנטי" w:date="2026-10-05T11:39:44Z">
        <w:r>
          <w:rPr>
            <w:rtl/>
          </w:rPr>
          <w:t xml:space="preserve">ברור</w:t>
        </w:r>
      </w:ins>
      <w:del w:id="90626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</w:t>
      </w:r>
      <w:ins w:id="90627" w:author="מנוע סמנטי" w:date="2026-10-05T11:39:44Z">
        <w:r>
          <w:rPr>
            <w:rtl/>
          </w:rPr>
          <w:t xml:space="preserve">ומקישים</w:t>
        </w:r>
      </w:ins>
      <w:del w:id="90628" w:author="מנוע סמנטי" w:date="2026-10-05T11:39:44Z">
        <w:r>
          <w:rPr>
            <w:rtl/>
          </w:rPr>
          <w:delText xml:space="preserve">ומקשינן</w:delText>
        </w:r>
      </w:del>
      <w:r>
        <w:rPr>
          <w:rtl/>
        </w:rPr>
        <w:t xml:space="preserve">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ins w:id="90629" w:author="מנוע סמנטי" w:date="2026-10-05T11:39:44Z">
        <w:r>
          <w:rPr>
            <w:rtl/>
          </w:rPr>
          <w:t xml:space="preserve">ברור</w:t>
        </w:r>
      </w:ins>
      <w:del w:id="90630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</w:t>
      </w:r>
      <w:ins w:id="90631" w:author="מנוע סמנטי" w:date="2026-10-05T11:39:44Z">
        <w:r>
          <w:t xml:space="preserve">ביניהם</w:t>
        </w:r>
      </w:ins>
      <w:del w:id="90632" w:author="מנוע סמנטי" w:date="2026-10-05T11:39:44Z">
        <w:r>
          <w:delText xml:space="preserve">בינייהו</w:delText>
        </w:r>
      </w:del>
      <w:r>
        <w:t xml:space="preserve">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223" w:author="מנוע סמנטי" w:date="2026-10-05T11:39:44Z">
        <w:r>
          <w:rPr>
            <w:rtl/>
          </w:rPr>
          <w:t xml:space="preserve">ביניהם</w:t>
        </w:r>
      </w:ins>
      <w:del w:id="9022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33" w:author="מנוע סמנטי" w:date="2026-10-05T11:39:44Z">
        <w:r>
          <w:rPr>
            <w:rtl/>
          </w:rPr>
          <w:t xml:space="preserve">ביניהם</w:t>
        </w:r>
      </w:ins>
      <w:del w:id="9063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ins w:id="90635" w:author="מנוע סמנטי" w:date="2026-10-05T11:39:44Z">
        <w:r>
          <w:rPr>
            <w:rtl/>
          </w:rPr>
          <w:t xml:space="preserve">ללמוד</w:t>
        </w:r>
      </w:ins>
      <w:del w:id="90636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</w:t>
      </w:r>
      <w:ins w:id="90637" w:author="מנוע סמנטי" w:date="2026-10-05T11:39:44Z">
        <w:r>
          <w:rPr>
            <w:rtl/>
          </w:rPr>
          <w:t xml:space="preserve">ללמוד</w:t>
        </w:r>
      </w:ins>
      <w:del w:id="90638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ins w:id="90005" w:author="עורך - ציוני דף" w:date="2026-10-05T11:51:54Z">
        <w:r>
          <w:rPr>
            <w:rFonts w:hint="cs"/>
            <w:rtl/>
          </w:rPr>
          <w:t xml:space="preserve">כב.</w:t>
        </w:r>
      </w:ins>
      <w:del w:id="90006" w:author="עורך - ציוני דף" w:date="2026-10-05T11:51:54Z">
        <w:r>
          <w:rPr>
            <w:rFonts w:hint="cs"/>
            <w:rtl/>
          </w:rPr>
          <w:delText xml:space="preserve">כב: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</w:t>
      </w:r>
      <w:ins w:id="90639" w:author="מנוע סמנטי" w:date="2026-10-05T11:39:44Z">
        <w:r>
          <w:rPr>
            <w:rtl/>
          </w:rPr>
          <w:t xml:space="preserve">שונים</w:t>
        </w:r>
      </w:ins>
      <w:del w:id="90640" w:author="מנוע סמנטי" w:date="2026-10-05T11:39:44Z">
        <w:r>
          <w:rPr>
            <w:rtl/>
          </w:rPr>
          <w:delText xml:space="preserve">מתנינן</w:delText>
        </w:r>
      </w:del>
      <w:r>
        <w:rPr>
          <w:rtl/>
        </w:rPr>
        <w:t xml:space="preserve">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ins w:id="90225" w:author="מנוע סמנטי" w:date="2026-10-05T11:39:44Z">
        <w:r>
          <w:rPr>
            <w:rStyle w:val="afffff0"/>
            <w:rtl/>
          </w:rPr>
          <w:t xml:space="preserve">לֹא תֹאכְלוּ כָּל נְבֵלָה לַגֵּר וְגוֹ</w:t>
        </w:r>
      </w:ins>
      <w:del w:id="90226" w:author="מנוע סמנטי" w:date="2026-10-05T11:39:44Z">
        <w:r w:rsidR="00F63065">
          <w:rPr>
            <w:rtl/>
          </w:rPr>
          <w:delText xml:space="preserve">לא תאכלו כל נבלה לג</w:delText>
        </w:r>
        <w:r w:rsidR="000F2710">
          <w:rPr>
            <w:rtl/>
          </w:rPr>
          <w:delText xml:space="preserve">ר וגו</w:delText>
        </w:r>
      </w:del>
      <w:r w:rsidR="000F2710">
        <w:rPr>
          <w:rtl/>
        </w:rPr>
        <w:t xml:space="preserve">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</w:t>
      </w:r>
      <w:ins w:id="90641" w:author="מנוע סמנטי" w:date="2026-10-05T11:39:44Z">
        <w:r>
          <w:rPr>
            <w:rFonts w:hint="cs"/>
            <w:rtl/>
          </w:rPr>
          <w:t xml:space="preserve">אמו</w:t>
        </w:r>
      </w:ins>
      <w:del w:id="90642" w:author="מנוע סמנטי" w:date="2026-10-05T11:39:44Z">
        <w:r w:rsidR="006D4086">
          <w:rPr>
            <w:rFonts w:hint="cs"/>
            <w:rtl/>
          </w:rPr>
          <w:delText xml:space="preserve">אימיה</w:delText>
        </w:r>
      </w:del>
      <w:r w:rsidR="006D4086">
        <w:rPr>
          <w:rFonts w:hint="cs"/>
          <w:rtl/>
        </w:rPr>
        <w:t xml:space="preserve">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</w:t>
      </w:r>
      <w:ins w:id="90643" w:author="מנוע סמנטי" w:date="2026-10-05T11:39:44Z">
        <w:r>
          <w:rPr>
            <w:rtl/>
          </w:rPr>
          <w:t xml:space="preserve">ממחלוקת</w:t>
        </w:r>
      </w:ins>
      <w:del w:id="90644" w:author="מנוע סמנטי" w:date="2026-10-05T11:39:44Z">
        <w:r w:rsidR="00F63065">
          <w:rPr>
            <w:rtl/>
          </w:rPr>
          <w:delText xml:space="preserve">מפלוגתא</w:delText>
        </w:r>
      </w:del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</w:t>
      </w:r>
      <w:ins w:id="90645" w:author="מנוע סמנטי" w:date="2026-10-05T11:39:44Z">
        <w:r>
          <w:rPr>
            <w:b/>
            <w:bCs/>
            <w:rtl/>
          </w:rPr>
          <w:t xml:space="preserve">מחלוקת</w:t>
        </w:r>
      </w:ins>
      <w:del w:id="90646" w:author="מנוע סמנטי" w:date="2026-10-05T11:39:44Z">
        <w:r w:rsidRPr="00AF15C1">
          <w:rPr>
            <w:b/>
            <w:bCs/>
            <w:rtl/>
          </w:rPr>
          <w:delText xml:space="preserve">פלוגתא</w:delText>
        </w:r>
      </w:del>
      <w:r w:rsidRPr="00AF15C1">
        <w:rPr>
          <w:b/>
          <w:bCs/>
          <w:rtl/>
        </w:rPr>
        <w:t xml:space="preserve">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ins w:id="90649" w:author="מנוע סמנטי" w:date="2026-10-05T11:39:44Z">
        <w:r>
          <w:rPr>
            <w:rtl/>
          </w:rPr>
          <w:t xml:space="preserve">השמיענו</w:t>
        </w:r>
      </w:ins>
      <w:del w:id="90650" w:author="מנוע סמנטי" w:date="2026-10-05T11:39:44Z">
        <w:r w:rsidR="00F63065">
          <w:rPr>
            <w:rtl/>
          </w:rPr>
          <w:delText xml:space="preserve">אשמעינן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</w:t>
      </w:r>
      <w:ins w:id="90647" w:author="מנוע סמנטי" w:date="2026-10-05T11:39:44Z">
        <w:r>
          <w:rPr>
            <w:rtl/>
          </w:rPr>
          <w:t xml:space="preserve">להשמיענו</w:t>
        </w:r>
      </w:ins>
      <w:del w:id="90648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ins w:id="90653" w:author="מנוע סמנטי" w:date="2026-10-05T11:39:44Z">
        <w:r>
          <w:rPr>
            <w:rtl/>
          </w:rPr>
          <w:t xml:space="preserve">ומחלוקת</w:t>
        </w:r>
      </w:ins>
      <w:del w:id="90654" w:author="מנוע סמנטי" w:date="2026-10-05T11:39:44Z">
        <w:r>
          <w:rPr>
            <w:rtl/>
          </w:rPr>
          <w:delText xml:space="preserve">ופלוגתא</w:delText>
        </w:r>
      </w:del>
      <w:r>
        <w:rPr>
          <w:rtl/>
        </w:rPr>
        <w:t xml:space="preserve">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0651" w:author="מנוע סמנטי" w:date="2026-10-05T11:39:44Z">
        <w:r>
          <w:rPr>
            <w:rtl/>
          </w:rPr>
          <w:t xml:space="preserve">מחלוקת</w:t>
        </w:r>
      </w:ins>
      <w:del w:id="90652" w:author="מנוע סמנטי" w:date="2026-10-05T11:39:44Z">
        <w:r>
          <w:rPr>
            <w:rtl/>
          </w:rPr>
          <w:delText xml:space="preserve">פלוגתא</w:delText>
        </w:r>
      </w:del>
      <w:r>
        <w:rPr>
          <w:rtl/>
        </w:rPr>
        <w:t xml:space="preserve">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</w:t>
      </w:r>
      <w:ins w:id="90231" w:author="מנוע סמנטי" w:date="2026-10-05T11:39:44Z">
        <w:r>
          <w:rPr>
            <w:rtl/>
          </w:rPr>
          <w:t xml:space="preserve">שהשמיענו</w:t>
        </w:r>
      </w:ins>
      <w:del w:id="90232" w:author="מנוע סמנטי" w:date="2026-10-05T11:39:44Z">
        <w:r>
          <w:rPr>
            <w:rtl/>
          </w:rPr>
          <w:delText xml:space="preserve">דאשמעינן</w:delText>
        </w:r>
      </w:del>
      <w:r>
        <w:rPr>
          <w:rtl/>
        </w:rPr>
        <w:t xml:space="preserve"> חזיר </w:t>
      </w:r>
      <w:ins w:id="90229" w:author="מנוע סמנטי" w:date="2026-10-05T11:39:44Z">
        <w:r>
          <w:rPr>
            <w:rtl/>
          </w:rPr>
          <w:t xml:space="preserve">ישמיענו</w:t>
        </w:r>
      </w:ins>
      <w:del w:id="90230" w:author="מנוע סמנטי" w:date="2026-10-05T11:39:44Z">
        <w:r w:rsidR="00F63065">
          <w:rPr>
            <w:rtl/>
          </w:rPr>
          <w:delText xml:space="preserve">לישמעינן</w:delText>
        </w:r>
      </w:del>
      <w:r w:rsidR="00F63065">
        <w:rPr>
          <w:rtl/>
        </w:rPr>
        <w:t xml:space="preserve">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ins w:id="90227" w:author="מנוע סמנטי" w:date="2026-10-05T11:39:44Z">
        <w:r>
          <w:rPr>
            <w:rStyle w:val="afffff0"/>
            <w:rtl/>
          </w:rPr>
          <w:t xml:space="preserve">אוֹתוֹ וְאֶת בְּנוֹ</w:t>
        </w:r>
      </w:ins>
      <w:del w:id="90228" w:author="מנוע סמנטי" w:date="2026-10-05T11:39:44Z">
        <w:r w:rsidR="00F63065">
          <w:rPr>
            <w:rtl/>
          </w:rPr>
          <w:delText xml:space="preserve">אותו ואת בנו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</w:t>
      </w:r>
      <w:ins w:id="90655" w:author="מנוע סמנטי" w:date="2026-10-05T11:39:44Z">
        <w:r>
          <w:rPr>
            <w:rtl/>
          </w:rPr>
          <w:t xml:space="preserve">נצרך</w:t>
        </w:r>
      </w:ins>
      <w:del w:id="9065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ins w:id="90233" w:author="מנוע סמנטי" w:date="2026-10-05T11:39:44Z">
        <w:r>
          <w:rPr>
            <w:rStyle w:val="afffff0"/>
            <w:rtl/>
          </w:rPr>
          <w:t xml:space="preserve">לֹא תַעֲבוֹד בִּבְכוֹר שׁוֹרֶךָ וְלֹא תָגוֹז בְּכוֹר צֹאנֶךָ</w:t>
        </w:r>
      </w:ins>
      <w:del w:id="90234" w:author="מנוע סמנטי" w:date="2026-10-05T11:39:44Z">
        <w:r w:rsidR="00F63065" w:rsidRPr="00E00753">
          <w:rPr>
            <w:rtl/>
          </w:rPr>
          <w:delText xml:space="preserve">לא תעבוד</w:delText>
        </w:r>
        <w:r w:rsidR="00F63065">
          <w:rPr>
            <w:rtl/>
          </w:rPr>
          <w:delText xml:space="preserve"> בבכור שורך </w:delText>
        </w:r>
        <w:r w:rsidR="00F63065" w:rsidRPr="00E00753">
          <w:rPr>
            <w:rtl/>
          </w:rPr>
          <w:delText xml:space="preserve">ולא תגוז</w:delText>
        </w:r>
        <w:r w:rsidR="00F63065">
          <w:rPr>
            <w:rtl/>
          </w:rPr>
          <w:delText xml:space="preserve"> בכור צאנך</w:delText>
        </w:r>
      </w:del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</w:t>
        </w:r>
        <w:ins w:id="90657" w:author="מנוע סמנטי" w:date="2026-10-05T11:39:44Z">
          <w:r>
            <w:rPr>
              <w:rFonts w:hint="cs"/>
              <w:rtl/>
            </w:rPr>
            <w:t xml:space="preserve">אמור</w:t>
          </w:r>
        </w:ins>
        <w:del w:id="90658" w:author="מנוע סמנטי" w:date="2026-10-05T11:39:44Z">
          <w:r>
            <w:rPr>
              <w:rFonts w:hint="cs"/>
              <w:rtl/>
            </w:rPr>
            <w:delText xml:space="preserve">א</w:delText>
          </w:r>
          <w:r w:rsidR="00F63065">
            <w:rPr>
              <w:rtl/>
            </w:rPr>
            <w:delText xml:space="preserve">ימור</w:delText>
          </w:r>
        </w:del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</w:t>
      </w:r>
      <w:ins w:id="90659" w:author="מנוע סמנטי" w:date="2026-10-05T11:39:44Z">
        <w:r>
          <w:rPr>
            <w:rtl/>
          </w:rPr>
          <w:t xml:space="preserve">במחלוקת</w:t>
        </w:r>
      </w:ins>
      <w:del w:id="90660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ins w:id="90661" w:author="מנוע סמנטי" w:date="2026-10-05T11:39:44Z">
        <w:r>
          <w:rPr>
            <w:rtl/>
          </w:rPr>
          <w:t xml:space="preserve">במחלוקת</w:t>
        </w:r>
      </w:ins>
      <w:del w:id="90662" w:author="מנוע סמנטי" w:date="2026-10-05T11:39:44Z">
        <w:r w:rsidR="00F63065">
          <w:rPr>
            <w:rtl/>
          </w:rPr>
          <w:delText xml:space="preserve">בפלוגתא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ins w:id="90663" w:author="מנוע סמנטי" w:date="2026-10-05T11:39:44Z">
        <w:r>
          <w:rPr>
            <w:rtl/>
          </w:rPr>
          <w:t xml:space="preserve">דרכם</w:t>
        </w:r>
      </w:ins>
      <w:del w:id="90664" w:author="מנוע סמנטי" w:date="2026-10-05T11:39:44Z">
        <w:r w:rsidR="00754779">
          <w:rPr>
            <w:rtl/>
          </w:rPr>
          <w:delText xml:space="preserve">דרכייהו</w:delText>
        </w:r>
      </w:del>
      <w:r w:rsidR="00754779">
        <w:rPr>
          <w:rtl/>
        </w:rPr>
        <w:t xml:space="preserve">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65" w:author="מנוע סמנטי" w:date="2026-10-05T11:39:44Z">
        <w:r>
          <w:rPr>
            <w:rtl/>
          </w:rPr>
          <w:t xml:space="preserve">ביניהם</w:t>
        </w:r>
      </w:ins>
      <w:del w:id="9066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ins w:id="90235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 מְלֵאָתְךָ וְדִמְעֲךָ לֹא תְאַחֵר כֵּן תַּעֲשֶׂה לְשׁוֹרֶךָ</w:t>
        </w:r>
      </w:ins>
      <w:del w:id="90236" w:author="מנוע סמנטי" w:date="2026-10-05T11:39:44Z">
        <w:r>
          <w:rPr>
            <w:rtl/>
          </w:rPr>
          <w:delText xml:space="preserve">בכור בניך תתן לי כן תעשה לצאנך מלאתך ודמעך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תאחר כן תעשה לשורך</w:delText>
        </w:r>
      </w:del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ins w:id="90237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38" w:author="מנוע סמנטי" w:date="2026-10-05T11:39:44Z">
        <w:r w:rsidR="00F63065">
          <w:rPr>
            <w:rtl/>
          </w:rPr>
          <w:delText xml:space="preserve">תעשה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1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</w:t>
        </w:r>
      </w:ins>
      <w:del w:id="90242" w:author="מנוע סמנטי" w:date="2026-10-05T11:39:44Z">
        <w:r w:rsidR="00F63065">
          <w:rPr>
            <w:rtl/>
          </w:rPr>
          <w:delText xml:space="preserve">בכור בניך תתן לי כן תעשה לצאנך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3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40" w:author="מנוע סמנטי" w:date="2026-10-05T11:39:44Z">
        <w:r w:rsidR="00F63065">
          <w:rPr>
            <w:rtl/>
          </w:rPr>
          <w:delText xml:space="preserve">תעשה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ins w:id="90243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4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ins w:id="90245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6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</w:t>
      </w:r>
      <w:ins w:id="90667" w:author="מנוע סמנטי" w:date="2026-10-05T11:39:44Z">
        <w:r>
          <w:rPr>
            <w:rtl/>
          </w:rPr>
          <w:t xml:space="preserve">לטעות</w:t>
        </w:r>
      </w:ins>
      <w:del w:id="90668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</w:t>
      </w:r>
      <w:ins w:id="90673" w:author="מנוע סמנטי" w:date="2026-10-05T11:39:44Z">
        <w:r>
          <w:rPr>
            <w:rtl/>
          </w:rPr>
          <w:t xml:space="preserve">לטעות</w:t>
        </w:r>
      </w:ins>
      <w:del w:id="90674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בהון דבר מיתחל </w:t>
      </w:r>
      <w:ins w:id="90671" w:author="מנוע סמנטי" w:date="2026-10-05T11:39:44Z">
        <w:r>
          <w:rPr>
            <w:rtl/>
          </w:rPr>
          <w:t xml:space="preserve">קדושתם</w:t>
        </w:r>
      </w:ins>
      <w:del w:id="90672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0669" w:author="מנוע סמנטי" w:date="2026-10-05T11:39:44Z">
        <w:r>
          <w:rPr>
            <w:rtl/>
          </w:rPr>
          <w:t xml:space="preserve">לנהוג</w:t>
        </w:r>
      </w:ins>
      <w:del w:id="90670" w:author="מנוע סמנטי" w:date="2026-10-05T11:39:44Z">
        <w:r>
          <w:rPr>
            <w:rtl/>
          </w:rPr>
          <w:delText xml:space="preserve">למינהג</w:delText>
        </w:r>
      </w:del>
      <w:r>
        <w:rPr>
          <w:rtl/>
        </w:rPr>
        <w:t xml:space="preserve">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</w:t>
      </w:r>
      <w:ins w:id="90675" w:author="מנוע סמנטי" w:date="2026-10-05T11:39:44Z">
        <w:r>
          <w:rPr>
            <w:rtl/>
          </w:rPr>
          <w:t xml:space="preserve">לחשוש</w:t>
        </w:r>
      </w:ins>
      <w:del w:id="90676" w:author="מנוע סמנטי" w:date="2026-10-05T11:39:44Z">
        <w:r w:rsidR="0003435B">
          <w:rPr>
            <w:rtl/>
          </w:rPr>
          <w:delText xml:space="preserve">ליחוש</w:delText>
        </w:r>
      </w:del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0677" w:author="מנוע סמנטי" w:date="2026-10-05T11:39:44Z">
        <w:r>
          <w:rPr>
            <w:rtl/>
          </w:rPr>
          <w:t xml:space="preserve">מונים</w:t>
        </w:r>
      </w:ins>
      <w:del w:id="90678" w:author="מנוע סמנטי" w:date="2026-10-05T11:39:44Z">
        <w:r>
          <w:rPr>
            <w:rtl/>
          </w:rPr>
          <w:delText xml:space="preserve">מנינן</w:delText>
        </w:r>
      </w:del>
      <w:r>
        <w:rPr>
          <w:rtl/>
        </w:rPr>
        <w:t xml:space="preserve">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7" w:author="מנוע סמנטי" w:date="2026-10-05T11:39:44Z">
        <w:r>
          <w:rPr>
            <w:rStyle w:val="afffff0"/>
            <w:rtl/>
          </w:rPr>
          <w:t xml:space="preserve">לִפְנֵי ה</w:t>
        </w:r>
      </w:ins>
      <w:del w:id="90248" w:author="מנוע סמנטי" w:date="2026-10-05T11:39:44Z">
        <w:r w:rsidR="00F63065">
          <w:rPr>
            <w:rtl/>
          </w:rPr>
          <w:delText xml:space="preserve">לפני ה</w:delText>
        </w:r>
      </w:del>
      <w:r w:rsidR="00F63065">
        <w:rPr>
          <w:rtl/>
        </w:rPr>
        <w:t xml:space="preserve">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</w:t>
      </w:r>
      <w:ins w:id="90679" w:author="מנוע סמנטי" w:date="2026-10-05T11:39:44Z">
        <w:r>
          <w:rPr>
            <w:rtl/>
          </w:rPr>
          <w:t xml:space="preserve">גופם</w:t>
        </w:r>
      </w:ins>
      <w:del w:id="90680" w:author="מנוע סמנטי" w:date="2026-10-05T11:39:44Z">
        <w:r w:rsidR="00F63065">
          <w:rPr>
            <w:rtl/>
          </w:rPr>
          <w:delText xml:space="preserve">גופייהו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ins w:id="90249" w:author="מנוע סמנטי" w:date="2026-10-05T11:39:44Z">
        <w:r>
          <w:rPr>
            <w:rStyle w:val="afffff0"/>
            <w:rtl/>
          </w:rPr>
          <w:t xml:space="preserve">וּבְשָׂרָם יִהְיֶה לָּךְ כַּחֲזֵה הַתְּנוּפָה וְכַשּׁוֹק הַיָּמִין</w:t>
        </w:r>
      </w:ins>
      <w:del w:id="90250" w:author="מנוע סמנטי" w:date="2026-10-05T11:39:44Z">
        <w:r w:rsidR="00F63065">
          <w:rPr>
            <w:rtl/>
          </w:rPr>
          <w:delText xml:space="preserve">ובשרם יהיה לך כחזה התנופה וכשוק הימין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Style w:val="afffff0"/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1" w:author="מנוע סמנטי" w:date="2026-10-05T11:39:44Z">
        <w:r>
          <w:rPr>
            <w:rStyle w:val="afffff0"/>
            <w:rtl/>
          </w:rPr>
          <w:t xml:space="preserve">יִהְיֶה לָּךְ</w:t>
        </w:r>
      </w:ins>
      <w:del w:id="90252" w:author="מנוע סמנטי" w:date="2026-10-05T11:39:44Z">
        <w:r>
          <w:rPr>
            <w:rtl/>
          </w:rPr>
          <w:delText xml:space="preserve">יהיה לך</w:delText>
        </w:r>
      </w:del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ins w:id="90253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4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5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6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</w:t>
      </w:r>
      <w:ins w:id="90681" w:author="מנוע סמנטי" w:date="2026-10-05T11:39:44Z">
        <w:r>
          <w:rPr>
            <w:rtl/>
          </w:rPr>
          <w:t xml:space="preserve">סומכים</w:t>
        </w:r>
      </w:ins>
      <w:del w:id="90682" w:author="מנוע סמנטי" w:date="2026-10-05T11:39:44Z">
        <w:r w:rsidR="00F63065">
          <w:rPr>
            <w:rtl/>
          </w:rPr>
          <w:delText xml:space="preserve">סמכינן</w:delText>
        </w:r>
      </w:del>
      <w:r w:rsidR="00F63065">
        <w:rPr>
          <w:rtl/>
        </w:rPr>
        <w:t xml:space="preserve">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ins w:id="90007" w:author="עורך - ציוני דף" w:date="2026-10-05T11:51:54Z">
        <w:r>
          <w:rPr>
            <w:rFonts w:hint="cs"/>
            <w:rtl/>
          </w:rPr>
          <w:t xml:space="preserve">כט.</w:t>
        </w:r>
      </w:ins>
      <w:del w:id="90008" w:author="עורך - ציוני דף" w:date="2026-10-05T11:51:54Z">
        <w:r>
          <w:rPr>
            <w:rFonts w:hint="cs"/>
            <w:rtl/>
          </w:rPr>
          <w:delText xml:space="preserve">כט:</w:delText>
        </w:r>
      </w:del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</w:t>
      </w:r>
      <w:ins w:id="90683" w:author="מנוע סמנטי" w:date="2026-10-05T11:39:44Z">
        <w:r>
          <w:rPr>
            <w:rtl/>
          </w:rPr>
          <w:t xml:space="preserve">לחשדו</w:t>
        </w:r>
      </w:ins>
      <w:del w:id="90684" w:author="מנוע סמנטי" w:date="2026-10-05T11:39:44Z">
        <w:r>
          <w:rPr>
            <w:rtl/>
          </w:rPr>
          <w:delText xml:space="preserve">למיחשדיה</w:delText>
        </w:r>
      </w:del>
      <w:r>
        <w:rPr>
          <w:rtl/>
        </w:rPr>
        <w:t xml:space="preserve">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ins w:id="90257" w:author="מנוע סמנטי" w:date="2026-10-05T11:39:44Z">
        <w:r>
          <w:rPr>
            <w:rStyle w:val="afffff0"/>
            <w:rtl/>
          </w:rPr>
          <w:t xml:space="preserve">רְאֵה לִמַּדְתִּי אֶתְכֶם וְגוֹ</w:t>
        </w:r>
      </w:ins>
      <w:del w:id="90258" w:author="מנוע סמנטי" w:date="2026-10-05T11:39:44Z">
        <w:r w:rsidR="00F63065">
          <w:rPr>
            <w:rtl/>
          </w:rPr>
          <w:delText xml:space="preserve">ראה למדתי אתכם וגו</w:delText>
        </w:r>
      </w:del>
      <w:r w:rsidR="00F63065">
        <w:rPr>
          <w:rtl/>
        </w:rPr>
        <w:t xml:space="preserve">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ins w:id="90259" w:author="מנוע סמנטי" w:date="2026-10-05T11:39:44Z">
        <w:r>
          <w:rPr>
            <w:rStyle w:val="afffff0"/>
            <w:rtl/>
          </w:rPr>
          <w:t xml:space="preserve">כַּאֲשֶׁר צִוַּנִי ה</w:t>
        </w:r>
      </w:ins>
      <w:del w:id="90260" w:author="מנוע סמנטי" w:date="2026-10-05T11:39:44Z">
        <w:r>
          <w:rPr>
            <w:rtl/>
          </w:rPr>
          <w:delText xml:space="preserve">כאשר צוני ה</w:delText>
        </w:r>
      </w:del>
      <w:r>
        <w:rPr>
          <w:rtl/>
        </w:rPr>
        <w:t xml:space="preserve">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ins w:id="90261" w:author="מנוע סמנטי" w:date="2026-10-05T11:39:44Z">
        <w:r>
          <w:rPr>
            <w:rStyle w:val="afffff0"/>
            <w:rtl/>
          </w:rPr>
          <w:t xml:space="preserve">אֱמֶת קְנֵה וְאַל תִּמְכּוֹר</w:t>
        </w:r>
      </w:ins>
      <w:del w:id="90262" w:author="מנוע סמנטי" w:date="2026-10-05T11:39:44Z">
        <w:r>
          <w:rPr>
            <w:rtl/>
          </w:rPr>
          <w:delText xml:space="preserve">אמת קנה ואל תמכור</w:delText>
        </w:r>
      </w:del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</w:t>
      </w:r>
      <w:ins w:id="90685" w:author="מנוע סמנטי" w:date="2026-10-05T11:39:44Z">
        <w:r>
          <w:rPr>
            <w:rtl/>
          </w:rPr>
          <w:t xml:space="preserve">קונסים</w:t>
        </w:r>
      </w:ins>
      <w:del w:id="90686" w:author="מנוע סמנטי" w:date="2026-10-05T11:39:44Z">
        <w:r>
          <w:rPr>
            <w:rtl/>
          </w:rPr>
          <w:delText xml:space="preserve">קנסינן</w:delText>
        </w:r>
      </w:del>
      <w:r>
        <w:rPr>
          <w:rtl/>
        </w:rPr>
        <w:t xml:space="preserve">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</w:t>
      </w:r>
      <w:ins w:id="90687" w:author="מנוע סמנטי" w:date="2026-10-05T11:39:44Z">
        <w:r>
          <w:rPr>
            <w:rtl/>
          </w:rPr>
          <w:t xml:space="preserve">על דין תורה</w:t>
        </w:r>
      </w:ins>
      <w:del w:id="90688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</w:t>
      </w:r>
      <w:ins w:id="90689" w:author="מנוע סמנטי" w:date="2026-10-05T11:39:44Z">
        <w:r>
          <w:rPr>
            <w:rtl/>
          </w:rPr>
          <w:t xml:space="preserve">על דין תורה</w:t>
        </w:r>
      </w:ins>
      <w:del w:id="90690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</w:t>
      </w:r>
      <w:ins w:id="90691" w:author="מנוע סמנטי" w:date="2026-10-05T11:39:44Z">
        <w:r>
          <w:rPr>
            <w:rtl/>
          </w:rPr>
          <w:t xml:space="preserve">על שניהם</w:t>
        </w:r>
      </w:ins>
      <w:del w:id="90692" w:author="מנוע סמנטי" w:date="2026-10-05T11:39:44Z">
        <w:r w:rsidR="00F63065">
          <w:rPr>
            <w:rtl/>
          </w:rPr>
          <w:delText xml:space="preserve">אתרוייהו</w:delText>
        </w:r>
      </w:del>
      <w:r w:rsidR="00F63065">
        <w:rPr>
          <w:rtl/>
        </w:rPr>
        <w:t xml:space="preserve">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ins w:id="90263" w:author="מנוע סמנטי" w:date="2026-10-05T11:39:44Z">
        <w:r>
          <w:rPr>
            <w:rStyle w:val="afffff0"/>
            <w:rtl/>
          </w:rPr>
          <w:t xml:space="preserve"> הַמַּקְרִיב אֶת דַּם הַשְּׁלָמִים וְגוֹ</w:t>
        </w:r>
      </w:ins>
      <w:del w:id="90264" w:author="מנוע סמנטי" w:date="2026-10-05T11:39:44Z">
        <w:r>
          <w:rPr>
            <w:rtl/>
          </w:rPr>
          <w:delText xml:space="preserve"> המקריב את דם השלמים וגו</w:delText>
        </w:r>
      </w:del>
      <w:r>
        <w:rPr>
          <w:rtl/>
        </w:rPr>
        <w:t xml:space="preserve">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65" w:author="מנוע סמנטי" w:date="2026-10-05T11:39:44Z">
        <w:r>
          <w:rPr>
            <w:rStyle w:val="afffff0"/>
            <w:rtl/>
          </w:rPr>
          <w:t xml:space="preserve">שׁוּבוּ בָּנִים שׁוֹבָבִים</w:t>
        </w:r>
      </w:ins>
      <w:del w:id="90266" w:author="מנוע סמנטי" w:date="2026-10-05T11:39:44Z">
        <w:r w:rsidR="00F63065">
          <w:rPr>
            <w:rtl/>
          </w:rPr>
          <w:delText xml:space="preserve">שובו בנים שובבים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</w:t>
      </w:r>
      <w:ins w:id="90695" w:author="מנוע סמנטי" w:date="2026-10-05T11:39:44Z">
        <w:r>
          <w:rPr>
            <w:rtl/>
          </w:rPr>
          <w:t xml:space="preserve">נצרכה</w:t>
        </w:r>
      </w:ins>
      <w:del w:id="9069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93" w:author="מנוע סמנטי" w:date="2026-10-05T11:39:44Z">
        <w:r>
          <w:rPr>
            <w:rtl/>
          </w:rPr>
          <w:t xml:space="preserve">שעה</w:t>
        </w:r>
      </w:ins>
      <w:del w:id="90694" w:author="מנוע סמנטי" w:date="2026-10-05T11:39:44Z">
        <w:r>
          <w:rPr>
            <w:rtl/>
          </w:rPr>
          <w:delText xml:space="preserve">שעתא</w:delText>
        </w:r>
      </w:del>
      <w:r>
        <w:rPr>
          <w:rtl/>
        </w:rPr>
        <w:t xml:space="preserve">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ins w:id="90269" w:author="מנוע סמנטי" w:date="2026-10-05T11:39:44Z">
        <w:r>
          <w:rPr>
            <w:rStyle w:val="afffff0"/>
            <w:rtl/>
          </w:rPr>
          <w:t xml:space="preserve">לֹא תִפְדֶּה</w:t>
        </w:r>
      </w:ins>
      <w:del w:id="90270" w:author="מנוע סמנטי" w:date="2026-10-05T11:39:44Z">
        <w:r w:rsidR="00D94BFE">
          <w:rPr>
            <w:rtl/>
          </w:rPr>
          <w:delText xml:space="preserve">לא תפדה</w:delText>
        </w:r>
      </w:del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ins w:id="90267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68" w:author="מנוע סמנטי" w:date="2026-10-05T11:39:44Z">
        <w:r>
          <w:rPr>
            <w:rtl/>
          </w:rPr>
          <w:delText xml:space="preserve">לא יגאל</w:delText>
        </w:r>
      </w:del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271" w:author="מנוע סמנטי" w:date="2026-10-05T11:39:44Z">
        <w:r>
          <w:rPr>
            <w:rStyle w:val="afffff0"/>
            <w:rtl/>
          </w:rPr>
          <w:t xml:space="preserve">אָגוּרָה בְאָהָלְךָ עוֹלָמִים</w:t>
        </w:r>
      </w:ins>
      <w:del w:id="90272" w:author="מנוע סמנטי" w:date="2026-10-05T11:39:44Z">
        <w:r w:rsidR="00F63065">
          <w:rPr>
            <w:rtl/>
          </w:rPr>
          <w:delText xml:space="preserve">אגורה באהלך עולמים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73" w:author="מנוע סמנטי" w:date="2026-10-05T11:39:44Z">
        <w:r>
          <w:rPr>
            <w:rStyle w:val="afffff0"/>
            <w:rtl/>
          </w:rPr>
          <w:t xml:space="preserve">וְחִכֵּךְ כְּיֵין הַטּוֹב הוֹלֵךְ לְדוֹדִי לְמֵישָׁרִים דּוֹבֵב שִׂפְתֵי יְשֵׁנִים</w:t>
        </w:r>
      </w:ins>
      <w:del w:id="90274" w:author="מנוע סמנטי" w:date="2026-10-05T11:39:44Z">
        <w:r w:rsidR="00F63065">
          <w:rPr>
            <w:rtl/>
          </w:rPr>
          <w:delText xml:space="preserve">וחכך כיין הטוב הולך לדודי למישרים דובב שפתי ישנים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ins w:id="90275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76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ins w:id="90009" w:author="עורך - ציוני דף" w:date="2026-10-05T11:51:54Z">
        <w:r>
          <w:rPr>
            <w:rFonts w:hint="cs"/>
            <w:rtl/>
          </w:rPr>
          <w:t xml:space="preserve">לב.</w:t>
        </w:r>
      </w:ins>
      <w:del w:id="90010" w:author="עורך - ציוני דף" w:date="2026-10-05T11:51:54Z">
        <w:r>
          <w:rPr>
            <w:rFonts w:hint="cs"/>
            <w:rtl/>
          </w:rPr>
          <w:delText xml:space="preserve">לב:</w:delText>
        </w:r>
      </w:del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</w:t>
      </w:r>
      <w:ins w:id="90697" w:author="מנוע סמנטי" w:date="2026-10-05T11:39:44Z">
        <w:r>
          <w:rPr>
            <w:rtl/>
          </w:rPr>
          <w:t xml:space="preserve">על דין תורה</w:t>
        </w:r>
      </w:ins>
      <w:del w:id="90698" w:author="מנוע סמנטי" w:date="2026-10-05T11:39:44Z">
        <w:r>
          <w:rPr>
            <w:rtl/>
          </w:rPr>
          <w:delText xml:space="preserve">אדאורייתא</w:delText>
        </w:r>
      </w:del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ins w:id="90277" w:author="מנוע סמנטי" w:date="2026-10-05T11:39:44Z">
        <w:r>
          <w:rPr>
            <w:rStyle w:val="afffff0"/>
            <w:rtl/>
          </w:rPr>
          <w:t xml:space="preserve">רַק בְּכָל אַוַּת נַפְשְׁךָ תִּזְבַּח וְאָכַלְתָּ בָשָׂר</w:t>
        </w:r>
      </w:ins>
      <w:del w:id="90278" w:author="מנוע סמנטי" w:date="2026-10-05T11:39:44Z">
        <w:r w:rsidR="00F63065">
          <w:rPr>
            <w:rtl/>
          </w:rPr>
          <w:delText xml:space="preserve">רק בכל אות נפשך תזבח ואכלת בשר</w:delText>
        </w:r>
      </w:del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ins w:id="9028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2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ins w:id="90279" w:author="מנוע סמנטי" w:date="2026-10-05T11:39:44Z">
        <w:r>
          <w:rPr>
            <w:rStyle w:val="afffff0"/>
            <w:rtl/>
          </w:rPr>
          <w:t xml:space="preserve">וְלֹא יִגָּאֵל</w:t>
        </w:r>
      </w:ins>
      <w:del w:id="90280" w:author="מנוע סמנטי" w:date="2026-10-05T11:39:44Z">
        <w:r w:rsidR="00F63065">
          <w:rPr>
            <w:rtl/>
          </w:rPr>
          <w:delText xml:space="preserve">ולא יגאל</w:delText>
        </w:r>
      </w:del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83" w:author="מנוע סמנטי" w:date="2026-10-05T11:39:44Z">
        <w:r>
          <w:rPr>
            <w:rStyle w:val="afffff0"/>
            <w:rtl/>
          </w:rPr>
          <w:t xml:space="preserve">וְשָׁב הַכֹּהֵן וּבָא הַכֹּהֵן</w:t>
        </w:r>
      </w:ins>
      <w:del w:id="90284" w:author="מנוע סמנטי" w:date="2026-10-05T11:39:44Z">
        <w:r w:rsidR="00F63065">
          <w:rPr>
            <w:rtl/>
          </w:rPr>
          <w:delText xml:space="preserve">ושב הכהן ובא הכהן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ins w:id="9028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6" w:author="מנוע סמנטי" w:date="2026-10-05T11:39:44Z">
        <w:r>
          <w:rPr>
            <w:rtl/>
          </w:rPr>
          <w:delText xml:space="preserve">לא יגאל</w:delText>
        </w:r>
      </w:del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ins w:id="90287" w:author="מנוע סמנטי" w:date="2026-10-05T11:39:44Z">
        <w:r>
          <w:rPr>
            <w:rStyle w:val="afffff0"/>
            <w:rtl/>
          </w:rPr>
          <w:t xml:space="preserve"> כָּל חֵרֶם קֹדֶשׁ קָדָשִׁים הוּא לַה</w:t>
        </w:r>
      </w:ins>
      <w:del w:id="90288" w:author="מנוע סמנטי" w:date="2026-10-05T11:39:44Z">
        <w:r>
          <w:rPr>
            <w:rtl/>
          </w:rPr>
          <w:delText xml:space="preserve"> כל חרם קדש קדשים הוא לה</w:delText>
        </w:r>
      </w:del>
      <w:r>
        <w:rPr>
          <w:rtl/>
        </w:rPr>
        <w:t xml:space="preserve">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ins w:id="90289" w:author="מנוע סמנטי" w:date="2026-10-05T11:39:44Z">
        <w:r>
          <w:rPr>
            <w:rStyle w:val="afffff0"/>
            <w:rtl/>
          </w:rPr>
          <w:t xml:space="preserve">כָּל חֵרֶם בְּיִשְׂרָאֵל לְךָ יִהְיֶה</w:t>
        </w:r>
      </w:ins>
      <w:del w:id="90290" w:author="מנוע סמנטי" w:date="2026-10-05T11:39:44Z">
        <w:r>
          <w:rPr>
            <w:rtl/>
          </w:rPr>
          <w:delText xml:space="preserve">כל חרם בישראל לך יהיה</w:delText>
        </w:r>
      </w:del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ins w:id="9029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2" w:author="מנוע סמנטי" w:date="2026-10-05T11:39:44Z">
        <w:r>
          <w:rPr>
            <w:rtl/>
          </w:rPr>
          <w:delText xml:space="preserve">לא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ins w:id="90293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94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</w:t>
      </w:r>
      <w:ins w:id="90701" w:author="מנוע סמנטי" w:date="2026-10-05T11:39:44Z">
        <w:r>
          <w:rPr>
            <w:rtl/>
          </w:rPr>
          <w:t xml:space="preserve">לתפוס</w:t>
        </w:r>
      </w:ins>
      <w:del w:id="90702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</w:t>
      </w:r>
      <w:ins w:id="90699" w:author="מנוע סמנטי" w:date="2026-10-05T11:39:44Z">
        <w:r>
          <w:rPr>
            <w:rFonts w:hint="cs"/>
            <w:rtl/>
          </w:rPr>
          <w:t xml:space="preserve">לתפוס</w:t>
        </w:r>
      </w:ins>
      <w:del w:id="90700" w:author="מנוע סמנטי" w:date="2026-10-05T11:39:44Z">
        <w:r w:rsidR="005200B7">
          <w:rPr>
            <w:rFonts w:hint="cs"/>
            <w:rtl/>
          </w:rPr>
          <w:delText xml:space="preserve">למיתפס</w:delText>
        </w:r>
      </w:del>
      <w:r w:rsidR="005200B7">
        <w:rPr>
          <w:rFonts w:hint="cs"/>
          <w:rtl/>
        </w:rPr>
        <w:t xml:space="preserve">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9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6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ins w:id="90297" w:author="מנוע סמנטי" w:date="2026-10-05T11:39:44Z">
        <w:r>
          <w:rPr>
            <w:rStyle w:val="afffff0"/>
            <w:rtl/>
          </w:rPr>
          <w:t xml:space="preserve">וּבְשָׂרָם יִהְיֶה לָּךְ וגו</w:t>
        </w:r>
      </w:ins>
      <w:del w:id="90298" w:author="מנוע סמנטי" w:date="2026-10-05T11:39:44Z">
        <w:r w:rsidR="007C4A40">
          <w:rPr>
            <w:rtl/>
          </w:rPr>
          <w:delText xml:space="preserve">ובשרם יהיה לך וגו</w:delText>
        </w:r>
      </w:del>
      <w:r w:rsidR="007C4A40">
        <w:rPr>
          <w:rtl/>
        </w:rPr>
        <w:t xml:space="preserve">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ins w:id="90299" w:author="מנוע סמנטי" w:date="2026-10-05T11:39:44Z">
        <w:r>
          <w:rPr>
            <w:rStyle w:val="afffff0"/>
            <w:rtl/>
          </w:rPr>
          <w:t xml:space="preserve">הַטָּמֵא וְהַטָּהוֹר יַחְדָּיו יֹאכְלֶנּוּ</w:t>
        </w:r>
      </w:ins>
      <w:del w:id="90300" w:author="מנוע סמנטי" w:date="2026-10-05T11:39:44Z">
        <w:r w:rsidR="00F63065">
          <w:rPr>
            <w:rtl/>
          </w:rPr>
          <w:delText xml:space="preserve">הטמא והטהור יחדיו יאכלנו</w:delText>
        </w:r>
      </w:del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ins w:id="90301" w:author="מנוע סמנטי" w:date="2026-10-05T11:39:44Z">
        <w:r>
          <w:rPr>
            <w:rStyle w:val="afffff0"/>
            <w:rtl/>
          </w:rPr>
          <w:t xml:space="preserve">כִּצְבִי וְכָאַיָּל</w:t>
        </w:r>
      </w:ins>
      <w:del w:id="90302" w:author="מנוע סמנטי" w:date="2026-10-05T11:39:44Z">
        <w:r>
          <w:rPr>
            <w:rtl/>
          </w:rPr>
          <w:delText xml:space="preserve">כצבי וכאיל</w:delText>
        </w:r>
      </w:del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ins w:id="90303" w:author="מנוע סמנטי" w:date="2026-10-05T11:39:44Z">
        <w:r>
          <w:rPr>
            <w:rStyle w:val="afffff0"/>
            <w:rtl/>
          </w:rPr>
          <w:t xml:space="preserve">וּבְשָׂרָם יִהְיֶה לָּךְ</w:t>
        </w:r>
      </w:ins>
      <w:del w:id="90304" w:author="מנוע סמנטי" w:date="2026-10-05T11:39:44Z">
        <w:r w:rsidR="0084067A">
          <w:rPr>
            <w:rtl/>
          </w:rPr>
          <w:delText xml:space="preserve">ובשרם יהיה לך</w:delText>
        </w:r>
      </w:del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 xml:space="preserve">פסולי המוקדשין דאלימי </w:t>
      </w:r>
      <w:ins w:id="90703" w:author="מנוע סמנטי" w:date="2026-10-05T11:39:44Z">
        <w:r>
          <w:rPr>
            <w:rtl/>
          </w:rPr>
          <w:t xml:space="preserve">לתפוס</w:t>
        </w:r>
      </w:ins>
      <w:del w:id="90704" w:author="מנוע סמנטי" w:date="2026-10-05T11:39:44Z">
        <w:r w:rsidR="00316820">
          <w:rPr>
            <w:rtl/>
          </w:rPr>
          <w:delText xml:space="preserve">למיתפס</w:delText>
        </w:r>
      </w:del>
      <w:r w:rsidR="00316820">
        <w:rPr>
          <w:rtl/>
        </w:rPr>
        <w:t xml:space="preserve">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0"/>
        <w:rPr>
          <w:ins w:id="90019" w:author="עורך - ציוני דף" w:date="2026-10-05T11:51:54Z"/>
        </w:rPr>
      </w:pPr>
      <w:ins w:id="90020" w:author="עורך - ציוני דף" w:date="2026-10-05T11:51:54Z">
        <w:r>
          <w:rPr>
            <w:rFonts w:hint="cs"/>
            <w:rtl/>
          </w:rPr>
          <w:t xml:space="preserve">לד.</w:t>
        </w:r>
      </w:ins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Style w:val="afffff0"/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ins w:id="90305" w:author="מנוע סמנטי" w:date="2026-10-05T11:39:44Z">
        <w:r>
          <w:rPr>
            <w:rStyle w:val="afffff0"/>
            <w:rtl/>
          </w:rPr>
          <w:t xml:space="preserve">מוּם לֹא יִהְיֶה בוֹ</w:t>
        </w:r>
      </w:ins>
      <w:del w:id="90306" w:author="מנוע סמנטי" w:date="2026-10-05T11:39:44Z">
        <w:r>
          <w:rPr>
            <w:rtl/>
          </w:rPr>
          <w:delText xml:space="preserve">מום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יהיה בו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ins w:id="90307" w:author="מנוע סמנטי" w:date="2026-10-05T11:39:44Z">
        <w:r>
          <w:rPr>
            <w:rStyle w:val="afffff0"/>
            <w:rtl/>
          </w:rPr>
          <w:t xml:space="preserve">כָּל מוּם</w:t>
        </w:r>
      </w:ins>
      <w:del w:id="90308" w:author="מנוע סמנטי" w:date="2026-10-05T11:39:44Z">
        <w:r>
          <w:rPr>
            <w:rtl/>
          </w:rPr>
          <w:delText xml:space="preserve">כל מום</w:delText>
        </w:r>
      </w:del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ins w:id="90309" w:author="מנוע סמנטי" w:date="2026-10-05T11:39:44Z">
        <w:r>
          <w:rPr>
            <w:rStyle w:val="afffff0"/>
            <w:rtl/>
          </w:rPr>
          <w:t xml:space="preserve">וַאֲנִי הִנֵּה נָתַתִּי לְךָ אֶת מִשְׁמֶרֶת תְּרוּמֹתָי</w:t>
        </w:r>
      </w:ins>
      <w:del w:id="90310" w:author="מנוע סמנטי" w:date="2026-10-05T11:39:44Z">
        <w:r>
          <w:rPr>
            <w:rtl/>
          </w:rPr>
          <w:delText xml:space="preserve">ואני הנה נתתי לך את משמרת תרומתי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ins w:id="90311" w:author="מנוע סמנטי" w:date="2026-10-05T11:39:44Z">
        <w:r>
          <w:rPr>
            <w:rStyle w:val="afffff0"/>
            <w:rtl/>
          </w:rPr>
          <w:t xml:space="preserve">בְּבִגְדוֹ בָהּ</w:t>
        </w:r>
      </w:ins>
      <w:del w:id="90312" w:author="מנוע סמנטי" w:date="2026-10-05T11:39:44Z">
        <w:r>
          <w:rPr>
            <w:rtl/>
          </w:rPr>
          <w:delText xml:space="preserve">בבגדו בה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05" w:author="מנוע סמנטי" w:date="2026-10-05T11:39:44Z">
        <w:r>
          <w:rPr>
            <w:rtl/>
          </w:rPr>
          <w:t xml:space="preserve">השמיענו</w:t>
        </w:r>
      </w:ins>
      <w:del w:id="90706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</w:t>
      </w:r>
      <w:ins w:id="90707" w:author="מנוע סמנטי" w:date="2026-10-05T11:39:44Z">
        <w:r>
          <w:rPr>
            <w:rtl/>
          </w:rPr>
          <w:t xml:space="preserve">להתירו</w:t>
        </w:r>
      </w:ins>
      <w:del w:id="90708" w:author="מנוע סמנטי" w:date="2026-10-05T11:39:44Z">
        <w:r>
          <w:rPr>
            <w:rtl/>
          </w:rPr>
          <w:delText xml:space="preserve">למישרייה</w:delText>
        </w:r>
      </w:del>
      <w:r>
        <w:rPr>
          <w:rtl/>
        </w:rPr>
        <w:t xml:space="preserve">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</w:t>
      </w:r>
      <w:ins w:id="90709" w:author="מנוע סמנטי" w:date="2026-10-05T11:39:44Z">
        <w:r>
          <w:rPr>
            <w:rtl/>
          </w:rPr>
          <w:t xml:space="preserve">טמא</w:t>
        </w:r>
      </w:ins>
      <w:del w:id="90710" w:author="מנוע סמנטי" w:date="2026-10-05T11:39:44Z">
        <w:r>
          <w:rPr>
            <w:rtl/>
          </w:rPr>
          <w:delText xml:space="preserve">מיטמא</w:delText>
        </w:r>
      </w:del>
      <w:r>
        <w:rPr>
          <w:rtl/>
        </w:rPr>
        <w:t xml:space="preserve">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</w:t>
      </w:r>
      <w:ins w:id="90711" w:author="מנוע סמנטי" w:date="2026-10-05T11:39:44Z">
        <w:r>
          <w:rPr>
            <w:rtl/>
          </w:rPr>
          <w:t xml:space="preserve">מקובלנו</w:t>
        </w:r>
      </w:ins>
      <w:del w:id="90712" w:author="מנוע סמנטי" w:date="2026-10-05T11:39:44Z">
        <w:r w:rsidR="00D82CEB">
          <w:rPr>
            <w:rtl/>
          </w:rPr>
          <w:delText xml:space="preserve">נקטינן</w:delText>
        </w:r>
      </w:del>
      <w:r w:rsidR="00D82CEB">
        <w:rPr>
          <w:rtl/>
        </w:rPr>
        <w:t xml:space="preserve">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ins w:id="90713" w:author="מנוע סמנטי" w:date="2026-10-05T11:39:44Z">
        <w:r>
          <w:rPr>
            <w:rtl/>
          </w:rPr>
          <w:t xml:space="preserve">מקובלנו</w:t>
        </w:r>
      </w:ins>
      <w:del w:id="90714" w:author="מנוע סמנטי" w:date="2026-10-05T11:39:44Z">
        <w:r>
          <w:rPr>
            <w:rtl/>
          </w:rPr>
          <w:delText xml:space="preserve">נקטינן</w:delText>
        </w:r>
      </w:del>
      <w:r>
        <w:rPr>
          <w:rtl/>
        </w:rPr>
        <w:t xml:space="preserve">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ins w:id="90719" w:author="מנוע סמנטי" w:date="2026-10-05T11:39:44Z">
        <w:r>
          <w:rPr>
            <w:rtl/>
          </w:rPr>
          <w:t xml:space="preserve">השמיענו</w:t>
        </w:r>
      </w:ins>
      <w:del w:id="90720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</w:t>
      </w:r>
      <w:ins w:id="90717" w:author="מנוע סמנטי" w:date="2026-10-05T11:39:44Z">
        <w:r>
          <w:rPr>
            <w:rtl/>
          </w:rPr>
          <w:t xml:space="preserve">להתרגל</w:t>
        </w:r>
      </w:ins>
      <w:del w:id="90718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, אבל קטן דאתי </w:t>
      </w:r>
      <w:ins w:id="90715" w:author="מנוע סמנטי" w:date="2026-10-05T11:39:44Z">
        <w:r>
          <w:rPr>
            <w:rtl/>
          </w:rPr>
          <w:t xml:space="preserve">להתרגל</w:t>
        </w:r>
      </w:ins>
      <w:del w:id="90716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ins w:id="90721" w:author="מנוע סמנטי" w:date="2026-10-05T11:39:44Z">
        <w:r>
          <w:rPr>
            <w:rtl/>
          </w:rPr>
          <w:t xml:space="preserve">השמיענו</w:t>
        </w:r>
      </w:ins>
      <w:del w:id="907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</w:t>
      </w:r>
      <w:ins w:id="90723" w:author="מנוע סמנטי" w:date="2026-10-05T11:39:44Z">
        <w:r>
          <w:rPr>
            <w:rtl/>
          </w:rPr>
          <w:t xml:space="preserve">טלה</w:t>
        </w:r>
      </w:ins>
      <w:del w:id="90724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ins w:id="90727" w:author="מנוע סמנטי" w:date="2026-10-05T11:39:44Z">
        <w:r>
          <w:rPr>
            <w:rtl/>
          </w:rPr>
          <w:t xml:space="preserve">טלה</w:t>
        </w:r>
      </w:ins>
      <w:del w:id="90728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</w:t>
      </w:r>
      <w:ins w:id="90725" w:author="מנוע סמנטי" w:date="2026-10-05T11:39:44Z">
        <w:r>
          <w:rPr>
            <w:rtl/>
          </w:rPr>
          <w:t xml:space="preserve">ייתכן</w:t>
        </w:r>
      </w:ins>
      <w:del w:id="90726" w:author="מנוע סמנטי" w:date="2026-10-05T11:39:44Z">
        <w:r>
          <w:rPr>
            <w:rtl/>
          </w:rPr>
          <w:delText xml:space="preserve">אימור</w:delText>
        </w:r>
      </w:del>
      <w:r>
        <w:rPr>
          <w:rtl/>
        </w:rPr>
        <w:t xml:space="preserve">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</w:t>
      </w:r>
      <w:ins w:id="90729" w:author="מנוע סמנטי" w:date="2026-10-05T11:39:44Z">
        <w:r>
          <w:rPr>
            <w:rtl/>
          </w:rPr>
          <w:t xml:space="preserve">נראה</w:t>
        </w:r>
      </w:ins>
      <w:del w:id="90730" w:author="מנוע סמנטי" w:date="2026-10-05T11:39:44Z">
        <w:r>
          <w:rPr>
            <w:rtl/>
          </w:rPr>
          <w:delText xml:space="preserve">מיחזי</w:delText>
        </w:r>
      </w:del>
      <w:r>
        <w:rPr>
          <w:rtl/>
        </w:rPr>
        <w:t xml:space="preserve">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</w:t>
      </w:r>
      <w:ins w:id="90731" w:author="מנוע סמנטי" w:date="2026-10-05T11:39:44Z">
        <w:r>
          <w:rPr>
            <w:rtl/>
          </w:rPr>
          <w:t xml:space="preserve">נראה</w:t>
        </w:r>
      </w:ins>
      <w:del w:id="9073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 xml:space="preserve">נעקרו הוי מומא - משום דכי פעי </w:t>
      </w:r>
      <w:ins w:id="90733" w:author="מנוע סמנטי" w:date="2026-10-05T11:39:44Z">
        <w:r>
          <w:rPr>
            <w:rtl/>
          </w:rPr>
          <w:t xml:space="preserve">נראה</w:t>
        </w:r>
      </w:ins>
      <w:del w:id="90734" w:author="מנוע סמנטי" w:date="2026-10-05T11:39:44Z">
        <w:r w:rsidR="00F63065">
          <w:rPr>
            <w:rtl/>
          </w:rPr>
          <w:delText xml:space="preserve">מיחזי</w:delText>
        </w:r>
      </w:del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ins w:id="90735" w:author="מנוע סמנטי" w:date="2026-10-05T11:39:44Z">
        <w:r>
          <w:rPr>
            <w:rtl/>
          </w:rPr>
          <w:t xml:space="preserve">להשמיענו</w:t>
        </w:r>
      </w:ins>
      <w:del w:id="90736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</w:t>
      </w:r>
      <w:ins w:id="90737" w:author="מנוע סמנטי" w:date="2026-10-05T11:39:44Z">
        <w:r>
          <w:rPr>
            <w:b/>
            <w:bCs/>
            <w:rtl/>
          </w:rPr>
          <w:t xml:space="preserve">ביניהם</w:t>
        </w:r>
      </w:ins>
      <w:del w:id="90738" w:author="מנוע סמנטי" w:date="2026-10-05T11:39:44Z">
        <w:r w:rsidRPr="00F271CC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ins w:id="90313" w:author="מנוע סמנטי" w:date="2026-10-05T11:39:44Z">
        <w:r>
          <w:rPr>
            <w:rStyle w:val="afffff0"/>
            <w:rtl/>
          </w:rPr>
          <w:t xml:space="preserve">וְעַל פִּיהֶם יִהְיֶה כָּל רִיב וְכָל נָגַע</w:t>
        </w:r>
      </w:ins>
      <w:del w:id="90314" w:author="מנוע סמנטי" w:date="2026-10-05T11:39:44Z">
        <w:r>
          <w:rPr>
            <w:rtl/>
          </w:rPr>
          <w:delText xml:space="preserve">ועל פיהם יהיה כל ריב וכל נגע</w:delText>
        </w:r>
      </w:del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ins w:id="90739" w:author="מנוע סמנטי" w:date="2026-10-05T11:39:44Z">
        <w:r>
          <w:rPr>
            <w:rtl/>
          </w:rPr>
          <w:t xml:space="preserve">שונים</w:t>
        </w:r>
      </w:ins>
      <w:del w:id="9074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315" w:author="מנוע סמנטי" w:date="2026-10-05T11:39:44Z">
        <w:r>
          <w:rPr>
            <w:rStyle w:val="afffff0"/>
            <w:rtl/>
          </w:rPr>
          <w:t xml:space="preserve">לֹא יְבַקֵּר בֵּין טוֹב לָרָע</w:t>
        </w:r>
      </w:ins>
      <w:del w:id="90316" w:author="מנוע סמנטי" w:date="2026-10-05T11:39:44Z">
        <w:r w:rsidR="00F63065">
          <w:rPr>
            <w:rtl/>
          </w:rPr>
          <w:delText xml:space="preserve">לא יבקר בין טוב לרע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</w:t>
      </w:r>
      <w:ins w:id="90741" w:author="מנוע סמנטי" w:date="2026-10-05T11:39:44Z">
        <w:r>
          <w:rPr>
            <w:rtl/>
          </w:rPr>
          <w:t xml:space="preserve">לו</w:t>
        </w:r>
      </w:ins>
      <w:del w:id="90742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45" w:author="מנוע סמנטי" w:date="2026-10-05T11:39:44Z">
        <w:r>
          <w:rPr>
            <w:rtl/>
          </w:rPr>
          <w:t xml:space="preserve">פודים</w:t>
        </w:r>
      </w:ins>
      <w:del w:id="90746" w:author="מנוע סמנטי" w:date="2026-10-05T11:39:44Z">
        <w:r>
          <w:rPr>
            <w:rtl/>
          </w:rPr>
          <w:delText xml:space="preserve">פרקינן</w:delText>
        </w:r>
      </w:del>
      <w:r>
        <w:rPr>
          <w:rtl/>
        </w:rPr>
        <w:t xml:space="preserve"> עלויה - משחט </w:t>
      </w:r>
      <w:ins w:id="90743" w:author="מנוע סמנטי" w:date="2026-10-05T11:39:44Z">
        <w:r>
          <w:rPr>
            <w:rtl/>
          </w:rPr>
          <w:t xml:space="preserve">שוחטים</w:t>
        </w:r>
      </w:ins>
      <w:del w:id="90744" w:author="מנוע סמנטי" w:date="2026-10-05T11:39:44Z">
        <w:r>
          <w:rPr>
            <w:rtl/>
          </w:rPr>
          <w:delText xml:space="preserve">שחטינן</w:delText>
        </w:r>
      </w:del>
      <w:r>
        <w:rPr>
          <w:rtl/>
        </w:rPr>
        <w:t xml:space="preserve">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17" w:author="מנוע סמנטי" w:date="2026-10-05T11:39:44Z">
        <w:r>
          <w:rPr>
            <w:rStyle w:val="afffff0"/>
            <w:rtl/>
          </w:rPr>
          <w:t xml:space="preserve">וְאִם כָּל בְּהֵמָה טְמֵאָה אֲשֶׁר לֹא יַקְרִיבוּ מִמֶּנָּה קָרְבָּן לַה</w:t>
        </w:r>
      </w:ins>
      <w:del w:id="90318" w:author="מנוע סמנטי" w:date="2026-10-05T11:39:44Z">
        <w:r>
          <w:rPr>
            <w:rtl/>
          </w:rPr>
          <w:delText xml:space="preserve">ואם כל בהמה טמאה 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 קרבן לה</w:delText>
        </w:r>
      </w:del>
      <w:r>
        <w:rPr>
          <w:rtl/>
        </w:rPr>
        <w:t xml:space="preserve">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ins w:id="90319" w:author="מנוע סמנטי" w:date="2026-10-05T11:39:44Z">
        <w:r>
          <w:rPr>
            <w:rStyle w:val="afffff0"/>
            <w:rtl/>
          </w:rPr>
          <w:t xml:space="preserve">אֲשֶׁר לֹא יַקְרִיבוּ מִמֶּנָּה</w:t>
        </w:r>
      </w:ins>
      <w:del w:id="90320" w:author="מנוע סמנטי" w:date="2026-10-05T11:39:44Z">
        <w:r>
          <w:rPr>
            <w:rtl/>
          </w:rPr>
          <w:delText xml:space="preserve">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21" w:author="מנוע סמנטי" w:date="2026-10-05T11:39:44Z">
        <w:r>
          <w:rPr>
            <w:rStyle w:val="afffff0"/>
            <w:rtl/>
          </w:rPr>
          <w:t xml:space="preserve">אֲשֶׁר לֹא יַקְרִיבוּ מִמֶּנָּה קָרְבָּן לַה</w:t>
        </w:r>
      </w:ins>
      <w:del w:id="90322" w:author="מנוע סמנטי" w:date="2026-10-05T11:39:44Z">
        <w:r w:rsidR="003D3E27">
          <w:rPr>
            <w:rtl/>
          </w:rPr>
          <w:delText xml:space="preserve">אשר </w:delText>
        </w:r>
        <w:r w:rsidR="003D3E27">
          <w:rPr>
            <w:rtl/>
          </w:rPr>
          <w:delText xml:space="preserve">לא</w:delText>
        </w:r>
        <w:r w:rsidR="003D3E27">
          <w:rPr>
            <w:rtl/>
          </w:rPr>
          <w:delText xml:space="preserve"> יקריבו ממנה קרבן לה</w:delText>
        </w:r>
      </w:del>
      <w:r w:rsidR="003D3E27">
        <w:rPr>
          <w:rtl/>
        </w:rPr>
        <w:t xml:space="preserve">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ins w:id="90323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324" w:author="מנוע סמנטי" w:date="2026-10-05T11:39:44Z">
        <w:r>
          <w:rPr>
            <w:rtl/>
          </w:rPr>
          <w:delText xml:space="preserve">ולקחת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Style w:val="afffff0"/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</w:t>
      </w:r>
      <w:ins w:id="90747" w:author="מנוע סמנטי" w:date="2026-10-05T11:39:44Z">
        <w:r>
          <w:rPr>
            <w:rFonts w:hint="cs"/>
            <w:rtl/>
          </w:rPr>
          <w:t xml:space="preserve">שוחטים</w:t>
        </w:r>
      </w:ins>
      <w:del w:id="90748" w:author="מנוע סמנטי" w:date="2026-10-05T11:39:44Z">
        <w:r w:rsidR="00EB3012">
          <w:rPr>
            <w:rFonts w:hint="cs"/>
            <w:rtl/>
          </w:rPr>
          <w:delText xml:space="preserve">שחטינן</w:delText>
        </w:r>
      </w:del>
      <w:r w:rsidR="00EB3012">
        <w:rPr>
          <w:rFonts w:hint="cs"/>
          <w:rtl/>
        </w:rPr>
        <w:t xml:space="preserve">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5" w:author="מנוע סמנטי" w:date="2026-10-05T11:39:44Z">
        <w:r>
          <w:rPr>
            <w:rStyle w:val="afffff0"/>
            <w:rtl/>
          </w:rPr>
          <w:t xml:space="preserve">וְאֶת שְׁתֵּי הַכְּלָיוֹת</w:t>
        </w:r>
      </w:ins>
      <w:del w:id="90326" w:author="מנוע סמנטי" w:date="2026-10-05T11:39:44Z">
        <w:r>
          <w:rPr>
            <w:rtl/>
          </w:rPr>
          <w:delText xml:space="preserve">ואת שתי הכליות</w:delText>
        </w:r>
      </w:del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7" w:author="מנוע סמנטי" w:date="2026-10-05T11:39:44Z">
        <w:r>
          <w:rPr>
            <w:rStyle w:val="afffff0"/>
            <w:rtl/>
          </w:rPr>
          <w:t xml:space="preserve">יְסִירֶנָּה</w:t>
        </w:r>
      </w:ins>
      <w:del w:id="90328" w:author="מנוע סמנטי" w:date="2026-10-05T11:39:44Z">
        <w:r>
          <w:rPr>
            <w:rtl/>
          </w:rPr>
          <w:delText xml:space="preserve">יסירנה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ins w:id="90329" w:author="מנוע סמנטי" w:date="2026-10-05T11:39:44Z">
        <w:r>
          <w:rPr>
            <w:rStyle w:val="afffff0"/>
            <w:rtl/>
          </w:rPr>
          <w:t xml:space="preserve"> וְלָקַח מִדַּם הַפָּר</w:t>
        </w:r>
      </w:ins>
      <w:del w:id="90330" w:author="מנוע סמנטי" w:date="2026-10-05T11:39:44Z">
        <w:r w:rsidR="00F63065">
          <w:rPr>
            <w:rtl/>
          </w:rPr>
          <w:delText xml:space="preserve"> ולקח מדם הפר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31" w:author="מנוע סמנטי" w:date="2026-10-05T11:39:44Z">
        <w:r>
          <w:rPr>
            <w:rStyle w:val="afffff0"/>
            <w:rtl/>
          </w:rPr>
          <w:t xml:space="preserve">שֶׂה תָמִים זָכָר בֶּן שָׁנָה יִהְיֶה לָכֶם</w:t>
        </w:r>
      </w:ins>
      <w:del w:id="90332" w:author="מנוע סמנטי" w:date="2026-10-05T11:39:44Z">
        <w:r>
          <w:rPr>
            <w:rtl/>
          </w:rPr>
          <w:delText xml:space="preserve">שה תמים זכר בן שנה יהיה לכם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ins w:id="90333" w:author="מנוע סמנטי" w:date="2026-10-05T11:39:44Z">
        <w:r>
          <w:rPr>
            <w:rStyle w:val="afffff0"/>
            <w:rtl/>
          </w:rPr>
          <w:t xml:space="preserve">יִהְיֶה</w:t>
        </w:r>
      </w:ins>
      <w:del w:id="90334" w:author="מנוע סמנטי" w:date="2026-10-05T11:39:44Z">
        <w:r>
          <w:rPr>
            <w:rtl/>
          </w:rPr>
          <w:delText xml:space="preserve">יהיה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ins w:id="90335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336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ins w:id="90337" w:author="מנוע סמנטי" w:date="2026-10-05T11:39:44Z">
        <w:r>
          <w:rPr>
            <w:rStyle w:val="afffff0"/>
            <w:rtl/>
          </w:rPr>
          <w:t xml:space="preserve">יַכְּכָה ה</w:t>
        </w:r>
      </w:ins>
      <w:del w:id="90338" w:author="מנוע סמנטי" w:date="2026-10-05T11:39:44Z">
        <w:r w:rsidR="00F63065">
          <w:rPr>
            <w:rtl/>
          </w:rPr>
          <w:delText xml:space="preserve">יככה ה</w:delText>
        </w:r>
      </w:del>
      <w:r w:rsidR="00F63065">
        <w:rPr>
          <w:rtl/>
        </w:rPr>
        <w:t xml:space="preserve">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ins w:id="90345" w:author="מנוע סמנטי" w:date="2026-10-05T11:39:44Z">
        <w:r>
          <w:rPr>
            <w:rStyle w:val="afffff0"/>
            <w:rtl/>
          </w:rPr>
          <w:t xml:space="preserve">מִן הַבְּהֵמָה</w:t>
        </w:r>
      </w:ins>
      <w:del w:id="90346" w:author="מנוע סמנטי" w:date="2026-10-05T11:39:44Z">
        <w:r>
          <w:rPr>
            <w:rtl/>
          </w:rPr>
          <w:delText xml:space="preserve">מן הבהמה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ins w:id="90343" w:author="מנוע סמנטי" w:date="2026-10-05T11:39:44Z">
        <w:r>
          <w:rPr>
            <w:rStyle w:val="afffff0"/>
            <w:rtl/>
          </w:rPr>
          <w:t xml:space="preserve">מִן הַבָּקָר</w:t>
        </w:r>
      </w:ins>
      <w:del w:id="90344" w:author="מנוע סמנטי" w:date="2026-10-05T11:39:44Z">
        <w:r>
          <w:rPr>
            <w:rtl/>
          </w:rPr>
          <w:delText xml:space="preserve">מן הבקר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ins w:id="90341" w:author="מנוע סמנטי" w:date="2026-10-05T11:39:44Z">
        <w:r>
          <w:rPr>
            <w:rStyle w:val="afffff0"/>
            <w:rtl/>
          </w:rPr>
          <w:t xml:space="preserve">מִן הַצֹּאן</w:t>
        </w:r>
      </w:ins>
      <w:del w:id="90342" w:author="מנוע סמנטי" w:date="2026-10-05T11:39:44Z">
        <w:r>
          <w:rPr>
            <w:rtl/>
          </w:rPr>
          <w:delText xml:space="preserve">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ins w:id="90339" w:author="מנוע סמנטי" w:date="2026-10-05T11:39:44Z">
        <w:r>
          <w:rPr>
            <w:rStyle w:val="afffff0"/>
            <w:rtl/>
          </w:rPr>
          <w:t xml:space="preserve">וּמִן הַצֹּאן</w:t>
        </w:r>
      </w:ins>
      <w:del w:id="90340" w:author="מנוע סמנטי" w:date="2026-10-05T11:39:44Z">
        <w:r>
          <w:rPr>
            <w:rtl/>
          </w:rPr>
          <w:delText xml:space="preserve">ומן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ins w:id="90347" w:author="מנוע סמנטי" w:date="2026-10-05T11:39:44Z">
        <w:r>
          <w:rPr>
            <w:rStyle w:val="afffff0"/>
            <w:rtl/>
          </w:rPr>
          <w:t xml:space="preserve">אוֹ חָרוּץ אוֹ שָׁבוּר</w:t>
        </w:r>
      </w:ins>
      <w:del w:id="90348" w:author="מנוע סמנטי" w:date="2026-10-05T11:39:44Z">
        <w:r>
          <w:rPr>
            <w:rtl/>
          </w:rPr>
          <w:delText xml:space="preserve">או חרוץ או שבור</w:delText>
        </w:r>
      </w:del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ins w:id="90349" w:author="מנוע סמנטי" w:date="2026-10-05T11:39:44Z">
        <w:r>
          <w:rPr>
            <w:rStyle w:val="afffff0"/>
            <w:rtl/>
          </w:rPr>
          <w:t xml:space="preserve">וּמַרְאֵהוּ עָמוֹק מִן הָעוֹר</w:t>
        </w:r>
      </w:ins>
      <w:del w:id="90350" w:author="מנוע סמנטי" w:date="2026-10-05T11:39:44Z">
        <w:r>
          <w:rPr>
            <w:rtl/>
          </w:rPr>
          <w:delText xml:space="preserve">ומראהו עמוק מן העור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</w:t>
      </w:r>
      <w:ins w:id="90751" w:author="מנוע סמנטי" w:date="2026-10-05T11:39:44Z">
        <w:r>
          <w:rPr>
            <w:rtl/>
          </w:rPr>
          <w:t xml:space="preserve">ללקות</w:t>
        </w:r>
      </w:ins>
      <w:del w:id="90752" w:author="מנוע סמנטי" w:date="2026-10-05T11:39:44Z">
        <w:r w:rsidR="00F63065">
          <w:rPr>
            <w:rtl/>
          </w:rPr>
          <w:delText xml:space="preserve">למילקא</w:delText>
        </w:r>
      </w:del>
      <w:r w:rsidR="00F63065">
        <w:rPr>
          <w:rtl/>
        </w:rPr>
        <w:t xml:space="preserve">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</w:t>
      </w:r>
      <w:ins w:id="90749" w:author="מנוע סמנטי" w:date="2026-10-05T11:39:44Z">
        <w:r>
          <w:rPr>
            <w:rtl/>
          </w:rPr>
          <w:t xml:space="preserve">לתת</w:t>
        </w:r>
      </w:ins>
      <w:del w:id="90750" w:author="מנוע סמנטי" w:date="2026-10-05T11:39:44Z">
        <w:r w:rsidR="00F63065">
          <w:rPr>
            <w:rtl/>
          </w:rPr>
          <w:delText xml:space="preserve">למיתבה</w:delText>
        </w:r>
      </w:del>
      <w:r w:rsidR="00F63065">
        <w:rPr>
          <w:rtl/>
        </w:rPr>
        <w:t xml:space="preserve">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ins w:id="90753" w:author="מנוע סמנטי" w:date="2026-10-05T11:39:44Z">
          <w:r>
            <w:rPr>
              <w:rtl/>
            </w:rPr>
            <w:t xml:space="preserve">שהוצרך</w:t>
          </w:r>
        </w:ins>
        <w:del w:id="90754" w:author="מנוע סמנטי" w:date="2026-10-05T11:39:44Z">
          <w:r>
            <w:rPr>
              <w:rtl/>
            </w:rPr>
            <w:delText xml:space="preserve">דהוצרך</w:delText>
          </w:r>
        </w:del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5" w:author="מנוע סמנטי" w:date="2026-10-05T11:39:44Z">
        <w:r>
          <w:rPr>
            <w:rtl/>
          </w:rPr>
          <w:t xml:space="preserve">ביניהם</w:t>
        </w:r>
      </w:ins>
      <w:del w:id="9075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</w:t>
      </w:r>
      <w:ins w:id="90757" w:author="מנוע סמנטי" w:date="2026-10-05T11:39:44Z">
        <w:r>
          <w:rPr>
            <w:rtl/>
          </w:rPr>
          <w:t xml:space="preserve">שהורה</w:t>
        </w:r>
      </w:ins>
      <w:del w:id="90758" w:author="מנוע סמנטי" w:date="2026-10-05T11:39:44Z">
        <w:r>
          <w:rPr>
            <w:rtl/>
          </w:rPr>
          <w:delText xml:space="preserve">דהורה</w:delText>
        </w:r>
      </w:del>
      <w:r>
        <w:rPr>
          <w:rtl/>
        </w:rPr>
        <w:t xml:space="preserve">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9" w:author="מנוע סמנטי" w:date="2026-10-05T11:39:44Z">
        <w:r>
          <w:rPr>
            <w:rtl/>
          </w:rPr>
          <w:t xml:space="preserve">ביניהם</w:t>
        </w:r>
      </w:ins>
      <w:del w:id="90760" w:author="מנוע סמנטי" w:date="2026-10-05T11:39:44Z">
        <w:r>
          <w:rPr>
            <w:rtl/>
          </w:rPr>
          <w:delText xml:space="preserve">בינייהו</w:delText>
        </w:r>
      </w:del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ins w:id="90351" w:author="מנוע סמנטי" w:date="2026-10-05T11:39:44Z">
        <w:r>
          <w:rPr>
            <w:rStyle w:val="afffff0"/>
            <w:rtl/>
          </w:rPr>
          <w:t xml:space="preserve">כָּל אִישׁ אֲשֶׁר בּוֹ מוּם מִזֶּרַע אַהֲרֹן</w:t>
        </w:r>
      </w:ins>
      <w:del w:id="90352" w:author="מנוע סמנטי" w:date="2026-10-05T11:39:44Z">
        <w:r>
          <w:rPr>
            <w:rtl/>
          </w:rPr>
          <w:delText xml:space="preserve">כל איש אשר בו מום מזרע אהרן</w:delText>
        </w:r>
      </w:del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ins w:id="90353" w:author="מנוע סמנטי" w:date="2026-10-05T11:39:44Z">
        <w:r>
          <w:rPr>
            <w:rStyle w:val="afffff0"/>
            <w:rtl/>
          </w:rPr>
          <w:t xml:space="preserve">מוּם בּוֹ וְלֹא יְחַלֵּל</w:t>
        </w:r>
      </w:ins>
      <w:del w:id="90354" w:author="מנוע סמנטי" w:date="2026-10-05T11:39:44Z">
        <w:r w:rsidR="00F40753">
          <w:rPr>
            <w:rtl/>
          </w:rPr>
          <w:delText xml:space="preserve">מום בו ולא יחלל</w:delText>
        </w:r>
      </w:del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</w:t>
      </w:r>
      <w:ins w:id="90761" w:author="מנוע סמנטי" w:date="2026-10-05T11:39:44Z">
        <w:r>
          <w:rPr>
            <w:rFonts w:hint="cs"/>
            <w:rtl/>
          </w:rPr>
          <w:t xml:space="preserve">ביניהם</w:t>
        </w:r>
      </w:ins>
      <w:del w:id="90762" w:author="מנוע סמנטי" w:date="2026-10-05T11:39:44Z">
        <w:r>
          <w:rPr>
            <w:rFonts w:hint="cs"/>
            <w:rtl/>
          </w:rPr>
          <w:delText xml:space="preserve">בנייהו</w:delText>
        </w:r>
      </w:del>
      <w:r>
        <w:rPr>
          <w:rFonts w:hint="cs"/>
          <w:rtl/>
        </w:rPr>
        <w:t xml:space="preserve">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ins w:id="90765" w:author="מנוע סמנטי" w:date="2026-10-05T11:39:44Z">
        <w:r>
          <w:rPr>
            <w:rStyle w:val="afffe"/>
            <w:rFonts w:hint="cs"/>
            <w:rtl/>
          </w:rPr>
          <w:t xml:space="preserve">לפת</w:t>
        </w:r>
      </w:ins>
      <w:del w:id="90766" w:author="מנוע סמנטי" w:date="2026-10-05T11:39:44Z">
        <w:r>
          <w:rPr>
            <w:rStyle w:val="afffe"/>
            <w:rFonts w:hint="cs"/>
            <w:rtl/>
          </w:rPr>
          <w:delText xml:space="preserve">לי</w:delText>
        </w:r>
        <w:r w:rsidR="00F40753" w:rsidRPr="00DB6059">
          <w:rPr>
            <w:rStyle w:val="afffe"/>
            <w:rtl/>
          </w:rPr>
          <w:delText xml:space="preserve">פתא</w:delText>
        </w:r>
      </w:del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</w:t>
      </w:r>
      <w:ins w:id="90763" w:author="מנוע סמנטי" w:date="2026-10-05T11:39:44Z">
        <w:r>
          <w:rPr>
            <w:rtl/>
          </w:rPr>
          <w:t xml:space="preserve">של לפת</w:t>
        </w:r>
      </w:ins>
      <w:del w:id="90764" w:author="מנוע סמנטי" w:date="2026-10-05T11:39:44Z">
        <w:r w:rsidR="00F40753">
          <w:rPr>
            <w:rtl/>
          </w:rPr>
          <w:delText xml:space="preserve">דליפתא</w:delText>
        </w:r>
      </w:del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0767" w:author="מנוע סמנטי" w:date="2026-10-05T11:39:44Z">
        <w:r>
          <w:rPr>
            <w:rtl/>
          </w:rPr>
          <w:t xml:space="preserve">להשמיענו</w:t>
        </w:r>
      </w:ins>
      <w:del w:id="90768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357" w:author="מנוע סמנטי" w:date="2026-10-05T11:39:44Z">
        <w:r>
          <w:rPr>
            <w:rStyle w:val="afffff0"/>
            <w:rtl/>
          </w:rPr>
          <w:t xml:space="preserve">גִּבֵּן</w:t>
        </w:r>
      </w:ins>
      <w:del w:id="90358" w:author="מנוע סמנטי" w:date="2026-10-05T11:39:44Z">
        <w:r w:rsidR="00F40753">
          <w:rPr>
            <w:rtl/>
          </w:rPr>
          <w:delText xml:space="preserve">גבן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 xml:space="preserve">'</w:t>
      </w:r>
      <w:ins w:id="90355" w:author="מנוע סמנטי" w:date="2026-10-05T11:39:44Z">
        <w:r>
          <w:rPr>
            <w:rStyle w:val="afffff0"/>
            <w:rFonts w:hint="cs"/>
            <w:rtl/>
          </w:rPr>
          <w:t xml:space="preserve">אוֹ גִבֵּן</w:t>
        </w:r>
      </w:ins>
      <w:del w:id="90356" w:author="מנוע סמנטי" w:date="2026-10-05T11:39:44Z">
        <w:r>
          <w:rPr>
            <w:rFonts w:hint="cs"/>
            <w:rtl/>
          </w:rPr>
          <w:delText xml:space="preserve">או גבן</w:delText>
        </w:r>
      </w:del>
      <w:r>
        <w:rPr>
          <w:rFonts w:hint="cs"/>
          <w:rtl/>
        </w:rPr>
        <w:t xml:space="preserve">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</w:t>
      </w:r>
      <w:ins w:id="90769" w:author="מנוע סמנטי" w:date="2026-10-05T11:39:44Z">
        <w:r>
          <w:rPr>
            <w:rtl/>
          </w:rPr>
          <w:t xml:space="preserve">לו</w:t>
        </w:r>
      </w:ins>
      <w:del w:id="90770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ins w:id="90359" w:author="מנוע סמנטי" w:date="2026-10-05T11:39:44Z">
        <w:r>
          <w:rPr>
            <w:rStyle w:val="afffff0"/>
            <w:rtl/>
          </w:rPr>
          <w:t xml:space="preserve">אוֹ חָרוּם</w:t>
        </w:r>
      </w:ins>
      <w:del w:id="90360" w:author="מנוע סמנטי" w:date="2026-10-05T11:39:44Z">
        <w:r>
          <w:rPr>
            <w:rtl/>
          </w:rPr>
          <w:delText xml:space="preserve">או חרום</w:delText>
        </w:r>
      </w:del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3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4" w:author="מנוע סמנטי" w:date="2026-10-05T11:39:44Z">
        <w:r w:rsidR="00F40753">
          <w:rPr>
            <w:rtl/>
          </w:rPr>
          <w:delText xml:space="preserve">עור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</w:t>
      </w:r>
      <w:ins w:id="90361" w:author="מנוע סמנטי" w:date="2026-10-05T11:39:44Z">
        <w:r>
          <w:rPr>
            <w:rStyle w:val="afffff0"/>
            <w:rFonts w:hint="cs"/>
            <w:rtl/>
          </w:rPr>
          <w:t xml:space="preserve">אִישׁ עִוֵּר</w:t>
        </w:r>
      </w:ins>
      <w:del w:id="90362" w:author="מנוע סמנטי" w:date="2026-10-05T11:39:44Z">
        <w:r>
          <w:rPr>
            <w:rFonts w:hint="cs"/>
            <w:rtl/>
          </w:rPr>
          <w:delText xml:space="preserve">איש עור</w:delText>
        </w:r>
      </w:del>
      <w:r>
        <w:rPr>
          <w:rFonts w:hint="cs"/>
          <w:rtl/>
        </w:rPr>
        <w:t xml:space="preserve">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ins w:id="90367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8" w:author="מנוע סמנטי" w:date="2026-10-05T11:39:44Z">
        <w:r>
          <w:rPr>
            <w:rtl/>
          </w:rPr>
          <w:delText xml:space="preserve">עור</w:delText>
        </w:r>
      </w:del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 xml:space="preserve">'</w:t>
      </w:r>
      <w:ins w:id="90365" w:author="מנוע סמנטי" w:date="2026-10-05T11:39:44Z">
        <w:r>
          <w:rPr>
            <w:rStyle w:val="afffff0"/>
            <w:rFonts w:hint="cs"/>
            <w:rtl/>
          </w:rPr>
          <w:t xml:space="preserve">אִישׁ</w:t>
        </w:r>
      </w:ins>
      <w:del w:id="90366" w:author="מנוע סמנטי" w:date="2026-10-05T11:39:44Z">
        <w:r w:rsidR="00237922">
          <w:rPr>
            <w:rFonts w:hint="cs"/>
            <w:rtl/>
          </w:rPr>
          <w:delText xml:space="preserve">איש</w:delText>
        </w:r>
      </w:del>
      <w:r w:rsidR="00237922">
        <w:rPr>
          <w:rFonts w:hint="cs"/>
          <w:rtl/>
        </w:rPr>
        <w:t xml:space="preserve">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 xml:space="preserve">דק אפי' למחסורייתא, תבלול אפי' למבלבליתא, '</w:t>
      </w:r>
      <w:ins w:id="90369" w:author="מנוע סמנטי" w:date="2026-10-05T11:39:44Z">
        <w:r>
          <w:rPr>
            <w:rStyle w:val="afffff0"/>
            <w:rFonts w:hint="cs"/>
            <w:rtl/>
          </w:rPr>
          <w:t xml:space="preserve">בְּעֵינוֹ</w:t>
        </w:r>
      </w:ins>
      <w:del w:id="90370" w:author="מנוע סמנטי" w:date="2026-10-05T11:39:44Z">
        <w:r>
          <w:rPr>
            <w:rFonts w:hint="cs"/>
            <w:rtl/>
          </w:rPr>
          <w:delText xml:space="preserve">בעינו</w:delText>
        </w:r>
      </w:del>
      <w:r>
        <w:rPr>
          <w:rFonts w:hint="cs"/>
          <w:rtl/>
        </w:rPr>
        <w:t xml:space="preserve">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</w:t>
      </w:r>
      <w:ins w:id="90375" w:author="מנוע סמנטי" w:date="2026-10-05T11:39:44Z">
        <w:r>
          <w:rPr>
            <w:rtl/>
          </w:rPr>
          <w:t xml:space="preserve">כהות</w:t>
        </w:r>
      </w:ins>
      <w:del w:id="90376" w:author="מנוע סמנטי" w:date="2026-10-05T11:39:44Z">
        <w:r>
          <w:rPr>
            <w:rtl/>
          </w:rPr>
          <w:delText xml:space="preserve">כהיותא</w:delText>
        </w:r>
      </w:del>
      <w:r>
        <w:rPr>
          <w:rtl/>
        </w:rPr>
        <w:t xml:space="preserve">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373" w:author="מנוע סמנטי" w:date="2026-10-05T11:39:44Z">
        <w:r>
          <w:rPr>
            <w:rStyle w:val="afffff0"/>
            <w:rtl/>
          </w:rPr>
          <w:t xml:space="preserve">מִדַּק</w:t>
        </w:r>
      </w:ins>
      <w:del w:id="90374" w:author="מנוע סמנטי" w:date="2026-10-05T11:39:44Z">
        <w:r w:rsidR="00F40753">
          <w:rPr>
            <w:rtl/>
          </w:rPr>
          <w:delText xml:space="preserve">מדק</w:delText>
        </w:r>
      </w:del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ins w:id="90371" w:author="מנוע סמנטי" w:date="2026-10-05T11:39:44Z">
        <w:r>
          <w:rPr>
            <w:rStyle w:val="afffff0"/>
            <w:rtl/>
          </w:rPr>
          <w:t xml:space="preserve">מִבְּעֵינוֹ</w:t>
        </w:r>
      </w:ins>
      <w:del w:id="90372" w:author="מנוע סמנטי" w:date="2026-10-05T11:39:44Z">
        <w:r w:rsidR="00F40753">
          <w:rPr>
            <w:rtl/>
          </w:rPr>
          <w:delText xml:space="preserve">מבעינו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ins w:id="90377" w:author="מנוע סמנטי" w:date="2026-10-05T11:39:44Z">
        <w:r>
          <w:rPr>
            <w:rStyle w:val="afffff0"/>
            <w:rtl/>
          </w:rPr>
          <w:t xml:space="preserve">וַיִּפְרֹשׂ אֶת הָאֹהֶל עַל הַמִּשְׁכָּן</w:t>
        </w:r>
      </w:ins>
      <w:del w:id="90378" w:author="מנוע סמנטי" w:date="2026-10-05T11:39:44Z">
        <w:r>
          <w:rPr>
            <w:rtl/>
          </w:rPr>
          <w:delText xml:space="preserve">ויפרש את האהל על המשכן</w:delText>
        </w:r>
      </w:del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79" w:author="מנוע סמנטי" w:date="2026-10-05T11:39:44Z">
        <w:r>
          <w:rPr>
            <w:rStyle w:val="afffff0"/>
            <w:rtl/>
          </w:rPr>
          <w:t xml:space="preserve">לֹא יִהְיֶה בְךָ עָקָר וַעֲקָרָה וּבִבְהֶמְתֶּךָ</w:t>
        </w:r>
      </w:ins>
      <w:del w:id="90380" w:author="מנוע סמנטי" w:date="2026-10-05T11:39:44Z">
        <w:r w:rsidR="00F40753">
          <w:rPr>
            <w:rtl/>
          </w:rPr>
          <w:delText xml:space="preserve">לא יהיה בך עקר ועקרה ובבהמתך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ins w:id="90383" w:author="מנוע סמנטי" w:date="2026-10-05T11:39:44Z">
        <w:r>
          <w:rPr>
            <w:rStyle w:val="afffff0"/>
            <w:rtl/>
          </w:rPr>
          <w:t xml:space="preserve">לֹא יִהְיֶה בְךָ עָקָר</w:t>
        </w:r>
      </w:ins>
      <w:del w:id="90384" w:author="מנוע סמנטי" w:date="2026-10-05T11:39:44Z">
        <w:r>
          <w:rPr>
            <w:rtl/>
          </w:rPr>
          <w:delText xml:space="preserve">לא יהיה בך עקר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ins w:id="90381" w:author="מנוע סמנטי" w:date="2026-10-05T11:39:44Z">
        <w:r>
          <w:rPr>
            <w:rStyle w:val="afffff0"/>
            <w:rtl/>
          </w:rPr>
          <w:t xml:space="preserve">וַעֲקָרָה</w:t>
        </w:r>
      </w:ins>
      <w:del w:id="90382" w:author="מנוע סמנטי" w:date="2026-10-05T11:39:44Z">
        <w:r>
          <w:rPr>
            <w:rtl/>
          </w:rPr>
          <w:delText xml:space="preserve">ועקרה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</w:t>
      </w:r>
      <w:ins w:id="90385" w:author="מנוע סמנטי" w:date="2026-10-05T11:39:44Z">
        <w:r>
          <w:rPr>
            <w:rStyle w:val="afffff0"/>
            <w:rFonts w:hint="cs"/>
            <w:rtl/>
          </w:rPr>
          <w:t xml:space="preserve">אוֹ שֶׁבֶר יָד</w:t>
        </w:r>
      </w:ins>
      <w:del w:id="90386" w:author="מנוע סמנטי" w:date="2026-10-05T11:39:44Z">
        <w:r>
          <w:rPr>
            <w:rFonts w:hint="cs"/>
            <w:rtl/>
          </w:rPr>
          <w:delText xml:space="preserve">או שבר יד</w:delText>
        </w:r>
      </w:del>
      <w:r>
        <w:rPr>
          <w:rFonts w:hint="cs"/>
          <w:rtl/>
        </w:rPr>
        <w:t xml:space="preserve">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0771" w:author="מנוע סמנטי" w:date="2026-10-05T11:39:44Z">
        <w:r>
          <w:rPr>
            <w:rtl/>
          </w:rPr>
          <w:t xml:space="preserve">להשמיענו</w:t>
        </w:r>
      </w:ins>
      <w:del w:id="90772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Style w:val="afffff0"/>
          <w:rtl/>
        </w:rPr>
        <w:t xml:space="preserve">ותכרע ותלד כי נהפכו </w:t>
      </w:r>
      <w:ins w:id="95411" w:author="מנוע מכני" w:date="2026-10-05T11:32:12Z">
        <w:r>
          <w:rPr>
            <w:rStyle w:val="afffff0"/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Style w:val="afffff0"/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ins w:id="90387" w:author="מנוע סמנטי" w:date="2026-10-05T11:39:44Z">
        <w:r>
          <w:rPr>
            <w:rStyle w:val="afffff0"/>
            <w:rtl/>
          </w:rPr>
          <w:t xml:space="preserve">כִּי לֹא סָגַר דַּלְתֵי בִטְנִי</w:t>
        </w:r>
      </w:ins>
      <w:del w:id="90388" w:author="מנוע סמנטי" w:date="2026-10-05T11:39:44Z">
        <w:r>
          <w:rPr>
            <w:rtl/>
          </w:rPr>
          <w:delText xml:space="preserve">כי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סגר דלתי בטני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ins w:id="90389" w:author="מנוע סמנטי" w:date="2026-10-05T11:39:44Z">
        <w:r>
          <w:rPr>
            <w:rStyle w:val="afffff0"/>
            <w:rtl/>
          </w:rPr>
          <w:t xml:space="preserve">וַיִּפְתַּח אֶת רַחְמָהּ</w:t>
        </w:r>
      </w:ins>
      <w:del w:id="90390" w:author="מנוע סמנטי" w:date="2026-10-05T11:39:44Z">
        <w:r>
          <w:rPr>
            <w:rtl/>
          </w:rPr>
          <w:delText xml:space="preserve">ויפתח את רחמה</w:delText>
        </w:r>
      </w:del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ins w:id="90391" w:author="מנוע סמנטי" w:date="2026-10-05T11:39:44Z">
        <w:r>
          <w:rPr>
            <w:rStyle w:val="afffff0"/>
            <w:rtl/>
          </w:rPr>
          <w:t xml:space="preserve">זֹאת הַתּוֹרָה אָדָם כִּי יָמוּת בְּאֹהֶל</w:t>
        </w:r>
      </w:ins>
      <w:del w:id="90392" w:author="מנוע סמנטי" w:date="2026-10-05T11:39:44Z">
        <w:r>
          <w:rPr>
            <w:rtl/>
          </w:rPr>
          <w:delText xml:space="preserve">זאת התורה אדם כי ימות באהל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93" w:author="מנוע סמנטי" w:date="2026-10-05T11:39:44Z">
        <w:r>
          <w:rPr>
            <w:rStyle w:val="afffff0"/>
            <w:rtl/>
          </w:rPr>
          <w:t xml:space="preserve">צִירִים אֲחָזוּנִי כְּצִירֵי יוֹלֵדָה</w:t>
        </w:r>
      </w:ins>
      <w:del w:id="90394" w:author="מנוע סמנטי" w:date="2026-10-05T11:39:44Z">
        <w:r w:rsidR="00F40753">
          <w:rPr>
            <w:rtl/>
          </w:rPr>
          <w:delText xml:space="preserve">צירים אחזוני כצירי יולדה</w:delText>
        </w:r>
      </w:del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</w:t>
      </w:r>
      <w:r w:rsidR="00AD25D8">
        <w:rPr>
          <w:rStyle w:val="afffff0"/>
          <w:rFonts w:hint="cs"/>
          <w:rtl/>
        </w:rPr>
        <w:t xml:space="preserve">עשרים וארבע</w:t>
      </w:r>
      <w:r w:rsidR="00AD25D8">
        <w:rPr>
          <w:rFonts w:hint="cs"/>
          <w:rtl/>
        </w:rPr>
        <w:t xml:space="preserve">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שש שש</w:t>
      </w:r>
      <w:r>
        <w:rPr>
          <w:rFonts w:hint="cs"/>
          <w:rtl/>
        </w:rPr>
        <w:t xml:space="preserve">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ins w:id="90395" w:author="מנוע סמנטי" w:date="2026-10-05T11:39:44Z">
        <w:r>
          <w:rPr>
            <w:rStyle w:val="afffff0"/>
            <w:rtl/>
          </w:rPr>
          <w:t xml:space="preserve">מִסְפָּר</w:t>
        </w:r>
      </w:ins>
      <w:del w:id="90396" w:author="מנוע סמנטי" w:date="2026-10-05T11:39:44Z">
        <w:r w:rsidR="00F40753">
          <w:rPr>
            <w:rtl/>
          </w:rPr>
          <w:delText xml:space="preserve">מספר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ins w:id="90773" w:author="מנוע סמנטי" w:date="2026-10-05T11:39:44Z">
        <w:r>
          <w:rPr>
            <w:rtl/>
          </w:rPr>
          <w:t xml:space="preserve">שמדירים</w:t>
        </w:r>
      </w:ins>
      <w:del w:id="90774" w:author="מנוע סמנטי" w:date="2026-10-05T11:39:44Z">
        <w:r w:rsidR="00F40753">
          <w:rPr>
            <w:rtl/>
          </w:rPr>
          <w:delText xml:space="preserve">דמדרינן</w:delText>
        </w:r>
      </w:del>
      <w:r w:rsidR="00F40753">
        <w:rPr>
          <w:rtl/>
        </w:rPr>
        <w:t xml:space="preserve">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ins w:id="90775" w:author="מנוע סמנטי" w:date="2026-10-05T11:39:44Z">
        <w:r>
          <w:rPr>
            <w:rtl/>
          </w:rPr>
          <w:t xml:space="preserve">מדירים</w:t>
        </w:r>
      </w:ins>
      <w:del w:id="90776" w:author="מנוע סמנטי" w:date="2026-10-05T11:39:44Z">
        <w:r>
          <w:rPr>
            <w:rtl/>
          </w:rPr>
          <w:delText xml:space="preserve">מדרינן</w:delText>
        </w:r>
      </w:del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ins w:id="90777" w:author="מנוע סמנטי" w:date="2026-10-05T11:39:44Z">
        <w:r>
          <w:rPr>
            <w:rFonts w:hint="cs"/>
            <w:rtl/>
          </w:rPr>
          <w:t xml:space="preserve">מדירים</w:t>
        </w:r>
      </w:ins>
      <w:del w:id="90778" w:author="מנוע סמנטי" w:date="2026-10-05T11:39:44Z">
        <w:r>
          <w:rPr>
            <w:rFonts w:hint="cs"/>
            <w:rtl/>
          </w:rPr>
          <w:delText xml:space="preserve">מדרינן</w:delText>
        </w:r>
      </w:del>
      <w:r>
        <w:rPr>
          <w:rFonts w:hint="cs"/>
          <w:rtl/>
        </w:rPr>
        <w:t xml:space="preserve">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ins w:id="90397" w:author="מנוע סמנטי" w:date="2026-10-05T11:39:44Z">
        <w:r>
          <w:rPr>
            <w:rStyle w:val="afffff0"/>
            <w:rtl/>
          </w:rPr>
          <w:t xml:space="preserve">כֹּל אֲשֶׁר נִשְׁמַת רוּחַ חַיִּים בְּאַפָּיו</w:t>
        </w:r>
      </w:ins>
      <w:del w:id="90398" w:author="מנוע סמנטי" w:date="2026-10-05T11:39:44Z">
        <w:r>
          <w:rPr>
            <w:rtl/>
          </w:rPr>
          <w:delText xml:space="preserve">כל אשר נשמת רוח חיים באפיו</w:delText>
        </w:r>
      </w:del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 xml:space="preserve">דכיון </w:t>
      </w:r>
      <w:ins w:id="90779" w:author="מנוע סמנטי" w:date="2026-10-05T11:39:44Z">
        <w:r>
          <w:rPr>
            <w:rtl/>
          </w:rPr>
          <w:t xml:space="preserve">שהוציא</w:t>
        </w:r>
      </w:ins>
      <w:del w:id="90780" w:author="מנוע סמנטי" w:date="2026-10-05T11:39:44Z">
        <w:r w:rsidR="00F40753">
          <w:rPr>
            <w:rtl/>
          </w:rPr>
          <w:delText xml:space="preserve">ד</w:delText>
        </w:r>
        <w:r>
          <w:rPr>
            <w:rFonts w:hint="cs"/>
            <w:rtl/>
          </w:rPr>
          <w:delText xml:space="preserve">הוציא</w:delText>
        </w:r>
      </w:del>
      <w:r>
        <w:rPr>
          <w:rFonts w:hint="cs"/>
          <w:rtl/>
        </w:rPr>
        <w:t xml:space="preserve">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ins w:id="90399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0" w:author="מנוע סמנטי" w:date="2026-10-05T11:39:44Z">
        <w:r>
          <w:rPr>
            <w:rtl/>
          </w:rPr>
          <w:delText xml:space="preserve">יכיר</w:delText>
        </w:r>
      </w:del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1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2" w:author="מנוע סמנטי" w:date="2026-10-05T11:39:44Z">
        <w:r>
          <w:rPr>
            <w:rtl/>
          </w:rPr>
          <w:delText xml:space="preserve">יכיר</w:delText>
        </w:r>
      </w:del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3" w:author="מנוע סמנטי" w:date="2026-10-05T11:39:44Z">
        <w:r>
          <w:rPr>
            <w:rStyle w:val="afffff0"/>
            <w:rtl/>
          </w:rPr>
          <w:t xml:space="preserve">הַכָּרַת פְּנֵיהֶם עָנְתָה בָּם</w:t>
        </w:r>
      </w:ins>
      <w:del w:id="90404" w:author="מנוע סמנטי" w:date="2026-10-05T11:39:44Z">
        <w:r>
          <w:rPr>
            <w:rtl/>
          </w:rPr>
          <w:delText xml:space="preserve">הכרת פניהם ענתה בם</w:delText>
        </w:r>
      </w:del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ins w:id="90781" w:author="מנוע סמנטי" w:date="2026-10-05T11:39:44Z">
        <w:r>
          <w:rPr>
            <w:rFonts w:hint="cs"/>
            <w:rtl/>
          </w:rPr>
          <w:t xml:space="preserve">שהוחזקו</w:t>
        </w:r>
      </w:ins>
      <w:del w:id="90782" w:author="מנוע סמנטי" w:date="2026-10-05T11:39:44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הוחזקו</w:delText>
        </w:r>
      </w:del>
      <w:r w:rsidR="00F40753">
        <w:rPr>
          <w:rtl/>
        </w:rPr>
        <w:t xml:space="preserve">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ins w:id="90405" w:author="מנוע סמנטי" w:date="2026-10-05T11:39:44Z">
        <w:r>
          <w:rPr>
            <w:rStyle w:val="afffff0"/>
            <w:rtl/>
          </w:rPr>
          <w:t xml:space="preserve">פֶּטֶר רֶחֶם</w:t>
        </w:r>
      </w:ins>
      <w:del w:id="90406" w:author="מנוע סמנטי" w:date="2026-10-05T11:39:44Z">
        <w:r>
          <w:rPr>
            <w:rtl/>
          </w:rPr>
          <w:delText xml:space="preserve">פטר רחם</w:delText>
        </w:r>
      </w:del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Style w:val="afffff0"/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</w:t>
      </w:r>
      <w:ins w:id="90783" w:author="מנוע סמנטי" w:date="2026-10-05T11:39:44Z">
        <w:r>
          <w:rPr>
            <w:rtl/>
          </w:rPr>
          <w:t xml:space="preserve">מתי</w:t>
        </w:r>
      </w:ins>
      <w:del w:id="90784" w:author="מנוע סמנטי" w:date="2026-10-05T11:39:44Z">
        <w:r>
          <w:rPr>
            <w:rtl/>
          </w:rPr>
          <w:delText xml:space="preserve">אימת</w:delText>
        </w:r>
      </w:del>
      <w:r>
        <w:rPr>
          <w:rtl/>
        </w:rPr>
        <w:t xml:space="preserve">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</w:t>
      </w:r>
      <w:ins w:id="90785" w:author="מנוע סמנטי" w:date="2026-10-05T11:39:44Z">
        <w:r>
          <w:rPr>
            <w:rtl/>
          </w:rPr>
          <w:t xml:space="preserve">מתי</w:t>
        </w:r>
      </w:ins>
      <w:del w:id="90786" w:author="מנוע סמנטי" w:date="2026-10-05T11:39:44Z">
        <w:r w:rsidR="00F40753">
          <w:rPr>
            <w:rtl/>
          </w:rPr>
          <w:delText xml:space="preserve">אימת</w:delText>
        </w:r>
      </w:del>
      <w:r w:rsidR="00F40753">
        <w:rPr>
          <w:rtl/>
        </w:rPr>
        <w:t xml:space="preserve">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</w:t>
      </w:r>
      <w:ins w:id="90787" w:author="מנוע סמנטי" w:date="2026-10-05T11:39:44Z">
        <w:r>
          <w:rPr>
            <w:rtl/>
          </w:rPr>
          <w:t xml:space="preserve">חלק</w:t>
        </w:r>
      </w:ins>
      <w:del w:id="90788" w:author="מנוע סמנטי" w:date="2026-10-05T11:39:44Z">
        <w:r>
          <w:rPr>
            <w:rtl/>
          </w:rPr>
          <w:delText xml:space="preserve">מנתא</w:delText>
        </w:r>
      </w:del>
      <w:r>
        <w:rPr>
          <w:rtl/>
        </w:rPr>
        <w:t xml:space="preserve">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</w:t>
      </w:r>
      <w:ins w:id="90791" w:author="מנוע סמנטי" w:date="2026-10-05T11:39:44Z">
        <w:r>
          <w:rPr>
            <w:rtl/>
          </w:rPr>
          <w:t xml:space="preserve">כותבים</w:t>
        </w:r>
      </w:ins>
      <w:del w:id="90792" w:author="מנוע סמנטי" w:date="2026-10-05T11:39:44Z">
        <w:r>
          <w:rPr>
            <w:rtl/>
          </w:rPr>
          <w:delText xml:space="preserve">כתבינן</w:delText>
        </w:r>
      </w:del>
      <w:r>
        <w:rPr>
          <w:rtl/>
        </w:rPr>
        <w:t xml:space="preserve">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ins w:id="90789" w:author="מנוע סמנטי" w:date="2026-10-05T11:39:44Z">
        <w:r>
          <w:rPr>
            <w:rtl/>
          </w:rPr>
          <w:t xml:space="preserve">כותבים</w:t>
        </w:r>
      </w:ins>
      <w:del w:id="90790" w:author="מנוע סמנטי" w:date="2026-10-05T11:39:44Z">
        <w:r w:rsidR="00F40753">
          <w:rPr>
            <w:rtl/>
          </w:rPr>
          <w:delText xml:space="preserve">כתבינן</w:delText>
        </w:r>
      </w:del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ins w:id="90793" w:author="מנוע סמנטי" w:date="2026-10-05T11:39:44Z">
        <w:r>
          <w:t xml:space="preserve">טעמם</w:t>
        </w:r>
      </w:ins>
      <w:del w:id="90794" w:author="מנוע סמנטי" w:date="2026-10-05T11:39:44Z">
        <w:r>
          <w:delText xml:space="preserve">טעמייהו</w:delText>
        </w:r>
      </w:del>
      <w:r>
        <w:t xml:space="preserve">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ins w:id="90407" w:author="מנוע סמנטי" w:date="2026-10-05T11:39:44Z">
        <w:r>
          <w:rPr>
            <w:rStyle w:val="afffff0"/>
            <w:rtl/>
          </w:rPr>
          <w:t xml:space="preserve">וָמַעְלָה</w:t>
        </w:r>
      </w:ins>
      <w:del w:id="90408" w:author="מנוע סמנטי" w:date="2026-10-05T11:39:44Z">
        <w:r>
          <w:rPr>
            <w:rtl/>
          </w:rPr>
          <w:delText xml:space="preserve">ומעלה</w:delText>
        </w:r>
      </w:del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</w:t>
      </w:r>
      <w:ins w:id="90797" w:author="מנוע סמנטי" w:date="2026-10-05T11:39:44Z">
        <w:r>
          <w:rPr>
            <w:rtl/>
          </w:rPr>
          <w:t xml:space="preserve">לעצמם</w:t>
        </w:r>
      </w:ins>
      <w:del w:id="90798" w:author="מנוע סמנטי" w:date="2026-10-05T11:39:44Z">
        <w:r w:rsidR="00F40753">
          <w:rPr>
            <w:rtl/>
          </w:rPr>
          <w:delText xml:space="preserve">לגופייהו</w:delText>
        </w:r>
      </w:del>
      <w:r w:rsidR="00F40753">
        <w:rPr>
          <w:rtl/>
        </w:rPr>
        <w:t xml:space="preserve">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</w:t>
      </w:r>
      <w:ins w:id="90795" w:author="מנוע סמנטי" w:date="2026-10-05T11:39:44Z">
        <w:r>
          <w:rPr>
            <w:rtl/>
          </w:rPr>
          <w:t xml:space="preserve">מספקים</w:t>
        </w:r>
      </w:ins>
      <w:del w:id="90796" w:author="מנוע סמנטי" w:date="2026-10-05T11:39:44Z">
        <w:r w:rsidR="00F40753">
          <w:rPr>
            <w:rtl/>
          </w:rPr>
          <w:delText xml:space="preserve">מספקינן</w:delText>
        </w:r>
      </w:del>
      <w:r w:rsidR="00F40753">
        <w:rPr>
          <w:rtl/>
        </w:rPr>
        <w:t xml:space="preserve">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</w:t>
      </w:r>
      <w:ins w:id="90799" w:author="מנוע סמנטי" w:date="2026-10-05T11:39:44Z">
        <w:r>
          <w:rPr>
            <w:rtl/>
          </w:rPr>
          <w:t xml:space="preserve">בעינם</w:t>
        </w:r>
      </w:ins>
      <w:del w:id="90800" w:author="מנוע סמנטי" w:date="2026-10-05T11:39:44Z">
        <w:r w:rsidR="00F40753">
          <w:rPr>
            <w:rtl/>
          </w:rPr>
          <w:delText xml:space="preserve">בעינייהו</w:delText>
        </w:r>
      </w:del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</w:t>
      </w:r>
      <w:ins w:id="90801" w:author="מנוע סמנטי" w:date="2026-10-05T11:39:44Z">
        <w:r>
          <w:rPr>
            <w:rtl/>
          </w:rPr>
          <w:t xml:space="preserve">שתות</w:t>
        </w:r>
      </w:ins>
      <w:del w:id="90802" w:author="מנוע סמנטי" w:date="2026-10-05T11:39:44Z">
        <w:r w:rsidR="00C14B58">
          <w:rPr>
            <w:rtl/>
          </w:rPr>
          <w:delText xml:space="preserve">שתותא</w:delText>
        </w:r>
      </w:del>
      <w:r w:rsidR="00C14B58">
        <w:rPr>
          <w:rtl/>
        </w:rPr>
        <w:t xml:space="preserve">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</w:t>
      </w:r>
      <w:ins w:id="90803" w:author="מנוע סמנטי" w:date="2026-10-05T11:39:44Z">
        <w:r>
          <w:rPr>
            <w:rtl/>
          </w:rPr>
          <w:t xml:space="preserve">שתות</w:t>
        </w:r>
      </w:ins>
      <w:del w:id="90804" w:author="מנוע סמנטי" w:date="2026-10-05T11:39:44Z">
        <w:r>
          <w:rPr>
            <w:rtl/>
          </w:rPr>
          <w:delText xml:space="preserve">שתותא</w:delText>
        </w:r>
      </w:del>
      <w:r>
        <w:rPr>
          <w:rtl/>
        </w:rPr>
        <w:t xml:space="preserve">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</w:t>
      </w:r>
      <w:ins w:id="90805" w:author="מנוע סמנטי" w:date="2026-10-05T11:39:44Z">
        <w:r>
          <w:rPr>
            <w:rtl/>
          </w:rPr>
          <w:t xml:space="preserve">ומתרגמים</w:t>
        </w:r>
      </w:ins>
      <w:del w:id="90806" w:author="מנוע סמנטי" w:date="2026-10-05T11:39:44Z">
        <w:r w:rsidR="00F40753">
          <w:rPr>
            <w:rtl/>
          </w:rPr>
          <w:delText xml:space="preserve">ומתרגמינן</w:delText>
        </w:r>
      </w:del>
      <w:r w:rsidR="00F40753">
        <w:rPr>
          <w:rtl/>
        </w:rPr>
        <w:t xml:space="preserve">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</w:t>
      </w:r>
      <w:ins w:id="90807" w:author="מנוע סמנטי" w:date="2026-10-05T11:39:44Z">
        <w:r>
          <w:rPr>
            <w:rtl/>
          </w:rPr>
          <w:t xml:space="preserve">עליהם</w:t>
        </w:r>
      </w:ins>
      <w:del w:id="90808" w:author="מנוע סמנטי" w:date="2026-10-05T11:39:44Z">
        <w:r>
          <w:rPr>
            <w:rtl/>
          </w:rPr>
          <w:delText xml:space="preserve">עילוייהו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0811" w:author="מנוע סמנטי" w:date="2026-10-05T11:39:44Z">
        <w:r>
          <w:rPr>
            <w:rtl/>
          </w:rPr>
          <w:t xml:space="preserve">יתרים</w:t>
        </w:r>
      </w:ins>
      <w:del w:id="90812" w:author="מנוע סמנטי" w:date="2026-10-05T11:39:44Z">
        <w:r>
          <w:rPr>
            <w:rtl/>
          </w:rPr>
          <w:delText xml:space="preserve">יתירתא</w:delText>
        </w:r>
      </w:del>
      <w:r>
        <w:rPr>
          <w:rtl/>
        </w:rPr>
        <w:t xml:space="preserve">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809" w:author="מנוע סמנטי" w:date="2026-10-05T11:39:44Z">
        <w:r>
          <w:rPr>
            <w:rtl/>
          </w:rPr>
          <w:t xml:space="preserve">עליהם</w:t>
        </w:r>
      </w:ins>
      <w:del w:id="90810" w:author="מנוע סמנטי" w:date="2026-10-05T11:39:44Z">
        <w:r>
          <w:rPr>
            <w:rtl/>
          </w:rPr>
          <w:delText xml:space="preserve">עלוייהו</w:delText>
        </w:r>
      </w:del>
      <w:r>
        <w:rPr>
          <w:rtl/>
        </w:rPr>
        <w:t xml:space="preserve">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</w:t>
      </w:r>
      <w:ins w:id="90813" w:author="מנוע סמנטי" w:date="2026-10-05T11:39:44Z">
        <w:r>
          <w:rPr>
            <w:rtl/>
          </w:rPr>
          <w:t xml:space="preserve">עליהם</w:t>
        </w:r>
      </w:ins>
      <w:del w:id="90814" w:author="מנוע סמנטי" w:date="2026-10-05T11:39:44Z">
        <w:r>
          <w:rPr>
            <w:rtl/>
          </w:rPr>
          <w:lastRenderedPageBreak/>
          <w:delText xml:space="preserve">עילוייהו</w:delText>
        </w:r>
      </w:del>
      <w:r>
        <w:rPr>
          <w:rtl/>
        </w:rPr>
        <w:lastRenderedPageBreak/>
        <w:t xml:space="preserve">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0815" w:author="מנוע סמנטי" w:date="2026-10-05T11:39:44Z">
        <w:r>
          <w:rPr>
            <w:rtl/>
          </w:rPr>
          <w:t xml:space="preserve">מקום</w:t>
        </w:r>
      </w:ins>
      <w:del w:id="90816" w:author="מנוע סמנטי" w:date="2026-10-05T11:39:44Z">
        <w:r>
          <w:rPr>
            <w:rtl/>
          </w:rPr>
          <w:delText xml:space="preserve">דוכתא</w:delText>
        </w:r>
      </w:del>
      <w:r>
        <w:rPr>
          <w:rtl/>
        </w:rPr>
        <w:t xml:space="preserve">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ins w:id="90409" w:author="מנוע סמנטי" w:date="2026-10-05T11:39:44Z">
        <w:r>
          <w:rPr>
            <w:rStyle w:val="afffff0"/>
            <w:rtl/>
          </w:rPr>
          <w:t xml:space="preserve">כִּי יִתֵּן אִישׁ אֶל רֵעֵהוּ כֶּסֶף אוֹ כֵלִים לִשְׁמוֹר</w:t>
        </w:r>
      </w:ins>
      <w:del w:id="90410" w:author="מנוע סמנטי" w:date="2026-10-05T11:39:44Z">
        <w:r>
          <w:rPr>
            <w:rtl/>
          </w:rPr>
          <w:delText xml:space="preserve">כי יתן איש אל רעהו כסף או כלים לשמור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ins w:id="90411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2" w:author="מנוע סמנטי" w:date="2026-10-05T11:39:44Z">
        <w:r>
          <w:rPr>
            <w:rtl/>
          </w:rPr>
          <w:delText xml:space="preserve">וצרת הכסף בידך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ins w:id="90413" w:author="מנוע סמנטי" w:date="2026-10-05T11:39:44Z">
        <w:r>
          <w:rPr>
            <w:rStyle w:val="afffff0"/>
            <w:rtl/>
          </w:rPr>
          <w:t xml:space="preserve">וְנָתַן הַכֶּסֶף וְקָם לוֹ</w:t>
        </w:r>
      </w:ins>
      <w:del w:id="90414" w:author="מנוע סמנטי" w:date="2026-10-05T11:39:44Z">
        <w:r>
          <w:rPr>
            <w:rtl/>
          </w:rPr>
          <w:delText xml:space="preserve">ונתן הכסף וקם לו</w:delText>
        </w:r>
      </w:del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ins w:id="90415" w:author="מנוע סמנטי" w:date="2026-10-05T11:39:44Z">
        <w:r>
          <w:rPr>
            <w:rStyle w:val="afffff0"/>
            <w:rtl/>
          </w:rPr>
          <w:t xml:space="preserve">וְיָצְאָה חִנָּם אֵין כָּסֶף</w:t>
        </w:r>
      </w:ins>
      <w:del w:id="90416" w:author="מנוע סמנטי" w:date="2026-10-05T11:39:44Z">
        <w:r>
          <w:rPr>
            <w:rtl/>
          </w:rPr>
          <w:delText xml:space="preserve">ויצאה חנם אין כסף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ins w:id="90417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8" w:author="מנוע סמנטי" w:date="2026-10-05T11:39:44Z">
        <w:r>
          <w:rPr>
            <w:rtl/>
          </w:rPr>
          <w:delText xml:space="preserve">וצרת הכסף בידך</w:delText>
        </w:r>
      </w:del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ins w:id="90419" w:author="מנוע סמנטי" w:date="2026-10-05T11:39:44Z">
        <w:r>
          <w:rPr>
            <w:rStyle w:val="afffff0"/>
            <w:rtl/>
          </w:rPr>
          <w:t xml:space="preserve">וּפְדוּיָו מִבֶּן חֹדֶשׁ תִּפְדֶּה</w:t>
        </w:r>
      </w:ins>
      <w:del w:id="90420" w:author="מנוע סמנטי" w:date="2026-10-05T11:39:44Z">
        <w:r w:rsidR="00F40753">
          <w:rPr>
            <w:rtl/>
          </w:rPr>
          <w:delText xml:space="preserve">ופדויו מבן חדש 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ins w:id="90423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4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ins w:id="9042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2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ins w:id="90429" w:author="מנוע סמנטי" w:date="2026-10-05T11:39:44Z">
        <w:r>
          <w:rPr>
            <w:rStyle w:val="afffff0"/>
            <w:rtl/>
          </w:rPr>
          <w:t xml:space="preserve">וּפְדוּיָו מִבֶּן חֹדֶשׁ</w:t>
        </w:r>
      </w:ins>
      <w:del w:id="90430" w:author="מנוע סמנטי" w:date="2026-10-05T11:39:44Z">
        <w:r w:rsidR="00F40753">
          <w:rPr>
            <w:rtl/>
          </w:rPr>
          <w:delText xml:space="preserve">ופדויו מבן חדש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ins w:id="90427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8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ins w:id="90425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6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ins w:id="90433" w:author="מנוע סמנטי" w:date="2026-10-05T11:39:44Z">
        <w:r>
          <w:rPr>
            <w:rStyle w:val="afffff0"/>
            <w:rtl/>
          </w:rPr>
          <w:t xml:space="preserve">מַרְצֵעַ</w:t>
        </w:r>
      </w:ins>
      <w:del w:id="90434" w:author="מנוע סמנטי" w:date="2026-10-05T11:39:44Z">
        <w:r>
          <w:rPr>
            <w:rtl/>
          </w:rPr>
          <w:delText xml:space="preserve">מרצע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ins w:id="90431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432" w:author="מנוע סמנטי" w:date="2026-10-05T11:39:44Z">
        <w:r>
          <w:rPr>
            <w:rtl/>
          </w:rPr>
          <w:delText xml:space="preserve">ולקחת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ins w:id="90435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6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Style w:val="afffff0"/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ins w:id="90437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8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ins w:id="90439" w:author="מנוע סמנטי" w:date="2026-10-05T11:39:44Z">
        <w:r>
          <w:rPr>
            <w:rStyle w:val="afffff0"/>
            <w:rtl/>
          </w:rPr>
          <w:t xml:space="preserve">וְלוֹ מִשְׁפַּט הַבְּכוֹרָה</w:t>
        </w:r>
      </w:ins>
      <w:del w:id="90440" w:author="מנוע סמנטי" w:date="2026-10-05T11:39:44Z">
        <w:r w:rsidR="00F40753">
          <w:rPr>
            <w:rtl/>
          </w:rPr>
          <w:delText xml:space="preserve">ולו משפט הבכורה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ins w:id="90441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2" w:author="מנוע סמנטי" w:date="2026-10-05T11:39:44Z">
        <w:r w:rsidR="00F40753">
          <w:rPr>
            <w:rtl/>
          </w:rPr>
          <w:delText xml:space="preserve">בכל אשר ימצא לו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ins w:id="90443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4" w:author="מנוע סמנטי" w:date="2026-10-05T11:39:44Z">
        <w:r>
          <w:rPr>
            <w:rtl/>
          </w:rPr>
          <w:delText xml:space="preserve">בכל אשר ימצא לו</w:delText>
        </w:r>
      </w:del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ins w:id="90445" w:author="מנוע סמנטי" w:date="2026-10-05T11:39:44Z">
        <w:r>
          <w:rPr>
            <w:rStyle w:val="afffff0"/>
            <w:rtl/>
          </w:rPr>
          <w:t xml:space="preserve">יָקוּם עַל שֵׁם אָחִיו הַמֵּת</w:t>
        </w:r>
      </w:ins>
      <w:del w:id="90446" w:author="מנוע סמנטי" w:date="2026-10-05T11:39:44Z">
        <w:r w:rsidR="00F40753">
          <w:rPr>
            <w:rtl/>
          </w:rPr>
          <w:delText xml:space="preserve">יקום על שם אחיו המת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ins w:id="90447" w:author="מנוע סמנטי" w:date="2026-10-05T11:39:44Z">
        <w:r>
          <w:rPr>
            <w:rtl/>
          </w:rPr>
          <w:t xml:space="preserve">טעמם</w:t>
        </w:r>
      </w:ins>
      <w:del w:id="90448" w:author="מנוע סמנטי" w:date="2026-10-05T11:39:44Z">
        <w:r>
          <w:rPr>
            <w:rtl/>
          </w:rPr>
          <w:delText xml:space="preserve">טעמייהו</w:delText>
        </w:r>
      </w:del>
      <w:r>
        <w:rPr>
          <w:rtl/>
        </w:rPr>
        <w:t xml:space="preserve"> דרבנן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449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0" w:author="מנוע סמנטי" w:date="2026-10-05T11:39:44Z">
        <w:r w:rsidR="00F40753">
          <w:rPr>
            <w:rtl/>
          </w:rPr>
          <w:delText xml:space="preserve">לתת לו פי שנים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ins w:id="90451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2" w:author="מנוע סמנטי" w:date="2026-10-05T11:39:44Z">
        <w:r>
          <w:rPr>
            <w:rtl/>
          </w:rPr>
          <w:delText xml:space="preserve">לתת לו פי שנים</w:delText>
        </w:r>
      </w:del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ins w:id="90453" w:author="מנוע סמנטי" w:date="2026-10-05T11:39:44Z">
        <w:r>
          <w:rPr>
            <w:rStyle w:val="afffff0"/>
            <w:rtl/>
          </w:rPr>
          <w:t xml:space="preserve"> לֹא יְבַקֵּר בֵּין טוֹב לָרָע</w:t>
        </w:r>
      </w:ins>
      <w:del w:id="90454" w:author="מנוע סמנטי" w:date="2026-10-05T11:39:44Z">
        <w:r w:rsidR="00895415" w:rsidRPr="00895415">
          <w:rPr>
            <w:rtl/>
          </w:rPr>
          <w:delText xml:space="preserve"> </w:delText>
        </w:r>
        <w:r w:rsidR="00895415">
          <w:rPr>
            <w:rtl/>
          </w:rPr>
          <w:delText xml:space="preserve">לא</w:delText>
        </w:r>
        <w:r w:rsidR="00895415">
          <w:rPr>
            <w:rtl/>
          </w:rPr>
          <w:delText xml:space="preserve"> יבקר בין טוב לרע</w:delText>
        </w:r>
      </w:del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55" w:author="מנוע סמנטי" w:date="2026-10-05T11:39:44Z">
        <w:r>
          <w:rPr>
            <w:rStyle w:val="afffff0"/>
            <w:rtl/>
          </w:rPr>
          <w:t xml:space="preserve">עַשֵּׂר תְּעַשֵּׂר</w:t>
        </w:r>
      </w:ins>
      <w:del w:id="90456" w:author="מנוע סמנטי" w:date="2026-10-05T11:39:44Z">
        <w:r w:rsidR="00F40753">
          <w:rPr>
            <w:rtl/>
          </w:rPr>
          <w:delText xml:space="preserve">עשר תעשר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ins w:id="90457" w:author="מנוע סמנטי" w:date="2026-10-05T11:39:44Z">
        <w:r>
          <w:rPr>
            <w:rStyle w:val="afffff0"/>
            <w:rtl/>
          </w:rPr>
          <w:t xml:space="preserve">שָׁנָה שָׁנָה</w:t>
        </w:r>
      </w:ins>
      <w:del w:id="90458" w:author="מנוע סמנטי" w:date="2026-10-05T11:39:44Z">
        <w:r w:rsidR="00F40753">
          <w:rPr>
            <w:rtl/>
          </w:rPr>
          <w:delText xml:space="preserve">שנה שנה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59" w:author="מנוע סמנטי" w:date="2026-10-05T11:39:44Z">
        <w:r>
          <w:rPr>
            <w:rStyle w:val="afffff0"/>
            <w:rtl/>
          </w:rPr>
          <w:t xml:space="preserve">כֹּל חֵלֶב יִצְהָר וְכָל חֵלֶב תִּירוֹשׁ וְדָגָן</w:t>
        </w:r>
      </w:ins>
      <w:del w:id="90460" w:author="מנוע סמנטי" w:date="2026-10-05T11:39:44Z">
        <w:r w:rsidR="00F40753">
          <w:rPr>
            <w:rtl/>
          </w:rPr>
          <w:delText xml:space="preserve">כל חלב יצהר וכל חלב תירוש ודגן</w:delText>
        </w:r>
      </w:del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 xml:space="preserve">'</w:t>
      </w:r>
      <w:ins w:id="90461" w:author="מנוע סמנטי" w:date="2026-10-05T11:39:44Z">
        <w:r>
          <w:rPr>
            <w:rStyle w:val="afffff0"/>
            <w:rFonts w:hint="cs"/>
            <w:rtl/>
          </w:rPr>
          <w:t xml:space="preserve">הָעֲשִׂירִי</w:t>
        </w:r>
      </w:ins>
      <w:del w:id="90462" w:author="מנוע סמנטי" w:date="2026-10-05T11:39:44Z">
        <w:r>
          <w:rPr>
            <w:rFonts w:hint="cs"/>
            <w:rtl/>
          </w:rPr>
          <w:delText xml:space="preserve">העשירי</w:delText>
        </w:r>
      </w:del>
      <w:r>
        <w:rPr>
          <w:rFonts w:hint="cs"/>
          <w:rtl/>
        </w:rPr>
        <w:t xml:space="preserve">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</w:t>
      </w:r>
      <w:ins w:id="90463" w:author="מנוע סמנטי" w:date="2026-10-05T11:39:44Z">
        <w:r>
          <w:rPr>
            <w:rStyle w:val="afffff0"/>
            <w:rFonts w:hint="cs"/>
            <w:rtl/>
          </w:rPr>
          <w:t xml:space="preserve">צֹאן</w:t>
        </w:r>
      </w:ins>
      <w:del w:id="90464" w:author="מנוע סמנטי" w:date="2026-10-05T11:39:44Z">
        <w:r>
          <w:rPr>
            <w:rFonts w:hint="cs"/>
            <w:rtl/>
          </w:rPr>
          <w:delText xml:space="preserve">צאן</w:delText>
        </w:r>
      </w:del>
      <w:r>
        <w:rPr>
          <w:rFonts w:hint="cs"/>
          <w:rtl/>
        </w:rPr>
        <w:t xml:space="preserve">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ins w:id="90817" w:author="מנוע סמנטי" w:date="2026-10-05T11:39:44Z">
          <w:r>
            <w:rPr>
              <w:rtl/>
            </w:rPr>
            <w:t xml:space="preserve">שהוקש</w:t>
          </w:r>
        </w:ins>
        <w:del w:id="90818" w:author="מנוע סמנטי" w:date="2026-10-05T11:39:44Z">
          <w:r>
            <w:rPr>
              <w:rtl/>
            </w:rPr>
            <w:delText xml:space="preserve">דהוקש</w:delText>
          </w:r>
        </w:del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ins w:id="90465" w:author="מנוע סמנטי" w:date="2026-10-05T11:39:44Z">
        <w:r>
          <w:rPr>
            <w:rStyle w:val="afffff0"/>
            <w:rtl/>
          </w:rPr>
          <w:t xml:space="preserve">שָׁנָה</w:t>
        </w:r>
      </w:ins>
      <w:del w:id="90466" w:author="מנוע סמנטי" w:date="2026-10-05T11:39:44Z">
        <w:r w:rsidR="00F40753">
          <w:rPr>
            <w:rtl/>
          </w:rPr>
          <w:delText xml:space="preserve">שנה</w:delText>
        </w:r>
      </w:del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 xml:space="preserve">עי </w:t>
      </w:r>
      <w:ins w:id="90819" w:author="מנוע סמנטי" w:date="2026-10-05T11:39:44Z">
        <w:r>
          <w:rPr>
            <w:rtl/>
          </w:rPr>
          <w:t xml:space="preserve">לשנות</w:t>
        </w:r>
      </w:ins>
      <w:del w:id="90820" w:author="מנוע סמנטי" w:date="2026-10-05T11:39:44Z">
        <w:r>
          <w:rPr>
            <w:rtl/>
          </w:rPr>
          <w:delText xml:space="preserve">למיתנא</w:delText>
        </w:r>
      </w:del>
      <w:r>
        <w:rPr>
          <w:rtl/>
        </w:rPr>
        <w:t xml:space="preserve">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</w:t>
      </w:r>
      <w:ins w:id="90469" w:author="מנוע סמנטי" w:date="2026-10-05T11:39:44Z">
        <w:r>
          <w:rPr>
            <w:rtl/>
          </w:rPr>
          <w:t xml:space="preserve">רואים</w:t>
        </w:r>
      </w:ins>
      <w:del w:id="90470" w:author="מנוע סמנטי" w:date="2026-10-05T11:39:44Z">
        <w:r w:rsidR="00F40753">
          <w:rPr>
            <w:rtl/>
          </w:rPr>
          <w:delText xml:space="preserve">חזינן</w:delText>
        </w:r>
      </w:del>
      <w:r w:rsidR="00F40753">
        <w:rPr>
          <w:rtl/>
        </w:rPr>
        <w:t xml:space="preserve">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</w:t>
      </w:r>
      <w:ins w:id="90467" w:author="מנוע סמנטי" w:date="2026-10-05T11:39:44Z">
        <w:r>
          <w:rPr>
            <w:rtl/>
          </w:rPr>
          <w:t xml:space="preserve">וקוראים</w:t>
        </w:r>
      </w:ins>
      <w:del w:id="90468" w:author="מנוע סמנטי" w:date="2026-10-05T11:39:44Z">
        <w:r w:rsidR="00F40753">
          <w:rPr>
            <w:rtl/>
          </w:rPr>
          <w:delText xml:space="preserve">וקרינן</w:delText>
        </w:r>
      </w:del>
      <w:r w:rsidR="00F40753">
        <w:rPr>
          <w:rtl/>
        </w:rPr>
        <w:t xml:space="preserve">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ins w:id="90471" w:author="מנוע סמנטי" w:date="2026-10-05T11:39:44Z">
        <w:r>
          <w:rPr>
            <w:rStyle w:val="afffff0"/>
            <w:rtl/>
          </w:rPr>
          <w:t xml:space="preserve">וְתָאַר הַגְּבוּל וְעָלָה הַגְּבוּל</w:t>
        </w:r>
      </w:ins>
      <w:del w:id="90472" w:author="מנוע סמנטי" w:date="2026-10-05T11:39:44Z">
        <w:r>
          <w:rPr>
            <w:rtl/>
          </w:rPr>
          <w:delText xml:space="preserve">ותאר הגבול ועלה הגבול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ins w:id="90473" w:author="מנוע סמנטי" w:date="2026-10-05T11:39:44Z">
        <w:r>
          <w:rPr>
            <w:rStyle w:val="afffff0"/>
            <w:rtl/>
          </w:rPr>
          <w:t xml:space="preserve">זֹאת תִּהְיֶה לָכֶם הָאָרֶץ לִגְבוּלוֹתֶיהָ סָבִיב</w:t>
        </w:r>
      </w:ins>
      <w:del w:id="90474" w:author="מנוע סמנטי" w:date="2026-10-05T11:39:44Z">
        <w:r>
          <w:rPr>
            <w:rtl/>
          </w:rPr>
          <w:delText xml:space="preserve">זאת תהיה לכם הארץ לגבולותיה סביב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ins w:id="90475" w:author="מנוע סמנטי" w:date="2026-10-05T11:39:44Z">
        <w:r>
          <w:rPr>
            <w:rStyle w:val="afffff0"/>
            <w:rtl/>
          </w:rPr>
          <w:t xml:space="preserve">אַרְצָה כְּנָעַן</w:t>
        </w:r>
      </w:ins>
      <w:del w:id="90476" w:author="מנוע סמנטי" w:date="2026-10-05T11:39:44Z">
        <w:r>
          <w:rPr>
            <w:rtl/>
          </w:rPr>
          <w:delText xml:space="preserve">ארצה כנען</w:delText>
        </w:r>
      </w:del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ins w:id="90477" w:author="מנוע סמנטי" w:date="2026-10-05T11:39:44Z">
        <w:r>
          <w:rPr>
            <w:rStyle w:val="afffff0"/>
            <w:rtl/>
          </w:rPr>
          <w:t xml:space="preserve">מֵעֵבֶר לְיַרְדֵּן יְרֵחוֹ קֵדְמָה מִזְרָחָה</w:t>
        </w:r>
      </w:ins>
      <w:del w:id="90478" w:author="מנוע סמנטי" w:date="2026-10-05T11:39:44Z">
        <w:r w:rsidR="00F40753">
          <w:rPr>
            <w:rtl/>
          </w:rPr>
          <w:delText xml:space="preserve">מעבר לירדן ירחו קדמה מזרחה</w:delText>
        </w:r>
      </w:del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79" w:author="מנוע סמנטי" w:date="2026-10-05T11:39:44Z">
        <w:r>
          <w:rPr>
            <w:rStyle w:val="afffff0"/>
            <w:rtl/>
          </w:rPr>
          <w:t xml:space="preserve">וְהַנָּהָר הָרְבִיעִי הוּא פְרָת</w:t>
        </w:r>
      </w:ins>
      <w:del w:id="90480" w:author="מנוע סמנטי" w:date="2026-10-05T11:39:44Z">
        <w:r w:rsidR="00F40753">
          <w:rPr>
            <w:rtl/>
          </w:rPr>
          <w:delText xml:space="preserve">והנהר הרביעי הוא פרת</w:delText>
        </w:r>
      </w:del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ins w:id="90481" w:author="מנוע סמנטי" w:date="2026-10-05T11:39:44Z">
        <w:r>
          <w:rPr>
            <w:rStyle w:val="afffff0"/>
            <w:rtl/>
          </w:rPr>
          <w:t xml:space="preserve">וְהָיָה כְּעֵץ שָׁתוּל עַל מַיִם וְעַל יוּבַל יְשַׁלַּח שָׁרָשָׁיו</w:t>
        </w:r>
      </w:ins>
      <w:del w:id="90482" w:author="מנוע סמנטי" w:date="2026-10-05T11:39:44Z">
        <w:r>
          <w:rPr>
            <w:rtl/>
          </w:rPr>
          <w:delText xml:space="preserve">והיה כעץ שתול על מים ועל יובל ישלח שרשיו</w:delText>
        </w:r>
      </w:del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ins w:id="90483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לְשׁוֹרְךָ לְצֹאנֶךָ</w:t>
        </w:r>
      </w:ins>
      <w:del w:id="90484" w:author="מנוע סמנטי" w:date="2026-10-05T11:39:44Z">
        <w:r>
          <w:rPr>
            <w:rtl/>
          </w:rPr>
          <w:delText xml:space="preserve">בכור </w:delText>
        </w:r>
        <w:r w:rsidRPr="007416CA">
          <w:rPr>
            <w:bCs/>
            <w:rtl/>
          </w:rPr>
          <w:delText xml:space="preserve">בניך</w:delText>
        </w:r>
        <w:r>
          <w:rPr>
            <w:rtl/>
          </w:rPr>
          <w:delText xml:space="preserve"> תתן לי כן תעשה לשורך לצאנך</w:delText>
        </w:r>
      </w:del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ins w:id="90485" w:author="מנוע סמנטי" w:date="2026-10-05T11:39:44Z">
        <w:r>
          <w:rPr>
            <w:rStyle w:val="afffff0"/>
            <w:rtl/>
          </w:rPr>
          <w:t xml:space="preserve">כֵּן תַּעֲשֶׂה</w:t>
        </w:r>
      </w:ins>
      <w:del w:id="90486" w:author="מנוע סמנטי" w:date="2026-10-05T11:39:44Z">
        <w:r w:rsidR="00F40753">
          <w:rPr>
            <w:rtl/>
          </w:rPr>
          <w:delText xml:space="preserve">כן תעשה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</w:t>
      </w:r>
      <w:ins w:id="90487" w:author="מנוע סמנטי" w:date="2026-10-05T11:39:44Z">
        <w:r>
          <w:rPr>
            <w:rStyle w:val="afffff0"/>
            <w:rFonts w:hint="cs"/>
            <w:rtl/>
          </w:rPr>
          <w:t xml:space="preserve">תַּעֲשֶׂה</w:t>
        </w:r>
      </w:ins>
      <w:del w:id="90488" w:author="מנוע סמנטי" w:date="2026-10-05T11:39:44Z">
        <w:r>
          <w:rPr>
            <w:rFonts w:hint="cs"/>
            <w:rtl/>
          </w:rPr>
          <w:delText xml:space="preserve">תעשה</w:delText>
        </w:r>
      </w:del>
      <w:r>
        <w:rPr>
          <w:rFonts w:hint="cs"/>
          <w:rtl/>
        </w:rPr>
        <w:t xml:space="preserve">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ins w:id="9048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490" w:author="מנוע סמנטי" w:date="2026-10-05T11:39:44Z">
        <w:r w:rsidR="00F40753">
          <w:rPr>
            <w:rtl/>
          </w:rPr>
          <w:delText xml:space="preserve">תעשה</w:delText>
        </w:r>
      </w:del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ins w:id="90491" w:author="מנוע סמנטי" w:date="2026-10-05T11:39:44Z">
        <w:r>
          <w:rPr>
            <w:rStyle w:val="afffff0"/>
            <w:rtl/>
          </w:rPr>
          <w:t xml:space="preserve">וּבְכוֹרוֹת בְּקַרְכֶם וְצֹאנְכֶם</w:t>
        </w:r>
      </w:ins>
      <w:del w:id="90492" w:author="מנוע סמנטי" w:date="2026-10-05T11:39:44Z">
        <w:r>
          <w:rPr>
            <w:rtl/>
          </w:rPr>
          <w:delText xml:space="preserve">ובכורות בקרכם וצאנכם</w:delText>
        </w:r>
      </w:del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</w:t>
      </w:r>
      <w:ins w:id="90821" w:author="מנוע סמנטי" w:date="2026-10-05T11:39:44Z">
        <w:r>
          <w:rPr>
            <w:rtl/>
          </w:rPr>
          <w:t xml:space="preserve">דעתם</w:t>
        </w:r>
      </w:ins>
      <w:del w:id="90822" w:author="מנוע סמנטי" w:date="2026-10-05T11:39:44Z">
        <w:r>
          <w:rPr>
            <w:rtl/>
          </w:rPr>
          <w:delText xml:space="preserve">דעתייהו</w:delText>
        </w:r>
      </w:del>
      <w:r>
        <w:rPr>
          <w:rtl/>
        </w:rPr>
        <w:t xml:space="preserve">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ins w:id="90823" w:author="מנוע סמנטי" w:date="2026-10-05T11:39:44Z">
        <w:r>
          <w:rPr>
            <w:rtl/>
          </w:rPr>
          <w:t xml:space="preserve">השמיענו</w:t>
        </w:r>
      </w:ins>
      <w:del w:id="90824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</w:t>
      </w:r>
      <w:ins w:id="90825" w:author="מנוע סמנטי" w:date="2026-10-05T11:39:44Z">
        <w:r>
          <w:rPr>
            <w:rtl/>
          </w:rPr>
          <w:t xml:space="preserve">יברור</w:t>
        </w:r>
      </w:ins>
      <w:del w:id="90826" w:author="מנוע סמנטי" w:date="2026-10-05T11:39:44Z">
        <w:r w:rsidR="00F40753">
          <w:rPr>
            <w:rtl/>
          </w:rPr>
          <w:delText xml:space="preserve">ליברור</w:delText>
        </w:r>
      </w:del>
      <w:r w:rsidR="00F40753">
        <w:rPr>
          <w:rtl/>
        </w:rPr>
        <w:t xml:space="preserve">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ins w:id="90499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500" w:author="מנוע סמנטי" w:date="2026-10-05T11:39:44Z">
        <w:r>
          <w:rPr>
            <w:rtl/>
          </w:rPr>
          <w:delText xml:space="preserve">שור או כשב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ins w:id="90497" w:author="מנוע סמנטי" w:date="2026-10-05T11:39:44Z">
        <w:r>
          <w:rPr>
            <w:rStyle w:val="afffff0"/>
            <w:rtl/>
          </w:rPr>
          <w:t xml:space="preserve">כִּי יִוָּלֵד</w:t>
        </w:r>
      </w:ins>
      <w:del w:id="90498" w:author="מנוע סמנטי" w:date="2026-10-05T11:39:44Z">
        <w:r>
          <w:rPr>
            <w:rtl/>
          </w:rPr>
          <w:delText xml:space="preserve">כי יולד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ins w:id="90495" w:author="מנוע סמנטי" w:date="2026-10-05T11:39:44Z">
        <w:r>
          <w:rPr>
            <w:rStyle w:val="afffff0"/>
            <w:rtl/>
          </w:rPr>
          <w:t xml:space="preserve">וְהָיָה שִׁבְעַת יָמִים</w:t>
        </w:r>
      </w:ins>
      <w:del w:id="90496" w:author="מנוע סמנטי" w:date="2026-10-05T11:39:44Z">
        <w:r>
          <w:rPr>
            <w:rtl/>
          </w:rPr>
          <w:delText xml:space="preserve">והיה שבעת ימים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ins w:id="90493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494" w:author="מנוע סמנטי" w:date="2026-10-05T11:39:44Z">
        <w:r>
          <w:rPr>
            <w:rtl/>
          </w:rPr>
          <w:delText xml:space="preserve">תחת אמו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ins w:id="90503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04" w:author="מנוע סמנטי" w:date="2026-10-05T11:39:44Z">
        <w:r w:rsidR="00F40753">
          <w:rPr>
            <w:rtl/>
          </w:rPr>
          <w:delText xml:space="preserve">תחת השבט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ins w:id="90501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502" w:author="מנוע סמנטי" w:date="2026-10-05T11:39:44Z">
        <w:r w:rsidR="00F40753">
          <w:rPr>
            <w:rtl/>
          </w:rPr>
          <w:delText xml:space="preserve">תחת אמו</w:delText>
        </w:r>
      </w:del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ins w:id="90505" w:author="מנוע סמנטי" w:date="2026-10-05T11:39:44Z">
        <w:r>
          <w:rPr>
            <w:rStyle w:val="afffff0"/>
            <w:rtl/>
          </w:rPr>
          <w:t xml:space="preserve">כִּי מָשְׁחָתָם בָּהֶם מוּם בָּם לֹא יֵרָצוּ לָכֶם</w:t>
        </w:r>
      </w:ins>
      <w:del w:id="90506" w:author="מנוע סמנטי" w:date="2026-10-05T11:39:44Z">
        <w:r>
          <w:rPr>
            <w:rtl/>
          </w:rPr>
          <w:delText xml:space="preserve">כי משחתם בהם מום בם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ירצו לכם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ins w:id="90507" w:author="מנוע סמנטי" w:date="2026-10-05T11:39:44Z">
        <w:r>
          <w:rPr>
            <w:rStyle w:val="afffff0"/>
            <w:rtl/>
          </w:rPr>
          <w:t xml:space="preserve">כִּי הִשְׁחִית כָּל בָּשָׂר אֶת דַּרְכּוֹ עַל הָאָרֶץ</w:t>
        </w:r>
      </w:ins>
      <w:del w:id="90508" w:author="מנוע סמנטי" w:date="2026-10-05T11:39:44Z">
        <w:r>
          <w:rPr>
            <w:rtl/>
          </w:rPr>
          <w:delText xml:space="preserve">כי </w:delText>
        </w:r>
        <w:r w:rsidRPr="00000168">
          <w:rPr>
            <w:b/>
            <w:bCs/>
            <w:rtl/>
          </w:rPr>
          <w:delText xml:space="preserve">השחית</w:delText>
        </w:r>
        <w:r>
          <w:rPr>
            <w:rtl/>
          </w:rPr>
          <w:delText xml:space="preserve"> כל בשר את דרכו על הארץ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ins w:id="90509" w:author="מנוע סמנטי" w:date="2026-10-05T11:39:44Z">
        <w:r>
          <w:rPr>
            <w:rStyle w:val="afffff0"/>
            <w:rtl/>
          </w:rPr>
          <w:t xml:space="preserve">פֶּן תַּשְׁחִיתוּן וַעֲשִׂיתֶם לָכֶם פֶּסֶל תְּמוּנַת כָּל סָמֶל תַּבְנִית זָכָר אוֹ נְקֵבָה</w:t>
        </w:r>
      </w:ins>
      <w:del w:id="90510" w:author="מנוע סמנטי" w:date="2026-10-05T11:39:44Z">
        <w:r>
          <w:rPr>
            <w:rtl/>
          </w:rPr>
          <w:delText xml:space="preserve">פן </w:delText>
        </w:r>
        <w:r w:rsidRPr="00000168">
          <w:rPr>
            <w:b/>
            <w:bCs/>
            <w:rtl/>
          </w:rPr>
          <w:delText xml:space="preserve">תשחיתון</w:delText>
        </w:r>
        <w:r>
          <w:rPr>
            <w:rtl/>
          </w:rPr>
          <w:delText xml:space="preserve"> ועשיתם לכם פסל תמונת כל סמל תבנית זכר או נקבה</w:delText>
        </w:r>
      </w:del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ins w:id="90511" w:author="מנוע סמנטי" w:date="2026-10-05T11:39:44Z">
        <w:r>
          <w:rPr>
            <w:rStyle w:val="afffff0"/>
            <w:rtl/>
          </w:rPr>
          <w:t xml:space="preserve">לֹא יְבַקֵּר בֵּין טוֹב לָרָע וְלֹא יְמִירֶנּוּ</w:t>
        </w:r>
      </w:ins>
      <w:del w:id="90512" w:author="מנוע סמנטי" w:date="2026-10-05T11:39:44Z">
        <w:r>
          <w:rPr>
            <w:rtl/>
          </w:rPr>
          <w:delText xml:space="preserve">לא יבקר בין טוב לרע ולא ימירנו</w:delText>
        </w:r>
      </w:del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827" w:author="מנוע סמנטי" w:date="2026-10-05T11:39:44Z">
        <w:r>
          <w:rPr>
            <w:rtl/>
          </w:rPr>
          <w:t xml:space="preserve">שתיעשה</w:t>
        </w:r>
      </w:ins>
      <w:del w:id="90828" w:author="מנוע סמנטי" w:date="2026-10-05T11:39:44Z">
        <w:r>
          <w:rPr>
            <w:rtl/>
          </w:rPr>
          <w:delText xml:space="preserve">דליתעביד</w:delText>
        </w:r>
      </w:del>
      <w:r>
        <w:rPr>
          <w:rtl/>
        </w:rPr>
        <w:t xml:space="preserve">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</w:t>
      </w:r>
      <w:ins w:id="90829" w:author="מנוע סמנטי" w:date="2026-10-05T11:39:44Z">
        <w:r>
          <w:rPr>
            <w:rtl/>
          </w:rPr>
          <w:t xml:space="preserve">על טעמם</w:t>
        </w:r>
      </w:ins>
      <w:del w:id="90830" w:author="מנוע סמנטי" w:date="2026-10-05T11:39:44Z">
        <w:r>
          <w:rPr>
            <w:rtl/>
          </w:rPr>
          <w:delText xml:space="preserve">אטעמייהו</w:delText>
        </w:r>
      </w:del>
      <w:r>
        <w:rPr>
          <w:rtl/>
        </w:rPr>
        <w:t xml:space="preserve">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ins w:id="90011" w:author="עורך - ציוני דף" w:date="2026-10-05T11:51:54Z">
        <w:r>
          <w:rPr>
            <w:rFonts w:hint="cs"/>
            <w:rtl/>
          </w:rPr>
          <w:t xml:space="preserve">נח:</w:t>
        </w:r>
      </w:ins>
      <w:del w:id="90012" w:author="עורך - ציוני דף" w:date="2026-10-05T11:51:54Z">
        <w:r>
          <w:rPr>
            <w:rFonts w:hint="cs"/>
            <w:rtl/>
          </w:rPr>
          <w:delText xml:space="preserve">נח.</w:delText>
        </w:r>
      </w:del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</w:t>
      </w:r>
      <w:ins w:id="90831" w:author="מנוע סמנטי" w:date="2026-10-05T11:39:44Z">
        <w:r>
          <w:rPr>
            <w:rFonts w:hint="cs"/>
            <w:rtl/>
          </w:rPr>
          <w:t xml:space="preserve">ליטול</w:t>
        </w:r>
      </w:ins>
      <w:del w:id="90832" w:author="מנוע סמנטי" w:date="2026-10-05T11:39:44Z">
        <w:r w:rsidR="009D68EF">
          <w:rPr>
            <w:rFonts w:hint="cs"/>
            <w:rtl/>
          </w:rPr>
          <w:delText xml:space="preserve">למישקל</w:delText>
        </w:r>
      </w:del>
      <w:r w:rsidR="009D68EF">
        <w:rPr>
          <w:rFonts w:hint="cs"/>
          <w:rtl/>
        </w:rPr>
        <w:t xml:space="preserve">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</w:t>
      </w:r>
      <w:ins w:id="90833" w:author="מנוע סמנטי" w:date="2026-10-05T11:39:44Z">
        <w:r>
          <w:rPr>
            <w:rtl/>
          </w:rPr>
          <w:t xml:space="preserve">אמותיהם</w:t>
        </w:r>
      </w:ins>
      <w:del w:id="90834" w:author="מנוע סמנטי" w:date="2026-10-05T11:39:44Z">
        <w:r>
          <w:rPr>
            <w:rtl/>
          </w:rPr>
          <w:lastRenderedPageBreak/>
          <w:delText xml:space="preserve">אימותיהם</w:delText>
        </w:r>
      </w:del>
      <w:r>
        <w:rPr>
          <w:rtl/>
        </w:rPr>
        <w:lastRenderedPageBreak/>
        <w:t xml:space="preserve">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ins w:id="90513" w:author="מנוע סמנטי" w:date="2026-10-05T11:39:44Z">
        <w:r>
          <w:rPr>
            <w:rStyle w:val="afffff0"/>
            <w:rtl/>
          </w:rPr>
          <w:t xml:space="preserve">יַעֲבוֹר</w:t>
        </w:r>
      </w:ins>
      <w:del w:id="90514" w:author="מנוע סמנטי" w:date="2026-10-05T11:39:44Z">
        <w:r>
          <w:rPr>
            <w:rtl/>
          </w:rPr>
          <w:delText xml:space="preserve">יעבור</w:delText>
        </w:r>
      </w:del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 xml:space="preserve">'</w:t>
      </w:r>
      <w:ins w:id="90517" w:author="מנוע סמנטי" w:date="2026-10-05T11:39:44Z">
        <w:r>
          <w:rPr>
            <w:rStyle w:val="afffff0"/>
            <w:rFonts w:hint="cs"/>
            <w:rtl/>
          </w:rPr>
          <w:t xml:space="preserve">כֹּל אֲשֶׁר יַעֲבוֹר תַּחַת</w:t>
        </w:r>
      </w:ins>
      <w:del w:id="90518" w:author="מנוע סמנטי" w:date="2026-10-05T11:39:44Z">
        <w:r w:rsidR="00861F3C">
          <w:rPr>
            <w:rFonts w:hint="cs"/>
            <w:rtl/>
          </w:rPr>
          <w:delText xml:space="preserve">כ</w:delText>
        </w:r>
        <w:r>
          <w:rPr>
            <w:rtl/>
          </w:rPr>
          <w:delText xml:space="preserve">ל אשר יעבור תחת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ins w:id="90515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16" w:author="מנוע סמנטי" w:date="2026-10-05T11:39:44Z">
        <w:r>
          <w:rPr>
            <w:rtl/>
          </w:rPr>
          <w:delText xml:space="preserve">תחת השבט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ins w:id="90519" w:author="מנוע סמנטי" w:date="2026-10-05T11:39:44Z">
        <w:r>
          <w:rPr>
            <w:rStyle w:val="afffff0"/>
            <w:rtl/>
          </w:rPr>
          <w:t xml:space="preserve">יִהְיֶה קֹּדֶשׁ</w:t>
        </w:r>
      </w:ins>
      <w:del w:id="90520" w:author="מנוע סמנטי" w:date="2026-10-05T11:39:44Z">
        <w:r>
          <w:rPr>
            <w:rtl/>
          </w:rPr>
          <w:delText xml:space="preserve">יהיה קדש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ins w:id="90521" w:author="מנוע סמנטי" w:date="2026-10-05T11:39:44Z">
        <w:r>
          <w:rPr>
            <w:rStyle w:val="afffff0"/>
            <w:rtl/>
          </w:rPr>
          <w:t xml:space="preserve">עֲשִׂירִי</w:t>
        </w:r>
      </w:ins>
      <w:del w:id="90522" w:author="מנוע סמנטי" w:date="2026-10-05T11:39:44Z">
        <w:r>
          <w:rPr>
            <w:rtl/>
          </w:rPr>
          <w:delText xml:space="preserve">עשירי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ins w:id="90523" w:author="מנוע סמנטי" w:date="2026-10-05T11:39:44Z">
        <w:r>
          <w:rPr>
            <w:rStyle w:val="afffff0"/>
            <w:rtl/>
          </w:rPr>
          <w:t xml:space="preserve">וְנֶחְשַׁב לָכֶם תְּרוּמַתְכֶם</w:t>
        </w:r>
      </w:ins>
      <w:del w:id="90524" w:author="מנוע סמנטי" w:date="2026-10-05T11:39:44Z">
        <w:r w:rsidR="00F40753">
          <w:rPr>
            <w:rtl/>
          </w:rPr>
          <w:delText xml:space="preserve">ונחשב לכם תרומתכם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 xml:space="preserve">כי את מעשר בני ישראל אשר ירימו לה</w:t>
      </w:r>
      <w:r w:rsidR="00F40753">
        <w:rPr>
          <w:rtl/>
        </w:rPr>
        <w:t xml:space="preserve">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</w:t>
      </w:r>
      <w:ins w:id="90835" w:author="מנוע סמנטי" w:date="2026-10-05T11:39:44Z">
        <w:r>
          <w:rPr>
            <w:rtl/>
          </w:rPr>
          <w:t xml:space="preserve">עצמם</w:t>
        </w:r>
      </w:ins>
      <w:del w:id="90836" w:author="מנוע סמנטי" w:date="2026-10-05T11:39:44Z">
        <w:r w:rsidR="00F40753">
          <w:rPr>
            <w:rtl/>
          </w:rPr>
          <w:delText xml:space="preserve">גופייהו</w:delText>
        </w:r>
      </w:del>
      <w:r w:rsidR="00F40753">
        <w:rPr>
          <w:rtl/>
        </w:rPr>
        <w:t xml:space="preserve">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</w:t>
      </w:r>
      <w:ins w:id="90837" w:author="מנוע סמנטי" w:date="2026-10-05T11:39:44Z">
        <w:r>
          <w:rPr>
            <w:rtl/>
          </w:rPr>
          <w:t xml:space="preserve">עליהם</w:t>
        </w:r>
      </w:ins>
      <w:del w:id="90838" w:author="מנוע סמנטי" w:date="2026-10-05T11:39:44Z">
        <w:r w:rsidR="00F40753">
          <w:rPr>
            <w:rtl/>
          </w:rPr>
          <w:delText xml:space="preserve">עילוייהו</w:delText>
        </w:r>
      </w:del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ins w:id="90525" w:author="מנוע סמנטי" w:date="2026-10-05T11:39:44Z">
        <w:r>
          <w:rPr>
            <w:rStyle w:val="afffff0"/>
            <w:b/>
            <w:bCs/>
            <w:rtl/>
          </w:rPr>
          <w:t xml:space="preserve">יַעֲבוֹר</w:t>
        </w:r>
      </w:ins>
      <w:del w:id="90526" w:author="מנוע סמנטי" w:date="2026-10-05T11:39:44Z">
        <w:r w:rsidRPr="00DB4CC4">
          <w:rPr>
            <w:b/>
            <w:bCs/>
            <w:rtl/>
          </w:rPr>
          <w:delText xml:space="preserve">יעבור</w:delText>
        </w:r>
      </w:del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</w:t>
      </w:r>
      <w:ins w:id="90839" w:author="מנוע סמנטי" w:date="2026-10-05T11:39:44Z">
        <w:r>
          <w:rPr>
            <w:rtl/>
          </w:rPr>
          <w:t xml:space="preserve">אמו</w:t>
        </w:r>
      </w:ins>
      <w:del w:id="90840" w:author="מנוע סמנטי" w:date="2026-10-05T11:39:44Z">
        <w:r w:rsidR="00F40753">
          <w:rPr>
            <w:rtl/>
          </w:rPr>
          <w:delText xml:space="preserve">אימיה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ins w:id="90527" w:author="מנוע סמנטי" w:date="2026-10-05T11:39:44Z">
        <w:r>
          <w:rPr>
            <w:rStyle w:val="afffff0"/>
            <w:rtl/>
          </w:rPr>
          <w:t xml:space="preserve">וְכָל מַעְשַׂר בָּקָר וָצֹאן כֹּל אֲשֶׁר יַעֲבוֹר תַּחַת הַשָּׁבֶט הָעֲשִׂירִי יִהְיֶה קֹּדֶשׁ</w:t>
        </w:r>
      </w:ins>
      <w:del w:id="90528" w:author="מנוע סמנטי" w:date="2026-10-05T11:39:44Z">
        <w:r>
          <w:rPr>
            <w:rtl/>
          </w:rPr>
          <w:delText xml:space="preserve">וכל מעשר בקר וצאן כל אשר יעבור תחת השבט העשירי יהיה קדש</w:delText>
        </w:r>
      </w:del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</w:t>
      </w:r>
      <w:ins w:id="90841" w:author="מנוע סמנטי" w:date="2026-10-05T11:39:44Z">
        <w:r>
          <w:rPr>
            <w:rtl/>
          </w:rPr>
          <w:t xml:space="preserve">שניהם</w:t>
        </w:r>
      </w:ins>
      <w:del w:id="90842" w:author="מנוע סמנטי" w:date="2026-10-05T11:39:44Z">
        <w:r w:rsidRPr="00CF3D54">
          <w:rPr>
            <w:rtl/>
          </w:rPr>
          <w:delText xml:space="preserve">תרווייהו</w:delText>
        </w:r>
      </w:del>
      <w:r w:rsidRPr="00CF3D54">
        <w:rPr>
          <w:rtl/>
        </w:rPr>
        <w:t xml:space="preserve">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ins w:id="90843" w:author="מנוע סמנטי" w:date="2026-10-05T11:39:44Z">
          <w:r>
            <w:rPr>
              <w:rFonts w:hint="cs"/>
              <w:rtl/>
            </w:rPr>
            <w:t xml:space="preserve">שהוא</w:t>
          </w:r>
        </w:ins>
        <w:del w:id="90844" w:author="מנוע סמנטי" w:date="2026-10-05T11:39:44Z">
          <w:r>
            <w:rPr>
              <w:rFonts w:hint="cs"/>
              <w:rtl/>
            </w:rPr>
            <w:delText xml:space="preserve">דהוא</w:delText>
          </w:r>
        </w:del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ins w:id="90529" w:author="מנוע סמנטי" w:date="2026-10-05T11:39:44Z">
        <w:r>
          <w:rPr>
            <w:rStyle w:val="afffff0"/>
            <w:rtl/>
          </w:rPr>
          <w:t xml:space="preserve">אִם מִן הַבָּקָר</w:t>
        </w:r>
      </w:ins>
      <w:del w:id="90530" w:author="מנוע סמנטי" w:date="2026-10-05T11:39:44Z">
        <w:r>
          <w:rPr>
            <w:rtl/>
          </w:rPr>
          <w:delText xml:space="preserve">אם מן הבקר</w:delText>
        </w:r>
      </w:del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