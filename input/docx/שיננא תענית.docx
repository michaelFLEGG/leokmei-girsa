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5D44D" w14:textId="77777777" w:rsidR="00D16104" w:rsidRPr="006F178A" w:rsidRDefault="004860CB" w:rsidP="00E104E0">
      <w:pPr>
        <w:pStyle w:val="afff5"/>
        <w:framePr w:w="423" w:h="31" w:hRule="exact" w:wrap="around" w:y="11859"/>
        <w:rPr>
          <w:del w:id="41072" w:author="Claude" w:date="2026-10-07T09:25:22Z"/>
          <w:rtl/>
        </w:rPr>
      </w:pPr>
      <w:del w:id="41071" w:author="Claude" w:date="2026-10-07T09:25:22Z">
        <w:r w:rsidRPr="00D67F2E">
          <w:rPr>
            <w:rStyle w:val="afffd"/>
            <w:rFonts w:cs="PFT_Frank" w:hint="cs"/>
            <w:b/>
            <w:sz w:val="20"/>
            <w:szCs w:val="14"/>
            <w:rtl/>
          </w:rPr>
          <w:delText xml:space="preserve">פרק ראשון</w:delText>
        </w:r>
      </w:del>
    </w:p>
    <w:p w14:paraId="74E5D44E" w14:textId="77777777" w:rsidR="004860CB" w:rsidRDefault="004860CB" w:rsidP="00E104E0">
      <w:pPr>
        <w:pStyle w:val="afff6"/>
        <w:framePr w:w="243" w:h="30" w:hRule="exact" w:wrap="around" w:y="11867"/>
        <w:jc w:val="both"/>
        <w:rPr>
          <w:del w:id="41074" w:author="Claude" w:date="2026-10-07T09:25:22Z"/>
          <w:rtl/>
        </w:rPr>
      </w:pPr>
      <w:del w:id="41073" w:author="Claude" w:date="2026-10-07T09:25:22Z">
        <w:r>
          <w:rPr>
            <w:rFonts w:hint="cs"/>
            <w:rtl/>
          </w:rPr>
          <w:delText xml:space="preserve">מאימתי </w:delText>
        </w:r>
      </w:del>
    </w:p>
    <w:p w14:paraId="74E5D44F" w14:textId="77777777" w:rsidR="004860CB" w:rsidRDefault="004860CB" w:rsidP="0045747B">
      <w:pPr>
        <w:pStyle w:val="afff7"/>
        <w:framePr w:wrap="around"/>
        <w:rPr>
          <w:rtl/>
        </w:rPr>
      </w:pPr>
      <w:r>
        <w:rPr>
          <w:rFonts w:hint="cs"/>
          <w:rtl/>
        </w:rPr>
        <w:t>(ב.- טו.)</w:t>
      </w:r>
    </w:p>
    <w:p w14:paraId="74E5D450" w14:textId="77777777" w:rsidR="005434E7" w:rsidRDefault="005434E7" w:rsidP="00E104E0">
      <w:pPr>
        <w:pStyle w:val="afff4"/>
        <w:framePr w:w="114" w:h="30" w:hRule="exact" w:wrap="around" w:y="11867"/>
        <w:jc w:val="both"/>
        <w:rPr>
          <w:rtl/>
        </w:rPr>
      </w:pPr>
      <w:r>
        <w:rPr>
          <w:rFonts w:hint="cs"/>
          <w:rtl/>
        </w:rPr>
        <w:t xml:space="preserve">תענית </w:t>
      </w:r>
    </w:p>
    <w:p>
      <w:pPr>
        <w:pStyle w:val="PetichatPerek"/>
        <w:rPr>
          <w:ins w:id="41070" w:author="Claude" w:date="2026-10-07T09:25:22Z"/>
        </w:rPr>
      </w:pPr>
      <w:ins w:id="41069" w:author="Claude" w:date="2026-10-07T09:25:22Z">
        <w:r>
          <w:rPr>
            <w:rStyle w:val="afffd"/>
            <w:rFonts w:cs="PFT_Frank" w:hint="cs"/>
            <w:b/>
            <w:sz w:val="20"/>
            <w:szCs w:val="14"/>
            <w:rtl/>
          </w:rPr>
          <w:t xml:space="preserve">פרק ראשון</w:t>
        </w:r>
        <w:r>
          <w:rPr>
            <w:rStyle w:val="afffd"/>
            <w:rFonts w:cs="PFT_Frank" w:hint="cs"/>
            <w:b/>
            <w:sz w:val="20"/>
            <w:szCs w:val="14"/>
            <w:rtl/>
          </w:rPr>
          <w:t xml:space="preserve"> - </w:t>
        </w:r>
        <w:r>
          <w:rPr>
            <w:rFonts w:hint="cs"/>
            <w:rtl/>
          </w:rPr>
          <w:t xml:space="preserve">מאימתי</w:t>
        </w:r>
      </w:ins>
    </w:p>
    <w:p w14:paraId="74E5D451" w14:textId="77777777" w:rsidR="00D16104" w:rsidRPr="006F178A" w:rsidRDefault="00D16104" w:rsidP="00181EC3">
      <w:pPr>
        <w:pStyle w:val="afff8"/>
        <w:jc w:val="center"/>
        <w:rPr>
          <w:rtl/>
        </w:rPr>
      </w:pPr>
      <w:r w:rsidRPr="006F178A">
        <w:rPr>
          <w:rtl/>
        </w:rPr>
        <w:t>מאימתי מזכירין גבורות גשמי</w:t>
      </w:r>
      <w:r w:rsidRPr="006F178A">
        <w:rPr>
          <w:rFonts w:hint="cs"/>
          <w:rtl/>
        </w:rPr>
        <w:t>ם</w:t>
      </w:r>
    </w:p>
    <w:p w14:paraId="74E5D452" w14:textId="77777777" w:rsidR="00D16104" w:rsidRPr="006F178A" w:rsidRDefault="004860CB" w:rsidP="0045747B">
      <w:pPr>
        <w:pStyle w:val="afff8"/>
        <w:rPr>
          <w:rtl/>
        </w:rPr>
      </w:pPr>
      <w:r w:rsidRPr="005434E7">
        <w:rPr>
          <w:rStyle w:val="afffff1"/>
          <w:rtl/>
        </w:rPr>
        <w:t>ר</w:t>
      </w:r>
      <w:r w:rsidR="0032763D">
        <w:rPr>
          <w:rStyle w:val="afffff1"/>
          <w:rFonts w:hint="cs"/>
          <w:rtl/>
        </w:rPr>
        <w:t>"א</w:t>
      </w:r>
      <w:r w:rsidR="00D16104" w:rsidRPr="005434E7">
        <w:rPr>
          <w:rStyle w:val="afffff1"/>
          <w:rtl/>
        </w:rPr>
        <w:t>:</w:t>
      </w:r>
      <w:r w:rsidR="00D16104" w:rsidRPr="006F178A">
        <w:rPr>
          <w:rtl/>
        </w:rPr>
        <w:t xml:space="preserve"> מיו"ט הראשון של חג.</w:t>
      </w:r>
      <w:r w:rsidR="0032763D">
        <w:rPr>
          <w:rStyle w:val="afffff1"/>
          <w:rFonts w:hint="cs"/>
          <w:rtl/>
        </w:rPr>
        <w:t xml:space="preserve"> </w:t>
      </w:r>
      <w:r w:rsidR="00181EC3">
        <w:rPr>
          <w:rStyle w:val="afffff1"/>
          <w:rtl/>
        </w:rPr>
        <w:tab/>
      </w:r>
      <w:r w:rsidR="00181EC3">
        <w:rPr>
          <w:rStyle w:val="afffff1"/>
          <w:rtl/>
        </w:rPr>
        <w:tab/>
      </w:r>
      <w:r w:rsidR="00D16104" w:rsidRPr="005434E7">
        <w:rPr>
          <w:rStyle w:val="afffff1"/>
          <w:rtl/>
        </w:rPr>
        <w:t>ר</w:t>
      </w:r>
      <w:r w:rsidR="0032763D">
        <w:rPr>
          <w:rStyle w:val="afffff1"/>
          <w:rFonts w:hint="cs"/>
          <w:rtl/>
        </w:rPr>
        <w:t>י"ה</w:t>
      </w:r>
      <w:r w:rsidR="00D16104" w:rsidRPr="005434E7">
        <w:rPr>
          <w:rStyle w:val="afffff1"/>
          <w:rtl/>
        </w:rPr>
        <w:t xml:space="preserve">: </w:t>
      </w:r>
      <w:r w:rsidR="00D16104" w:rsidRPr="006F178A">
        <w:rPr>
          <w:rtl/>
        </w:rPr>
        <w:t>מיו"ט האחרון של חג.</w:t>
      </w:r>
    </w:p>
    <w:p w14:paraId="74E5D453" w14:textId="77777777" w:rsidR="00D16104" w:rsidRPr="008E091C" w:rsidRDefault="00D16104" w:rsidP="0045747B">
      <w:pPr>
        <w:pStyle w:val="afff8"/>
      </w:pPr>
      <w:r w:rsidRPr="008E091C">
        <w:rPr>
          <w:rStyle w:val="afffff1"/>
          <w:rtl/>
        </w:rPr>
        <w:t>א"ל ר"יה:</w:t>
      </w:r>
      <w:r w:rsidRPr="008E091C">
        <w:rPr>
          <w:rtl/>
        </w:rPr>
        <w:t xml:space="preserve"> הואיל וגשמים סימן קללה בחג, למה הוא מזכיר? </w:t>
      </w:r>
    </w:p>
    <w:p w14:paraId="74E5D454" w14:textId="77777777" w:rsidR="00D16104" w:rsidRPr="006F178A" w:rsidRDefault="00D16104" w:rsidP="0045747B">
      <w:pPr>
        <w:pStyle w:val="afff8"/>
        <w:rPr>
          <w:rtl/>
        </w:rPr>
      </w:pPr>
      <w:r w:rsidRPr="004860CB">
        <w:rPr>
          <w:rStyle w:val="afffff1"/>
          <w:rtl/>
        </w:rPr>
        <w:t>א"ל ר"א:</w:t>
      </w:r>
      <w:r w:rsidRPr="006F178A">
        <w:rPr>
          <w:rtl/>
        </w:rPr>
        <w:t xml:space="preserve"> </w:t>
      </w:r>
      <w:r w:rsidR="008E091C">
        <w:rPr>
          <w:rFonts w:hint="cs"/>
          <w:rtl/>
        </w:rPr>
        <w:t xml:space="preserve">לא </w:t>
      </w:r>
      <w:r w:rsidRPr="006F178A">
        <w:rPr>
          <w:rtl/>
        </w:rPr>
        <w:t xml:space="preserve">לשאול, </w:t>
      </w:r>
      <w:r w:rsidR="008E091C">
        <w:rPr>
          <w:rFonts w:hint="cs"/>
          <w:rtl/>
        </w:rPr>
        <w:t>א</w:t>
      </w:r>
      <w:r w:rsidRPr="006F178A">
        <w:rPr>
          <w:rtl/>
        </w:rPr>
        <w:t xml:space="preserve">לא להזכיר </w:t>
      </w:r>
      <w:r w:rsidR="0032763D">
        <w:rPr>
          <w:rFonts w:hint="cs"/>
          <w:rtl/>
        </w:rPr>
        <w:t>מוריד הגשם</w:t>
      </w:r>
      <w:r w:rsidRPr="006F178A">
        <w:rPr>
          <w:rtl/>
        </w:rPr>
        <w:t xml:space="preserve"> בעונתו.</w:t>
      </w:r>
    </w:p>
    <w:p w14:paraId="74E5D455" w14:textId="77777777" w:rsidR="00D16104" w:rsidRPr="006F178A" w:rsidRDefault="00D16104" w:rsidP="00181EC3">
      <w:pPr>
        <w:pStyle w:val="afff8"/>
        <w:ind w:firstLine="113"/>
        <w:rPr>
          <w:rtl/>
        </w:rPr>
      </w:pPr>
      <w:r w:rsidRPr="005434E7">
        <w:rPr>
          <w:rStyle w:val="afffff1"/>
          <w:rtl/>
        </w:rPr>
        <w:t>- א"ל:</w:t>
      </w:r>
      <w:r w:rsidRPr="006F178A">
        <w:rPr>
          <w:rtl/>
        </w:rPr>
        <w:t xml:space="preserve"> אם כן לעולם יזכיר! </w:t>
      </w:r>
    </w:p>
    <w:p w14:paraId="74E5D456" w14:textId="77777777" w:rsidR="00D16104" w:rsidRPr="006F178A" w:rsidRDefault="00D16104" w:rsidP="00181EC3">
      <w:pPr>
        <w:pStyle w:val="afff8"/>
        <w:jc w:val="center"/>
        <w:rPr>
          <w:rtl/>
        </w:rPr>
      </w:pPr>
      <w:r w:rsidRPr="006F178A">
        <w:rPr>
          <w:rtl/>
        </w:rPr>
        <w:t xml:space="preserve">שואלין את הגשמים </w:t>
      </w:r>
      <w:r w:rsidR="008E091C">
        <w:rPr>
          <w:rFonts w:hint="cs"/>
          <w:rtl/>
        </w:rPr>
        <w:t>רק</w:t>
      </w:r>
      <w:r w:rsidRPr="006F178A">
        <w:rPr>
          <w:rtl/>
        </w:rPr>
        <w:t xml:space="preserve"> </w:t>
      </w:r>
      <w:r w:rsidR="008E091C">
        <w:rPr>
          <w:rFonts w:hint="cs"/>
          <w:rtl/>
        </w:rPr>
        <w:t>ב</w:t>
      </w:r>
      <w:r w:rsidRPr="006F178A">
        <w:rPr>
          <w:rtl/>
        </w:rPr>
        <w:t>סמוך לגשמים.</w:t>
      </w:r>
    </w:p>
    <w:p w14:paraId="74E5D457" w14:textId="77777777" w:rsidR="005434E7" w:rsidRDefault="005434E7" w:rsidP="0045747B">
      <w:pPr>
        <w:pStyle w:val="afff8"/>
        <w:rPr>
          <w:rtl/>
        </w:rPr>
      </w:pPr>
      <w:r w:rsidRPr="005434E7">
        <w:rPr>
          <w:rStyle w:val="afffff1"/>
          <w:rtl/>
        </w:rPr>
        <w:t>ר"י</w:t>
      </w:r>
      <w:r w:rsidR="00D16104" w:rsidRPr="005434E7">
        <w:rPr>
          <w:rStyle w:val="afffff1"/>
          <w:rtl/>
        </w:rPr>
        <w:t>:</w:t>
      </w:r>
      <w:r w:rsidR="00D16104" w:rsidRPr="005434E7">
        <w:rPr>
          <w:rtl/>
        </w:rPr>
        <w:t xml:space="preserve"> </w:t>
      </w:r>
      <w:r>
        <w:rPr>
          <w:rtl/>
        </w:rPr>
        <w:t>העובר לפני התיבה</w:t>
      </w:r>
    </w:p>
    <w:p w14:paraId="74E5D458" w14:textId="77777777" w:rsidR="00D16104" w:rsidRPr="005434E7" w:rsidRDefault="005434E7" w:rsidP="0045747B">
      <w:pPr>
        <w:pStyle w:val="afff8"/>
        <w:rPr>
          <w:rtl/>
        </w:rPr>
      </w:pPr>
      <w:r>
        <w:rPr>
          <w:rtl/>
        </w:rPr>
        <w:t xml:space="preserve">ביו"ט </w:t>
      </w:r>
      <w:r w:rsidR="00D16104" w:rsidRPr="005434E7">
        <w:rPr>
          <w:rtl/>
        </w:rPr>
        <w:t>אחרון של חג - האחרון מזכיר</w:t>
      </w:r>
      <w:r w:rsidR="0032763D">
        <w:rPr>
          <w:rFonts w:hint="cs"/>
          <w:rtl/>
        </w:rPr>
        <w:t xml:space="preserve"> </w:t>
      </w:r>
      <w:r w:rsidR="0032763D" w:rsidRPr="0032763D">
        <w:rPr>
          <w:rStyle w:val="HesberMishna"/>
          <w:rFonts w:hint="cs"/>
          <w:rtl/>
          <w:rPrChange w:id="20001" w:author="קלוד" w:date="2026-10-06T10:10:38Z">
            <w:rPr>
              <w:rStyle w:val="afffffc"/>
              <w:rFonts w:hint="cs"/>
              <w:rtl/>
            </w:rPr>
          </w:rPrChange>
        </w:rPr>
        <w:t>גשם</w:t>
      </w:r>
      <w:r w:rsidR="00D16104" w:rsidRPr="005434E7">
        <w:rPr>
          <w:rtl/>
        </w:rPr>
        <w:t xml:space="preserve">, </w:t>
      </w:r>
      <w:r w:rsidR="008E091C">
        <w:rPr>
          <w:rFonts w:hint="cs"/>
          <w:rtl/>
        </w:rPr>
        <w:t xml:space="preserve">ולא </w:t>
      </w:r>
      <w:r w:rsidR="00D16104" w:rsidRPr="005434E7">
        <w:rPr>
          <w:rtl/>
        </w:rPr>
        <w:t>הראשון.</w:t>
      </w:r>
    </w:p>
    <w:p w14:paraId="74E5D459" w14:textId="77777777" w:rsidR="00D16104" w:rsidRPr="006F178A" w:rsidRDefault="00D16104" w:rsidP="00C04B05">
      <w:pPr>
        <w:pStyle w:val="afff8"/>
        <w:spacing w:after="60" w:line="220" w:lineRule="exact"/>
        <w:rPr>
          <w:rtl/>
        </w:rPr>
      </w:pPr>
      <w:r w:rsidRPr="006F178A">
        <w:rPr>
          <w:rtl/>
        </w:rPr>
        <w:t>ביו"ט ראשון של פסח - הראשון מזכיר</w:t>
      </w:r>
      <w:r w:rsidR="0032763D">
        <w:rPr>
          <w:rFonts w:hint="cs"/>
          <w:rtl/>
        </w:rPr>
        <w:t xml:space="preserve"> </w:t>
      </w:r>
      <w:r w:rsidR="0032763D" w:rsidRPr="0032763D">
        <w:rPr>
          <w:rStyle w:val="HesberMishna"/>
          <w:rFonts w:hint="cs"/>
          <w:rtl/>
          <w:rPrChange w:id="20002" w:author="קלוד" w:date="2026-10-06T10:10:38Z">
            <w:rPr>
              <w:rStyle w:val="afffffc"/>
              <w:rFonts w:hint="cs"/>
              <w:rtl/>
            </w:rPr>
          </w:rPrChange>
        </w:rPr>
        <w:t>גשם</w:t>
      </w:r>
      <w:r w:rsidRPr="006F178A">
        <w:rPr>
          <w:rtl/>
        </w:rPr>
        <w:t xml:space="preserve">, </w:t>
      </w:r>
      <w:r w:rsidR="008E091C">
        <w:rPr>
          <w:rFonts w:hint="cs"/>
          <w:rtl/>
        </w:rPr>
        <w:t>ולא האחרון</w:t>
      </w:r>
      <w:r w:rsidRPr="006F178A">
        <w:rPr>
          <w:rtl/>
        </w:rPr>
        <w:t>.</w:t>
      </w:r>
    </w:p>
    <w:p w14:paraId="57DF537E" w14:textId="77777777" w:rsidR="00B8196E" w:rsidRPr="00B8196E" w:rsidRDefault="0032763D" w:rsidP="00726018">
      <w:pPr>
        <w:pStyle w:val="36"/>
        <w:framePr w:wrap="notBeside"/>
        <w:rPr>
          <w:rtl/>
        </w:rPr>
      </w:pPr>
      <w:r w:rsidRPr="00726018">
        <w:rPr>
          <w:rFonts w:hint="cs"/>
          <w:rtl/>
        </w:rPr>
        <w:t>תנא שנה</w:t>
      </w:r>
      <w:r w:rsidR="00726018">
        <w:rPr>
          <w:rFonts w:hint="cs"/>
          <w:rtl/>
        </w:rPr>
        <w:t xml:space="preserve"> במסכת ר'ה</w:t>
      </w:r>
      <w:r w:rsidR="00B8196E" w:rsidRPr="00B8196E">
        <w:rPr>
          <w:rtl/>
        </w:rPr>
        <w:t>:</w:t>
      </w:r>
    </w:p>
    <w:p w14:paraId="74E5D45A" w14:textId="3AD9FD83" w:rsidR="005434E7" w:rsidRDefault="00D16104" w:rsidP="00C04B05">
      <w:pPr>
        <w:pStyle w:val="afffffe"/>
        <w:spacing w:before="0"/>
        <w:rPr>
          <w:rtl/>
        </w:rPr>
      </w:pPr>
      <w:r w:rsidRPr="006F178A">
        <w:rPr>
          <w:rtl/>
        </w:rPr>
        <w:t>ובחג נידונין על המים</w:t>
      </w:r>
      <w:r w:rsidR="00E104E0">
        <w:rPr>
          <w:rFonts w:hint="cs"/>
          <w:rtl/>
        </w:rPr>
        <w:t xml:space="preserve"> </w:t>
      </w:r>
      <w:r w:rsidR="0032763D">
        <w:rPr>
          <w:rStyle w:val="afffffc"/>
          <w:rFonts w:hint="cs"/>
          <w:rtl/>
        </w:rPr>
        <w:t>[</w:t>
      </w:r>
      <w:r w:rsidR="0032763D" w:rsidRPr="0032763D">
        <w:rPr>
          <w:rStyle w:val="afffffc"/>
          <w:rFonts w:hint="cs"/>
          <w:rtl/>
        </w:rPr>
        <w:t>דין</w:t>
      </w:r>
      <w:r w:rsidR="0032763D">
        <w:rPr>
          <w:rStyle w:val="afffffc"/>
          <w:rFonts w:hint="cs"/>
          <w:rtl/>
        </w:rPr>
        <w:t>]</w:t>
      </w:r>
      <w:r w:rsidRPr="006F178A">
        <w:rPr>
          <w:rtl/>
        </w:rPr>
        <w:t xml:space="preserve"> </w:t>
      </w:r>
    </w:p>
    <w:p w14:paraId="79DF6D42" w14:textId="19848B14" w:rsidR="00B8196E" w:rsidRPr="00B8196E" w:rsidRDefault="00D16104" w:rsidP="00726018">
      <w:pPr>
        <w:pStyle w:val="36"/>
        <w:framePr w:wrap="notBeside"/>
        <w:rPr>
          <w:rtl/>
        </w:rPr>
      </w:pPr>
      <w:r w:rsidRPr="00726018">
        <w:rPr>
          <w:rtl/>
        </w:rPr>
        <w:t>וא</w:t>
      </w:r>
      <w:r w:rsidR="005434E7" w:rsidRPr="00726018">
        <w:rPr>
          <w:rFonts w:hint="cs"/>
          <w:rtl/>
        </w:rPr>
        <w:t>גב כך ש</w:t>
      </w:r>
      <w:r w:rsidR="0032763D" w:rsidRPr="00726018">
        <w:rPr>
          <w:rFonts w:hint="cs"/>
          <w:rtl/>
        </w:rPr>
        <w:t>ואל כאן</w:t>
      </w:r>
      <w:r w:rsidR="00B8196E" w:rsidRPr="00B8196E">
        <w:rPr>
          <w:rFonts w:hint="cs"/>
          <w:rtl/>
        </w:rPr>
        <w:t>:</w:t>
      </w:r>
    </w:p>
    <w:p w14:paraId="74E5D45B" w14:textId="194B53ED" w:rsidR="00D16104" w:rsidRPr="006F178A" w:rsidRDefault="00D16104" w:rsidP="00726018">
      <w:pPr>
        <w:spacing w:after="60"/>
        <w:rPr>
          <w:rtl/>
        </w:rPr>
      </w:pPr>
      <w:r w:rsidRPr="006F178A">
        <w:rPr>
          <w:rtl/>
        </w:rPr>
        <w:t>מאימתי מזכירין גבורות גשמים</w:t>
      </w:r>
      <w:r w:rsidR="00E104E0">
        <w:rPr>
          <w:rFonts w:hint="cs"/>
          <w:rtl/>
        </w:rPr>
        <w:t xml:space="preserve"> </w:t>
      </w:r>
      <w:r w:rsidR="0032763D" w:rsidRPr="0032763D">
        <w:rPr>
          <w:rStyle w:val="afffffc"/>
          <w:rFonts w:hint="cs"/>
          <w:rtl/>
        </w:rPr>
        <w:t>[ריצוי]</w:t>
      </w:r>
    </w:p>
    <w:p w14:paraId="524F61D0" w14:textId="77777777" w:rsidR="00B8196E" w:rsidRPr="00B8196E" w:rsidRDefault="00D51ED0" w:rsidP="00D51ED0">
      <w:pPr>
        <w:pStyle w:val="36"/>
        <w:framePr w:wrap="notBeside"/>
        <w:rPr>
          <w:rtl/>
        </w:rPr>
      </w:pPr>
      <w:r w:rsidRPr="00D51ED0">
        <w:rPr>
          <w:rFonts w:hint="cs"/>
          <w:rtl/>
        </w:rPr>
        <w:t>רי''ו</w:t>
      </w:r>
      <w:r w:rsidR="00B8196E" w:rsidRPr="00B8196E">
        <w:rPr>
          <w:rtl/>
        </w:rPr>
        <w:t>:</w:t>
      </w:r>
    </w:p>
    <w:p w14:paraId="74E5D45C" w14:textId="170913F5" w:rsidR="00D16104" w:rsidRPr="008B77BC" w:rsidRDefault="00D16104" w:rsidP="00C04B05">
      <w:pPr>
        <w:pStyle w:val="afffffe"/>
        <w:spacing w:before="0"/>
        <w:rPr>
          <w:rtl/>
        </w:rPr>
      </w:pPr>
      <w:r w:rsidRPr="00053775">
        <w:rPr>
          <w:rFonts w:cs="PFT_Frank"/>
          <w:b/>
          <w:bCs/>
          <w:szCs w:val="14"/>
          <w:rtl/>
        </w:rPr>
        <w:t>גבורות גשמים</w:t>
      </w:r>
      <w:r w:rsidR="008A42ED">
        <w:rPr>
          <w:rStyle w:val="afffff3"/>
          <w:rFonts w:hint="cs"/>
          <w:rtl/>
        </w:rPr>
        <w:t>:</w:t>
      </w:r>
      <w:r w:rsidR="005434E7" w:rsidRPr="008B77BC">
        <w:rPr>
          <w:rStyle w:val="afffff3"/>
          <w:rFonts w:hint="cs"/>
          <w:rtl/>
        </w:rPr>
        <w:t xml:space="preserve"> </w:t>
      </w:r>
      <w:r w:rsidRPr="008B77BC">
        <w:rPr>
          <w:rtl/>
        </w:rPr>
        <w:t xml:space="preserve">שיורדין </w:t>
      </w:r>
      <w:r w:rsidRPr="00053775">
        <w:rPr>
          <w:rFonts w:cs="PFT_Frank"/>
          <w:b/>
          <w:bCs/>
          <w:szCs w:val="14"/>
          <w:rtl/>
        </w:rPr>
        <w:t>בגבורה</w:t>
      </w:r>
      <w:r w:rsidRPr="008B77BC">
        <w:rPr>
          <w:rtl/>
        </w:rPr>
        <w:t xml:space="preserve">, </w:t>
      </w:r>
      <w:r w:rsidR="005434E7" w:rsidRPr="008B77BC">
        <w:rPr>
          <w:rFonts w:hint="cs"/>
          <w:rtl/>
        </w:rPr>
        <w:t>ד</w:t>
      </w:r>
      <w:r w:rsidR="0032763D">
        <w:rPr>
          <w:rFonts w:hint="cs"/>
          <w:rtl/>
        </w:rPr>
        <w:t xml:space="preserve">בגשמים </w:t>
      </w:r>
      <w:r w:rsidRPr="008B77BC">
        <w:rPr>
          <w:rStyle w:val="af4"/>
          <w:rtl/>
        </w:rPr>
        <w:t>'עשה</w:t>
      </w:r>
      <w:r w:rsidR="00762F4A">
        <w:rPr>
          <w:rStyle w:val="af4"/>
          <w:rFonts w:hint="cs"/>
          <w:rtl/>
        </w:rPr>
        <w:t>..</w:t>
      </w:r>
      <w:r w:rsidRPr="008B77BC">
        <w:rPr>
          <w:rStyle w:val="af4"/>
          <w:rtl/>
        </w:rPr>
        <w:t xml:space="preserve"> </w:t>
      </w:r>
      <w:r w:rsidR="00762F4A" w:rsidRPr="00762F4A">
        <w:rPr>
          <w:rStyle w:val="af4"/>
          <w:rFonts w:hint="cs"/>
          <w:rtl/>
        </w:rPr>
        <w:t>ואין חקר</w:t>
      </w:r>
    </w:p>
    <w:p w14:paraId="74E5D45D" w14:textId="77777777" w:rsidR="00D16104" w:rsidRPr="006F178A" w:rsidRDefault="005434E7" w:rsidP="00762F4A">
      <w:pPr>
        <w:rPr>
          <w:rtl/>
        </w:rPr>
      </w:pPr>
      <w:r>
        <w:rPr>
          <w:rFonts w:ascii="Fb Fontext" w:hAnsi="Fb Fontext" w:hint="cs"/>
          <w:sz w:val="20"/>
          <w:rtl/>
        </w:rPr>
        <w:t>למד</w:t>
      </w:r>
      <w:r w:rsidR="00D16104" w:rsidRPr="006F178A">
        <w:rPr>
          <w:rFonts w:ascii="Fb Fontext" w:hAnsi="Fb Fontext"/>
          <w:sz w:val="20"/>
          <w:rtl/>
        </w:rPr>
        <w:t xml:space="preserve"> </w:t>
      </w:r>
      <w:r w:rsidR="00D16104" w:rsidRPr="005434E7">
        <w:rPr>
          <w:rStyle w:val="af4"/>
          <w:rtl/>
        </w:rPr>
        <w:t>חקר חקר</w:t>
      </w:r>
      <w:r w:rsidR="0032763D">
        <w:rPr>
          <w:rFonts w:ascii="Fb Fontext" w:hAnsi="Fb Fontext"/>
          <w:sz w:val="20"/>
          <w:rtl/>
        </w:rPr>
        <w:t xml:space="preserve"> </w:t>
      </w:r>
      <w:r w:rsidR="00762F4A">
        <w:rPr>
          <w:rFonts w:ascii="Fb Fontext" w:hAnsi="Fb Fontext" w:hint="cs"/>
          <w:sz w:val="20"/>
          <w:rtl/>
        </w:rPr>
        <w:t>מ</w:t>
      </w:r>
      <w:r w:rsidR="00D16104" w:rsidRPr="006F178A">
        <w:rPr>
          <w:rFonts w:ascii="Fb Fontext" w:hAnsi="Fb Fontext"/>
          <w:sz w:val="20"/>
          <w:rtl/>
        </w:rPr>
        <w:t>ברי</w:t>
      </w:r>
      <w:r>
        <w:rPr>
          <w:rFonts w:ascii="Fb Fontext" w:hAnsi="Fb Fontext" w:hint="cs"/>
          <w:sz w:val="20"/>
          <w:rtl/>
        </w:rPr>
        <w:t>את העולם ד'</w:t>
      </w:r>
      <w:r w:rsidR="00D16104" w:rsidRPr="000649F2">
        <w:rPr>
          <w:rStyle w:val="af4"/>
          <w:rtl/>
        </w:rPr>
        <w:t>אין חקר</w:t>
      </w:r>
      <w:r w:rsidR="0032763D">
        <w:rPr>
          <w:rStyle w:val="af4"/>
          <w:rFonts w:hint="cs"/>
          <w:rtl/>
        </w:rPr>
        <w:t xml:space="preserve"> לתבונתו</w:t>
      </w:r>
      <w:r w:rsidR="00D16104" w:rsidRPr="000649F2">
        <w:rPr>
          <w:rStyle w:val="af4"/>
          <w:rtl/>
        </w:rPr>
        <w:t>',</w:t>
      </w:r>
      <w:r w:rsidR="00181EC3">
        <w:rPr>
          <w:rStyle w:val="af4"/>
          <w:rFonts w:hint="cs"/>
          <w:rtl/>
        </w:rPr>
        <w:t xml:space="preserve"> </w:t>
      </w:r>
      <w:r>
        <w:rPr>
          <w:rFonts w:ascii="Fb Fontext" w:hAnsi="Fb Fontext" w:hint="cs"/>
          <w:sz w:val="20"/>
          <w:rtl/>
        </w:rPr>
        <w:t>ו</w:t>
      </w:r>
      <w:r w:rsidR="00D16104" w:rsidRPr="005434E7">
        <w:rPr>
          <w:rStyle w:val="af4"/>
          <w:rtl/>
        </w:rPr>
        <w:t xml:space="preserve">נאזר </w:t>
      </w:r>
      <w:r w:rsidR="00D16104" w:rsidRPr="005434E7">
        <w:rPr>
          <w:rStyle w:val="af4"/>
          <w:b/>
          <w:bCs/>
          <w:rtl/>
        </w:rPr>
        <w:t>בגבורה</w:t>
      </w:r>
      <w:r w:rsidR="00D16104" w:rsidRPr="005434E7">
        <w:rPr>
          <w:rStyle w:val="af4"/>
          <w:rtl/>
        </w:rPr>
        <w:t>.</w:t>
      </w:r>
    </w:p>
    <w:p w14:paraId="74E5D45E" w14:textId="2DAED574" w:rsidR="00D16104" w:rsidRPr="008B77BC" w:rsidRDefault="00D16104" w:rsidP="00D51ED0">
      <w:pPr>
        <w:spacing w:after="60"/>
        <w:rPr>
          <w:rtl/>
        </w:rPr>
      </w:pPr>
      <w:r w:rsidRPr="00053775">
        <w:rPr>
          <w:rFonts w:ascii="Fb Fontext" w:hAnsi="Fb Fontext" w:cs="PFT_Frank"/>
          <w:b/>
          <w:bCs/>
          <w:szCs w:val="14"/>
          <w:rtl/>
        </w:rPr>
        <w:t>ו</w:t>
      </w:r>
      <w:r w:rsidR="005434E7" w:rsidRPr="00053775">
        <w:rPr>
          <w:rFonts w:ascii="Fb Fontext" w:hAnsi="Fb Fontext" w:cs="PFT_Frank" w:hint="cs"/>
          <w:b/>
          <w:bCs/>
          <w:szCs w:val="14"/>
          <w:rtl/>
        </w:rPr>
        <w:t xml:space="preserve">מזכירין </w:t>
      </w:r>
      <w:r w:rsidRPr="00053775">
        <w:rPr>
          <w:rFonts w:ascii="Fb Fontext" w:hAnsi="Fb Fontext" w:cs="PFT_Frank"/>
          <w:b/>
          <w:bCs/>
          <w:szCs w:val="14"/>
          <w:rtl/>
        </w:rPr>
        <w:t>בתפלה</w:t>
      </w:r>
      <w:r w:rsidRPr="006F178A">
        <w:rPr>
          <w:rFonts w:ascii="Fb Fontext" w:hAnsi="Fb Fontext"/>
          <w:rtl/>
        </w:rPr>
        <w:t xml:space="preserve"> </w:t>
      </w:r>
      <w:r w:rsidR="008B77BC">
        <w:rPr>
          <w:rFonts w:ascii="Fb Fontext" w:hAnsi="Fb Fontext" w:hint="cs"/>
          <w:rtl/>
        </w:rPr>
        <w:t>-</w:t>
      </w:r>
      <w:r w:rsidR="005434E7" w:rsidRPr="008B77BC">
        <w:rPr>
          <w:rStyle w:val="af4"/>
          <w:rFonts w:hint="cs"/>
          <w:rtl/>
        </w:rPr>
        <w:t>ד'</w:t>
      </w:r>
      <w:r w:rsidRPr="005434E7">
        <w:rPr>
          <w:rStyle w:val="af4"/>
          <w:rtl/>
        </w:rPr>
        <w:t>ולעבדו בכל לבבכם</w:t>
      </w:r>
      <w:r w:rsidR="008B77BC">
        <w:rPr>
          <w:rStyle w:val="af4"/>
          <w:rFonts w:hint="cs"/>
          <w:rtl/>
        </w:rPr>
        <w:t>'</w:t>
      </w:r>
      <w:r w:rsidR="008B77BC" w:rsidRPr="008B77BC">
        <w:rPr>
          <w:rFonts w:hint="cs"/>
          <w:rtl/>
        </w:rPr>
        <w:t xml:space="preserve"> תפילה</w:t>
      </w:r>
      <w:r w:rsidR="008B77BC">
        <w:rPr>
          <w:rFonts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="005434E7" w:rsidRPr="00C668B2">
        <w:rPr>
          <w:rFonts w:hint="cs"/>
          <w:spacing w:val="-2"/>
          <w:rtl/>
        </w:rPr>
        <w:t>'</w:t>
      </w:r>
      <w:r w:rsidRPr="00C668B2">
        <w:rPr>
          <w:rStyle w:val="af4"/>
          <w:spacing w:val="-2"/>
          <w:rtl/>
        </w:rPr>
        <w:t>ונתתי מטר ארצכם</w:t>
      </w:r>
      <w:r w:rsidRPr="00C668B2">
        <w:rPr>
          <w:spacing w:val="-2"/>
          <w:rtl/>
        </w:rPr>
        <w:t>.</w:t>
      </w:r>
    </w:p>
    <w:p w14:paraId="56B5B78E" w14:textId="604ED149" w:rsidR="00B8196E" w:rsidRPr="00B8196E" w:rsidRDefault="00D16104" w:rsidP="00D51ED0">
      <w:pPr>
        <w:pStyle w:val="36"/>
        <w:framePr w:wrap="notBeside"/>
        <w:rPr>
          <w:rtl/>
        </w:rPr>
      </w:pPr>
      <w:r w:rsidRPr="00D51ED0">
        <w:rPr>
          <w:rtl/>
        </w:rPr>
        <w:t xml:space="preserve"> רי"ו</w:t>
      </w:r>
      <w:r w:rsidR="00B8196E" w:rsidRPr="00B8196E">
        <w:rPr>
          <w:rtl/>
        </w:rPr>
        <w:t>:</w:t>
      </w:r>
    </w:p>
    <w:p w14:paraId="74E5D45F" w14:textId="24BF3735" w:rsidR="00D16104" w:rsidRPr="00C668B2" w:rsidRDefault="008E091C" w:rsidP="00F95F00">
      <w:pPr>
        <w:pStyle w:val="afffff8"/>
        <w:rPr>
          <w:rtl/>
        </w:rPr>
      </w:pPr>
      <w:r w:rsidRPr="00053775">
        <w:rPr>
          <w:rFonts w:hint="cs"/>
          <w:rtl/>
        </w:rPr>
        <w:t xml:space="preserve">ג' </w:t>
      </w:r>
      <w:r w:rsidR="00D16104" w:rsidRPr="00053775">
        <w:rPr>
          <w:rtl/>
        </w:rPr>
        <w:t>מפתחות ביד הקב"ה</w:t>
      </w:r>
      <w:r w:rsidR="00C668B2" w:rsidRPr="00053775">
        <w:rPr>
          <w:rFonts w:hint="cs"/>
          <w:rtl/>
        </w:rPr>
        <w:t xml:space="preserve"> </w:t>
      </w:r>
      <w:r w:rsidR="00C668B2" w:rsidRPr="00C668B2">
        <w:rPr>
          <w:rtl/>
        </w:rPr>
        <w:t>שלא נמסרו ביד שליח,</w:t>
      </w:r>
    </w:p>
    <w:p w14:paraId="74E5D460" w14:textId="77777777" w:rsidR="00D16104" w:rsidRPr="00DA492E" w:rsidRDefault="005434E7" w:rsidP="00DA492E">
      <w:pPr>
        <w:ind w:left="340"/>
        <w:rPr>
          <w:rtl/>
        </w:rPr>
      </w:pPr>
      <w:r w:rsidRPr="00DA492E">
        <w:rPr>
          <w:rtl/>
        </w:rPr>
        <w:t>מפתח</w:t>
      </w:r>
      <w:r w:rsidR="00D16104" w:rsidRPr="00DA492E">
        <w:rPr>
          <w:rtl/>
        </w:rPr>
        <w:t xml:space="preserve"> גשמים</w:t>
      </w:r>
      <w:r w:rsidR="00FC13F6" w:rsidRPr="00DA492E">
        <w:rPr>
          <w:rFonts w:hint="cs"/>
          <w:rtl/>
        </w:rPr>
        <w:t xml:space="preserve">, </w:t>
      </w:r>
      <w:r w:rsidR="00D16104" w:rsidRPr="00DA492E">
        <w:rPr>
          <w:rtl/>
        </w:rPr>
        <w:t>מפתח חיה</w:t>
      </w:r>
      <w:r w:rsidR="00FC13F6" w:rsidRPr="00DA492E">
        <w:rPr>
          <w:rFonts w:hint="cs"/>
          <w:rtl/>
        </w:rPr>
        <w:t xml:space="preserve">, </w:t>
      </w:r>
      <w:r w:rsidRPr="00DA492E">
        <w:rPr>
          <w:rtl/>
        </w:rPr>
        <w:t>מפתח</w:t>
      </w:r>
      <w:r w:rsidRPr="00DA492E">
        <w:rPr>
          <w:rFonts w:hint="cs"/>
          <w:rtl/>
        </w:rPr>
        <w:t xml:space="preserve"> </w:t>
      </w:r>
      <w:r w:rsidR="00D16104" w:rsidRPr="00DA492E">
        <w:rPr>
          <w:rtl/>
        </w:rPr>
        <w:t>תחיית המתים</w:t>
      </w:r>
      <w:r w:rsidR="00FC13F6" w:rsidRPr="00DA492E">
        <w:rPr>
          <w:rFonts w:hint="cs"/>
          <w:rtl/>
        </w:rPr>
        <w:t>,</w:t>
      </w:r>
    </w:p>
    <w:p w14:paraId="168B7AB6" w14:textId="3865B089" w:rsidR="00B8196E" w:rsidRPr="00B8196E" w:rsidRDefault="005434E7" w:rsidP="00F95F00">
      <w:pPr>
        <w:pStyle w:val="36"/>
        <w:framePr w:wrap="notBeside"/>
        <w:rPr>
          <w:rtl/>
        </w:rPr>
      </w:pPr>
      <w:r w:rsidRPr="00F95F00">
        <w:rPr>
          <w:rtl/>
        </w:rPr>
        <w:t>במערבא אמר</w:t>
      </w:r>
      <w:r w:rsidRPr="00F95F00">
        <w:rPr>
          <w:rFonts w:hint="cs"/>
          <w:rtl/>
        </w:rPr>
        <w:t>ו</w:t>
      </w:r>
      <w:r w:rsidR="00B8196E" w:rsidRPr="00B8196E">
        <w:rPr>
          <w:rtl/>
        </w:rPr>
        <w:t>:</w:t>
      </w:r>
    </w:p>
    <w:p w14:paraId="74E5D461" w14:textId="707012BB" w:rsidR="00D16104" w:rsidRPr="006F178A" w:rsidRDefault="005434E7" w:rsidP="0045747B">
      <w:pPr>
        <w:rPr>
          <w:rtl/>
        </w:rPr>
      </w:pPr>
      <w:r>
        <w:rPr>
          <w:rFonts w:ascii="Fb Fontext" w:hAnsi="Fb Fontext"/>
          <w:rtl/>
        </w:rPr>
        <w:t>אף מפתח</w:t>
      </w:r>
      <w:r w:rsidR="00D16104" w:rsidRPr="006F178A">
        <w:rPr>
          <w:rFonts w:ascii="Fb Fontext" w:hAnsi="Fb Fontext"/>
          <w:rtl/>
        </w:rPr>
        <w:t xml:space="preserve"> פרנסה, </w:t>
      </w:r>
      <w:r w:rsidR="00D16104" w:rsidRPr="005434E7">
        <w:rPr>
          <w:rStyle w:val="afffff3"/>
          <w:rtl/>
        </w:rPr>
        <w:t>ו</w:t>
      </w:r>
      <w:r w:rsidR="00FC13F6">
        <w:rPr>
          <w:rStyle w:val="afffff3"/>
          <w:rFonts w:hint="cs"/>
          <w:rtl/>
        </w:rPr>
        <w:t>ל</w:t>
      </w:r>
      <w:r w:rsidR="00D16104" w:rsidRPr="005434E7">
        <w:rPr>
          <w:rStyle w:val="afffff3"/>
          <w:rtl/>
        </w:rPr>
        <w:t>רי"ו</w:t>
      </w:r>
      <w:r>
        <w:rPr>
          <w:rStyle w:val="afffff3"/>
          <w:rFonts w:hint="cs"/>
          <w:rtl/>
        </w:rPr>
        <w:t>:</w:t>
      </w:r>
      <w:r w:rsidR="00FC13F6">
        <w:rPr>
          <w:rFonts w:hint="cs"/>
          <w:rtl/>
        </w:rPr>
        <w:t xml:space="preserve"> </w:t>
      </w:r>
      <w:r w:rsidR="00D16104" w:rsidRPr="006F178A">
        <w:rPr>
          <w:rtl/>
        </w:rPr>
        <w:t>גשמים היינו פרנסה</w:t>
      </w:r>
      <w:r w:rsidR="00DA492E">
        <w:rPr>
          <w:rFonts w:hint="cs"/>
          <w:rtl/>
        </w:rPr>
        <w:t>.</w:t>
      </w:r>
    </w:p>
    <w:p w14:paraId="74E5D462" w14:textId="77777777" w:rsidR="00D16104" w:rsidRPr="005434E7" w:rsidRDefault="008B77BC" w:rsidP="00762F4A">
      <w:pPr>
        <w:pStyle w:val="affff0"/>
        <w:ind w:end="0"/>
        <w:rPr>
          <w:rtl/>
        </w:rPr>
        <w:pPrChange w:id="20028" w:author="קלוד" w:date="2026-10-06T10:10:38Z">
          <w:pPr>
            <w:pStyle w:val="affff0"/>
            <w:rPr>
              <w:rtl/>
            </w:rPr>
          </w:pPr>
        </w:pPrChange>
      </w:pPr>
      <w:r w:rsidRPr="00762F4A">
        <w:rPr>
          <w:rFonts w:hint="cs"/>
          <w:rtl/>
        </w:rPr>
        <w:t>א. ר"א:</w:t>
      </w:r>
      <w:r w:rsidR="00762F4A">
        <w:rPr>
          <w:rtl/>
        </w:rPr>
        <w:t xml:space="preserve"> מיו"ט הראשון של חג</w:t>
      </w:r>
      <w:r w:rsidR="00D16104" w:rsidRPr="005434E7">
        <w:rPr>
          <w:rtl/>
        </w:rPr>
        <w:t>.</w:t>
      </w:r>
    </w:p>
    <w:p w14:paraId="28BEC4F2" w14:textId="77777777" w:rsidR="00B8196E" w:rsidRPr="00B8196E" w:rsidRDefault="00FC13F6" w:rsidP="00553441">
      <w:pPr>
        <w:pStyle w:val="36"/>
        <w:framePr w:wrap="notBeside"/>
        <w:rPr>
          <w:rtl/>
        </w:rPr>
      </w:pPr>
      <w:r w:rsidRPr="00553441">
        <w:rPr>
          <w:rFonts w:hint="cs"/>
          <w:rtl/>
        </w:rPr>
        <w:t>איבעיא</w:t>
      </w:r>
      <w:r w:rsidR="00B8196E" w:rsidRPr="00B8196E">
        <w:rPr>
          <w:rtl/>
        </w:rPr>
        <w:t>:</w:t>
      </w:r>
    </w:p>
    <w:p w14:paraId="74E5D463" w14:textId="7F60342E" w:rsidR="00FC13F6" w:rsidRPr="00553441" w:rsidRDefault="00FC13F6" w:rsidP="0045747B">
      <w:pPr>
        <w:rPr>
          <w:rtl/>
        </w:rPr>
      </w:pPr>
      <w:r w:rsidRPr="00553441">
        <w:rPr>
          <w:rFonts w:hint="cs"/>
          <w:rtl/>
        </w:rPr>
        <w:t>אם למד מלולב</w:t>
      </w:r>
      <w:r w:rsidRPr="009C5606">
        <w:rPr>
          <w:rFonts w:hint="cs"/>
          <w:spacing w:val="-8"/>
          <w:rtl/>
        </w:rPr>
        <w:t xml:space="preserve"> </w:t>
      </w:r>
      <w:r w:rsidRPr="00553441">
        <w:rPr>
          <w:rFonts w:hint="cs"/>
          <w:rtl/>
        </w:rPr>
        <w:t xml:space="preserve">והזכרה </w:t>
      </w:r>
      <w:r w:rsidRPr="009972CD">
        <w:rPr>
          <w:rFonts w:cs="PFT_Frank" w:hint="cs"/>
          <w:b/>
          <w:bCs/>
          <w:szCs w:val="14"/>
          <w:rtl/>
        </w:rPr>
        <w:t>ביום</w:t>
      </w:r>
      <w:r w:rsidRPr="00553441">
        <w:rPr>
          <w:rFonts w:hint="cs"/>
          <w:rtl/>
        </w:rPr>
        <w:t>,</w:t>
      </w:r>
      <w:r w:rsidRPr="009C5606">
        <w:rPr>
          <w:rFonts w:hint="cs"/>
          <w:spacing w:val="-8"/>
          <w:rtl/>
        </w:rPr>
        <w:t xml:space="preserve"> </w:t>
      </w:r>
      <w:r w:rsidRPr="009C5606">
        <w:rPr>
          <w:rFonts w:cs="PFT_Frank" w:hint="cs"/>
          <w:b/>
          <w:bCs/>
          <w:spacing w:val="-8"/>
          <w:szCs w:val="14"/>
          <w:rtl/>
        </w:rPr>
        <w:t>או</w:t>
      </w:r>
      <w:r w:rsidRPr="009C5606">
        <w:rPr>
          <w:rFonts w:hint="cs"/>
          <w:spacing w:val="-8"/>
          <w:rtl/>
        </w:rPr>
        <w:t xml:space="preserve"> </w:t>
      </w:r>
      <w:r w:rsidRPr="00553441">
        <w:rPr>
          <w:rFonts w:hint="cs"/>
          <w:rtl/>
        </w:rPr>
        <w:t>מניסוך המים</w:t>
      </w:r>
      <w:r w:rsidRPr="009C5606">
        <w:rPr>
          <w:rFonts w:hint="cs"/>
          <w:spacing w:val="-8"/>
          <w:rtl/>
        </w:rPr>
        <w:t xml:space="preserve"> </w:t>
      </w:r>
      <w:r w:rsidRPr="00553441">
        <w:rPr>
          <w:rFonts w:hint="cs"/>
          <w:rtl/>
        </w:rPr>
        <w:t>והזכרה</w:t>
      </w:r>
      <w:r w:rsidRPr="00D67F2E">
        <w:rPr>
          <w:rFonts w:cs="PFT_Frank" w:hint="cs"/>
          <w:b/>
          <w:bCs/>
          <w:spacing w:val="-8"/>
          <w:szCs w:val="14"/>
          <w:rtl/>
        </w:rPr>
        <w:t xml:space="preserve"> </w:t>
      </w:r>
      <w:r w:rsidRPr="009972CD">
        <w:rPr>
          <w:rFonts w:cs="PFT_Frank" w:hint="cs"/>
          <w:b/>
          <w:bCs/>
          <w:szCs w:val="14"/>
          <w:rtl/>
        </w:rPr>
        <w:t>מהלילה</w:t>
      </w:r>
      <w:r w:rsidRPr="00553441">
        <w:rPr>
          <w:rFonts w:hint="cs"/>
          <w:rtl/>
        </w:rPr>
        <w:t xml:space="preserve"> </w:t>
      </w:r>
    </w:p>
    <w:p w14:paraId="50788596" w14:textId="11D1291E" w:rsidR="00B8196E" w:rsidRPr="00B8196E" w:rsidRDefault="00FC13F6" w:rsidP="00377C5E">
      <w:pPr>
        <w:pStyle w:val="36"/>
        <w:framePr w:wrap="notBeside"/>
        <w:rPr>
          <w:rtl/>
        </w:rPr>
      </w:pPr>
      <w:r w:rsidRPr="00377C5E">
        <w:rPr>
          <w:rtl/>
        </w:rPr>
        <w:t>ר"א</w:t>
      </w:r>
      <w:r w:rsidR="00B8196E" w:rsidRPr="00B8196E">
        <w:rPr>
          <w:rFonts w:hint="cs"/>
          <w:rtl/>
        </w:rPr>
        <w:t>:</w:t>
      </w:r>
    </w:p>
    <w:p w14:paraId="74E5D464" w14:textId="6D7C3134" w:rsidR="00FC13F6" w:rsidRPr="00E104E0" w:rsidRDefault="00E104E0" w:rsidP="00E104E0">
      <w:pPr>
        <w:rPr>
          <w:spacing w:val="-6"/>
          <w:rtl/>
        </w:rPr>
      </w:pPr>
      <w:r w:rsidRPr="00377C5E">
        <w:rPr>
          <w:rFonts w:hint="cs"/>
          <w:rtl/>
        </w:rPr>
        <w:t>מגמ' או מתני'</w:t>
      </w:r>
      <w:r w:rsidR="00762F4A" w:rsidRPr="00377C5E">
        <w:rPr>
          <w:rFonts w:hint="cs"/>
          <w:rtl/>
        </w:rPr>
        <w:t xml:space="preserve">, </w:t>
      </w:r>
      <w:r w:rsidRPr="00377C5E">
        <w:rPr>
          <w:rFonts w:hint="cs"/>
          <w:rtl/>
        </w:rPr>
        <w:t xml:space="preserve">דווקא </w:t>
      </w:r>
      <w:r w:rsidR="00FC13F6" w:rsidRPr="00377C5E">
        <w:rPr>
          <w:rFonts w:hint="cs"/>
          <w:rtl/>
        </w:rPr>
        <w:t>ביום</w:t>
      </w:r>
      <w:r w:rsidRPr="00E104E0">
        <w:rPr>
          <w:rFonts w:hint="cs"/>
          <w:spacing w:val="-6"/>
          <w:rtl/>
        </w:rPr>
        <w:t xml:space="preserve"> </w:t>
      </w:r>
      <w:r w:rsidR="00FC13F6" w:rsidRPr="00E104E0">
        <w:rPr>
          <w:rStyle w:val="afffff3"/>
          <w:rFonts w:hint="cs"/>
          <w:spacing w:val="-6"/>
          <w:rtl/>
        </w:rPr>
        <w:t>כדתניא</w:t>
      </w:r>
      <w:r w:rsidR="00FC13F6" w:rsidRPr="00E104E0">
        <w:rPr>
          <w:rFonts w:hint="cs"/>
          <w:spacing w:val="-6"/>
          <w:rtl/>
        </w:rPr>
        <w:t xml:space="preserve"> </w:t>
      </w:r>
      <w:r w:rsidR="00FC13F6" w:rsidRPr="00377C5E">
        <w:rPr>
          <w:rFonts w:hint="cs"/>
          <w:rtl/>
        </w:rPr>
        <w:t>מאימתי מזכירין על הגשמים</w:t>
      </w:r>
    </w:p>
    <w:p w14:paraId="41CA5626" w14:textId="01358228" w:rsidR="00B8196E" w:rsidRPr="00B8196E" w:rsidRDefault="00FC13F6" w:rsidP="00377C5E">
      <w:pPr>
        <w:pStyle w:val="36"/>
        <w:framePr w:wrap="notBeside"/>
        <w:rPr>
          <w:rtl/>
        </w:rPr>
      </w:pPr>
      <w:r w:rsidRPr="00377C5E">
        <w:rPr>
          <w:rFonts w:hint="cs"/>
          <w:rtl/>
        </w:rPr>
        <w:t>א. ר''א</w:t>
      </w:r>
      <w:r w:rsidR="00B8196E" w:rsidRPr="00B8196E">
        <w:rPr>
          <w:rFonts w:hint="cs"/>
          <w:rtl/>
        </w:rPr>
        <w:t>:</w:t>
      </w:r>
    </w:p>
    <w:p w14:paraId="74E5D465" w14:textId="6C8191FC" w:rsidR="00FC13F6" w:rsidRPr="00FC13F6" w:rsidRDefault="00FC13F6" w:rsidP="0045747B">
      <w:pPr>
        <w:rPr>
          <w:rtl/>
        </w:rPr>
      </w:pPr>
      <w:r w:rsidRPr="00FC13F6">
        <w:rPr>
          <w:rFonts w:hint="cs"/>
          <w:rtl/>
        </w:rPr>
        <w:t xml:space="preserve">משעת נטילת לולב, </w:t>
      </w:r>
      <w:r>
        <w:rPr>
          <w:rStyle w:val="afffff3"/>
          <w:rFonts w:hint="cs"/>
          <w:rtl/>
        </w:rPr>
        <w:t>ב</w:t>
      </w:r>
      <w:r w:rsidRPr="00FC13F6">
        <w:rPr>
          <w:rStyle w:val="afffff3"/>
          <w:rFonts w:hint="cs"/>
          <w:rtl/>
        </w:rPr>
        <w:t>. רי''ה</w:t>
      </w:r>
      <w:r>
        <w:rPr>
          <w:rStyle w:val="afffff3"/>
          <w:rFonts w:hint="cs"/>
          <w:rtl/>
        </w:rPr>
        <w:t>:</w:t>
      </w:r>
      <w:r w:rsidRPr="00FC13F6">
        <w:rPr>
          <w:rStyle w:val="afffff3"/>
          <w:rFonts w:hint="cs"/>
          <w:rtl/>
        </w:rPr>
        <w:t xml:space="preserve"> </w:t>
      </w:r>
      <w:r w:rsidRPr="00FC13F6">
        <w:rPr>
          <w:rFonts w:hint="cs"/>
          <w:rtl/>
        </w:rPr>
        <w:t>משעת הנחתו</w:t>
      </w:r>
      <w:r w:rsidR="00E104E0">
        <w:rPr>
          <w:rFonts w:hint="cs"/>
          <w:rtl/>
        </w:rPr>
        <w:t>.</w:t>
      </w:r>
      <w:r w:rsidRPr="00FC13F6">
        <w:rPr>
          <w:rFonts w:hint="cs"/>
          <w:rtl/>
        </w:rPr>
        <w:t xml:space="preserve"> </w:t>
      </w:r>
    </w:p>
    <w:p w14:paraId="10ECF375" w14:textId="77777777" w:rsidR="00B8196E" w:rsidRPr="00B8196E" w:rsidRDefault="00FC13F6" w:rsidP="00377C5E">
      <w:pPr>
        <w:pStyle w:val="36"/>
        <w:framePr w:wrap="notBeside"/>
        <w:rPr>
          <w:rtl/>
        </w:rPr>
      </w:pPr>
      <w:r w:rsidRPr="00377C5E">
        <w:rPr>
          <w:rFonts w:hint="cs"/>
          <w:rtl/>
        </w:rPr>
        <w:t>ר''א</w:t>
      </w:r>
      <w:r w:rsidR="00B8196E" w:rsidRPr="00B8196E">
        <w:rPr>
          <w:rtl/>
        </w:rPr>
        <w:t>:</w:t>
      </w:r>
    </w:p>
    <w:p w14:paraId="74E5D466" w14:textId="22A4375F" w:rsidR="00762F4A" w:rsidRDefault="00FC13F6" w:rsidP="0045747B">
      <w:pPr>
        <w:rPr>
          <w:rtl/>
        </w:rPr>
      </w:pPr>
      <w:r w:rsidRPr="00FC13F6">
        <w:rPr>
          <w:rFonts w:hint="cs"/>
          <w:rtl/>
        </w:rPr>
        <w:t>הואיל וד' מינין באין לרצות על המים</w:t>
      </w:r>
      <w:r w:rsidR="00E104E0">
        <w:rPr>
          <w:rFonts w:hint="cs"/>
          <w:rtl/>
        </w:rPr>
        <w:t>,</w:t>
      </w:r>
      <w:r w:rsidRPr="00FC13F6">
        <w:rPr>
          <w:rFonts w:hint="cs"/>
          <w:rtl/>
        </w:rPr>
        <w:t xml:space="preserve"> </w:t>
      </w:r>
    </w:p>
    <w:p w14:paraId="74E5D467" w14:textId="77777777" w:rsidR="00FC13F6" w:rsidRDefault="00FC13F6" w:rsidP="00607F00">
      <w:pPr>
        <w:rPr>
          <w:rStyle w:val="afffff3"/>
          <w:rtl/>
        </w:rPr>
      </w:pPr>
      <w:r w:rsidRPr="00FC13F6">
        <w:rPr>
          <w:rFonts w:hint="cs"/>
          <w:rtl/>
        </w:rPr>
        <w:t xml:space="preserve">וכשם שא''א להם </w:t>
      </w:r>
      <w:r>
        <w:rPr>
          <w:rFonts w:hint="cs"/>
          <w:rtl/>
        </w:rPr>
        <w:t>בלא מים</w:t>
      </w:r>
      <w:r w:rsidR="00E104E0">
        <w:rPr>
          <w:rFonts w:hint="cs"/>
          <w:rtl/>
        </w:rPr>
        <w:t>,</w:t>
      </w:r>
      <w:r>
        <w:rPr>
          <w:rFonts w:hint="cs"/>
          <w:rtl/>
        </w:rPr>
        <w:t xml:space="preserve"> כך א''א לעולם בלא מים</w:t>
      </w:r>
      <w:r w:rsidRPr="00FC13F6">
        <w:rPr>
          <w:rFonts w:hint="cs"/>
          <w:rtl/>
        </w:rPr>
        <w:t>.</w:t>
      </w:r>
      <w:r>
        <w:rPr>
          <w:rStyle w:val="afffff3"/>
          <w:rFonts w:hint="cs"/>
          <w:rtl/>
        </w:rPr>
        <w:t xml:space="preserve"> </w:t>
      </w:r>
    </w:p>
    <w:p w14:paraId="4770C2C3" w14:textId="2AE1A7A6" w:rsidR="00B8196E" w:rsidRPr="00B8196E" w:rsidRDefault="008B77BC" w:rsidP="00607F00">
      <w:pPr>
        <w:pStyle w:val="36"/>
        <w:framePr w:wrap="notBeside"/>
        <w:rPr>
          <w:rtl/>
        </w:rPr>
      </w:pPr>
      <w:r w:rsidRPr="00607F00">
        <w:rPr>
          <w:rFonts w:hint="cs"/>
          <w:rtl/>
        </w:rPr>
        <w:t>א''ל רי''ה</w:t>
      </w:r>
      <w:r w:rsidR="00B8196E" w:rsidRPr="00B8196E">
        <w:rPr>
          <w:rFonts w:hint="cs"/>
          <w:rtl/>
        </w:rPr>
        <w:t>:</w:t>
      </w:r>
    </w:p>
    <w:p w14:paraId="74E5D468" w14:textId="4199E19B" w:rsidR="008B77BC" w:rsidRPr="008B77BC" w:rsidRDefault="00FC13F6" w:rsidP="0045747B">
      <w:pPr>
        <w:rPr>
          <w:rtl/>
        </w:rPr>
      </w:pPr>
      <w:r>
        <w:rPr>
          <w:rFonts w:hint="cs"/>
          <w:rtl/>
        </w:rPr>
        <w:t xml:space="preserve">והרי </w:t>
      </w:r>
      <w:r w:rsidR="008B77BC" w:rsidRPr="008B77BC">
        <w:rPr>
          <w:rFonts w:hint="cs"/>
          <w:rtl/>
        </w:rPr>
        <w:t xml:space="preserve">גשמים </w:t>
      </w:r>
      <w:r w:rsidR="00762F4A">
        <w:rPr>
          <w:rFonts w:hint="cs"/>
          <w:rtl/>
        </w:rPr>
        <w:t xml:space="preserve">בחג </w:t>
      </w:r>
      <w:r w:rsidR="008B77BC" w:rsidRPr="008B77BC">
        <w:rPr>
          <w:rFonts w:hint="cs"/>
          <w:rtl/>
        </w:rPr>
        <w:t xml:space="preserve">סימן קללה, </w:t>
      </w:r>
    </w:p>
    <w:p w14:paraId="26B3D1E0" w14:textId="6C3660FE" w:rsidR="00B8196E" w:rsidRPr="00B8196E" w:rsidRDefault="008B77BC" w:rsidP="00607F00">
      <w:pPr>
        <w:pStyle w:val="36"/>
        <w:framePr w:wrap="notBeside"/>
        <w:rPr>
          <w:rtl/>
        </w:rPr>
      </w:pPr>
      <w:r w:rsidRPr="00607F00">
        <w:rPr>
          <w:rFonts w:hint="cs"/>
          <w:rtl/>
        </w:rPr>
        <w:t>א''ל ר''א</w:t>
      </w:r>
      <w:r w:rsidR="00B8196E" w:rsidRPr="00B8196E">
        <w:rPr>
          <w:rFonts w:hint="cs"/>
          <w:rtl/>
        </w:rPr>
        <w:t>:</w:t>
      </w:r>
    </w:p>
    <w:p w14:paraId="74E5D469" w14:textId="0FDCDA6A" w:rsidR="008B77BC" w:rsidRPr="009C5606" w:rsidRDefault="008B77BC" w:rsidP="0045747B">
      <w:pPr>
        <w:rPr>
          <w:spacing w:val="-2"/>
          <w:rtl/>
        </w:rPr>
      </w:pPr>
      <w:r w:rsidRPr="009C5606">
        <w:rPr>
          <w:rFonts w:hint="cs"/>
          <w:spacing w:val="-2"/>
          <w:rtl/>
        </w:rPr>
        <w:t xml:space="preserve">להזכיר </w:t>
      </w:r>
      <w:r w:rsidR="00FC13F6" w:rsidRPr="009C5606">
        <w:rPr>
          <w:rFonts w:hint="cs"/>
          <w:spacing w:val="-2"/>
          <w:rtl/>
        </w:rPr>
        <w:t xml:space="preserve">אמרתי, </w:t>
      </w:r>
      <w:r w:rsidR="00FC13F6" w:rsidRPr="00B73AC8">
        <w:rPr>
          <w:rFonts w:hint="cs"/>
          <w:rtl/>
        </w:rPr>
        <w:t xml:space="preserve">ואפשר </w:t>
      </w:r>
      <w:r w:rsidRPr="00B73AC8">
        <w:rPr>
          <w:rFonts w:hint="cs"/>
          <w:rtl/>
        </w:rPr>
        <w:t>אף שלא בז</w:t>
      </w:r>
      <w:r w:rsidR="00FC13F6" w:rsidRPr="00B73AC8">
        <w:rPr>
          <w:rFonts w:hint="cs"/>
          <w:rtl/>
        </w:rPr>
        <w:t>מנה כתחית המתים</w:t>
      </w:r>
      <w:r w:rsidR="00B73AC8">
        <w:rPr>
          <w:rFonts w:hint="cs"/>
          <w:rtl/>
        </w:rPr>
        <w:t>.</w:t>
      </w:r>
    </w:p>
    <w:p w14:paraId="17000424" w14:textId="4ABA5FCB" w:rsidR="00B8196E" w:rsidRPr="00B8196E" w:rsidRDefault="00FB14C6" w:rsidP="00607F00">
      <w:pPr>
        <w:pStyle w:val="36"/>
        <w:framePr w:wrap="notBeside"/>
        <w:rPr>
          <w:rtl/>
        </w:rPr>
      </w:pPr>
      <w:r w:rsidRPr="00607F00">
        <w:rPr>
          <w:rtl/>
        </w:rPr>
        <w:t>רי"ה יענ</w:t>
      </w:r>
      <w:r w:rsidRPr="00607F00">
        <w:rPr>
          <w:rFonts w:hint="cs"/>
          <w:rtl/>
        </w:rPr>
        <w:t>ה</w:t>
      </w:r>
      <w:r w:rsidR="00B8196E" w:rsidRPr="00B8196E">
        <w:rPr>
          <w:rFonts w:hint="cs"/>
          <w:rtl/>
        </w:rPr>
        <w:t>:</w:t>
      </w:r>
    </w:p>
    <w:p w14:paraId="74E5D46B" w14:textId="63FA5E49" w:rsidR="00D16104" w:rsidRPr="00B5697F" w:rsidRDefault="002C3E97" w:rsidP="00B5697F">
      <w:pPr>
        <w:rPr>
          <w:rStyle w:val="af4"/>
          <w:rFonts w:ascii="BA Fontov Regular" w:hAnsi="BA Fontov Regular" w:cs="FrankRuehl"/>
          <w:spacing w:val="-4"/>
          <w:szCs w:val="18"/>
          <w:rtl/>
        </w:rPr>
      </w:pPr>
      <w:r w:rsidRPr="009E341E">
        <w:rPr>
          <w:spacing w:val="-4"/>
          <w:rtl/>
        </w:rPr>
        <w:t>גשמים לא</w:t>
      </w:r>
      <w:r w:rsidR="00FB14C6" w:rsidRPr="009E341E">
        <w:rPr>
          <w:rFonts w:hint="cs"/>
          <w:spacing w:val="-4"/>
          <w:rtl/>
        </w:rPr>
        <w:t>חר ניסן שנינו</w:t>
      </w:r>
      <w:r w:rsidR="009E341E" w:rsidRPr="009E341E">
        <w:rPr>
          <w:rFonts w:hint="cs"/>
          <w:spacing w:val="-4"/>
          <w:rtl/>
        </w:rPr>
        <w:t>,</w:t>
      </w:r>
      <w:r w:rsidR="00E104E0" w:rsidRPr="009E341E">
        <w:rPr>
          <w:rFonts w:hint="cs"/>
          <w:spacing w:val="-4"/>
          <w:rtl/>
        </w:rPr>
        <w:t xml:space="preserve"> </w:t>
      </w:r>
      <w:r w:rsidR="00FB14C6" w:rsidRPr="009E341E">
        <w:rPr>
          <w:rFonts w:hint="cs"/>
          <w:spacing w:val="-4"/>
          <w:rtl/>
        </w:rPr>
        <w:t>שהם סימן קללה</w:t>
      </w:r>
      <w:r w:rsidR="002F4EA7" w:rsidRPr="009E341E">
        <w:rPr>
          <w:rFonts w:hint="cs"/>
          <w:spacing w:val="-4"/>
          <w:rtl/>
        </w:rPr>
        <w:t>,</w:t>
      </w:r>
      <w:r w:rsidR="00FB14C6" w:rsidRPr="009E341E">
        <w:rPr>
          <w:rFonts w:hint="cs"/>
          <w:spacing w:val="-4"/>
          <w:rtl/>
        </w:rPr>
        <w:t xml:space="preserve"> </w:t>
      </w:r>
      <w:r w:rsidR="009E341E" w:rsidRPr="009E341E">
        <w:rPr>
          <w:rFonts w:hint="cs"/>
          <w:spacing w:val="-4"/>
          <w:rtl/>
        </w:rPr>
        <w:t>משא''כ תחית המתים</w:t>
      </w:r>
    </w:p>
    <w:p w14:paraId="105D8719" w14:textId="0CD2E5AF" w:rsidR="00B8196E" w:rsidRPr="00B8196E" w:rsidRDefault="00CA7C69" w:rsidP="00B5697F">
      <w:pPr>
        <w:pStyle w:val="36"/>
        <w:framePr w:wrap="notBeside"/>
        <w:rPr>
          <w:rtl/>
        </w:rPr>
      </w:pPr>
      <w:r>
        <w:rPr>
          <w:rFonts w:hint="cs"/>
          <w:rtl/>
        </w:rPr>
        <w:lastRenderedPageBreak/>
        <w:t xml:space="preserve">ב. </w:t>
      </w:r>
      <w:r w:rsidR="00D16104" w:rsidRPr="00B5697F">
        <w:rPr>
          <w:rtl/>
        </w:rPr>
        <w:t>רבי</w:t>
      </w:r>
      <w:r w:rsidR="00B8196E" w:rsidRPr="00B8196E">
        <w:rPr>
          <w:rtl/>
        </w:rPr>
        <w:t>:</w:t>
      </w:r>
    </w:p>
    <w:p w14:paraId="74E5D46C" w14:textId="0F7B8301" w:rsidR="00D16104" w:rsidRPr="00727370" w:rsidRDefault="00582826" w:rsidP="0045747B">
      <w:pPr>
        <w:rPr>
          <w:rStyle w:val="afffff7"/>
          <w:rtl/>
        </w:rPr>
      </w:pPr>
      <w:r>
        <w:rPr>
          <w:rFonts w:hint="cs"/>
          <w:rtl/>
        </w:rPr>
        <w:t>כ</w:t>
      </w:r>
      <w:r w:rsidR="00D16104" w:rsidRPr="006F178A">
        <w:rPr>
          <w:rtl/>
        </w:rPr>
        <w:t>שמפסיק לשאלה</w:t>
      </w:r>
      <w:r>
        <w:rPr>
          <w:rFonts w:hint="cs"/>
          <w:rtl/>
        </w:rPr>
        <w:t>,</w:t>
      </w:r>
      <w:r w:rsidR="00D16104" w:rsidRPr="006F178A">
        <w:rPr>
          <w:rtl/>
        </w:rPr>
        <w:t xml:space="preserve"> מפסיק להזכרה</w:t>
      </w:r>
      <w:r w:rsidR="00FB14C6">
        <w:rPr>
          <w:rFonts w:hint="cs"/>
          <w:rtl/>
        </w:rPr>
        <w:t xml:space="preserve"> </w:t>
      </w:r>
      <w:r>
        <w:rPr>
          <w:rStyle w:val="afffffc"/>
          <w:rFonts w:hint="cs"/>
          <w:rtl/>
        </w:rPr>
        <w:t xml:space="preserve">וסימן קללה </w:t>
      </w:r>
      <w:r>
        <w:rPr>
          <w:rStyle w:val="afffff3"/>
          <w:rFonts w:hint="cs"/>
          <w:rtl/>
          <w:rPrChange w:id="9001" w:author="מנוע אמוראים" w:date="2026-10-05T16:42:12Z">
            <w:rPr>
              <w:rStyle w:val="afffffc"/>
              <w:rFonts w:hint="cs"/>
              <w:rtl/>
            </w:rPr>
          </w:rPrChange>
        </w:rPr>
        <w:t xml:space="preserve">כרי"ה</w:t>
      </w:r>
      <w:r w:rsidR="00D16104" w:rsidRPr="006F178A">
        <w:rPr>
          <w:rtl/>
        </w:rPr>
        <w:t>.</w:t>
      </w:r>
    </w:p>
    <w:p w14:paraId="74038BA1" w14:textId="5ECE2CFB" w:rsidR="00B8196E" w:rsidRPr="00B8196E" w:rsidRDefault="00D16104" w:rsidP="00340D0C">
      <w:pPr>
        <w:pStyle w:val="36"/>
        <w:framePr w:wrap="notBeside"/>
        <w:rPr>
          <w:rtl/>
        </w:rPr>
      </w:pPr>
      <w:r w:rsidRPr="00340D0C">
        <w:rPr>
          <w:rFonts w:hint="cs"/>
          <w:rtl/>
        </w:rPr>
        <w:t xml:space="preserve">ג. </w:t>
      </w:r>
      <w:r w:rsidRPr="00340D0C">
        <w:rPr>
          <w:rtl/>
        </w:rPr>
        <w:t>ריב"ב</w:t>
      </w:r>
      <w:r w:rsidR="00B8196E" w:rsidRPr="00B8196E">
        <w:rPr>
          <w:rtl/>
        </w:rPr>
        <w:t>:</w:t>
      </w:r>
    </w:p>
    <w:p w14:paraId="74E5D46D" w14:textId="10E6742D" w:rsidR="002C3E97" w:rsidRDefault="00FB14C6" w:rsidP="0045747B">
      <w:pPr>
        <w:rPr>
          <w:rtl/>
        </w:rPr>
      </w:pPr>
      <w:r>
        <w:rPr>
          <w:rFonts w:hint="cs"/>
          <w:rtl/>
        </w:rPr>
        <w:t>מ</w:t>
      </w:r>
      <w:r w:rsidR="00D16104" w:rsidRPr="00053775">
        <w:rPr>
          <w:rFonts w:cs="PFT_Frank"/>
          <w:b/>
          <w:bCs/>
          <w:szCs w:val="14"/>
          <w:rtl/>
        </w:rPr>
        <w:t>שני בחג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>מתחיל לה</w:t>
      </w:r>
      <w:r w:rsidR="00D16104" w:rsidRPr="006F178A">
        <w:rPr>
          <w:rtl/>
        </w:rPr>
        <w:t xml:space="preserve">זכיר. -דבשני </w:t>
      </w:r>
      <w:r w:rsidR="00D16104" w:rsidRPr="00FB14C6">
        <w:rPr>
          <w:rStyle w:val="af4"/>
          <w:rtl/>
        </w:rPr>
        <w:t>ונסכיה</w:t>
      </w:r>
      <w:r w:rsidR="00D16104" w:rsidRPr="002F4EA7">
        <w:rPr>
          <w:rStyle w:val="af4"/>
          <w:b/>
          <w:bCs/>
          <w:rtl/>
        </w:rPr>
        <w:t>ם</w:t>
      </w:r>
      <w:r w:rsidR="002C3E97" w:rsidRPr="00FB14C6">
        <w:rPr>
          <w:rStyle w:val="af4"/>
          <w:rFonts w:hint="cs"/>
          <w:rtl/>
        </w:rPr>
        <w:t>,</w:t>
      </w:r>
      <w:r w:rsidR="00D16104" w:rsidRPr="006F178A">
        <w:rPr>
          <w:rtl/>
        </w:rPr>
        <w:t xml:space="preserve"> </w:t>
      </w:r>
    </w:p>
    <w:p w14:paraId="74E5D46E" w14:textId="722FB25B" w:rsidR="002C3E97" w:rsidRDefault="00FB14C6" w:rsidP="00340D0C">
      <w:pPr>
        <w:pStyle w:val="afffffb"/>
        <w:rPr>
          <w:rtl/>
        </w:rPr>
      </w:pPr>
      <w:r>
        <w:rPr>
          <w:rFonts w:hint="cs"/>
          <w:rtl/>
        </w:rPr>
        <w:t>[</w:t>
      </w:r>
      <w:r w:rsidR="00D16104" w:rsidRPr="006F178A">
        <w:rPr>
          <w:rtl/>
        </w:rPr>
        <w:t>בששי</w:t>
      </w:r>
      <w:r w:rsidR="00D16104" w:rsidRPr="000649F2">
        <w:rPr>
          <w:rStyle w:val="af4"/>
          <w:rtl/>
        </w:rPr>
        <w:t xml:space="preserve"> </w:t>
      </w:r>
      <w:r w:rsidR="00D16104" w:rsidRPr="00340D0C">
        <w:rPr>
          <w:rtl/>
        </w:rPr>
        <w:t>'ונסכיה'</w:t>
      </w:r>
      <w:r>
        <w:rPr>
          <w:rStyle w:val="af4"/>
          <w:rFonts w:hint="cs"/>
          <w:rtl/>
        </w:rPr>
        <w:t>,</w:t>
      </w:r>
      <w:r w:rsidR="00D16104" w:rsidRPr="006F178A">
        <w:rPr>
          <w:rtl/>
        </w:rPr>
        <w:t xml:space="preserve"> בשביעי</w:t>
      </w:r>
      <w:r w:rsidR="00D16104" w:rsidRPr="000649F2">
        <w:rPr>
          <w:rStyle w:val="af4"/>
          <w:rtl/>
        </w:rPr>
        <w:t xml:space="preserve"> </w:t>
      </w:r>
      <w:r w:rsidR="00D16104" w:rsidRPr="00340D0C">
        <w:rPr>
          <w:rtl/>
        </w:rPr>
        <w:t>'כמשפטם'</w:t>
      </w:r>
      <w:r w:rsidRPr="00340D0C">
        <w:rPr>
          <w:rFonts w:hint="cs"/>
          <w:rtl/>
        </w:rPr>
        <w:t>]</w:t>
      </w:r>
      <w:r w:rsidR="00D16104" w:rsidRPr="00340D0C">
        <w:rPr>
          <w:rtl/>
        </w:rPr>
        <w:t>,</w:t>
      </w:r>
      <w:r w:rsidR="00D16104" w:rsidRPr="00962229">
        <w:rPr>
          <w:rtl/>
        </w:rPr>
        <w:t xml:space="preserve"> </w:t>
      </w:r>
      <w:r>
        <w:rPr>
          <w:rFonts w:hint="cs"/>
          <w:rtl/>
        </w:rPr>
        <w:t>רמוז ניסוך ה</w:t>
      </w:r>
      <w:r w:rsidRPr="00340D0C">
        <w:rPr>
          <w:rFonts w:hint="cs"/>
          <w:b/>
          <w:bCs/>
          <w:rtl/>
        </w:rPr>
        <w:t>מי</w:t>
      </w:r>
      <w:r w:rsidR="00340D0C" w:rsidRPr="00340D0C">
        <w:rPr>
          <w:rFonts w:hint="cs"/>
          <w:b/>
          <w:bCs/>
          <w:rtl/>
        </w:rPr>
        <w:t>"</w:t>
      </w:r>
      <w:r w:rsidRPr="00340D0C">
        <w:rPr>
          <w:rFonts w:hint="cs"/>
          <w:b/>
          <w:bCs/>
          <w:rtl/>
        </w:rPr>
        <w:t>ם</w:t>
      </w:r>
      <w:r>
        <w:rPr>
          <w:rFonts w:hint="cs"/>
          <w:rtl/>
        </w:rPr>
        <w:t xml:space="preserve"> משני</w:t>
      </w:r>
      <w:r w:rsidR="00D16104" w:rsidRPr="00962229">
        <w:rPr>
          <w:rtl/>
        </w:rPr>
        <w:t xml:space="preserve">. </w:t>
      </w:r>
    </w:p>
    <w:p w14:paraId="0B83EE90" w14:textId="7532B5CC" w:rsidR="00B8196E" w:rsidRPr="00B8196E" w:rsidRDefault="00D16104" w:rsidP="00340D0C">
      <w:pPr>
        <w:pStyle w:val="36"/>
        <w:framePr w:wrap="notBeside"/>
        <w:rPr>
          <w:rtl/>
        </w:rPr>
      </w:pPr>
      <w:r w:rsidRPr="00340D0C">
        <w:rPr>
          <w:rFonts w:hint="cs"/>
          <w:rtl/>
        </w:rPr>
        <w:t xml:space="preserve">ד. </w:t>
      </w:r>
      <w:r w:rsidRPr="00340D0C">
        <w:rPr>
          <w:rtl/>
        </w:rPr>
        <w:t>ר"ע</w:t>
      </w:r>
      <w:r w:rsidR="00B8196E" w:rsidRPr="00B8196E">
        <w:rPr>
          <w:rtl/>
        </w:rPr>
        <w:t>:</w:t>
      </w:r>
    </w:p>
    <w:p w14:paraId="74E5D46F" w14:textId="07B024E4" w:rsidR="00D16104" w:rsidRPr="006F178A" w:rsidRDefault="00FB14C6" w:rsidP="0045747B">
      <w:pPr>
        <w:rPr>
          <w:rtl/>
        </w:rPr>
      </w:pPr>
      <w:r w:rsidRPr="00053775">
        <w:rPr>
          <w:rFonts w:cs="PFT_Frank" w:hint="cs"/>
          <w:b/>
          <w:bCs/>
          <w:szCs w:val="14"/>
          <w:rtl/>
        </w:rPr>
        <w:t>מ</w:t>
      </w:r>
      <w:r w:rsidR="00D16104" w:rsidRPr="00053775">
        <w:rPr>
          <w:rFonts w:cs="PFT_Frank"/>
          <w:b/>
          <w:bCs/>
          <w:szCs w:val="14"/>
          <w:rtl/>
        </w:rPr>
        <w:t>ששי בחג</w:t>
      </w:r>
      <w:r w:rsidR="00D16104" w:rsidRPr="006F178A">
        <w:rPr>
          <w:rtl/>
        </w:rPr>
        <w:t xml:space="preserve"> </w:t>
      </w:r>
      <w:r w:rsidR="002C3E97">
        <w:rPr>
          <w:rFonts w:hint="cs"/>
          <w:rtl/>
        </w:rPr>
        <w:t>ד</w:t>
      </w:r>
      <w:r w:rsidR="00D16104" w:rsidRPr="00C74F46">
        <w:rPr>
          <w:rStyle w:val="af4"/>
          <w:rFonts w:hint="cs"/>
          <w:rtl/>
        </w:rPr>
        <w:t>'</w:t>
      </w:r>
      <w:r w:rsidR="00D16104" w:rsidRPr="00C74F46">
        <w:rPr>
          <w:rStyle w:val="af4"/>
          <w:rtl/>
        </w:rPr>
        <w:t>בששי</w:t>
      </w:r>
      <w:r w:rsidR="00D16104" w:rsidRPr="002F4EA7">
        <w:rPr>
          <w:rStyle w:val="af4"/>
          <w:rtl/>
        </w:rPr>
        <w:t xml:space="preserve"> ונסכי</w:t>
      </w:r>
      <w:r w:rsidR="00D16104" w:rsidRPr="002C3E97">
        <w:rPr>
          <w:rStyle w:val="af4"/>
          <w:b/>
          <w:bCs/>
          <w:rtl/>
        </w:rPr>
        <w:t>ה</w:t>
      </w:r>
      <w:r w:rsidR="00D16104" w:rsidRPr="006F178A">
        <w:rPr>
          <w:rtl/>
        </w:rPr>
        <w:t xml:space="preserve"> </w:t>
      </w:r>
      <w:r w:rsidR="00582826">
        <w:rPr>
          <w:rFonts w:hint="cs"/>
          <w:rtl/>
        </w:rPr>
        <w:t>שני</w:t>
      </w:r>
      <w:r>
        <w:rPr>
          <w:rFonts w:hint="cs"/>
          <w:rtl/>
        </w:rPr>
        <w:t xml:space="preserve"> ניסוכין</w:t>
      </w:r>
      <w:r w:rsidR="00582826">
        <w:rPr>
          <w:rFonts w:hint="cs"/>
          <w:rtl/>
        </w:rPr>
        <w:t xml:space="preserve"> </w:t>
      </w:r>
      <w:r w:rsidR="00D16104" w:rsidRPr="006F178A">
        <w:rPr>
          <w:rtl/>
        </w:rPr>
        <w:t>יין ומים</w:t>
      </w:r>
      <w:r w:rsidR="002C3E97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CA7C69">
        <w:rPr>
          <w:rStyle w:val="afffffc"/>
          <w:rFonts w:hint="cs"/>
          <w:spacing w:val="-2"/>
          <w:rtl/>
        </w:rPr>
        <w:t>דמודה לדרשת ריב''ב</w:t>
      </w:r>
      <w:r w:rsidR="00E104E0">
        <w:rPr>
          <w:rFonts w:hint="cs"/>
          <w:rtl/>
        </w:rPr>
        <w:t xml:space="preserve"> </w:t>
      </w:r>
      <w:r w:rsidR="00E104E0">
        <w:rPr>
          <w:rStyle w:val="afffff3"/>
          <w:rFonts w:hint="cs"/>
          <w:rtl/>
        </w:rPr>
        <w:t>[</w:t>
      </w:r>
      <w:r w:rsidR="00E104E0" w:rsidRPr="002C3E97">
        <w:rPr>
          <w:rStyle w:val="afffff3"/>
          <w:rtl/>
        </w:rPr>
        <w:t xml:space="preserve">ר"נ: </w:t>
      </w:r>
      <w:r w:rsidR="00E104E0" w:rsidRPr="000649F2">
        <w:rPr>
          <w:rStyle w:val="af4"/>
          <w:rtl/>
        </w:rPr>
        <w:t>'בקדש הסך נסך</w:t>
      </w:r>
      <w:r w:rsidR="00E104E0">
        <w:rPr>
          <w:rStyle w:val="af4"/>
          <w:rFonts w:hint="cs"/>
          <w:rtl/>
        </w:rPr>
        <w:t>'-</w:t>
      </w:r>
      <w:r w:rsidR="00E104E0" w:rsidRPr="000649F2">
        <w:rPr>
          <w:rStyle w:val="af4"/>
          <w:rtl/>
        </w:rPr>
        <w:t xml:space="preserve"> </w:t>
      </w:r>
      <w:r w:rsidR="00E104E0">
        <w:rPr>
          <w:rtl/>
        </w:rPr>
        <w:t>בשני ניסוכין - יין ומים</w:t>
      </w:r>
      <w:r w:rsidR="00E104E0">
        <w:rPr>
          <w:rFonts w:hint="cs"/>
          <w:rtl/>
        </w:rPr>
        <w:t>]</w:t>
      </w:r>
      <w:r w:rsidR="00D16104" w:rsidRPr="006F178A">
        <w:rPr>
          <w:rtl/>
        </w:rPr>
        <w:t xml:space="preserve"> </w:t>
      </w:r>
    </w:p>
    <w:p w14:paraId="74E5D470" w14:textId="77777777" w:rsidR="00D16104" w:rsidRPr="008A5DDC" w:rsidRDefault="00D16104" w:rsidP="008A5DDC">
      <w:pPr>
        <w:pStyle w:val="afff2"/>
        <w:framePr w:wrap="around"/>
        <w:rPr>
          <w:rtl/>
        </w:rPr>
      </w:pPr>
      <w:r w:rsidRPr="008A5DDC">
        <w:rPr>
          <w:rFonts w:hint="cs"/>
          <w:rtl/>
        </w:rPr>
        <w:t>ג.</w:t>
      </w:r>
    </w:p>
    <w:p w14:paraId="12E071EE" w14:textId="6DFC18FC" w:rsidR="00B8196E" w:rsidRPr="00B8196E" w:rsidRDefault="00582826" w:rsidP="00E30F4D">
      <w:pPr>
        <w:pStyle w:val="36"/>
        <w:framePr w:wrap="notBeside"/>
        <w:rPr>
          <w:rtl/>
        </w:rPr>
      </w:pPr>
      <w:r w:rsidRPr="00E30F4D">
        <w:rPr>
          <w:rFonts w:hint="cs"/>
          <w:rtl/>
        </w:rPr>
        <w:t>ו</w:t>
      </w:r>
      <w:r w:rsidR="00FB14C6" w:rsidRPr="00E30F4D">
        <w:rPr>
          <w:rFonts w:hint="cs"/>
          <w:rtl/>
        </w:rPr>
        <w:t>יקשה</w:t>
      </w:r>
      <w:r w:rsidR="00E30F4D">
        <w:rPr>
          <w:rFonts w:hint="cs"/>
          <w:rtl/>
        </w:rPr>
        <w:t xml:space="preserve"> דתנן</w:t>
      </w:r>
      <w:r w:rsidR="00B8196E" w:rsidRPr="00B8196E">
        <w:rPr>
          <w:rFonts w:hint="cs"/>
          <w:rtl/>
        </w:rPr>
        <w:t>:</w:t>
      </w:r>
    </w:p>
    <w:p w14:paraId="74E5D471" w14:textId="5E703CFC" w:rsidR="00BF433C" w:rsidRDefault="00D16104" w:rsidP="0045747B">
      <w:pPr>
        <w:pStyle w:val="afffffe"/>
        <w:rPr>
          <w:rtl/>
        </w:rPr>
      </w:pPr>
      <w:r w:rsidRPr="006F178A">
        <w:rPr>
          <w:rtl/>
        </w:rPr>
        <w:t>ניסוך המים כל שבעה.</w:t>
      </w:r>
      <w:r w:rsidR="00582826">
        <w:rPr>
          <w:rFonts w:hint="cs"/>
          <w:rtl/>
        </w:rPr>
        <w:t xml:space="preserve"> </w:t>
      </w:r>
      <w:r w:rsidR="00582826" w:rsidRPr="002F4EA7">
        <w:rPr>
          <w:rStyle w:val="afffff3"/>
          <w:rFonts w:hint="cs"/>
          <w:rtl/>
        </w:rPr>
        <w:t xml:space="preserve">לא </w:t>
      </w:r>
      <w:r w:rsidR="00582826" w:rsidRPr="00582826">
        <w:rPr>
          <w:rStyle w:val="afffff3"/>
          <w:rFonts w:hint="cs"/>
          <w:rtl/>
        </w:rPr>
        <w:t>רי''ה</w:t>
      </w:r>
      <w:r w:rsidR="00582826">
        <w:rPr>
          <w:rStyle w:val="afffff3"/>
          <w:rFonts w:hint="cs"/>
          <w:rtl/>
        </w:rPr>
        <w:t>:</w:t>
      </w:r>
      <w:r w:rsidR="00582826">
        <w:rPr>
          <w:rFonts w:hint="cs"/>
          <w:rtl/>
        </w:rPr>
        <w:t xml:space="preserve"> דיום אחד. </w:t>
      </w:r>
      <w:r w:rsidRPr="006F178A">
        <w:rPr>
          <w:rtl/>
        </w:rPr>
        <w:t xml:space="preserve"> </w:t>
      </w:r>
    </w:p>
    <w:p w14:paraId="74E5D472" w14:textId="0939EDE7" w:rsidR="00582826" w:rsidRDefault="00D16104" w:rsidP="0045747B">
      <w:pPr>
        <w:rPr>
          <w:rtl/>
        </w:rPr>
      </w:pPr>
      <w:r w:rsidRPr="00BF433C">
        <w:rPr>
          <w:rStyle w:val="afffff3"/>
          <w:rtl/>
        </w:rPr>
        <w:t>לא ר"ע</w:t>
      </w:r>
      <w:r w:rsidR="00582826">
        <w:rPr>
          <w:rStyle w:val="afffff3"/>
          <w:rFonts w:hint="cs"/>
          <w:rtl/>
        </w:rPr>
        <w:t>:</w:t>
      </w:r>
      <w:r w:rsidRPr="00BF433C">
        <w:rPr>
          <w:rStyle w:val="afffff3"/>
          <w:rtl/>
        </w:rPr>
        <w:t xml:space="preserve"> </w:t>
      </w:r>
      <w:r w:rsidRPr="006F178A">
        <w:rPr>
          <w:rtl/>
        </w:rPr>
        <w:t>ד</w:t>
      </w:r>
      <w:r w:rsidR="002C3E97">
        <w:rPr>
          <w:rFonts w:hint="cs"/>
          <w:rtl/>
        </w:rPr>
        <w:t>ב'</w:t>
      </w:r>
      <w:r w:rsidR="002C3E97">
        <w:rPr>
          <w:rtl/>
        </w:rPr>
        <w:t xml:space="preserve"> ימ</w:t>
      </w:r>
      <w:r w:rsidR="002C3E97">
        <w:rPr>
          <w:rFonts w:hint="cs"/>
          <w:rtl/>
        </w:rPr>
        <w:t>ים</w:t>
      </w:r>
      <w:r w:rsidR="00FB14C6">
        <w:rPr>
          <w:rFonts w:hint="cs"/>
          <w:rtl/>
        </w:rPr>
        <w:t xml:space="preserve"> </w:t>
      </w:r>
      <w:r w:rsidR="00FB14C6">
        <w:rPr>
          <w:rStyle w:val="afffffc"/>
          <w:rFonts w:hint="cs"/>
          <w:rtl/>
        </w:rPr>
        <w:t>ו' וז'</w:t>
      </w:r>
      <w:r w:rsidR="002C3E97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BF433C">
        <w:rPr>
          <w:rStyle w:val="afffff3"/>
          <w:rtl/>
        </w:rPr>
        <w:t>ולא ריב"ב</w:t>
      </w:r>
      <w:r w:rsidR="00582826">
        <w:rPr>
          <w:rStyle w:val="afffff3"/>
          <w:rFonts w:hint="cs"/>
          <w:rtl/>
        </w:rPr>
        <w:t>:</w:t>
      </w:r>
      <w:r w:rsidRPr="00BF433C">
        <w:rPr>
          <w:rStyle w:val="afffff3"/>
          <w:rtl/>
        </w:rPr>
        <w:t xml:space="preserve"> </w:t>
      </w:r>
      <w:r w:rsidR="00582826">
        <w:rPr>
          <w:rFonts w:hint="cs"/>
          <w:rtl/>
        </w:rPr>
        <w:t>דששה ימים</w:t>
      </w:r>
      <w:r w:rsidR="00FB14C6">
        <w:rPr>
          <w:rStyle w:val="afffffc"/>
          <w:rFonts w:hint="cs"/>
          <w:rtl/>
        </w:rPr>
        <w:t xml:space="preserve"> ב' עד ז'</w:t>
      </w:r>
      <w:r w:rsidRPr="006F178A">
        <w:rPr>
          <w:rtl/>
        </w:rPr>
        <w:t>,</w:t>
      </w:r>
      <w:r w:rsidR="00582826">
        <w:rPr>
          <w:rFonts w:hint="cs"/>
          <w:rtl/>
        </w:rPr>
        <w:t xml:space="preserve"> </w:t>
      </w:r>
    </w:p>
    <w:p w14:paraId="6D711596" w14:textId="62AF8F0D" w:rsidR="00B8196E" w:rsidRPr="00B8196E" w:rsidRDefault="00582826" w:rsidP="00E30F4D">
      <w:pPr>
        <w:pStyle w:val="36"/>
        <w:framePr w:wrap="notBeside"/>
        <w:rPr>
          <w:rtl/>
        </w:rPr>
      </w:pPr>
      <w:r w:rsidRPr="00E30F4D">
        <w:rPr>
          <w:rFonts w:hint="cs"/>
          <w:rtl/>
        </w:rPr>
        <w:t>לעולם כ</w:t>
      </w:r>
      <w:r w:rsidR="00D16104" w:rsidRPr="00E30F4D">
        <w:rPr>
          <w:rtl/>
        </w:rPr>
        <w:t>רי"ה</w:t>
      </w:r>
      <w:r w:rsidR="00B8196E" w:rsidRPr="00B8196E">
        <w:rPr>
          <w:rtl/>
        </w:rPr>
        <w:t>:</w:t>
      </w:r>
    </w:p>
    <w:p w14:paraId="74E5D473" w14:textId="7F7959A5" w:rsidR="00D16104" w:rsidRPr="006F178A" w:rsidRDefault="00BF433C" w:rsidP="0045747B">
      <w:pPr>
        <w:rPr>
          <w:rtl/>
        </w:rPr>
      </w:pPr>
      <w:r>
        <w:rPr>
          <w:rFonts w:hint="cs"/>
          <w:rtl/>
        </w:rPr>
        <w:t>ד</w:t>
      </w:r>
      <w:r w:rsidR="00D16104" w:rsidRPr="006F178A">
        <w:rPr>
          <w:rtl/>
        </w:rPr>
        <w:t>עשר נטיעות, ערבה, וניסוך המים – הלמ"מ.</w:t>
      </w:r>
    </w:p>
    <w:p w14:paraId="74E5D474" w14:textId="326EA298" w:rsidR="00D16104" w:rsidRPr="006F178A" w:rsidRDefault="007A7A35" w:rsidP="0045747B">
      <w:pPr>
        <w:pStyle w:val="afff0"/>
        <w:rPr>
          <w:rtl/>
        </w:rPr>
      </w:pPr>
      <w:r>
        <w:rPr>
          <w:rFonts w:ascii="MS Mincho" w:hAnsi="MS Mincho" w:hint="cs"/>
          <w:rtl/>
        </w:rPr>
        <w:t>***</w:t>
      </w:r>
    </w:p>
    <w:p w14:paraId="0D5CE1F6" w14:textId="6B124A89" w:rsidR="00B8196E" w:rsidRPr="00B8196E" w:rsidRDefault="00E847B5" w:rsidP="00A05002">
      <w:pPr>
        <w:pStyle w:val="36"/>
        <w:framePr w:wrap="notBeside"/>
        <w:rPr>
          <w:rtl/>
        </w:rPr>
      </w:pPr>
      <w:r w:rsidRPr="00A05002">
        <w:rPr>
          <w:rFonts w:hint="cs"/>
          <w:rtl/>
        </w:rPr>
        <w:t>ר"י מ</w:t>
      </w:r>
      <w:r w:rsidR="00D54115" w:rsidRPr="00A05002">
        <w:rPr>
          <w:rFonts w:hint="cs"/>
          <w:rtl/>
        </w:rPr>
        <w:t>רי"ה</w:t>
      </w:r>
      <w:r w:rsidR="00B8196E" w:rsidRPr="00B8196E">
        <w:rPr>
          <w:rFonts w:hint="cs"/>
          <w:rtl/>
        </w:rPr>
        <w:t>:</w:t>
      </w:r>
    </w:p>
    <w:p w14:paraId="74E5D475" w14:textId="64FE5DAF" w:rsidR="00D16104" w:rsidRPr="00E35264" w:rsidRDefault="00D16104" w:rsidP="0045747B">
      <w:pPr>
        <w:rPr>
          <w:rtl/>
        </w:rPr>
      </w:pPr>
      <w:r w:rsidRPr="00E35264">
        <w:rPr>
          <w:rtl/>
        </w:rPr>
        <w:t>העובר</w:t>
      </w:r>
      <w:r w:rsidR="00E35264">
        <w:rPr>
          <w:rtl/>
        </w:rPr>
        <w:t xml:space="preserve"> לפני התיבה </w:t>
      </w:r>
      <w:r w:rsidR="00D54115">
        <w:rPr>
          <w:rFonts w:hint="cs"/>
          <w:rtl/>
        </w:rPr>
        <w:t>ב</w:t>
      </w:r>
      <w:r w:rsidR="00E847B5">
        <w:rPr>
          <w:rFonts w:hint="cs"/>
          <w:rtl/>
        </w:rPr>
        <w:t xml:space="preserve">יו"ט </w:t>
      </w:r>
      <w:r w:rsidR="00E847B5">
        <w:rPr>
          <w:rtl/>
        </w:rPr>
        <w:t>אחרון</w:t>
      </w:r>
      <w:r w:rsidR="00E847B5">
        <w:rPr>
          <w:rFonts w:hint="cs"/>
          <w:rtl/>
        </w:rPr>
        <w:t>,</w:t>
      </w:r>
      <w:r w:rsidR="00BF433C" w:rsidRPr="00E35264">
        <w:rPr>
          <w:rtl/>
        </w:rPr>
        <w:t xml:space="preserve"> </w:t>
      </w:r>
      <w:r w:rsidR="00E35264">
        <w:rPr>
          <w:rtl/>
        </w:rPr>
        <w:t>האחרון מזכיר</w:t>
      </w:r>
      <w:r w:rsidRPr="00E35264">
        <w:rPr>
          <w:rtl/>
        </w:rPr>
        <w:t xml:space="preserve"> </w:t>
      </w:r>
    </w:p>
    <w:p w14:paraId="0291288C" w14:textId="77777777" w:rsidR="00B8196E" w:rsidRPr="00B8196E" w:rsidRDefault="004E222C" w:rsidP="00A05002">
      <w:pPr>
        <w:pStyle w:val="36"/>
        <w:framePr w:wrap="notBeside"/>
        <w:rPr>
          <w:rtl/>
        </w:rPr>
      </w:pPr>
      <w:r w:rsidRPr="00A05002">
        <w:rPr>
          <w:rFonts w:hint="cs"/>
          <w:rtl/>
        </w:rPr>
        <w:t xml:space="preserve">לא </w:t>
      </w:r>
      <w:r w:rsidR="00D16104" w:rsidRPr="00A05002">
        <w:rPr>
          <w:rtl/>
        </w:rPr>
        <w:t>רי"ה דמתני'</w:t>
      </w:r>
      <w:r w:rsidR="00B8196E" w:rsidRPr="00B8196E">
        <w:rPr>
          <w:rtl/>
        </w:rPr>
        <w:t>:</w:t>
      </w:r>
    </w:p>
    <w:p w14:paraId="6CA22F00" w14:textId="3C9D88AD" w:rsidR="00D76B99" w:rsidRPr="00D76B99" w:rsidRDefault="00D16104" w:rsidP="00D76B99">
      <w:pPr>
        <w:rPr>
          <w:rStyle w:val="afffff3"/>
          <w:spacing w:val="-6"/>
          <w:rtl/>
        </w:rPr>
      </w:pPr>
      <w:r w:rsidRPr="006F178A">
        <w:rPr>
          <w:rtl/>
        </w:rPr>
        <w:t>ד</w:t>
      </w:r>
      <w:r w:rsidR="00E847B5">
        <w:rPr>
          <w:rFonts w:hint="cs"/>
          <w:rtl/>
        </w:rPr>
        <w:t xml:space="preserve">גם בשחרית </w:t>
      </w:r>
      <w:r w:rsidRPr="006F178A">
        <w:rPr>
          <w:rtl/>
        </w:rPr>
        <w:t>מזכיר</w:t>
      </w:r>
      <w:r w:rsidR="00F86B03">
        <w:rPr>
          <w:rFonts w:hint="cs"/>
          <w:rtl/>
        </w:rPr>
        <w:t>.</w:t>
      </w:r>
      <w:r w:rsidR="00E847B5">
        <w:rPr>
          <w:rFonts w:hint="cs"/>
          <w:rtl/>
        </w:rPr>
        <w:t xml:space="preserve"> </w:t>
      </w:r>
      <w:r w:rsidR="00E847B5" w:rsidRPr="00E847B5">
        <w:rPr>
          <w:rStyle w:val="afffff3"/>
          <w:rFonts w:hint="cs"/>
          <w:rtl/>
        </w:rPr>
        <w:t xml:space="preserve">ולא </w:t>
      </w:r>
      <w:r w:rsidR="004E222C">
        <w:rPr>
          <w:rStyle w:val="afffff3"/>
          <w:rFonts w:hint="cs"/>
          <w:rtl/>
        </w:rPr>
        <w:t xml:space="preserve">רי''ה </w:t>
      </w:r>
      <w:r w:rsidR="00E847B5" w:rsidRPr="00E847B5">
        <w:rPr>
          <w:rStyle w:val="afffff3"/>
          <w:rFonts w:hint="cs"/>
          <w:rtl/>
        </w:rPr>
        <w:t>דברייתא</w:t>
      </w:r>
      <w:r w:rsidR="00E847B5">
        <w:rPr>
          <w:rFonts w:hint="cs"/>
          <w:rtl/>
        </w:rPr>
        <w:t xml:space="preserve"> </w:t>
      </w:r>
      <w:r w:rsidR="00E847B5" w:rsidRPr="00E104E0">
        <w:rPr>
          <w:rFonts w:hint="cs"/>
          <w:rtl/>
        </w:rPr>
        <w:t>ד</w:t>
      </w:r>
      <w:r w:rsidR="00E104E0" w:rsidRPr="00E104E0">
        <w:rPr>
          <w:rFonts w:hint="cs"/>
          <w:rtl/>
        </w:rPr>
        <w:t>מ</w:t>
      </w:r>
      <w:r w:rsidR="00E847B5" w:rsidRPr="00E104E0">
        <w:rPr>
          <w:rFonts w:hint="cs"/>
          <w:rtl/>
        </w:rPr>
        <w:t>שביעי</w:t>
      </w:r>
      <w:r w:rsidR="00D76B99">
        <w:rPr>
          <w:rStyle w:val="afffff3"/>
          <w:rFonts w:hint="cs"/>
          <w:rtl/>
        </w:rPr>
        <w:t xml:space="preserve">, </w:t>
      </w:r>
      <w:r w:rsidR="002F4EA7" w:rsidRPr="00D76B99">
        <w:rPr>
          <w:rStyle w:val="afffff3"/>
          <w:rFonts w:hint="cs"/>
          <w:spacing w:val="-4"/>
          <w:rtl/>
        </w:rPr>
        <w:t xml:space="preserve">ולא ר''י ב''ב </w:t>
      </w:r>
      <w:r w:rsidR="002F4EA7" w:rsidRPr="00D76B99">
        <w:rPr>
          <w:rFonts w:hint="cs"/>
          <w:spacing w:val="-4"/>
          <w:rtl/>
        </w:rPr>
        <w:t>דמשני</w:t>
      </w:r>
    </w:p>
    <w:p w14:paraId="74E5D477" w14:textId="49841EE6" w:rsidR="004E222C" w:rsidRDefault="00D16104" w:rsidP="002F4EA7">
      <w:pPr>
        <w:rPr>
          <w:rtl/>
        </w:rPr>
      </w:pPr>
      <w:r w:rsidRPr="004E222C">
        <w:rPr>
          <w:rStyle w:val="afffff3"/>
          <w:rtl/>
        </w:rPr>
        <w:t>אל</w:t>
      </w:r>
      <w:r w:rsidRPr="00BF433C">
        <w:rPr>
          <w:rStyle w:val="afffff3"/>
          <w:rtl/>
        </w:rPr>
        <w:t xml:space="preserve">א </w:t>
      </w:r>
      <w:r w:rsidR="004E222C">
        <w:rPr>
          <w:rStyle w:val="afffff3"/>
          <w:rFonts w:hint="cs"/>
          <w:rtl/>
        </w:rPr>
        <w:t xml:space="preserve">הוא </w:t>
      </w:r>
      <w:r w:rsidR="00F86B03">
        <w:rPr>
          <w:rStyle w:val="afffff3"/>
          <w:rFonts w:hint="cs"/>
          <w:rtl/>
        </w:rPr>
        <w:t>ר</w:t>
      </w:r>
      <w:r w:rsidR="002F4EA7">
        <w:rPr>
          <w:rStyle w:val="afffff3"/>
          <w:rFonts w:hint="cs"/>
          <w:rtl/>
        </w:rPr>
        <w:t xml:space="preserve">' יהושע </w:t>
      </w:r>
      <w:r w:rsidR="00F86B03">
        <w:rPr>
          <w:rStyle w:val="afffff3"/>
          <w:rFonts w:hint="cs"/>
          <w:rtl/>
        </w:rPr>
        <w:t>ב''ב</w:t>
      </w:r>
      <w:r w:rsidR="004E222C">
        <w:rPr>
          <w:rStyle w:val="afffff3"/>
          <w:rFonts w:hint="cs"/>
          <w:rtl/>
        </w:rPr>
        <w:t>,</w:t>
      </w:r>
      <w:r w:rsidRPr="006F178A">
        <w:rPr>
          <w:rtl/>
        </w:rPr>
        <w:t xml:space="preserve"> </w:t>
      </w:r>
      <w:r w:rsidR="00E847B5">
        <w:rPr>
          <w:rFonts w:hint="cs"/>
          <w:rtl/>
        </w:rPr>
        <w:t xml:space="preserve">ואחר שנסמך נקרא </w:t>
      </w:r>
      <w:r w:rsidR="00E847B5" w:rsidRPr="004E222C">
        <w:rPr>
          <w:rStyle w:val="afffff3"/>
          <w:rFonts w:hint="cs"/>
          <w:rtl/>
        </w:rPr>
        <w:t>רי''ה</w:t>
      </w:r>
      <w:r w:rsidR="00E847B5">
        <w:rPr>
          <w:rFonts w:hint="cs"/>
          <w:rtl/>
        </w:rPr>
        <w:t>,</w:t>
      </w:r>
    </w:p>
    <w:p w14:paraId="74E5D478" w14:textId="62C5BDFE" w:rsidR="002F4EA7" w:rsidRDefault="007A7A35" w:rsidP="002F4EA7">
      <w:pPr>
        <w:pStyle w:val="afff0"/>
        <w:rPr>
          <w:del w:id="90002" w:author="מנוע עיצוב" w:date="2026-10-08T11:01:28Z"/>
          <w:rtl/>
        </w:rPr>
      </w:pPr>
      <w:del w:id="90001" w:author="מנוע עיצוב" w:date="2026-10-08T11:01:28Z">
        <w:r>
          <w:rPr>
            <w:rFonts w:hint="cs"/>
            <w:rtl/>
          </w:rPr>
          <w:delText xml:space="preserve">***</w:delText>
        </w:r>
      </w:del>
    </w:p>
    <w:p w14:paraId="74E5D479" w14:textId="77777777" w:rsidR="004E222C" w:rsidRDefault="004E222C" w:rsidP="00E104E0">
      <w:pPr>
        <w:pStyle w:val="afffff8"/>
        <w:rPr>
          <w:rtl/>
        </w:rPr>
      </w:pPr>
      <w:r>
        <w:rPr>
          <w:rFonts w:hint="cs"/>
          <w:rtl/>
        </w:rPr>
        <w:t>אם לא הזכיר</w:t>
      </w:r>
      <w:r w:rsidR="005F2417">
        <w:rPr>
          <w:rFonts w:hint="cs"/>
          <w:rtl/>
        </w:rPr>
        <w:t>, ודין טל, רוחות</w:t>
      </w:r>
      <w:r>
        <w:rPr>
          <w:rFonts w:hint="cs"/>
          <w:rtl/>
        </w:rPr>
        <w:t xml:space="preserve"> ועבים.</w:t>
      </w:r>
    </w:p>
    <w:p w14:paraId="74E5D47A" w14:textId="7C6354F0" w:rsidR="00D16104" w:rsidRPr="00E37518" w:rsidRDefault="00D16104" w:rsidP="0045747B">
      <w:pPr>
        <w:rPr>
          <w:spacing w:val="-2"/>
          <w:rtl/>
        </w:rPr>
      </w:pPr>
      <w:r w:rsidRPr="00E37518">
        <w:rPr>
          <w:rFonts w:cs="PFT_Frank"/>
          <w:b/>
          <w:bCs/>
          <w:spacing w:val="-2"/>
          <w:szCs w:val="14"/>
          <w:rtl/>
        </w:rPr>
        <w:t>בימות החמה</w:t>
      </w:r>
      <w:r w:rsidR="00D54115" w:rsidRPr="00E37518">
        <w:rPr>
          <w:spacing w:val="-2"/>
          <w:rtl/>
        </w:rPr>
        <w:t xml:space="preserve"> אמר משיב </w:t>
      </w:r>
      <w:r w:rsidR="00D54115" w:rsidRPr="00E37518">
        <w:rPr>
          <w:rFonts w:cs="PFT_Frank"/>
          <w:b/>
          <w:bCs/>
          <w:spacing w:val="-2"/>
          <w:szCs w:val="14"/>
          <w:rtl/>
        </w:rPr>
        <w:t>הרוח</w:t>
      </w:r>
      <w:r w:rsidR="00D54115" w:rsidRPr="00E37518">
        <w:rPr>
          <w:spacing w:val="-2"/>
          <w:rtl/>
        </w:rPr>
        <w:t xml:space="preserve"> </w:t>
      </w:r>
      <w:r w:rsidR="00E37518" w:rsidRPr="00E37518">
        <w:rPr>
          <w:rFonts w:hint="cs"/>
          <w:spacing w:val="-2"/>
          <w:rtl/>
        </w:rPr>
        <w:t>לא</w:t>
      </w:r>
      <w:r w:rsidR="00D54115" w:rsidRPr="00E37518">
        <w:rPr>
          <w:spacing w:val="-2"/>
          <w:rtl/>
        </w:rPr>
        <w:t xml:space="preserve"> </w:t>
      </w:r>
      <w:r w:rsidR="00D54115" w:rsidRPr="00E37518">
        <w:rPr>
          <w:rFonts w:hint="cs"/>
          <w:spacing w:val="-2"/>
          <w:rtl/>
        </w:rPr>
        <w:t>חוזר</w:t>
      </w:r>
      <w:r w:rsidRPr="00E37518">
        <w:rPr>
          <w:spacing w:val="-2"/>
          <w:rtl/>
        </w:rPr>
        <w:t xml:space="preserve">, אמר מוריד </w:t>
      </w:r>
      <w:r w:rsidRPr="00E37518">
        <w:rPr>
          <w:rFonts w:cs="PFT_Frank"/>
          <w:b/>
          <w:bCs/>
          <w:spacing w:val="-2"/>
          <w:szCs w:val="14"/>
          <w:rtl/>
        </w:rPr>
        <w:t>הגשם</w:t>
      </w:r>
      <w:r w:rsidR="00D54115" w:rsidRPr="00E37518">
        <w:rPr>
          <w:rFonts w:hint="cs"/>
          <w:spacing w:val="-2"/>
          <w:rtl/>
        </w:rPr>
        <w:t xml:space="preserve"> חוזר</w:t>
      </w:r>
      <w:r w:rsidRPr="00E37518">
        <w:rPr>
          <w:spacing w:val="-2"/>
          <w:rtl/>
        </w:rPr>
        <w:t>.</w:t>
      </w:r>
    </w:p>
    <w:p w14:paraId="74E5D47B" w14:textId="77777777" w:rsidR="00BF433C" w:rsidRPr="00E37518" w:rsidRDefault="00D16104" w:rsidP="0045747B">
      <w:pPr>
        <w:rPr>
          <w:rtl/>
        </w:rPr>
      </w:pPr>
      <w:r w:rsidRPr="00E37518">
        <w:rPr>
          <w:rFonts w:cs="PFT_Frank"/>
          <w:b/>
          <w:bCs/>
          <w:szCs w:val="14"/>
          <w:rtl/>
        </w:rPr>
        <w:t>בימות הגשמים</w:t>
      </w:r>
      <w:r w:rsidRPr="00E37518">
        <w:rPr>
          <w:rtl/>
        </w:rPr>
        <w:t xml:space="preserve">, לא אמר </w:t>
      </w:r>
      <w:r w:rsidRPr="00E37518">
        <w:rPr>
          <w:rFonts w:cs="PFT_Frank"/>
          <w:b/>
          <w:bCs/>
          <w:szCs w:val="14"/>
          <w:rtl/>
        </w:rPr>
        <w:t>רוח</w:t>
      </w:r>
      <w:r w:rsidRPr="00E37518">
        <w:rPr>
          <w:rtl/>
        </w:rPr>
        <w:t xml:space="preserve"> </w:t>
      </w:r>
      <w:r w:rsidR="004E222C" w:rsidRPr="00E37518">
        <w:rPr>
          <w:rFonts w:hint="cs"/>
          <w:rtl/>
        </w:rPr>
        <w:t xml:space="preserve">אין חוזר,  </w:t>
      </w:r>
      <w:r w:rsidR="00D54115" w:rsidRPr="00E37518">
        <w:rPr>
          <w:rFonts w:cs="PFT_Frank" w:hint="cs"/>
          <w:b/>
          <w:bCs/>
          <w:szCs w:val="14"/>
          <w:rtl/>
        </w:rPr>
        <w:t>גשם</w:t>
      </w:r>
      <w:r w:rsidR="00D54115" w:rsidRPr="00E37518">
        <w:rPr>
          <w:rFonts w:hint="cs"/>
          <w:rtl/>
        </w:rPr>
        <w:t xml:space="preserve"> חוזר,</w:t>
      </w:r>
      <w:r w:rsidRPr="00E37518">
        <w:rPr>
          <w:rtl/>
        </w:rPr>
        <w:t xml:space="preserve"> </w:t>
      </w:r>
    </w:p>
    <w:p w14:paraId="74E5D47C" w14:textId="77777777" w:rsidR="00D16104" w:rsidRPr="006F178A" w:rsidRDefault="00BF433C" w:rsidP="00E104E0">
      <w:pPr>
        <w:ind w:left="395" w:firstLine="170"/>
        <w:rPr>
          <w:rtl/>
        </w:rPr>
      </w:pPr>
      <w:r>
        <w:rPr>
          <w:rFonts w:hint="cs"/>
          <w:rtl/>
        </w:rPr>
        <w:t>ו</w:t>
      </w:r>
      <w:r w:rsidR="00D16104" w:rsidRPr="006F178A">
        <w:rPr>
          <w:rtl/>
        </w:rPr>
        <w:t xml:space="preserve">אפילו אמר מעביר הרוח ומפריח הטל - אין </w:t>
      </w:r>
      <w:r w:rsidR="00D54115">
        <w:rPr>
          <w:rFonts w:hint="cs"/>
          <w:rtl/>
        </w:rPr>
        <w:t>חוזר</w:t>
      </w:r>
      <w:r w:rsidR="00D16104" w:rsidRPr="006F178A">
        <w:rPr>
          <w:rtl/>
        </w:rPr>
        <w:t>.</w:t>
      </w:r>
    </w:p>
    <w:p w14:paraId="3491B880" w14:textId="3440B70E" w:rsidR="00B8196E" w:rsidRPr="00B8196E" w:rsidRDefault="004E222C" w:rsidP="00E37518">
      <w:pPr>
        <w:pStyle w:val="36"/>
        <w:framePr w:wrap="notBeside"/>
        <w:rPr>
          <w:rtl/>
        </w:rPr>
      </w:pPr>
      <w:r w:rsidRPr="00E37518">
        <w:rPr>
          <w:rFonts w:hint="cs"/>
          <w:rtl/>
        </w:rPr>
        <w:t>ד</w:t>
      </w:r>
      <w:r w:rsidR="00D16104" w:rsidRPr="00E37518">
        <w:rPr>
          <w:rtl/>
        </w:rPr>
        <w:t>תנ</w:t>
      </w:r>
      <w:r w:rsidRPr="00E37518">
        <w:rPr>
          <w:rFonts w:hint="cs"/>
          <w:rtl/>
        </w:rPr>
        <w:t>יא</w:t>
      </w:r>
      <w:r w:rsidR="00B8196E" w:rsidRPr="00B8196E">
        <w:rPr>
          <w:rtl/>
        </w:rPr>
        <w:t>:</w:t>
      </w:r>
    </w:p>
    <w:p w14:paraId="4B228871" w14:textId="7C1B0B69" w:rsidR="00F80D1B" w:rsidRDefault="005F2417" w:rsidP="00F80D1B">
      <w:pPr>
        <w:rPr>
          <w:rFonts w:ascii="Fb Fontext" w:hAnsi="Fb Fontext"/>
          <w:rtl/>
        </w:rPr>
      </w:pPr>
      <w:r>
        <w:rPr>
          <w:rFonts w:ascii="Fb Fontext" w:hAnsi="Fb Fontext"/>
          <w:rtl/>
        </w:rPr>
        <w:t>עבים ו</w:t>
      </w:r>
      <w:r w:rsidR="00D16104" w:rsidRPr="006F178A">
        <w:rPr>
          <w:rFonts w:ascii="Fb Fontext" w:hAnsi="Fb Fontext"/>
          <w:rtl/>
        </w:rPr>
        <w:t>רוחות לא חייבו חכמים להזכיר</w:t>
      </w:r>
      <w:r w:rsidR="004E222C">
        <w:rPr>
          <w:rFonts w:ascii="Fb Fontext" w:hAnsi="Fb Fontext" w:hint="cs"/>
          <w:rtl/>
        </w:rPr>
        <w:t xml:space="preserve"> </w:t>
      </w:r>
      <w:r w:rsidR="004E222C" w:rsidRPr="004E222C">
        <w:rPr>
          <w:rStyle w:val="afffffc"/>
          <w:rFonts w:hint="cs"/>
          <w:rtl/>
        </w:rPr>
        <w:t>[אף בגשמים]</w:t>
      </w:r>
      <w:r w:rsidR="00D16104" w:rsidRPr="006F178A">
        <w:rPr>
          <w:rFonts w:ascii="Fb Fontext" w:hAnsi="Fb Fontext"/>
          <w:rtl/>
        </w:rPr>
        <w:t xml:space="preserve">, </w:t>
      </w:r>
    </w:p>
    <w:p w14:paraId="74E5D47E" w14:textId="45B4FB89" w:rsidR="004E222C" w:rsidRDefault="00D16104" w:rsidP="00F80D1B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ואם בא להזכיר מזכיר</w:t>
      </w:r>
      <w:r w:rsidR="004E222C">
        <w:rPr>
          <w:rFonts w:ascii="Fb Fontext" w:hAnsi="Fb Fontext" w:hint="cs"/>
          <w:rtl/>
        </w:rPr>
        <w:t xml:space="preserve"> </w:t>
      </w:r>
      <w:r w:rsidR="004E222C" w:rsidRPr="004E222C">
        <w:rPr>
          <w:rStyle w:val="afffffc"/>
          <w:rFonts w:hint="cs"/>
          <w:rtl/>
        </w:rPr>
        <w:t>אף בחמה</w:t>
      </w:r>
      <w:r w:rsidRPr="006F178A">
        <w:rPr>
          <w:rFonts w:ascii="Fb Fontext" w:hAnsi="Fb Fontext"/>
          <w:rtl/>
        </w:rPr>
        <w:t xml:space="preserve">. משום </w:t>
      </w:r>
      <w:r w:rsidR="004E222C">
        <w:rPr>
          <w:rFonts w:ascii="Fb Fontext" w:hAnsi="Fb Fontext" w:hint="cs"/>
          <w:rtl/>
        </w:rPr>
        <w:t xml:space="preserve">שאינם נעצרים כלל </w:t>
      </w:r>
    </w:p>
    <w:p w14:paraId="24BB698A" w14:textId="7DF95454" w:rsidR="00B8196E" w:rsidRPr="00B8196E" w:rsidRDefault="005F2417" w:rsidP="00F80D1B">
      <w:pPr>
        <w:pStyle w:val="36"/>
        <w:framePr w:wrap="notBeside"/>
        <w:rPr>
          <w:rtl/>
        </w:rPr>
      </w:pPr>
      <w:r w:rsidRPr="00F80D1B">
        <w:rPr>
          <w:rFonts w:hint="cs"/>
          <w:rtl/>
        </w:rPr>
        <w:t>וכן</w:t>
      </w:r>
      <w:r w:rsidR="00B8196E" w:rsidRPr="00B8196E">
        <w:rPr>
          <w:rtl/>
        </w:rPr>
        <w:t>:</w:t>
      </w:r>
    </w:p>
    <w:p w14:paraId="74E5D47F" w14:textId="3EB0EE86" w:rsidR="004E222C" w:rsidRPr="00F80D1B" w:rsidRDefault="004E222C" w:rsidP="0045747B">
      <w:pPr>
        <w:rPr>
          <w:rtl/>
        </w:rPr>
      </w:pPr>
      <w:r w:rsidRPr="009972CD">
        <w:rPr>
          <w:rFonts w:cs="PFT_Frank"/>
          <w:b/>
          <w:bCs/>
          <w:szCs w:val="14"/>
          <w:rtl/>
        </w:rPr>
        <w:t>טל ורוחות</w:t>
      </w:r>
      <w:r w:rsidRPr="00F80D1B">
        <w:rPr>
          <w:rtl/>
        </w:rPr>
        <w:t xml:space="preserve"> </w:t>
      </w:r>
      <w:r w:rsidR="005F2417" w:rsidRPr="00F80D1B">
        <w:rPr>
          <w:rtl/>
        </w:rPr>
        <w:t>לא חייבו</w:t>
      </w:r>
      <w:r w:rsidRPr="00F80D1B">
        <w:rPr>
          <w:rtl/>
        </w:rPr>
        <w:t xml:space="preserve"> להזכיר, ואם בא להזכיר מזכיר</w:t>
      </w:r>
    </w:p>
    <w:p w14:paraId="74E5D480" w14:textId="699122D3" w:rsidR="004E222C" w:rsidRDefault="004E222C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 xml:space="preserve">טל לא נעצר </w:t>
      </w:r>
      <w:r w:rsidRPr="004E222C">
        <w:rPr>
          <w:rFonts w:hint="cs"/>
          <w:rtl/>
        </w:rPr>
        <w:t>ד</w:t>
      </w:r>
      <w:r w:rsidRPr="00137A49">
        <w:rPr>
          <w:rStyle w:val="af4"/>
          <w:rtl/>
        </w:rPr>
        <w:t>לך הראה אל אחאב ואתנה מטר.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ו</w:t>
      </w:r>
      <w:r>
        <w:rPr>
          <w:rFonts w:hint="cs"/>
          <w:rtl/>
        </w:rPr>
        <w:t>לא טל</w:t>
      </w:r>
      <w:r w:rsidR="00F80D1B">
        <w:rPr>
          <w:rFonts w:hint="cs"/>
          <w:rtl/>
        </w:rPr>
        <w:t>-</w:t>
      </w:r>
      <w:r>
        <w:rPr>
          <w:rFonts w:hint="cs"/>
          <w:rtl/>
        </w:rPr>
        <w:t xml:space="preserve"> שלא נעצר, </w:t>
      </w:r>
    </w:p>
    <w:p w14:paraId="74E5D481" w14:textId="127F4449" w:rsidR="004E222C" w:rsidRPr="006F178A" w:rsidRDefault="004E222C" w:rsidP="005F2417">
      <w:pPr>
        <w:pStyle w:val="afffffb"/>
        <w:ind w:left="170" w:firstLine="170"/>
        <w:rPr>
          <w:rtl/>
        </w:rPr>
      </w:pPr>
      <w:r w:rsidRPr="00D54115">
        <w:rPr>
          <w:rFonts w:hint="cs"/>
          <w:rtl/>
        </w:rPr>
        <w:t xml:space="preserve">ואליהו נשבע שיעצר </w:t>
      </w:r>
      <w:r w:rsidR="00260F7F">
        <w:rPr>
          <w:rFonts w:hint="cs"/>
          <w:rtl/>
        </w:rPr>
        <w:t xml:space="preserve">אפי' </w:t>
      </w:r>
      <w:r w:rsidRPr="00D54115">
        <w:rPr>
          <w:rFonts w:hint="cs"/>
          <w:rtl/>
        </w:rPr>
        <w:t>טל של ברכה</w:t>
      </w:r>
      <w:r w:rsidR="00F80D1B">
        <w:rPr>
          <w:rFonts w:hint="cs"/>
          <w:rtl/>
        </w:rPr>
        <w:t>,</w:t>
      </w:r>
      <w:r w:rsidRPr="00D54115">
        <w:rPr>
          <w:rFonts w:hint="cs"/>
          <w:rtl/>
        </w:rPr>
        <w:t xml:space="preserve"> ולא אמר שיחזור שאין ניכר</w:t>
      </w:r>
      <w:r>
        <w:rPr>
          <w:rFonts w:hint="cs"/>
          <w:rtl/>
        </w:rPr>
        <w:t>.</w:t>
      </w:r>
      <w:r w:rsidRPr="00D54115">
        <w:rPr>
          <w:rFonts w:hint="cs"/>
          <w:rtl/>
        </w:rPr>
        <w:t xml:space="preserve"> </w:t>
      </w:r>
    </w:p>
    <w:p w14:paraId="698707DC" w14:textId="77777777" w:rsidR="00260F7F" w:rsidRDefault="00AB7D33" w:rsidP="0097509E">
      <w:pPr>
        <w:pStyle w:val="afffff8"/>
        <w:rPr>
          <w:sz w:val="20"/>
          <w:rtl/>
        </w:rPr>
      </w:pPr>
      <w:r w:rsidRPr="00053775">
        <w:rPr>
          <w:rFonts w:hint="cs"/>
          <w:rtl/>
        </w:rPr>
        <w:t>ו</w:t>
      </w:r>
      <w:r w:rsidR="004E222C" w:rsidRPr="00053775">
        <w:rPr>
          <w:rtl/>
        </w:rPr>
        <w:t xml:space="preserve">רוחות לא </w:t>
      </w:r>
      <w:r w:rsidR="004E222C" w:rsidRPr="00053775">
        <w:rPr>
          <w:rFonts w:hint="cs"/>
          <w:rtl/>
        </w:rPr>
        <w:t>נעצרות</w:t>
      </w:r>
      <w:r w:rsidR="004E222C">
        <w:rPr>
          <w:sz w:val="20"/>
          <w:rtl/>
        </w:rPr>
        <w:t xml:space="preserve"> </w:t>
      </w:r>
    </w:p>
    <w:p w14:paraId="09FB4015" w14:textId="653D10A8" w:rsidR="00B8196E" w:rsidRPr="00B8196E" w:rsidRDefault="004E222C" w:rsidP="00260F7F">
      <w:pPr>
        <w:pStyle w:val="36"/>
        <w:framePr w:wrap="notBeside"/>
        <w:rPr>
          <w:rtl/>
        </w:rPr>
      </w:pPr>
      <w:r w:rsidRPr="00260F7F">
        <w:rPr>
          <w:rFonts w:hint="cs"/>
          <w:rtl/>
        </w:rPr>
        <w:t>כ</w:t>
      </w:r>
      <w:r w:rsidRPr="00260F7F">
        <w:rPr>
          <w:rtl/>
        </w:rPr>
        <w:t>ריב"ל</w:t>
      </w:r>
      <w:r w:rsidR="00B8196E" w:rsidRPr="00B8196E">
        <w:rPr>
          <w:rtl/>
        </w:rPr>
        <w:t>:</w:t>
      </w:r>
    </w:p>
    <w:p w14:paraId="4B583F1E" w14:textId="66F617C8" w:rsidR="00260F7F" w:rsidRPr="0097509E" w:rsidRDefault="004E222C" w:rsidP="0097509E">
      <w:pPr>
        <w:pStyle w:val="af3"/>
        <w:rPr>
          <w:rtl/>
        </w:rPr>
      </w:pPr>
      <w:r>
        <w:rPr>
          <w:rtl/>
        </w:rPr>
        <w:t xml:space="preserve">'</w:t>
      </w:r>
      <w:r>
        <w:rPr>
          <w:rStyle w:val="af4"/>
          <w:rtl/>
          <w:rPrChange w:id="9001" w:author="מנוע פסוקים" w:date="2026-10-05T16:38:46Z">
            <w:rPr>
              <w:rtl/>
            </w:rPr>
          </w:rPrChange>
        </w:rPr>
        <w:t xml:space="preserve">כי כארבע רוחות השמים פרשתי אתכם</w:t>
      </w:r>
      <w:r w:rsidR="00260F7F" w:rsidRPr="0097509E">
        <w:rPr>
          <w:rFonts w:hint="cs"/>
          <w:rtl/>
        </w:rPr>
        <w:t xml:space="preserve"> </w:t>
      </w:r>
    </w:p>
    <w:p w14:paraId="74E5D482" w14:textId="0812912E" w:rsidR="004E222C" w:rsidRDefault="006F2B01" w:rsidP="005F2417">
      <w:pPr>
        <w:rPr>
          <w:rFonts w:ascii="Fb Fontext" w:hAnsi="Fb Fontext"/>
          <w:rtl/>
        </w:rPr>
      </w:pPr>
      <w:r>
        <w:rPr>
          <w:rFonts w:ascii="Fb Fontext" w:hAnsi="Fb Fontext"/>
          <w:sz w:val="20"/>
          <w:rtl/>
        </w:rPr>
        <w:t>כשם שא"א לעולם בלי</w:t>
      </w:r>
      <w:r w:rsidR="004E222C" w:rsidRPr="006F178A">
        <w:rPr>
          <w:rFonts w:ascii="Fb Fontext" w:hAnsi="Fb Fontext"/>
          <w:sz w:val="20"/>
          <w:rtl/>
        </w:rPr>
        <w:t xml:space="preserve"> רוחות</w:t>
      </w:r>
      <w:r w:rsidR="00E104E0">
        <w:rPr>
          <w:rFonts w:ascii="Fb Fontext" w:hAnsi="Fb Fontext" w:hint="cs"/>
          <w:sz w:val="20"/>
          <w:rtl/>
        </w:rPr>
        <w:t>,</w:t>
      </w:r>
      <w:r w:rsidR="004E222C" w:rsidRPr="006F178A">
        <w:rPr>
          <w:rFonts w:ascii="Fb Fontext" w:hAnsi="Fb Fontext"/>
          <w:sz w:val="20"/>
          <w:rtl/>
        </w:rPr>
        <w:t xml:space="preserve"> כך א"א בלא ישראל</w:t>
      </w:r>
      <w:r w:rsidR="00E104E0">
        <w:rPr>
          <w:rFonts w:ascii="Fb Fontext" w:hAnsi="Fb Fontext" w:hint="cs"/>
          <w:sz w:val="20"/>
          <w:rtl/>
        </w:rPr>
        <w:t>,</w:t>
      </w:r>
    </w:p>
    <w:p w14:paraId="18E32FE5" w14:textId="77777777" w:rsidR="00B8196E" w:rsidRPr="00B8196E" w:rsidRDefault="005F2417" w:rsidP="00260F7F">
      <w:pPr>
        <w:pStyle w:val="36"/>
        <w:framePr w:wrap="notBeside"/>
        <w:rPr>
          <w:rtl/>
        </w:rPr>
      </w:pPr>
      <w:r w:rsidRPr="00260F7F">
        <w:rPr>
          <w:rFonts w:hint="cs"/>
          <w:rtl/>
        </w:rPr>
        <w:t>ו</w:t>
      </w:r>
      <w:r w:rsidR="00E104E0" w:rsidRPr="00260F7F">
        <w:rPr>
          <w:rtl/>
        </w:rPr>
        <w:t>ה</w:t>
      </w:r>
      <w:r w:rsidR="00E104E0" w:rsidRPr="00260F7F">
        <w:rPr>
          <w:rFonts w:hint="cs"/>
          <w:rtl/>
        </w:rPr>
        <w:t>ך</w:t>
      </w:r>
      <w:r w:rsidR="00B8196E" w:rsidRPr="00B8196E">
        <w:rPr>
          <w:rtl/>
        </w:rPr>
        <w:t>:</w:t>
      </w:r>
    </w:p>
    <w:p w14:paraId="74E5D483" w14:textId="693B095D" w:rsidR="00AB7D33" w:rsidRDefault="00D16104" w:rsidP="0045747B">
      <w:pPr>
        <w:rPr>
          <w:rtl/>
        </w:rPr>
      </w:pPr>
      <w:r w:rsidRPr="002C641B">
        <w:rPr>
          <w:rStyle w:val="af4"/>
          <w:rtl/>
        </w:rPr>
        <w:t xml:space="preserve">ד'ועצר את השמים' </w:t>
      </w:r>
      <w:r w:rsidRPr="006F178A">
        <w:rPr>
          <w:rtl/>
        </w:rPr>
        <w:t xml:space="preserve">- מהעבים ומהרוחות, </w:t>
      </w:r>
    </w:p>
    <w:p w14:paraId="74E5D484" w14:textId="77777777" w:rsidR="00D16104" w:rsidRPr="00E104E0" w:rsidRDefault="00D16104" w:rsidP="00E104E0">
      <w:pPr>
        <w:rPr>
          <w:spacing w:val="-6"/>
          <w:rtl/>
        </w:rPr>
      </w:pPr>
      <w:r w:rsidRPr="00E104E0">
        <w:rPr>
          <w:spacing w:val="-6"/>
          <w:rtl/>
        </w:rPr>
        <w:t xml:space="preserve">בעבים </w:t>
      </w:r>
      <w:r w:rsidR="00BF433C" w:rsidRPr="00E104E0">
        <w:rPr>
          <w:rFonts w:hint="cs"/>
          <w:spacing w:val="-6"/>
          <w:rtl/>
        </w:rPr>
        <w:t>אחרונים,</w:t>
      </w:r>
      <w:r w:rsidR="005F2417">
        <w:rPr>
          <w:rFonts w:hint="cs"/>
          <w:spacing w:val="-6"/>
          <w:rtl/>
        </w:rPr>
        <w:t xml:space="preserve"> </w:t>
      </w:r>
      <w:r w:rsidR="005F2417">
        <w:rPr>
          <w:spacing w:val="-6"/>
          <w:rtl/>
        </w:rPr>
        <w:t>ברוח שאי</w:t>
      </w:r>
      <w:r w:rsidR="005F2417">
        <w:rPr>
          <w:rFonts w:hint="cs"/>
          <w:spacing w:val="-6"/>
          <w:rtl/>
        </w:rPr>
        <w:t>ן</w:t>
      </w:r>
      <w:r w:rsidR="005F2417">
        <w:rPr>
          <w:spacing w:val="-6"/>
          <w:rtl/>
        </w:rPr>
        <w:t xml:space="preserve"> מצויה</w:t>
      </w:r>
      <w:r w:rsidR="005F2417">
        <w:rPr>
          <w:rFonts w:hint="cs"/>
          <w:spacing w:val="-6"/>
          <w:rtl/>
        </w:rPr>
        <w:t>,</w:t>
      </w:r>
      <w:r w:rsidRPr="00E104E0">
        <w:rPr>
          <w:spacing w:val="-6"/>
          <w:rtl/>
        </w:rPr>
        <w:t xml:space="preserve"> דאפ</w:t>
      </w:r>
      <w:r w:rsidR="00BF433C" w:rsidRPr="00E104E0">
        <w:rPr>
          <w:spacing w:val="-6"/>
          <w:rtl/>
        </w:rPr>
        <w:t xml:space="preserve">שר בלעדיה גם בגורן </w:t>
      </w:r>
      <w:r w:rsidR="00BF433C" w:rsidRPr="00E104E0">
        <w:rPr>
          <w:rStyle w:val="afffffc"/>
          <w:spacing w:val="-6"/>
          <w:rtl/>
        </w:rPr>
        <w:t>בנ</w:t>
      </w:r>
      <w:r w:rsidR="00BF433C" w:rsidRPr="00E104E0">
        <w:rPr>
          <w:rStyle w:val="afffffc"/>
          <w:rFonts w:hint="cs"/>
          <w:spacing w:val="-6"/>
          <w:rtl/>
        </w:rPr>
        <w:t>פה</w:t>
      </w:r>
      <w:r w:rsidRPr="00E104E0">
        <w:rPr>
          <w:rStyle w:val="afffffc"/>
          <w:spacing w:val="-6"/>
          <w:rtl/>
        </w:rPr>
        <w:t>.</w:t>
      </w:r>
    </w:p>
    <w:p w14:paraId="74E5D485" w14:textId="77777777" w:rsidR="00D16104" w:rsidRPr="006F178A" w:rsidRDefault="00D16104" w:rsidP="008A2AEC">
      <w:pPr>
        <w:pStyle w:val="afff2"/>
        <w:framePr w:wrap="around"/>
        <w:rPr>
          <w:rtl/>
        </w:rPr>
      </w:pPr>
      <w:r w:rsidRPr="006F178A">
        <w:rPr>
          <w:rtl/>
        </w:rPr>
        <w:lastRenderedPageBreak/>
        <w:t>ג:</w:t>
      </w:r>
    </w:p>
    <w:p w14:paraId="74E5D486" w14:textId="77777777" w:rsidR="00BF433C" w:rsidRDefault="008C0E47" w:rsidP="0045747B">
      <w:pPr>
        <w:rPr>
          <w:rtl/>
        </w:rPr>
      </w:pPr>
      <w:r>
        <w:rPr>
          <w:rtl/>
        </w:rPr>
        <w:t>עבים ו</w:t>
      </w:r>
      <w:r w:rsidR="00D16104" w:rsidRPr="006F178A">
        <w:rPr>
          <w:rtl/>
        </w:rPr>
        <w:t xml:space="preserve">רוחות </w:t>
      </w:r>
      <w:r w:rsidR="00D80818">
        <w:rPr>
          <w:rFonts w:hint="cs"/>
          <w:rtl/>
        </w:rPr>
        <w:t>שאחר המטר</w:t>
      </w:r>
      <w:r w:rsidR="005F2417">
        <w:rPr>
          <w:rFonts w:hint="cs"/>
          <w:rtl/>
        </w:rPr>
        <w:t xml:space="preserve"> </w:t>
      </w:r>
      <w:r w:rsidR="005F2417" w:rsidRPr="001F773D">
        <w:rPr>
          <w:rStyle w:val="afffffc"/>
          <w:rFonts w:hint="cs"/>
          <w:rtl/>
        </w:rPr>
        <w:t>[חלש]</w:t>
      </w:r>
      <w:r w:rsidR="00E60E82">
        <w:rPr>
          <w:rFonts w:hint="cs"/>
          <w:rtl/>
        </w:rPr>
        <w:t xml:space="preserve">- </w:t>
      </w:r>
      <w:r w:rsidR="00D80818">
        <w:rPr>
          <w:rFonts w:hint="cs"/>
          <w:rtl/>
        </w:rPr>
        <w:t xml:space="preserve"> </w:t>
      </w:r>
      <w:r>
        <w:rPr>
          <w:rFonts w:hint="cs"/>
          <w:rtl/>
        </w:rPr>
        <w:t>טובות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>כ</w:t>
      </w:r>
      <w:r w:rsidR="00D16104" w:rsidRPr="006F178A">
        <w:rPr>
          <w:rtl/>
        </w:rPr>
        <w:t xml:space="preserve">מטר. </w:t>
      </w:r>
    </w:p>
    <w:p w14:paraId="74E5D487" w14:textId="77777777" w:rsidR="00BF433C" w:rsidRDefault="00D16104" w:rsidP="0045747B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 xml:space="preserve">והא </w:t>
      </w:r>
      <w:r w:rsidRPr="002C641B">
        <w:rPr>
          <w:rStyle w:val="af4"/>
          <w:rtl/>
        </w:rPr>
        <w:t>ד</w:t>
      </w:r>
      <w:r w:rsidRPr="00137A49">
        <w:rPr>
          <w:rStyle w:val="af4"/>
          <w:rtl/>
        </w:rPr>
        <w:t>'מטר ארצך אבק ועפר',</w:t>
      </w:r>
      <w:r w:rsidRPr="006F178A">
        <w:rPr>
          <w:rFonts w:ascii="Fb Fontext" w:hAnsi="Fb Fontext"/>
          <w:sz w:val="20"/>
          <w:rtl/>
        </w:rPr>
        <w:t xml:space="preserve"> </w:t>
      </w:r>
      <w:r w:rsidR="008C0E47">
        <w:rPr>
          <w:rFonts w:ascii="Fb Fontext" w:hAnsi="Fb Fontext" w:hint="cs"/>
          <w:sz w:val="20"/>
          <w:rtl/>
        </w:rPr>
        <w:t xml:space="preserve">- רוח שאחר </w:t>
      </w:r>
      <w:r w:rsidR="00573234">
        <w:rPr>
          <w:rFonts w:ascii="Fb Fontext" w:hAnsi="Fb Fontext" w:hint="cs"/>
          <w:sz w:val="20"/>
          <w:rtl/>
        </w:rPr>
        <w:t>מטר</w:t>
      </w:r>
      <w:r w:rsidR="008C0E47">
        <w:rPr>
          <w:rFonts w:ascii="Fb Fontext" w:hAnsi="Fb Fontext" w:hint="cs"/>
          <w:sz w:val="20"/>
          <w:rtl/>
        </w:rPr>
        <w:t xml:space="preserve"> חזק</w:t>
      </w:r>
      <w:r w:rsidR="00573234">
        <w:rPr>
          <w:rFonts w:ascii="Fb Fontext" w:hAnsi="Fb Fontext" w:hint="cs"/>
          <w:sz w:val="20"/>
          <w:rtl/>
        </w:rPr>
        <w:t xml:space="preserve">. </w:t>
      </w:r>
    </w:p>
    <w:p w14:paraId="74E5D488" w14:textId="77777777" w:rsidR="00D16104" w:rsidRDefault="00573234" w:rsidP="0045747B">
      <w:pPr>
        <w:ind w:left="170" w:firstLine="170"/>
        <w:rPr>
          <w:rtl/>
        </w:rPr>
      </w:pPr>
      <w:r>
        <w:rPr>
          <w:rFonts w:hint="cs"/>
          <w:rtl/>
        </w:rPr>
        <w:t xml:space="preserve">   </w:t>
      </w:r>
      <w:r w:rsidR="00D16104" w:rsidRPr="00E35264">
        <w:rPr>
          <w:rtl/>
        </w:rPr>
        <w:t xml:space="preserve">שמש </w:t>
      </w:r>
      <w:r>
        <w:rPr>
          <w:rFonts w:hint="cs"/>
          <w:rtl/>
        </w:rPr>
        <w:t>ש</w:t>
      </w:r>
      <w:r w:rsidR="00D16104" w:rsidRPr="00E35264">
        <w:rPr>
          <w:rtl/>
        </w:rPr>
        <w:t>אחר מטר</w:t>
      </w:r>
      <w:r>
        <w:rPr>
          <w:rtl/>
        </w:rPr>
        <w:t xml:space="preserve"> –</w:t>
      </w:r>
      <w:r>
        <w:rPr>
          <w:rFonts w:hint="cs"/>
          <w:rtl/>
        </w:rPr>
        <w:t xml:space="preserve"> </w:t>
      </w:r>
      <w:r>
        <w:rPr>
          <w:rtl/>
        </w:rPr>
        <w:t>כ</w:t>
      </w:r>
      <w:r>
        <w:rPr>
          <w:rFonts w:hint="cs"/>
          <w:rtl/>
        </w:rPr>
        <w:t>שני ממטרים</w:t>
      </w:r>
      <w:r w:rsidR="00E35264" w:rsidRPr="00E35264">
        <w:rPr>
          <w:rtl/>
        </w:rPr>
        <w:t>.</w:t>
      </w:r>
    </w:p>
    <w:p w14:paraId="74E5D489" w14:textId="68A21456" w:rsidR="00573234" w:rsidRPr="00E35264" w:rsidRDefault="00573234" w:rsidP="007639D1">
      <w:pPr>
        <w:spacing w:after="60"/>
        <w:rPr>
          <w:rtl/>
        </w:rPr>
      </w:pPr>
      <w:r>
        <w:rPr>
          <w:rFonts w:hint="cs"/>
          <w:rtl/>
        </w:rPr>
        <w:t xml:space="preserve">אבל זריחת הלילה ושמש שבין העבים </w:t>
      </w:r>
      <w:r w:rsidRPr="00573234">
        <w:rPr>
          <w:rStyle w:val="afffffc"/>
          <w:rFonts w:hint="cs"/>
          <w:rtl/>
        </w:rPr>
        <w:t xml:space="preserve">שאחר המטר </w:t>
      </w:r>
      <w:r>
        <w:rPr>
          <w:rFonts w:hint="cs"/>
          <w:rtl/>
        </w:rPr>
        <w:t>אינם כמטר</w:t>
      </w:r>
      <w:r w:rsidR="0097509E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6F8B2728" w14:textId="24105C39" w:rsidR="00B8196E" w:rsidRPr="00B8196E" w:rsidRDefault="00D16104" w:rsidP="00F20183">
      <w:pPr>
        <w:pStyle w:val="36"/>
        <w:framePr w:wrap="notBeside"/>
        <w:rPr>
          <w:rtl/>
        </w:rPr>
      </w:pPr>
      <w:r w:rsidRPr="00F20183">
        <w:rPr>
          <w:rtl/>
        </w:rPr>
        <w:t>רבא</w:t>
      </w:r>
      <w:r w:rsidR="00B8196E" w:rsidRPr="00B8196E">
        <w:rPr>
          <w:rtl/>
        </w:rPr>
        <w:t>:</w:t>
      </w:r>
    </w:p>
    <w:p w14:paraId="74E5D48A" w14:textId="7C449EC0" w:rsidR="00E26D9F" w:rsidRDefault="00D16104" w:rsidP="00F20183">
      <w:pPr>
        <w:pStyle w:val="afffffe"/>
        <w:spacing w:before="0"/>
        <w:rPr>
          <w:rFonts w:ascii="BA Fontov Regular" w:hAnsi="BA Fontov Regular"/>
          <w:rtl/>
        </w:rPr>
      </w:pPr>
      <w:r w:rsidRPr="00962229">
        <w:rPr>
          <w:rFonts w:ascii="BA Fontov Regular" w:hAnsi="BA Fontov Regular"/>
          <w:rtl/>
        </w:rPr>
        <w:t>טוב שלג להר</w:t>
      </w:r>
      <w:r w:rsidR="007639D1">
        <w:rPr>
          <w:rFonts w:ascii="BA Fontov Regular" w:hAnsi="BA Fontov Regular" w:hint="cs"/>
          <w:rtl/>
        </w:rPr>
        <w:t>,</w:t>
      </w:r>
      <w:r w:rsidRPr="00962229">
        <w:rPr>
          <w:rFonts w:ascii="BA Fontov Regular" w:hAnsi="BA Fontov Regular"/>
          <w:rtl/>
        </w:rPr>
        <w:t xml:space="preserve"> כחמש </w:t>
      </w:r>
      <w:r w:rsidR="008C0E47">
        <w:rPr>
          <w:rFonts w:hint="cs"/>
          <w:rtl/>
        </w:rPr>
        <w:t>ממטרים</w:t>
      </w:r>
      <w:r w:rsidRPr="00962229">
        <w:rPr>
          <w:rFonts w:ascii="BA Fontov Regular" w:hAnsi="BA Fontov Regular"/>
          <w:rtl/>
        </w:rPr>
        <w:t xml:space="preserve"> לארץ</w:t>
      </w:r>
      <w:r w:rsidR="00E60E82">
        <w:rPr>
          <w:rFonts w:ascii="BA Fontov Regular" w:hAnsi="BA Fontov Regular" w:hint="cs"/>
          <w:rtl/>
        </w:rPr>
        <w:t>,</w:t>
      </w:r>
      <w:r w:rsidRPr="00962229">
        <w:rPr>
          <w:rFonts w:ascii="BA Fontov Regular" w:hAnsi="BA Fontov Regular"/>
          <w:rtl/>
        </w:rPr>
        <w:t xml:space="preserve"> </w:t>
      </w:r>
    </w:p>
    <w:p w14:paraId="517F3F61" w14:textId="225ED7C4" w:rsidR="00B8196E" w:rsidRPr="00B8196E" w:rsidRDefault="00D16104" w:rsidP="007639D1">
      <w:pPr>
        <w:pStyle w:val="36"/>
        <w:framePr w:wrap="notBeside"/>
        <w:rPr>
          <w:rtl/>
        </w:rPr>
      </w:pPr>
      <w:r w:rsidRPr="007639D1">
        <w:rPr>
          <w:rtl/>
        </w:rPr>
        <w:t>רבא</w:t>
      </w:r>
      <w:r w:rsidR="00B8196E" w:rsidRPr="00B8196E">
        <w:rPr>
          <w:rtl/>
        </w:rPr>
        <w:t>:</w:t>
      </w:r>
    </w:p>
    <w:p w14:paraId="74E5D48B" w14:textId="038CF427" w:rsidR="00D16104" w:rsidRPr="007639D1" w:rsidRDefault="00D16104" w:rsidP="0045747B">
      <w:pPr>
        <w:rPr>
          <w:rtl/>
        </w:rPr>
      </w:pPr>
      <w:r w:rsidRPr="007639D1">
        <w:rPr>
          <w:rtl/>
        </w:rPr>
        <w:t>שלג</w:t>
      </w:r>
      <w:r w:rsidR="009421AE" w:rsidRPr="007639D1">
        <w:rPr>
          <w:rFonts w:hint="cs"/>
          <w:rtl/>
        </w:rPr>
        <w:t>-</w:t>
      </w:r>
      <w:r w:rsidRPr="007639D1">
        <w:rPr>
          <w:rtl/>
        </w:rPr>
        <w:t xml:space="preserve"> טוב להרים, מטר חזק - לאילנות, מטר נוח - לפירות.</w:t>
      </w:r>
    </w:p>
    <w:p w14:paraId="74E5D48C" w14:textId="77777777" w:rsidR="00D16104" w:rsidRPr="007639D1" w:rsidRDefault="00D16104" w:rsidP="007639D1">
      <w:pPr>
        <w:rPr>
          <w:rtl/>
        </w:rPr>
      </w:pPr>
      <w:r w:rsidRPr="007639D1">
        <w:rPr>
          <w:rtl/>
        </w:rPr>
        <w:t>גשמים דקין</w:t>
      </w:r>
      <w:r w:rsidR="009421AE" w:rsidRPr="007639D1">
        <w:rPr>
          <w:rFonts w:hint="cs"/>
          <w:rtl/>
        </w:rPr>
        <w:t>-</w:t>
      </w:r>
      <w:r w:rsidRPr="007639D1">
        <w:rPr>
          <w:rtl/>
        </w:rPr>
        <w:t xml:space="preserve"> טוב א</w:t>
      </w:r>
      <w:r w:rsidR="00BF433C" w:rsidRPr="007639D1">
        <w:rPr>
          <w:rtl/>
        </w:rPr>
        <w:t xml:space="preserve">פי' לגרעין שתחת הארץ </w:t>
      </w:r>
      <w:r w:rsidR="00BF433C" w:rsidRPr="007639D1">
        <w:rPr>
          <w:rStyle w:val="afffffc"/>
          <w:rtl/>
        </w:rPr>
        <w:t>שמצמיח מיד</w:t>
      </w:r>
    </w:p>
    <w:p w14:paraId="0466430C" w14:textId="23613178" w:rsidR="00B8196E" w:rsidRPr="00B8196E" w:rsidRDefault="00D16104" w:rsidP="007639D1">
      <w:pPr>
        <w:pStyle w:val="36"/>
        <w:framePr w:wrap="notBeside"/>
        <w:rPr>
          <w:rtl/>
        </w:rPr>
      </w:pPr>
      <w:r w:rsidRPr="007639D1">
        <w:rPr>
          <w:rtl/>
        </w:rPr>
        <w:t>רבא</w:t>
      </w:r>
      <w:r w:rsidR="00B8196E" w:rsidRPr="00B8196E">
        <w:rPr>
          <w:rtl/>
        </w:rPr>
        <w:t>:</w:t>
      </w:r>
    </w:p>
    <w:p w14:paraId="74E5D48D" w14:textId="007ADC68" w:rsidR="00D16104" w:rsidRPr="007639D1" w:rsidRDefault="00E35264" w:rsidP="0045747B">
      <w:pPr>
        <w:rPr>
          <w:rtl/>
        </w:rPr>
      </w:pPr>
      <w:r w:rsidRPr="007639D1">
        <w:rPr>
          <w:rFonts w:hint="cs"/>
          <w:rtl/>
        </w:rPr>
        <w:t>ת''ח</w:t>
      </w:r>
      <w:r w:rsidR="00F11F52" w:rsidRPr="007639D1">
        <w:rPr>
          <w:rFonts w:hint="cs"/>
          <w:rtl/>
        </w:rPr>
        <w:t xml:space="preserve"> דומה לגרעין שתחת הקרקע -</w:t>
      </w:r>
      <w:r w:rsidR="00F11F52" w:rsidRPr="007639D1">
        <w:rPr>
          <w:rtl/>
        </w:rPr>
        <w:t>כיון דנבט</w:t>
      </w:r>
      <w:r w:rsidR="00D16104" w:rsidRPr="007639D1">
        <w:rPr>
          <w:rtl/>
        </w:rPr>
        <w:t xml:space="preserve"> נבט.</w:t>
      </w:r>
    </w:p>
    <w:p w14:paraId="2C632109" w14:textId="1E8E2377" w:rsidR="00B8196E" w:rsidRPr="00B8196E" w:rsidRDefault="00D16104" w:rsidP="007639D1">
      <w:pPr>
        <w:pStyle w:val="36"/>
        <w:framePr w:wrap="notBeside"/>
        <w:rPr>
          <w:rtl/>
        </w:rPr>
      </w:pPr>
      <w:r w:rsidRPr="007639D1">
        <w:rPr>
          <w:rtl/>
        </w:rPr>
        <w:t>רבא</w:t>
      </w:r>
      <w:r w:rsidR="00B8196E" w:rsidRPr="00B8196E">
        <w:rPr>
          <w:rtl/>
        </w:rPr>
        <w:t>:</w:t>
      </w:r>
    </w:p>
    <w:p w14:paraId="74E5D48E" w14:textId="23C08961" w:rsidR="00D16104" w:rsidRPr="00E35264" w:rsidRDefault="00E35264" w:rsidP="0045747B">
      <w:pPr>
        <w:rPr>
          <w:spacing w:val="-2"/>
          <w:rtl/>
        </w:rPr>
      </w:pPr>
      <w:r w:rsidRPr="007639D1">
        <w:rPr>
          <w:rFonts w:hint="cs"/>
          <w:rtl/>
        </w:rPr>
        <w:t>ת''ח</w:t>
      </w:r>
      <w:r w:rsidR="00D16104" w:rsidRPr="007639D1">
        <w:rPr>
          <w:rtl/>
        </w:rPr>
        <w:t xml:space="preserve"> דרתח</w:t>
      </w:r>
      <w:r w:rsidRPr="007639D1">
        <w:rPr>
          <w:rFonts w:hint="cs"/>
          <w:rtl/>
        </w:rPr>
        <w:t>,</w:t>
      </w:r>
      <w:r w:rsidR="00D16104" w:rsidRPr="007639D1">
        <w:rPr>
          <w:rtl/>
        </w:rPr>
        <w:t xml:space="preserve"> </w:t>
      </w:r>
      <w:r w:rsidR="009421AE" w:rsidRPr="007639D1">
        <w:rPr>
          <w:rFonts w:hint="cs"/>
          <w:rtl/>
        </w:rPr>
        <w:t>התורה מרתיחתו</w:t>
      </w:r>
      <w:r w:rsidR="00D16104" w:rsidRPr="00E35264">
        <w:rPr>
          <w:spacing w:val="-2"/>
          <w:rtl/>
        </w:rPr>
        <w:t xml:space="preserve"> </w:t>
      </w:r>
      <w:r w:rsidR="00D16104" w:rsidRPr="007639D1">
        <w:rPr>
          <w:rStyle w:val="af4"/>
          <w:rtl/>
        </w:rPr>
        <w:t>'הלוא כה דברי כאש נאם ה</w:t>
      </w:r>
      <w:r w:rsidR="00D16104" w:rsidRPr="007639D1">
        <w:rPr>
          <w:rStyle w:val="af4"/>
          <w:rFonts w:hint="cs"/>
          <w:rtl/>
        </w:rPr>
        <w:t>'</w:t>
      </w:r>
    </w:p>
    <w:p w14:paraId="3FDBDE36" w14:textId="0C971E1D" w:rsidR="00B8196E" w:rsidRPr="00B8196E" w:rsidRDefault="008C0E47" w:rsidP="007639D1">
      <w:pPr>
        <w:pStyle w:val="36"/>
        <w:framePr w:wrap="notBeside"/>
        <w:rPr>
          <w:rtl/>
        </w:rPr>
      </w:pPr>
      <w:r w:rsidRPr="007639D1">
        <w:rPr>
          <w:rFonts w:hint="cs"/>
          <w:rtl/>
        </w:rPr>
        <w:t>ר"א</w:t>
      </w:r>
      <w:r w:rsidR="00B8196E" w:rsidRPr="00B8196E">
        <w:rPr>
          <w:rFonts w:hint="cs"/>
          <w:rtl/>
        </w:rPr>
        <w:t>:</w:t>
      </w:r>
    </w:p>
    <w:p w14:paraId="74E5D48F" w14:textId="6DE33101" w:rsidR="009421AE" w:rsidRPr="009C5606" w:rsidRDefault="008C0E47" w:rsidP="0045747B">
      <w:pPr>
        <w:rPr>
          <w:rStyle w:val="afffff3"/>
          <w:b/>
          <w:bCs w:val="0"/>
          <w:spacing w:val="-2"/>
          <w:rtl/>
        </w:rPr>
      </w:pPr>
      <w:r w:rsidRPr="007639D1">
        <w:rPr>
          <w:rtl/>
        </w:rPr>
        <w:t xml:space="preserve">ת"ח שאינו קשה כברזל </w:t>
      </w:r>
      <w:r w:rsidR="00D16104" w:rsidRPr="007639D1">
        <w:rPr>
          <w:rtl/>
        </w:rPr>
        <w:t>אינו ת"ח,</w:t>
      </w:r>
      <w:r w:rsidRPr="009C5606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7639D1">
        <w:rPr>
          <w:rStyle w:val="af4"/>
          <w:rFonts w:hint="cs"/>
          <w:rtl/>
        </w:rPr>
        <w:t>וכפטיש יפוצץ, אבניה ברזל,</w:t>
      </w:r>
      <w:r w:rsidRPr="009C5606">
        <w:rPr>
          <w:rStyle w:val="af4"/>
          <w:rFonts w:hint="cs"/>
          <w:spacing w:val="-2"/>
          <w:rtl/>
        </w:rPr>
        <w:t xml:space="preserve"> </w:t>
      </w:r>
    </w:p>
    <w:p w14:paraId="3A141B0F" w14:textId="4D15774C" w:rsidR="00B8196E" w:rsidRPr="00B8196E" w:rsidRDefault="00D16104" w:rsidP="007639D1">
      <w:pPr>
        <w:pStyle w:val="36"/>
        <w:framePr w:wrap="notBeside"/>
        <w:rPr>
          <w:rtl/>
        </w:rPr>
      </w:pPr>
      <w:r w:rsidRPr="007639D1">
        <w:rPr>
          <w:rtl/>
        </w:rPr>
        <w:t>רבינא</w:t>
      </w:r>
      <w:r w:rsidR="00B8196E" w:rsidRPr="00B8196E">
        <w:rPr>
          <w:rtl/>
        </w:rPr>
        <w:t>:</w:t>
      </w:r>
    </w:p>
    <w:p w14:paraId="74E5D490" w14:textId="28DCCF94" w:rsidR="00D16104" w:rsidRPr="006F178A" w:rsidRDefault="00D16104" w:rsidP="0045747B">
      <w:pPr>
        <w:rPr>
          <w:rtl/>
        </w:rPr>
      </w:pPr>
      <w:r w:rsidRPr="00433021">
        <w:rPr>
          <w:rtl/>
        </w:rPr>
        <w:t xml:space="preserve">אפ"ה, </w:t>
      </w:r>
      <w:r w:rsidRPr="00433021">
        <w:rPr>
          <w:rFonts w:hint="cs"/>
          <w:rtl/>
        </w:rPr>
        <w:t xml:space="preserve">צריך להרגיל עצמו </w:t>
      </w:r>
      <w:r w:rsidR="00DD4234" w:rsidRPr="00433021">
        <w:rPr>
          <w:rtl/>
        </w:rPr>
        <w:t>בנ</w:t>
      </w:r>
      <w:r w:rsidR="00DD4234" w:rsidRPr="00433021">
        <w:rPr>
          <w:rFonts w:hint="cs"/>
          <w:rtl/>
        </w:rPr>
        <w:t>חת</w:t>
      </w:r>
      <w:r w:rsidRPr="006F178A">
        <w:rPr>
          <w:rtl/>
        </w:rPr>
        <w:t xml:space="preserve"> </w:t>
      </w:r>
      <w:r w:rsidR="00F11F52">
        <w:rPr>
          <w:rFonts w:hint="cs"/>
          <w:rtl/>
        </w:rPr>
        <w:t>ד</w:t>
      </w:r>
      <w:r w:rsidRPr="00C74F46">
        <w:rPr>
          <w:rStyle w:val="af4"/>
          <w:rFonts w:hint="cs"/>
          <w:rtl/>
        </w:rPr>
        <w:t>'</w:t>
      </w:r>
      <w:r w:rsidR="00E35264" w:rsidRPr="00060C7C">
        <w:rPr>
          <w:rStyle w:val="af4"/>
          <w:rtl/>
        </w:rPr>
        <w:t>והסר כעס מלבך</w:t>
      </w:r>
      <w:r w:rsidRPr="00060C7C">
        <w:rPr>
          <w:rStyle w:val="af4"/>
          <w:rtl/>
        </w:rPr>
        <w:t>'.</w:t>
      </w:r>
    </w:p>
    <w:p w14:paraId="74E5D491" w14:textId="1CB3FC0E" w:rsidR="00D16104" w:rsidRPr="006F178A" w:rsidRDefault="007A7A35" w:rsidP="002A4915">
      <w:pPr>
        <w:pStyle w:val="afff0"/>
        <w:rPr>
          <w:rtl/>
        </w:rPr>
      </w:pPr>
      <w:r>
        <w:rPr>
          <w:rFonts w:ascii="MS Mincho" w:hAnsi="MS Mincho" w:hint="cs"/>
          <w:rtl/>
        </w:rPr>
        <w:t>***</w:t>
      </w:r>
    </w:p>
    <w:p w14:paraId="70CA55E4" w14:textId="77777777" w:rsidR="00B8196E" w:rsidRPr="00B8196E" w:rsidRDefault="00501ECE" w:rsidP="003A2905">
      <w:pPr>
        <w:pStyle w:val="36"/>
        <w:framePr w:wrap="notBeside"/>
        <w:rPr>
          <w:rtl/>
        </w:rPr>
      </w:pPr>
      <w:r w:rsidRPr="003A2905">
        <w:rPr>
          <w:rFonts w:hint="cs"/>
          <w:rtl/>
        </w:rPr>
        <w:t>ר</w:t>
      </w:r>
      <w:r w:rsidR="00D16104" w:rsidRPr="003A2905">
        <w:rPr>
          <w:rtl/>
        </w:rPr>
        <w:t>י"ו</w:t>
      </w:r>
      <w:r w:rsidR="00B8196E" w:rsidRPr="00B8196E">
        <w:rPr>
          <w:rtl/>
        </w:rPr>
        <w:t>:</w:t>
      </w:r>
    </w:p>
    <w:p w14:paraId="74E5D492" w14:textId="6B9C9343" w:rsidR="00D16104" w:rsidRPr="0097127F" w:rsidRDefault="00D16104" w:rsidP="003A2905">
      <w:pPr>
        <w:pStyle w:val="afffff8"/>
        <w:rPr>
          <w:rtl/>
        </w:rPr>
      </w:pPr>
      <w:r w:rsidRPr="00962229">
        <w:rPr>
          <w:rtl/>
        </w:rPr>
        <w:t>שלשה שאלו שלא כהוגן</w:t>
      </w:r>
      <w:r w:rsidR="0097127F">
        <w:rPr>
          <w:rFonts w:hint="cs"/>
          <w:rtl/>
        </w:rPr>
        <w:t>,</w:t>
      </w:r>
      <w:r w:rsidRPr="00962229">
        <w:rPr>
          <w:rtl/>
        </w:rPr>
        <w:t xml:space="preserve"> </w:t>
      </w:r>
    </w:p>
    <w:p w14:paraId="74E5D493" w14:textId="77777777" w:rsidR="00D16104" w:rsidRPr="00C668B2" w:rsidRDefault="00D16104" w:rsidP="0045747B">
      <w:pPr>
        <w:rPr>
          <w:spacing w:val="-2"/>
          <w:rtl/>
        </w:rPr>
      </w:pPr>
      <w:r w:rsidRPr="00053775">
        <w:rPr>
          <w:rFonts w:ascii="Fb Fontext" w:hAnsi="Fb Fontext" w:cs="PFT_Frank"/>
          <w:b/>
          <w:bCs/>
          <w:spacing w:val="-2"/>
          <w:szCs w:val="14"/>
          <w:rtl/>
        </w:rPr>
        <w:t>אליעזר עבד אברהם</w:t>
      </w:r>
      <w:r w:rsidRPr="00C668B2">
        <w:rPr>
          <w:rFonts w:ascii="Fb Fontext" w:hAnsi="Fb Fontext"/>
          <w:spacing w:val="-2"/>
          <w:rtl/>
        </w:rPr>
        <w:t xml:space="preserve"> – </w:t>
      </w:r>
      <w:r w:rsidR="009421AE">
        <w:rPr>
          <w:rStyle w:val="af4"/>
          <w:spacing w:val="-2"/>
          <w:rtl/>
        </w:rPr>
        <w:t>ד'</w:t>
      </w:r>
      <w:r w:rsidRPr="00C668B2">
        <w:rPr>
          <w:rStyle w:val="af4"/>
          <w:spacing w:val="-2"/>
          <w:rtl/>
        </w:rPr>
        <w:t>הנערה אשר אמר אליה וגו'</w:t>
      </w:r>
      <w:r w:rsidR="00406DC8">
        <w:rPr>
          <w:rStyle w:val="af4"/>
          <w:rFonts w:hint="cs"/>
          <w:spacing w:val="-2"/>
          <w:rtl/>
        </w:rPr>
        <w:t xml:space="preserve"> לעבדך ליצחק</w:t>
      </w:r>
      <w:r w:rsidRPr="00C668B2">
        <w:rPr>
          <w:rStyle w:val="af4"/>
          <w:spacing w:val="-2"/>
          <w:rtl/>
        </w:rPr>
        <w:t>,</w:t>
      </w:r>
      <w:r w:rsidRPr="00C668B2">
        <w:rPr>
          <w:rFonts w:ascii="Fb Fontext" w:hAnsi="Fb Fontext"/>
          <w:spacing w:val="-2"/>
          <w:rtl/>
        </w:rPr>
        <w:t xml:space="preserve"> </w:t>
      </w:r>
    </w:p>
    <w:p w14:paraId="74E5D494" w14:textId="77777777" w:rsidR="00D16104" w:rsidRPr="009421AE" w:rsidRDefault="00D16104" w:rsidP="0045747B">
      <w:pPr>
        <w:rPr>
          <w:rFonts w:cs="Guttman Vilna"/>
          <w:b/>
          <w:bCs/>
          <w:spacing w:val="-2"/>
          <w:rtl/>
        </w:rPr>
      </w:pPr>
      <w:r w:rsidRPr="009421AE">
        <w:rPr>
          <w:spacing w:val="-2"/>
          <w:rtl/>
        </w:rPr>
        <w:t xml:space="preserve">יכול אפילו חיגרת </w:t>
      </w:r>
      <w:r w:rsidR="009421AE" w:rsidRPr="009421AE">
        <w:rPr>
          <w:rFonts w:hint="cs"/>
          <w:spacing w:val="-2"/>
          <w:rtl/>
        </w:rPr>
        <w:t xml:space="preserve">או </w:t>
      </w:r>
      <w:r w:rsidRPr="009421AE">
        <w:rPr>
          <w:spacing w:val="-2"/>
          <w:rtl/>
        </w:rPr>
        <w:t>סומא -</w:t>
      </w:r>
      <w:r w:rsidRPr="009D0833">
        <w:rPr>
          <w:rFonts w:cs="PFT_Frank"/>
          <w:b/>
          <w:bCs/>
          <w:spacing w:val="-2"/>
          <w:szCs w:val="14"/>
          <w:rtl/>
        </w:rPr>
        <w:t xml:space="preserve"> השיבו</w:t>
      </w:r>
      <w:r w:rsidR="009421AE" w:rsidRPr="009D0833">
        <w:rPr>
          <w:rFonts w:cs="PFT_Frank" w:hint="cs"/>
          <w:b/>
          <w:bCs/>
          <w:spacing w:val="-2"/>
          <w:szCs w:val="14"/>
          <w:rtl/>
        </w:rPr>
        <w:t>הו</w:t>
      </w:r>
      <w:r w:rsidRPr="009D0833">
        <w:rPr>
          <w:rFonts w:cs="PFT_Frank"/>
          <w:b/>
          <w:bCs/>
          <w:spacing w:val="-2"/>
          <w:szCs w:val="14"/>
          <w:rtl/>
        </w:rPr>
        <w:t xml:space="preserve"> כהוגן, </w:t>
      </w:r>
      <w:r w:rsidRPr="009421AE">
        <w:rPr>
          <w:spacing w:val="-2"/>
          <w:rtl/>
        </w:rPr>
        <w:t>ונזדמנה לו רבקה.</w:t>
      </w:r>
    </w:p>
    <w:p w14:paraId="74E5D495" w14:textId="77777777" w:rsidR="00D16104" w:rsidRPr="00E35264" w:rsidRDefault="00D16104" w:rsidP="0045747B">
      <w:pPr>
        <w:rPr>
          <w:rFonts w:cs="Guttman Vilna"/>
          <w:b/>
          <w:bCs/>
          <w:rtl/>
        </w:rPr>
      </w:pPr>
      <w:r w:rsidRPr="00053775">
        <w:rPr>
          <w:rFonts w:cs="PFT_Frank"/>
          <w:b/>
          <w:bCs/>
          <w:szCs w:val="14"/>
          <w:rtl/>
        </w:rPr>
        <w:t>שאול בן קיש</w:t>
      </w:r>
      <w:r w:rsidRPr="006F178A">
        <w:rPr>
          <w:rtl/>
        </w:rPr>
        <w:t xml:space="preserve"> – </w:t>
      </w:r>
      <w:r w:rsidRPr="007232C0">
        <w:rPr>
          <w:rStyle w:val="af4"/>
          <w:rtl/>
        </w:rPr>
        <w:t xml:space="preserve">ד'האיש אשר יכנו יעשרנו המלך עשר גדול </w:t>
      </w:r>
      <w:r w:rsidRPr="00E35264">
        <w:rPr>
          <w:rStyle w:val="af4"/>
          <w:spacing w:val="-4"/>
          <w:rtl/>
        </w:rPr>
        <w:t>ואת בתו יתן לו,</w:t>
      </w:r>
      <w:r w:rsidRPr="00E35264">
        <w:rPr>
          <w:rtl/>
        </w:rPr>
        <w:t xml:space="preserve"> יכול אפילו עבד</w:t>
      </w:r>
      <w:r w:rsidR="00406DC8">
        <w:rPr>
          <w:rFonts w:hint="cs"/>
          <w:rtl/>
        </w:rPr>
        <w:t xml:space="preserve"> או</w:t>
      </w:r>
      <w:r w:rsidRPr="00E35264">
        <w:rPr>
          <w:rtl/>
        </w:rPr>
        <w:t xml:space="preserve"> ממזר </w:t>
      </w:r>
      <w:r w:rsidRPr="009D0833">
        <w:rPr>
          <w:rFonts w:cs="PFT_Frank"/>
          <w:b/>
          <w:bCs/>
          <w:szCs w:val="14"/>
          <w:rtl/>
        </w:rPr>
        <w:t>השיבו</w:t>
      </w:r>
      <w:r w:rsidR="009421AE" w:rsidRPr="009D0833">
        <w:rPr>
          <w:rFonts w:cs="PFT_Frank" w:hint="cs"/>
          <w:b/>
          <w:bCs/>
          <w:szCs w:val="14"/>
          <w:rtl/>
        </w:rPr>
        <w:t>הו</w:t>
      </w:r>
      <w:r w:rsidRPr="009D0833">
        <w:rPr>
          <w:rFonts w:cs="PFT_Frank"/>
          <w:b/>
          <w:bCs/>
          <w:szCs w:val="14"/>
          <w:rtl/>
        </w:rPr>
        <w:t xml:space="preserve"> כהוגן</w:t>
      </w:r>
      <w:r w:rsidRPr="00E35264">
        <w:rPr>
          <w:rtl/>
        </w:rPr>
        <w:t>, ונזדמן לו דוד.</w:t>
      </w:r>
    </w:p>
    <w:p w14:paraId="74E5D496" w14:textId="77777777" w:rsidR="0097127F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יפתח הגלעדי</w:t>
      </w:r>
      <w:r w:rsidRPr="006F178A">
        <w:rPr>
          <w:rtl/>
        </w:rPr>
        <w:t xml:space="preserve"> – </w:t>
      </w:r>
      <w:r w:rsidRPr="002C641B">
        <w:rPr>
          <w:rStyle w:val="af4"/>
          <w:rtl/>
        </w:rPr>
        <w:t>ד'והיה היוצא אשר יצא מדלתי ביתי ו</w:t>
      </w:r>
      <w:r w:rsidR="00406DC8">
        <w:rPr>
          <w:rStyle w:val="af4"/>
          <w:rFonts w:hint="cs"/>
          <w:rtl/>
        </w:rPr>
        <w:t>העליתוהו עולה</w:t>
      </w:r>
      <w:r w:rsidRPr="002C641B">
        <w:rPr>
          <w:rStyle w:val="af4"/>
          <w:rtl/>
        </w:rPr>
        <w:t>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 </w:t>
      </w:r>
    </w:p>
    <w:p w14:paraId="74E5D497" w14:textId="77777777" w:rsidR="00D16104" w:rsidRPr="006F178A" w:rsidRDefault="00D16104" w:rsidP="007C3C23">
      <w:pPr>
        <w:rPr>
          <w:rFonts w:cs="Guttman Vilna"/>
          <w:b/>
          <w:bCs/>
          <w:rtl/>
        </w:rPr>
      </w:pPr>
      <w:r w:rsidRPr="006F178A">
        <w:rPr>
          <w:rtl/>
        </w:rPr>
        <w:t>יכול אפילו דבר טמא</w:t>
      </w:r>
      <w:r w:rsidR="00406DC8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D67F2E">
        <w:rPr>
          <w:rFonts w:cs="PFT_Frank"/>
          <w:b/>
          <w:bCs/>
          <w:szCs w:val="14"/>
          <w:rtl/>
        </w:rPr>
        <w:t>השיבו</w:t>
      </w:r>
      <w:r w:rsidR="00406DC8" w:rsidRPr="00D67F2E">
        <w:rPr>
          <w:rFonts w:cs="PFT_Frank" w:hint="cs"/>
          <w:b/>
          <w:bCs/>
          <w:szCs w:val="14"/>
          <w:rtl/>
        </w:rPr>
        <w:t>הו</w:t>
      </w:r>
      <w:r w:rsidRPr="00D67F2E">
        <w:rPr>
          <w:rFonts w:cs="PFT_Frank"/>
          <w:b/>
          <w:bCs/>
          <w:szCs w:val="14"/>
          <w:rtl/>
        </w:rPr>
        <w:t xml:space="preserve"> שלא כהוגן</w:t>
      </w:r>
      <w:r w:rsidR="007C3C23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7C3C23">
        <w:rPr>
          <w:rFonts w:hint="cs"/>
          <w:rtl/>
        </w:rPr>
        <w:t>ו</w:t>
      </w:r>
      <w:r w:rsidRPr="006F178A">
        <w:rPr>
          <w:rtl/>
        </w:rPr>
        <w:t>נזדמנה לו בתו.</w:t>
      </w:r>
    </w:p>
    <w:p w14:paraId="74E5D498" w14:textId="77777777" w:rsidR="00DD4234" w:rsidRPr="00406DC8" w:rsidRDefault="00406DC8" w:rsidP="0045747B">
      <w:pPr>
        <w:rPr>
          <w:spacing w:val="-4"/>
          <w:rtl/>
        </w:rPr>
      </w:pPr>
      <w:r w:rsidRPr="00406DC8">
        <w:rPr>
          <w:rStyle w:val="af4"/>
          <w:rFonts w:hint="cs"/>
          <w:spacing w:val="-4"/>
          <w:rtl/>
        </w:rPr>
        <w:t>ד</w:t>
      </w:r>
      <w:r w:rsidR="00D16104" w:rsidRPr="00406DC8">
        <w:rPr>
          <w:rStyle w:val="af4"/>
          <w:spacing w:val="-4"/>
          <w:rtl/>
        </w:rPr>
        <w:t>אם רופא אין שם</w:t>
      </w:r>
      <w:r w:rsidR="00D16104" w:rsidRPr="00406DC8">
        <w:rPr>
          <w:rStyle w:val="af4"/>
          <w:rFonts w:hint="cs"/>
          <w:spacing w:val="-4"/>
          <w:rtl/>
        </w:rPr>
        <w:t>'</w:t>
      </w:r>
      <w:r w:rsidR="00D16104" w:rsidRPr="00406DC8">
        <w:rPr>
          <w:rStyle w:val="af4"/>
          <w:spacing w:val="-4"/>
          <w:rtl/>
        </w:rPr>
        <w:t>.</w:t>
      </w:r>
      <w:r w:rsidR="0018586F" w:rsidRPr="00406DC8">
        <w:rPr>
          <w:rFonts w:hint="cs"/>
          <w:spacing w:val="-4"/>
          <w:rtl/>
        </w:rPr>
        <w:t>- להתיר נדרו.</w:t>
      </w:r>
      <w:r w:rsidRPr="00406DC8">
        <w:rPr>
          <w:rFonts w:hint="cs"/>
          <w:spacing w:val="-4"/>
          <w:rtl/>
        </w:rPr>
        <w:t xml:space="preserve"> </w:t>
      </w:r>
      <w:r w:rsidR="00D16104" w:rsidRPr="00406DC8">
        <w:rPr>
          <w:rStyle w:val="af4"/>
          <w:spacing w:val="-4"/>
          <w:rtl/>
        </w:rPr>
        <w:t xml:space="preserve">'אשר לא צויתי' </w:t>
      </w:r>
      <w:r w:rsidR="00D16104" w:rsidRPr="00406DC8">
        <w:rPr>
          <w:spacing w:val="-4"/>
          <w:rtl/>
        </w:rPr>
        <w:t>זה ב</w:t>
      </w:r>
      <w:r w:rsidRPr="00406DC8">
        <w:rPr>
          <w:rFonts w:hint="cs"/>
          <w:spacing w:val="-4"/>
          <w:rtl/>
        </w:rPr>
        <w:t>ן</w:t>
      </w:r>
      <w:r>
        <w:rPr>
          <w:spacing w:val="-4"/>
          <w:rtl/>
        </w:rPr>
        <w:t xml:space="preserve"> מישע מלך מואב</w:t>
      </w:r>
      <w:r w:rsidR="0097127F" w:rsidRPr="00406DC8">
        <w:rPr>
          <w:rFonts w:hint="cs"/>
          <w:spacing w:val="-4"/>
          <w:rtl/>
        </w:rPr>
        <w:t xml:space="preserve"> </w:t>
      </w:r>
    </w:p>
    <w:p w14:paraId="74E5D499" w14:textId="3C18C728" w:rsidR="00D16104" w:rsidRPr="006F178A" w:rsidRDefault="00D16104" w:rsidP="00BE0B6D">
      <w:pPr>
        <w:spacing w:after="60"/>
        <w:rPr>
          <w:rtl/>
        </w:rPr>
      </w:pPr>
      <w:r w:rsidRPr="00CC56D5">
        <w:rPr>
          <w:rStyle w:val="af4"/>
          <w:rtl/>
        </w:rPr>
        <w:t xml:space="preserve">ולא דברתי' </w:t>
      </w:r>
      <w:r w:rsidRPr="006F178A">
        <w:rPr>
          <w:rtl/>
        </w:rPr>
        <w:t xml:space="preserve">- זה </w:t>
      </w:r>
      <w:r w:rsidR="007C3C23">
        <w:rPr>
          <w:rFonts w:hint="cs"/>
          <w:rtl/>
        </w:rPr>
        <w:t xml:space="preserve">בת </w:t>
      </w:r>
      <w:r w:rsidRPr="006F178A">
        <w:rPr>
          <w:rtl/>
        </w:rPr>
        <w:t xml:space="preserve">יפתח, </w:t>
      </w:r>
      <w:r w:rsidR="00BE752E">
        <w:rPr>
          <w:rtl/>
        </w:rPr>
        <w:tab/>
      </w:r>
      <w:r w:rsidR="00BE752E">
        <w:rPr>
          <w:rtl/>
        </w:rPr>
        <w:tab/>
      </w:r>
      <w:r w:rsidRPr="00CC56D5">
        <w:rPr>
          <w:rStyle w:val="af4"/>
          <w:rtl/>
        </w:rPr>
        <w:t xml:space="preserve">'ולא עלתה על לבי' </w:t>
      </w:r>
      <w:r w:rsidR="0018586F">
        <w:rPr>
          <w:rFonts w:ascii="Fb Fontext" w:hAnsi="Fb Fontext" w:cs="BA Franknatan Decor"/>
          <w:sz w:val="20"/>
          <w:rtl/>
        </w:rPr>
        <w:t>–</w:t>
      </w:r>
      <w:r w:rsidRPr="006F178A">
        <w:rPr>
          <w:rFonts w:ascii="Fb Fontext" w:hAnsi="Fb Fontext" w:cs="BA Franknatan Decor"/>
          <w:sz w:val="20"/>
          <w:rtl/>
        </w:rPr>
        <w:t xml:space="preserve"> </w:t>
      </w:r>
      <w:r w:rsidR="0018586F">
        <w:rPr>
          <w:rFonts w:hint="cs"/>
          <w:rtl/>
        </w:rPr>
        <w:t xml:space="preserve">זה </w:t>
      </w:r>
      <w:r w:rsidRPr="007232C0">
        <w:rPr>
          <w:rtl/>
        </w:rPr>
        <w:t>יצחק.</w:t>
      </w:r>
    </w:p>
    <w:p w14:paraId="0F328952" w14:textId="3422A047" w:rsidR="00B8196E" w:rsidRPr="00B8196E" w:rsidRDefault="00D16104" w:rsidP="00AF7CE0">
      <w:pPr>
        <w:pStyle w:val="36"/>
        <w:framePr w:wrap="notBeside"/>
        <w:rPr>
          <w:rtl/>
        </w:rPr>
      </w:pPr>
      <w:r w:rsidRPr="00AF7CE0">
        <w:rPr>
          <w:rtl/>
        </w:rPr>
        <w:t>ר</w:t>
      </w:r>
      <w:r w:rsidR="00AF7CE0">
        <w:rPr>
          <w:rFonts w:hint="cs"/>
          <w:rtl/>
        </w:rPr>
        <w:t xml:space="preserve">' </w:t>
      </w:r>
      <w:r w:rsidRPr="00AF7CE0">
        <w:rPr>
          <w:rtl/>
        </w:rPr>
        <w:t>ב</w:t>
      </w:r>
      <w:r w:rsidR="00AF7CE0">
        <w:rPr>
          <w:rFonts w:hint="cs"/>
          <w:rtl/>
        </w:rPr>
        <w:t>רכיה</w:t>
      </w:r>
      <w:r w:rsidR="00B8196E" w:rsidRPr="00B8196E">
        <w:rPr>
          <w:rtl/>
        </w:rPr>
        <w:t>:</w:t>
      </w:r>
    </w:p>
    <w:p w14:paraId="74E5D49A" w14:textId="67F72425" w:rsidR="00406DC8" w:rsidRDefault="00D16104" w:rsidP="0045747B">
      <w:pPr>
        <w:rPr>
          <w:rtl/>
        </w:rPr>
      </w:pPr>
      <w:r w:rsidRPr="00C668B2">
        <w:rPr>
          <w:rtl/>
        </w:rPr>
        <w:t xml:space="preserve">אף כנסת ישראל </w:t>
      </w:r>
      <w:r w:rsidRPr="00D67F2E">
        <w:rPr>
          <w:rFonts w:cs="PFT_Frank"/>
          <w:b/>
          <w:bCs/>
          <w:szCs w:val="14"/>
          <w:rtl/>
        </w:rPr>
        <w:t>שאלה שלא כהוגן</w:t>
      </w:r>
      <w:r w:rsidR="00406DC8" w:rsidRPr="00D67F2E">
        <w:rPr>
          <w:rFonts w:cs="PFT_Frank" w:hint="cs"/>
          <w:b/>
          <w:bCs/>
          <w:szCs w:val="14"/>
          <w:rtl/>
        </w:rPr>
        <w:t>-</w:t>
      </w:r>
      <w:r w:rsidR="00406DC8">
        <w:rPr>
          <w:rFonts w:hint="cs"/>
          <w:rtl/>
        </w:rPr>
        <w:t xml:space="preserve"> </w:t>
      </w:r>
      <w:r w:rsidR="0097127F">
        <w:rPr>
          <w:rFonts w:hint="cs"/>
          <w:rtl/>
        </w:rPr>
        <w:t>ד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ויבוא כגשם לנו</w:t>
      </w:r>
      <w:r w:rsidR="00406DC8">
        <w:rPr>
          <w:rStyle w:val="af4"/>
          <w:rFonts w:hint="cs"/>
          <w:rtl/>
        </w:rPr>
        <w:t>,</w:t>
      </w:r>
      <w:r w:rsidR="00406DC8">
        <w:rPr>
          <w:rFonts w:hint="cs"/>
          <w:rtl/>
        </w:rPr>
        <w:t xml:space="preserve"> </w:t>
      </w:r>
    </w:p>
    <w:p w14:paraId="74E5D49B" w14:textId="77777777" w:rsidR="0018586F" w:rsidRDefault="00406DC8" w:rsidP="00AF7CE0">
      <w:pPr>
        <w:rPr>
          <w:rtl/>
        </w:rPr>
      </w:pPr>
      <w:r w:rsidRPr="00406DC8">
        <w:rPr>
          <w:rFonts w:hint="cs"/>
          <w:rtl/>
        </w:rPr>
        <w:t>וכן</w:t>
      </w:r>
      <w:r w:rsidR="00D16104" w:rsidRPr="006F178A">
        <w:rPr>
          <w:rFonts w:ascii="Fb Fontext" w:hAnsi="Fb Fontext"/>
          <w:rtl/>
        </w:rPr>
        <w:t xml:space="preserve"> </w:t>
      </w:r>
      <w:r w:rsidR="00D16104" w:rsidRPr="007232C0">
        <w:rPr>
          <w:rStyle w:val="af4"/>
          <w:rtl/>
        </w:rPr>
        <w:t>שימני כחותם על לבך כחותם על זרועך</w:t>
      </w:r>
      <w:r w:rsidR="00D16104" w:rsidRPr="006F178A">
        <w:rPr>
          <w:rFonts w:ascii="Fb Fontext" w:hAnsi="Fb Fontext"/>
          <w:rtl/>
        </w:rPr>
        <w:t>.</w:t>
      </w:r>
    </w:p>
    <w:p w14:paraId="74E5D49C" w14:textId="77777777" w:rsidR="00406DC8" w:rsidRDefault="007C3C23" w:rsidP="0045747B">
      <w:pPr>
        <w:rPr>
          <w:spacing w:val="-2"/>
          <w:rtl/>
        </w:rPr>
      </w:pPr>
      <w:r>
        <w:rPr>
          <w:rStyle w:val="afffff3"/>
          <w:rFonts w:hint="cs"/>
          <w:spacing w:val="-2"/>
          <w:rtl/>
        </w:rPr>
        <w:t xml:space="preserve">השיבה </w:t>
      </w:r>
      <w:r w:rsidR="00D16104" w:rsidRPr="00E26D9F">
        <w:rPr>
          <w:rStyle w:val="afffff3"/>
          <w:spacing w:val="-2"/>
          <w:rtl/>
        </w:rPr>
        <w:t>הקב"ה</w:t>
      </w:r>
      <w:r>
        <w:rPr>
          <w:rStyle w:val="afffff3"/>
          <w:rFonts w:hint="cs"/>
          <w:spacing w:val="-2"/>
          <w:rtl/>
        </w:rPr>
        <w:t xml:space="preserve"> כהוגן</w:t>
      </w:r>
      <w:r w:rsidR="00D16104" w:rsidRPr="00E26D9F">
        <w:rPr>
          <w:rStyle w:val="afffff3"/>
          <w:spacing w:val="-2"/>
          <w:rtl/>
        </w:rPr>
        <w:t xml:space="preserve">: </w:t>
      </w:r>
      <w:r w:rsidR="00D16104" w:rsidRPr="00E26D9F">
        <w:rPr>
          <w:spacing w:val="-2"/>
          <w:rtl/>
        </w:rPr>
        <w:t>א</w:t>
      </w:r>
      <w:r w:rsidR="00406DC8">
        <w:rPr>
          <w:rFonts w:hint="cs"/>
          <w:spacing w:val="-2"/>
          <w:rtl/>
        </w:rPr>
        <w:t xml:space="preserve">ת מבקשת דבר שאינו מתבקש ונראה תמיד, </w:t>
      </w:r>
    </w:p>
    <w:p w14:paraId="74E5D49D" w14:textId="77777777" w:rsidR="00D16104" w:rsidRPr="006F178A" w:rsidRDefault="00406DC8" w:rsidP="00C3600A">
      <w:pPr>
        <w:rPr>
          <w:rtl/>
        </w:rPr>
      </w:pPr>
      <w:r w:rsidRPr="00406DC8">
        <w:rPr>
          <w:rStyle w:val="af4"/>
          <w:rFonts w:hint="cs"/>
          <w:spacing w:val="-6"/>
          <w:rtl/>
        </w:rPr>
        <w:t>ואני</w:t>
      </w:r>
      <w:r w:rsidRPr="00406DC8">
        <w:rPr>
          <w:rFonts w:hint="cs"/>
          <w:spacing w:val="-6"/>
          <w:rtl/>
        </w:rPr>
        <w:t xml:space="preserve"> </w:t>
      </w:r>
      <w:r w:rsidRPr="00406DC8">
        <w:rPr>
          <w:rStyle w:val="af4"/>
          <w:rFonts w:hint="cs"/>
          <w:spacing w:val="-6"/>
          <w:rtl/>
        </w:rPr>
        <w:t>אהיה כטל לישראל</w:t>
      </w:r>
      <w:r w:rsidRPr="00406DC8">
        <w:rPr>
          <w:rFonts w:hint="cs"/>
          <w:spacing w:val="-6"/>
          <w:rtl/>
        </w:rPr>
        <w:t xml:space="preserve"> המתבקש לעולם, </w:t>
      </w:r>
      <w:r w:rsidR="007C3C23">
        <w:rPr>
          <w:rStyle w:val="af4"/>
          <w:rFonts w:hint="cs"/>
          <w:spacing w:val="-6"/>
          <w:rtl/>
        </w:rPr>
        <w:t>ועל כפים חקות</w:t>
      </w:r>
      <w:r w:rsidRPr="00406DC8">
        <w:rPr>
          <w:rStyle w:val="af4"/>
          <w:rFonts w:hint="cs"/>
          <w:spacing w:val="-6"/>
          <w:rtl/>
        </w:rPr>
        <w:t>יך</w:t>
      </w:r>
      <w:r w:rsidRPr="00406DC8">
        <w:rPr>
          <w:rFonts w:hint="cs"/>
          <w:spacing w:val="-6"/>
          <w:rtl/>
        </w:rPr>
        <w:t xml:space="preserve"> שנראה לעולם </w:t>
      </w:r>
    </w:p>
    <w:p w14:paraId="74E5D49E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tl/>
        </w:rPr>
        <w:t>ד:</w:t>
      </w:r>
    </w:p>
    <w:p w14:paraId="034A30DC" w14:textId="77777777" w:rsidR="009747BD" w:rsidRPr="009747BD" w:rsidRDefault="009747BD" w:rsidP="009747BD">
      <w:pPr>
        <w:pStyle w:val="afff0"/>
        <w:rPr>
          <w:del w:id="90004" w:author="מנוע עיצוב" w:date="2026-10-08T11:01:28Z"/>
          <w:rFonts w:ascii="BA TM • Vilna Extra-Bold" w:hAnsi="BA TM • Vilna Extra-Bold"/>
          <w:rtl/>
        </w:rPr>
      </w:pPr>
      <w:del w:id="90003" w:author="מנוע עיצוב" w:date="2026-10-08T11:01:28Z">
        <w:r w:rsidRPr="009747BD">
          <w:rPr>
            <w:rFonts w:ascii="BA TM • Vilna Extra-Bold" w:hAnsi="BA TM • Vilna Extra-Bold"/>
            <w:rtl/>
          </w:rPr>
          <w:delText xml:space="preserve">****</w:delText>
        </w:r>
      </w:del>
    </w:p>
    <w:p w14:paraId="6C51052F" w14:textId="4741211B" w:rsidR="0020121A" w:rsidRPr="0020121A" w:rsidRDefault="00D16104" w:rsidP="0020121A">
      <w:pPr>
        <w:pStyle w:val="affff0"/>
        <w:rPr>
          <w:rStyle w:val="afffff3"/>
          <w:rFonts w:cs="BA Vilna Bold"/>
          <w:bCs w:val="0"/>
          <w:sz w:val="20"/>
          <w:szCs w:val="18"/>
          <w:rtl/>
        </w:rPr>
      </w:pPr>
      <w:ins w:id="9801" w:author="מספור קטעי משנה" w:date="2026-10-06T06:45:54Z">
        <w:r>
          <w:rPr>
            <w:rStyle w:val="MisparKeta"/>
          </w:rPr>
          <w:t xml:space="preserve">א. </w:t>
        </w:r>
      </w:ins>
      <w:r w:rsidRPr="0097127F">
        <w:rPr>
          <w:rtl/>
        </w:rPr>
        <w:lastRenderedPageBreak/>
        <w:t xml:space="preserve">אין שואלין את הגשמים </w:t>
      </w:r>
      <w:r w:rsidR="00406DC8">
        <w:rPr>
          <w:rFonts w:hint="cs"/>
          <w:rtl/>
        </w:rPr>
        <w:t xml:space="preserve">אלא </w:t>
      </w:r>
      <w:r w:rsidR="0018586F">
        <w:rPr>
          <w:rFonts w:hint="cs"/>
          <w:rtl/>
        </w:rPr>
        <w:t>סמוך לגשמים</w:t>
      </w:r>
      <w:r w:rsidRPr="0097127F">
        <w:rPr>
          <w:rtl/>
        </w:rPr>
        <w:t>.</w:t>
      </w:r>
    </w:p>
    <w:p w14:paraId="6EC95371" w14:textId="4CC4F5F5" w:rsidR="00B8196E" w:rsidRPr="00B8196E" w:rsidRDefault="00D16104" w:rsidP="0020121A">
      <w:pPr>
        <w:pStyle w:val="36"/>
        <w:framePr w:wrap="notBeside"/>
        <w:rPr>
          <w:rtl/>
        </w:rPr>
      </w:pPr>
      <w:r w:rsidRPr="0020121A">
        <w:rPr>
          <w:rtl/>
        </w:rPr>
        <w:t>סברוה</w:t>
      </w:r>
      <w:r w:rsidR="00B8196E" w:rsidRPr="00B8196E">
        <w:rPr>
          <w:rtl/>
        </w:rPr>
        <w:t>:</w:t>
      </w:r>
    </w:p>
    <w:p w14:paraId="74E5D4A0" w14:textId="290CE566" w:rsidR="00406DC8" w:rsidRDefault="00D16104" w:rsidP="0045747B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שאלה </w:t>
      </w:r>
      <w:r w:rsidR="00406DC8">
        <w:rPr>
          <w:rFonts w:ascii="Fb Fontext" w:hAnsi="Fb Fontext" w:hint="cs"/>
          <w:rtl/>
        </w:rPr>
        <w:t xml:space="preserve">פירושו הזכרה </w:t>
      </w:r>
      <w:r w:rsidR="00406DC8" w:rsidRPr="00406DC8">
        <w:rPr>
          <w:rStyle w:val="afffff3"/>
          <w:rFonts w:hint="cs"/>
          <w:rtl/>
        </w:rPr>
        <w:t>וכרבי יהושע</w:t>
      </w:r>
      <w:r w:rsidR="00406DC8">
        <w:rPr>
          <w:rFonts w:ascii="Fb Fontext" w:hAnsi="Fb Fontext" w:hint="cs"/>
          <w:rtl/>
        </w:rPr>
        <w:t xml:space="preserve"> </w:t>
      </w:r>
      <w:r w:rsidR="00406DC8" w:rsidRPr="00406DC8">
        <w:rPr>
          <w:rStyle w:val="afffffc"/>
          <w:rFonts w:hint="cs"/>
          <w:rtl/>
        </w:rPr>
        <w:t>מיו''ט אחרון</w:t>
      </w:r>
      <w:r w:rsidR="00406DC8">
        <w:rPr>
          <w:rStyle w:val="afffffc"/>
          <w:rFonts w:hint="cs"/>
          <w:rtl/>
        </w:rPr>
        <w:t>.</w:t>
      </w:r>
      <w:r w:rsidR="00406DC8" w:rsidRPr="00406DC8">
        <w:rPr>
          <w:rStyle w:val="afffffc"/>
          <w:rFonts w:hint="cs"/>
          <w:rtl/>
        </w:rPr>
        <w:t xml:space="preserve"> </w:t>
      </w:r>
    </w:p>
    <w:p w14:paraId="52CDE397" w14:textId="51DA5FBA" w:rsidR="00B8196E" w:rsidRPr="00B8196E" w:rsidRDefault="00406DC8" w:rsidP="0020121A">
      <w:pPr>
        <w:pStyle w:val="36"/>
        <w:framePr w:wrap="notBeside"/>
        <w:rPr>
          <w:rtl/>
        </w:rPr>
      </w:pPr>
      <w:r w:rsidRPr="0020121A">
        <w:rPr>
          <w:rFonts w:hint="cs"/>
          <w:rtl/>
        </w:rPr>
        <w:t>ודחינן</w:t>
      </w:r>
      <w:r w:rsidR="00B8196E" w:rsidRPr="00B8196E">
        <w:rPr>
          <w:rtl/>
        </w:rPr>
        <w:t>:</w:t>
      </w:r>
    </w:p>
    <w:p w14:paraId="74E5D4A1" w14:textId="179BE5DC" w:rsidR="00D16104" w:rsidRPr="005B11D9" w:rsidRDefault="00D16104" w:rsidP="00C3600A">
      <w:pPr>
        <w:rPr>
          <w:rtl/>
        </w:rPr>
      </w:pPr>
      <w:r w:rsidRPr="005B11D9">
        <w:rPr>
          <w:rStyle w:val="afffff3"/>
          <w:rtl/>
        </w:rPr>
        <w:t xml:space="preserve">אפילו </w:t>
      </w:r>
      <w:r w:rsidRPr="005B11D9">
        <w:rPr>
          <w:rStyle w:val="afffff3"/>
          <w:sz w:val="20"/>
          <w:szCs w:val="12"/>
          <w:rtl/>
        </w:rPr>
        <w:t>ר"א</w:t>
      </w:r>
      <w:r w:rsidRPr="005B11D9">
        <w:rPr>
          <w:rtl/>
        </w:rPr>
        <w:t xml:space="preserve"> </w:t>
      </w:r>
      <w:r w:rsidR="00406DC8" w:rsidRPr="005B11D9">
        <w:rPr>
          <w:rFonts w:cs="PFT_Frank" w:hint="cs"/>
          <w:b/>
          <w:bCs/>
          <w:szCs w:val="14"/>
          <w:rtl/>
        </w:rPr>
        <w:t>ושאלה</w:t>
      </w:r>
      <w:r w:rsidR="00406DC8" w:rsidRPr="005B11D9">
        <w:rPr>
          <w:rFonts w:hint="cs"/>
          <w:rtl/>
        </w:rPr>
        <w:t xml:space="preserve"> סמוך לגשמים</w:t>
      </w:r>
      <w:r w:rsidR="007F350F" w:rsidRPr="005B11D9">
        <w:rPr>
          <w:rFonts w:hint="cs"/>
          <w:rtl/>
        </w:rPr>
        <w:t>,</w:t>
      </w:r>
      <w:r w:rsidR="00406DC8" w:rsidRPr="005B11D9">
        <w:rPr>
          <w:rFonts w:hint="cs"/>
          <w:rtl/>
        </w:rPr>
        <w:t xml:space="preserve"> אבל </w:t>
      </w:r>
      <w:r w:rsidR="00406DC8" w:rsidRPr="005B11D9">
        <w:rPr>
          <w:rFonts w:cs="PFT_Frank" w:hint="cs"/>
          <w:b/>
          <w:bCs/>
          <w:szCs w:val="14"/>
          <w:rtl/>
        </w:rPr>
        <w:t>הזכרה</w:t>
      </w:r>
      <w:r w:rsidR="00406DC8" w:rsidRPr="005B11D9">
        <w:rPr>
          <w:rFonts w:hint="cs"/>
          <w:rtl/>
        </w:rPr>
        <w:t xml:space="preserve"> מיו''ט ראשון</w:t>
      </w:r>
      <w:r w:rsidR="007F350F" w:rsidRPr="005B11D9">
        <w:rPr>
          <w:rFonts w:hint="cs"/>
          <w:rtl/>
        </w:rPr>
        <w:t>.</w:t>
      </w:r>
      <w:r w:rsidR="00406DC8" w:rsidRPr="005B11D9">
        <w:rPr>
          <w:rFonts w:hint="cs"/>
          <w:rtl/>
        </w:rPr>
        <w:t xml:space="preserve"> </w:t>
      </w:r>
    </w:p>
    <w:p w14:paraId="74E5D4A2" w14:textId="77777777" w:rsidR="00D16104" w:rsidRPr="0097127F" w:rsidRDefault="00D16104" w:rsidP="0045747B">
      <w:pPr>
        <w:pStyle w:val="affff0"/>
        <w:shd w:val="clear" w:color="auto" w:fill="FFFFFF" w:themeFill="background1"/>
        <w:rPr>
          <w:rtl/>
        </w:rPr>
      </w:pPr>
      <w:ins w:id="9802" w:author="מספור קטעי משנה" w:date="2026-10-06T06:45:54Z">
        <w:r>
          <w:rPr>
            <w:rStyle w:val="MisparKeta"/>
          </w:rPr>
          <w:t xml:space="preserve">א. </w:t>
        </w:r>
      </w:ins>
      <w:r w:rsidRPr="003B5662">
        <w:rPr>
          <w:rStyle w:val="afffff1"/>
          <w:shd w:val="clear" w:color="auto" w:fill="FFFFFF" w:themeFill="background1"/>
          <w:rtl/>
        </w:rPr>
        <w:t>ר"י</w:t>
      </w:r>
      <w:r w:rsidR="008962AF" w:rsidRPr="003B5662">
        <w:rPr>
          <w:rStyle w:val="afffff1"/>
          <w:rFonts w:hint="cs"/>
          <w:shd w:val="clear" w:color="auto" w:fill="FFFFFF" w:themeFill="background1"/>
          <w:rtl/>
        </w:rPr>
        <w:t>:</w:t>
      </w:r>
      <w:r w:rsidR="003B5662">
        <w:rPr>
          <w:rtl/>
        </w:rPr>
        <w:t xml:space="preserve"> </w:t>
      </w:r>
      <w:r w:rsidR="008962AF">
        <w:rPr>
          <w:rFonts w:hint="cs"/>
          <w:rtl/>
        </w:rPr>
        <w:t>ביו''ט א' דפסח ראשון מזכיר</w:t>
      </w:r>
      <w:r w:rsidR="003B5662">
        <w:rPr>
          <w:rFonts w:hint="cs"/>
          <w:rtl/>
        </w:rPr>
        <w:t xml:space="preserve"> ואחרון פוסק</w:t>
      </w:r>
      <w:r w:rsidRPr="0097127F">
        <w:rPr>
          <w:rtl/>
        </w:rPr>
        <w:t>.</w:t>
      </w:r>
    </w:p>
    <w:p w14:paraId="5A230B65" w14:textId="77777777" w:rsidR="00B8196E" w:rsidRPr="00B8196E" w:rsidRDefault="00D16104" w:rsidP="005B11D9">
      <w:pPr>
        <w:pStyle w:val="36"/>
        <w:framePr w:wrap="notBeside"/>
        <w:rPr>
          <w:rtl/>
        </w:rPr>
      </w:pPr>
      <w:r w:rsidRPr="005B11D9">
        <w:rPr>
          <w:rtl/>
        </w:rPr>
        <w:t>והך</w:t>
      </w:r>
      <w:r w:rsidR="00B8196E" w:rsidRPr="00B8196E">
        <w:rPr>
          <w:rtl/>
        </w:rPr>
        <w:t>:</w:t>
      </w:r>
    </w:p>
    <w:p w14:paraId="74E5D4A3" w14:textId="75124D0E" w:rsidR="004926B0" w:rsidRDefault="00D16104" w:rsidP="0045747B">
      <w:pPr>
        <w:rPr>
          <w:rStyle w:val="afffff3"/>
          <w:rtl/>
        </w:rPr>
      </w:pPr>
      <w:r w:rsidRPr="006F178A">
        <w:rPr>
          <w:rFonts w:ascii="Fb Fontext" w:hAnsi="Fb Fontext"/>
          <w:rtl/>
        </w:rPr>
        <w:t xml:space="preserve">דעד מתי </w:t>
      </w:r>
      <w:r w:rsidRPr="00053775">
        <w:rPr>
          <w:rFonts w:ascii="Fb Fontext" w:hAnsi="Fb Fontext" w:cs="PFT_Frank"/>
          <w:b/>
          <w:bCs/>
          <w:szCs w:val="14"/>
          <w:rtl/>
        </w:rPr>
        <w:t>שואלין</w:t>
      </w:r>
      <w:r w:rsidRPr="006F178A">
        <w:rPr>
          <w:rFonts w:ascii="Fb Fontext" w:hAnsi="Fb Fontext"/>
          <w:rtl/>
        </w:rPr>
        <w:t xml:space="preserve"> את הגשמים </w:t>
      </w:r>
    </w:p>
    <w:p w14:paraId="74E5D4A4" w14:textId="77777777" w:rsidR="00D16104" w:rsidRPr="006F178A" w:rsidRDefault="00D16104" w:rsidP="005B11D9">
      <w:pPr>
        <w:rPr>
          <w:rtl/>
        </w:rPr>
      </w:pPr>
      <w:r w:rsidRPr="00AB3E4A">
        <w:rPr>
          <w:rStyle w:val="afffff3"/>
          <w:rtl/>
        </w:rPr>
        <w:t>לר"י</w:t>
      </w:r>
      <w:r w:rsidRPr="006F178A">
        <w:rPr>
          <w:rFonts w:ascii="Fb Fontext" w:hAnsi="Fb Fontext"/>
          <w:rtl/>
        </w:rPr>
        <w:t xml:space="preserve">: עד שיעבור הפסח, 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     </w:t>
      </w:r>
      <w:r w:rsidRPr="007232C0">
        <w:rPr>
          <w:rStyle w:val="afffff3"/>
          <w:rtl/>
        </w:rPr>
        <w:t>ולר"מ:</w:t>
      </w:r>
      <w:r w:rsidRPr="006F178A">
        <w:rPr>
          <w:rFonts w:ascii="Fb Fontext" w:hAnsi="Fb Fontext"/>
          <w:rtl/>
        </w:rPr>
        <w:t xml:space="preserve"> עד שי</w:t>
      </w:r>
      <w:r w:rsidR="007F350F">
        <w:rPr>
          <w:rFonts w:ascii="Fb Fontext" w:hAnsi="Fb Fontext" w:hint="cs"/>
          <w:rtl/>
        </w:rPr>
        <w:t>צא</w:t>
      </w:r>
      <w:r w:rsidRPr="006F178A">
        <w:rPr>
          <w:rFonts w:ascii="Fb Fontext" w:hAnsi="Fb Fontext"/>
          <w:rtl/>
        </w:rPr>
        <w:t xml:space="preserve"> ניסן.</w:t>
      </w:r>
    </w:p>
    <w:p w14:paraId="5310ED71" w14:textId="62BE90C3" w:rsidR="00B8196E" w:rsidRPr="00B8196E" w:rsidRDefault="003B5662" w:rsidP="005B11D9">
      <w:pPr>
        <w:pStyle w:val="36"/>
        <w:framePr w:wrap="notBeside"/>
        <w:rPr>
          <w:rtl/>
        </w:rPr>
      </w:pPr>
      <w:r w:rsidRPr="005B11D9">
        <w:rPr>
          <w:rFonts w:hint="cs"/>
          <w:rtl/>
        </w:rPr>
        <w:t>לא כר''ח</w:t>
      </w:r>
      <w:r w:rsidR="00B8196E" w:rsidRPr="00B8196E">
        <w:rPr>
          <w:rFonts w:hint="cs"/>
          <w:rtl/>
        </w:rPr>
        <w:t>:</w:t>
      </w:r>
    </w:p>
    <w:p w14:paraId="74E5D4A5" w14:textId="48FDFE48" w:rsidR="003B5662" w:rsidRDefault="003B5662" w:rsidP="0045747B">
      <w:pPr>
        <w:rPr>
          <w:rtl/>
        </w:rPr>
      </w:pPr>
      <w:r w:rsidRPr="00D67F2E">
        <w:rPr>
          <w:rFonts w:cs="PFT_Frank" w:hint="cs"/>
          <w:b/>
          <w:bCs/>
          <w:szCs w:val="14"/>
          <w:rtl/>
        </w:rPr>
        <w:t>ששואל</w:t>
      </w:r>
      <w:r>
        <w:rPr>
          <w:rFonts w:hint="cs"/>
          <w:rtl/>
        </w:rPr>
        <w:t xml:space="preserve"> ולא מזכיר - דכ''ש שיזכיר </w:t>
      </w:r>
    </w:p>
    <w:p w14:paraId="178FA402" w14:textId="62BC5FD8" w:rsidR="00B8196E" w:rsidRPr="00B8196E" w:rsidRDefault="003B5662" w:rsidP="00DF4E1D">
      <w:pPr>
        <w:pStyle w:val="36"/>
        <w:framePr w:wrap="notBeside"/>
        <w:rPr>
          <w:rtl/>
        </w:rPr>
      </w:pPr>
      <w:r w:rsidRPr="00DF4E1D">
        <w:rPr>
          <w:rFonts w:hint="cs"/>
          <w:rtl/>
        </w:rPr>
        <w:t>ולא כר''י</w:t>
      </w:r>
      <w:r w:rsidR="00B8196E" w:rsidRPr="00B8196E">
        <w:rPr>
          <w:rFonts w:hint="cs"/>
          <w:rtl/>
        </w:rPr>
        <w:t>:</w:t>
      </w:r>
    </w:p>
    <w:p w14:paraId="74E5D4A6" w14:textId="15346EE9" w:rsidR="003B5662" w:rsidRDefault="003B5662" w:rsidP="0045747B">
      <w:pPr>
        <w:rPr>
          <w:rtl/>
        </w:rPr>
      </w:pPr>
      <w:r>
        <w:rPr>
          <w:rFonts w:hint="cs"/>
          <w:rtl/>
        </w:rPr>
        <w:t xml:space="preserve">ששואל ש"ץ </w:t>
      </w:r>
      <w:r w:rsidRPr="00D67F2E">
        <w:rPr>
          <w:rFonts w:cs="PFT_Frank" w:hint="cs"/>
          <w:b/>
          <w:bCs/>
          <w:szCs w:val="14"/>
          <w:rtl/>
        </w:rPr>
        <w:t>בדרשה</w:t>
      </w:r>
      <w:r>
        <w:rPr>
          <w:rFonts w:hint="cs"/>
          <w:rtl/>
        </w:rPr>
        <w:t xml:space="preserve"> דיו''ט א' - דאין צורך בזה </w:t>
      </w:r>
    </w:p>
    <w:p w14:paraId="19B9EF1B" w14:textId="2B1049AA" w:rsidR="00B8196E" w:rsidRPr="00B8196E" w:rsidRDefault="003B5662" w:rsidP="00DF4E1D">
      <w:pPr>
        <w:pStyle w:val="36"/>
        <w:framePr w:wrap="notBeside"/>
        <w:rPr>
          <w:rtl/>
        </w:rPr>
      </w:pPr>
      <w:r w:rsidRPr="00DF4E1D">
        <w:rPr>
          <w:rFonts w:hint="cs"/>
          <w:rtl/>
        </w:rPr>
        <w:t>ולא כרבה</w:t>
      </w:r>
      <w:r w:rsidR="00B8196E" w:rsidRPr="00B8196E">
        <w:rPr>
          <w:rFonts w:hint="cs"/>
          <w:rtl/>
        </w:rPr>
        <w:t>:</w:t>
      </w:r>
    </w:p>
    <w:p w14:paraId="74E5D4A7" w14:textId="3C72C344" w:rsidR="003B5662" w:rsidRPr="003B5662" w:rsidRDefault="003B5662" w:rsidP="00A30CAE">
      <w:pPr>
        <w:rPr>
          <w:spacing w:val="-2"/>
          <w:rtl/>
        </w:rPr>
      </w:pPr>
      <w:r w:rsidRPr="003B5662">
        <w:rPr>
          <w:rFonts w:hint="cs"/>
          <w:spacing w:val="-2"/>
          <w:rtl/>
        </w:rPr>
        <w:t xml:space="preserve">ששואל </w:t>
      </w:r>
      <w:r w:rsidRPr="00D67F2E">
        <w:rPr>
          <w:rFonts w:cs="PFT_Frank" w:hint="cs"/>
          <w:b/>
          <w:bCs/>
          <w:spacing w:val="-2"/>
          <w:szCs w:val="14"/>
          <w:rtl/>
        </w:rPr>
        <w:t>עד קרבן פסח</w:t>
      </w:r>
      <w:r w:rsidRPr="003B5662">
        <w:rPr>
          <w:rFonts w:hint="cs"/>
          <w:spacing w:val="-2"/>
          <w:rtl/>
        </w:rPr>
        <w:t xml:space="preserve"> </w:t>
      </w:r>
      <w:r w:rsidRPr="00A30CAE">
        <w:rPr>
          <w:rFonts w:hint="cs"/>
          <w:rtl/>
        </w:rPr>
        <w:t>בי''ד דא''כ א''צ עוד ריצוי</w:t>
      </w:r>
      <w:r w:rsidRPr="003B5662">
        <w:rPr>
          <w:rFonts w:hint="cs"/>
          <w:spacing w:val="-2"/>
          <w:rtl/>
        </w:rPr>
        <w:t xml:space="preserve"> </w:t>
      </w:r>
      <w:r w:rsidRPr="003B5662">
        <w:rPr>
          <w:rStyle w:val="afffffc"/>
          <w:rFonts w:hint="cs"/>
          <w:spacing w:val="-2"/>
          <w:rtl/>
        </w:rPr>
        <w:t xml:space="preserve">הזכרה </w:t>
      </w:r>
    </w:p>
    <w:p w14:paraId="196CA3F8" w14:textId="72C5D1A2" w:rsidR="00B8196E" w:rsidRPr="00B8196E" w:rsidRDefault="003B5662" w:rsidP="00A30CAE">
      <w:pPr>
        <w:pStyle w:val="36"/>
        <w:framePr w:wrap="notBeside"/>
        <w:rPr>
          <w:rtl/>
        </w:rPr>
      </w:pPr>
      <w:r w:rsidRPr="00A30CAE">
        <w:rPr>
          <w:rFonts w:hint="cs"/>
          <w:rtl/>
        </w:rPr>
        <w:t>אלא כעולא</w:t>
      </w:r>
      <w:r w:rsidR="00B8196E" w:rsidRPr="00B8196E">
        <w:rPr>
          <w:rFonts w:hint="cs"/>
          <w:rtl/>
        </w:rPr>
        <w:t>:</w:t>
      </w:r>
    </w:p>
    <w:p w14:paraId="74E5D4A9" w14:textId="4D88F004" w:rsidR="00D16104" w:rsidRPr="00A30CAE" w:rsidRDefault="003B5662" w:rsidP="00BE0B6D">
      <w:pPr>
        <w:rPr>
          <w:rtl/>
        </w:rPr>
      </w:pPr>
      <w:r>
        <w:rPr>
          <w:rFonts w:hint="cs"/>
          <w:rtl/>
        </w:rPr>
        <w:t xml:space="preserve">דתרי תנאי אליבא דר''י. </w:t>
      </w:r>
    </w:p>
    <w:p w14:paraId="74E5D4AA" w14:textId="77777777" w:rsidR="008962AF" w:rsidRPr="003B5662" w:rsidRDefault="003B5662" w:rsidP="000F19A6">
      <w:pPr>
        <w:pStyle w:val="afffff8"/>
        <w:rPr>
          <w:rtl/>
        </w:rPr>
      </w:pPr>
      <w:r w:rsidRPr="003B5662">
        <w:rPr>
          <w:rFonts w:hint="cs"/>
          <w:rtl/>
        </w:rPr>
        <w:t>תחילת הזכרת ושאלת גשמים</w:t>
      </w:r>
    </w:p>
    <w:p w14:paraId="6A461DFD" w14:textId="1732154D" w:rsidR="00B8196E" w:rsidRPr="00B8196E" w:rsidRDefault="00D16104" w:rsidP="00A30CAE">
      <w:pPr>
        <w:pStyle w:val="36"/>
        <w:framePr w:wrap="notBeside"/>
        <w:rPr>
          <w:rtl/>
        </w:rPr>
      </w:pPr>
      <w:r w:rsidRPr="00A30CAE">
        <w:rPr>
          <w:rtl/>
        </w:rPr>
        <w:t>רי"ו</w:t>
      </w:r>
      <w:r w:rsidR="00B8196E" w:rsidRPr="00B8196E">
        <w:rPr>
          <w:rtl/>
        </w:rPr>
        <w:t>:</w:t>
      </w:r>
    </w:p>
    <w:p w14:paraId="74E5D4AB" w14:textId="6D5ED60A" w:rsidR="00D16104" w:rsidRPr="006F178A" w:rsidRDefault="00D16104" w:rsidP="0045747B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 xml:space="preserve">הלכה </w:t>
      </w:r>
      <w:r w:rsidRPr="00507136">
        <w:rPr>
          <w:rStyle w:val="afffff3"/>
          <w:b/>
          <w:bCs w:val="0"/>
          <w:rtl/>
        </w:rPr>
        <w:t>כר</w:t>
      </w:r>
      <w:r w:rsidR="00630007" w:rsidRPr="00507136">
        <w:rPr>
          <w:rStyle w:val="afffff3"/>
          <w:rFonts w:hint="cs"/>
          <w:b/>
          <w:bCs w:val="0"/>
          <w:rtl/>
        </w:rPr>
        <w:t>"י</w:t>
      </w:r>
      <w:r w:rsidR="008962AF" w:rsidRPr="00507136">
        <w:rPr>
          <w:rStyle w:val="afffff3"/>
          <w:rFonts w:hint="cs"/>
          <w:b/>
          <w:bCs w:val="0"/>
          <w:rtl/>
        </w:rPr>
        <w:t>.</w:t>
      </w:r>
      <w:r w:rsidR="00630007">
        <w:rPr>
          <w:rFonts w:hint="cs"/>
          <w:rtl/>
        </w:rPr>
        <w:t xml:space="preserve"> </w:t>
      </w:r>
      <w:r w:rsidR="00EE420D" w:rsidRPr="00EE420D">
        <w:rPr>
          <w:rStyle w:val="afffffc"/>
          <w:rFonts w:hint="cs"/>
          <w:rtl/>
        </w:rPr>
        <w:t>ממוסף דיו''ט אחרון דחג</w:t>
      </w:r>
      <w:r w:rsidR="00EE420D">
        <w:rPr>
          <w:rStyle w:val="afffffc"/>
          <w:rFonts w:hint="cs"/>
          <w:rtl/>
        </w:rPr>
        <w:t xml:space="preserve">, </w:t>
      </w:r>
      <w:r w:rsidR="00EE420D" w:rsidRPr="00EE420D">
        <w:rPr>
          <w:rStyle w:val="afffffc"/>
          <w:rFonts w:hint="cs"/>
          <w:rtl/>
        </w:rPr>
        <w:t xml:space="preserve"> ופוסק במוסף יו''ט א</w:t>
      </w:r>
      <w:r w:rsidR="00F009BC">
        <w:rPr>
          <w:rStyle w:val="afffffc"/>
          <w:rFonts w:hint="cs"/>
          <w:rtl/>
        </w:rPr>
        <w:t>'</w:t>
      </w:r>
      <w:r w:rsidR="00EE420D" w:rsidRPr="00EE420D">
        <w:rPr>
          <w:rStyle w:val="afffffc"/>
          <w:rFonts w:hint="cs"/>
          <w:rtl/>
        </w:rPr>
        <w:t xml:space="preserve"> דפסח</w:t>
      </w:r>
    </w:p>
    <w:p w14:paraId="61E0F8FD" w14:textId="77777777" w:rsidR="00B8196E" w:rsidRPr="00B8196E" w:rsidRDefault="008962AF" w:rsidP="0096277E">
      <w:pPr>
        <w:pStyle w:val="36"/>
        <w:framePr w:wrap="notBeside"/>
        <w:rPr>
          <w:rtl/>
        </w:rPr>
      </w:pPr>
      <w:r w:rsidRPr="0096277E">
        <w:rPr>
          <w:rtl/>
        </w:rPr>
        <w:t>וה</w:t>
      </w:r>
      <w:r w:rsidRPr="0096277E">
        <w:rPr>
          <w:rFonts w:hint="cs"/>
          <w:rtl/>
        </w:rPr>
        <w:t>ך</w:t>
      </w:r>
      <w:r w:rsidR="00B8196E" w:rsidRPr="00B8196E">
        <w:rPr>
          <w:rtl/>
        </w:rPr>
        <w:t>:</w:t>
      </w:r>
    </w:p>
    <w:p w14:paraId="74E5D4AC" w14:textId="2C194E63" w:rsidR="00D16104" w:rsidRPr="00727370" w:rsidRDefault="00D16104" w:rsidP="0045747B">
      <w:pPr>
        <w:rPr>
          <w:rStyle w:val="afffff7"/>
          <w:rtl/>
        </w:rPr>
      </w:pPr>
      <w:r w:rsidRPr="006F178A">
        <w:rPr>
          <w:rFonts w:ascii="Fb Fontext" w:hAnsi="Fb Fontext"/>
          <w:sz w:val="20"/>
          <w:rtl/>
        </w:rPr>
        <w:t>דב</w:t>
      </w:r>
      <w:r w:rsidR="00630007">
        <w:rPr>
          <w:rFonts w:ascii="Fb Fontext" w:hAnsi="Fb Fontext" w:hint="cs"/>
          <w:sz w:val="20"/>
          <w:rtl/>
        </w:rPr>
        <w:t>ג'</w:t>
      </w:r>
      <w:r w:rsidR="00EE420D">
        <w:rPr>
          <w:rFonts w:ascii="Fb Fontext" w:hAnsi="Fb Fontext"/>
          <w:sz w:val="20"/>
          <w:rtl/>
        </w:rPr>
        <w:t xml:space="preserve"> במרחשוון שואלין</w:t>
      </w:r>
      <w:r w:rsidRPr="006F178A">
        <w:rPr>
          <w:rFonts w:ascii="Fb Fontext" w:hAnsi="Fb Fontext"/>
          <w:sz w:val="20"/>
          <w:rtl/>
        </w:rPr>
        <w:t>,</w:t>
      </w:r>
      <w:r w:rsidR="00630007">
        <w:rPr>
          <w:rFonts w:ascii="Fb Fontext" w:hAnsi="Fb Fontext" w:hint="cs"/>
          <w:sz w:val="20"/>
          <w:rtl/>
        </w:rPr>
        <w:t xml:space="preserve"> </w:t>
      </w:r>
      <w:r w:rsidRPr="004926B0">
        <w:rPr>
          <w:rStyle w:val="afffff3"/>
          <w:rtl/>
        </w:rPr>
        <w:t>ולר"ג:</w:t>
      </w:r>
      <w:r w:rsidRPr="006F178A">
        <w:rPr>
          <w:rFonts w:ascii="Fb Fontext" w:hAnsi="Fb Fontext"/>
          <w:sz w:val="20"/>
          <w:rtl/>
        </w:rPr>
        <w:t xml:space="preserve"> ב</w:t>
      </w:r>
      <w:r w:rsidR="00630007">
        <w:rPr>
          <w:rFonts w:ascii="Fb Fontext" w:hAnsi="Fb Fontext" w:hint="cs"/>
          <w:sz w:val="20"/>
          <w:rtl/>
        </w:rPr>
        <w:t>ז'</w:t>
      </w:r>
      <w:r w:rsidRPr="006F178A">
        <w:rPr>
          <w:rFonts w:ascii="Fb Fontext" w:hAnsi="Fb Fontext"/>
          <w:sz w:val="20"/>
          <w:rtl/>
        </w:rPr>
        <w:t>.</w:t>
      </w:r>
      <w:r w:rsidR="00EE420D">
        <w:rPr>
          <w:rStyle w:val="afffff3"/>
          <w:rFonts w:hint="cs"/>
          <w:rtl/>
        </w:rPr>
        <w:t xml:space="preserve"> </w:t>
      </w:r>
      <w:r w:rsidRPr="004926B0">
        <w:rPr>
          <w:rStyle w:val="afffff3"/>
          <w:rtl/>
        </w:rPr>
        <w:t>ואר"א</w:t>
      </w:r>
      <w:r w:rsidR="003C70AA">
        <w:rPr>
          <w:rStyle w:val="afffff3"/>
          <w:rFonts w:hint="cs"/>
          <w:rtl/>
        </w:rPr>
        <w:t>: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cs="PFT_Frank"/>
          <w:b/>
          <w:bCs/>
          <w:sz w:val="20"/>
          <w:szCs w:val="14"/>
          <w:rtl/>
        </w:rPr>
        <w:t xml:space="preserve">הלכה </w:t>
      </w:r>
      <w:r>
        <w:rPr>
          <w:rStyle w:val="afffff3"/>
          <w:rFonts w:ascii="Fb Fontext" w:hAnsi="Fb Fontext" w:cs="PFT_Frank"/>
          <w:b/>
          <w:bCs/>
          <w:sz w:val="20"/>
          <w:szCs w:val="14"/>
          <w:rtl/>
          <w:rPrChange w:id="9002" w:author="מנוע אמוראים" w:date="2026-10-05T16:42:12Z">
            <w:rPr>
              <w:rFonts w:ascii="Fb Fontext" w:hAnsi="Fb Fontext" w:cs="PFT_Frank"/>
              <w:b/>
              <w:bCs/>
              <w:sz w:val="20"/>
              <w:szCs w:val="14"/>
              <w:rtl/>
            </w:rPr>
          </w:rPrChange>
        </w:rPr>
        <w:t xml:space="preserve">כר"ג</w:t>
      </w:r>
      <w:r w:rsidRPr="006F178A">
        <w:rPr>
          <w:rFonts w:ascii="Fb Fontext" w:hAnsi="Fb Fontext"/>
          <w:sz w:val="20"/>
          <w:rtl/>
        </w:rPr>
        <w:t xml:space="preserve"> </w:t>
      </w:r>
    </w:p>
    <w:p w14:paraId="15B011C9" w14:textId="042EE920" w:rsidR="00B8196E" w:rsidRPr="00B8196E" w:rsidRDefault="00863E41" w:rsidP="0096277E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תירוץ </w:t>
      </w:r>
      <w:r w:rsidR="00EE420D" w:rsidRPr="0096277E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4AD" w14:textId="48EBB5F3" w:rsidR="00EE420D" w:rsidRDefault="00EE420D" w:rsidP="0045747B">
      <w:pPr>
        <w:rPr>
          <w:spacing w:val="-2"/>
          <w:rtl/>
        </w:rPr>
      </w:pPr>
      <w:r w:rsidRPr="00EE420D">
        <w:rPr>
          <w:rStyle w:val="afffff3"/>
          <w:rFonts w:hint="cs"/>
          <w:rtl/>
        </w:rPr>
        <w:t xml:space="preserve">רי"ו ור''א </w:t>
      </w:r>
      <w:r w:rsidRPr="00EE420D">
        <w:rPr>
          <w:rFonts w:hint="cs"/>
          <w:spacing w:val="-2"/>
          <w:rtl/>
        </w:rPr>
        <w:t>חולקים</w:t>
      </w:r>
      <w:r>
        <w:rPr>
          <w:rFonts w:hint="cs"/>
          <w:spacing w:val="-2"/>
          <w:rtl/>
        </w:rPr>
        <w:t xml:space="preserve">, </w:t>
      </w:r>
    </w:p>
    <w:p w14:paraId="7E89E9CC" w14:textId="77777777" w:rsidR="00B8196E" w:rsidRPr="00B8196E" w:rsidRDefault="00EE420D" w:rsidP="00F009BC">
      <w:pPr>
        <w:pStyle w:val="36"/>
        <w:framePr w:wrap="notBeside"/>
        <w:rPr>
          <w:rtl/>
        </w:rPr>
      </w:pPr>
      <w:r w:rsidRPr="00F009BC">
        <w:rPr>
          <w:rFonts w:hint="cs"/>
          <w:rtl/>
        </w:rPr>
        <w:t>ולא אמרי'</w:t>
      </w:r>
      <w:r w:rsidR="00B8196E" w:rsidRPr="00B8196E">
        <w:rPr>
          <w:rtl/>
        </w:rPr>
        <w:t>:</w:t>
      </w:r>
    </w:p>
    <w:p w14:paraId="74E5D4AE" w14:textId="5228B3E3" w:rsidR="00EE420D" w:rsidRDefault="00EE420D" w:rsidP="00863E41">
      <w:pPr>
        <w:spacing w:after="60"/>
        <w:rPr>
          <w:spacing w:val="-2"/>
          <w:rtl/>
        </w:rPr>
      </w:pPr>
      <w:r>
        <w:rPr>
          <w:rStyle w:val="afffff3"/>
          <w:rFonts w:hint="cs"/>
          <w:rtl/>
        </w:rPr>
        <w:t xml:space="preserve">דכאן לשאול כאן להזכיר, </w:t>
      </w:r>
      <w:r w:rsidRPr="0038570F">
        <w:rPr>
          <w:rFonts w:hint="cs"/>
          <w:rtl/>
        </w:rPr>
        <w:t>דהזכרה ושאלה מתחיל יחד,</w:t>
      </w:r>
      <w:r w:rsidRPr="00EE420D">
        <w:rPr>
          <w:rFonts w:hint="cs"/>
          <w:spacing w:val="-2"/>
          <w:rtl/>
        </w:rPr>
        <w:t xml:space="preserve"> </w:t>
      </w:r>
    </w:p>
    <w:p w14:paraId="752A3372" w14:textId="69E9EFA0" w:rsidR="00B8196E" w:rsidRPr="00B8196E" w:rsidRDefault="00863E41" w:rsidP="0096277E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תירוץ </w:t>
      </w:r>
      <w:r w:rsidR="00507136" w:rsidRPr="0096277E">
        <w:rPr>
          <w:rFonts w:hint="cs"/>
          <w:rtl/>
        </w:rPr>
        <w:t>ב.</w:t>
      </w:r>
      <w:r w:rsidR="00EE420D" w:rsidRPr="0096277E">
        <w:rPr>
          <w:rFonts w:hint="cs"/>
          <w:rtl/>
        </w:rPr>
        <w:t xml:space="preserve"> רי''ו</w:t>
      </w:r>
      <w:r w:rsidR="00B8196E" w:rsidRPr="00B8196E">
        <w:rPr>
          <w:rFonts w:hint="cs"/>
          <w:rtl/>
        </w:rPr>
        <w:t>:</w:t>
      </w:r>
    </w:p>
    <w:p w14:paraId="74E5D4AF" w14:textId="77363207" w:rsidR="00EE420D" w:rsidRPr="00EE420D" w:rsidRDefault="00EE420D" w:rsidP="0045747B">
      <w:pPr>
        <w:rPr>
          <w:spacing w:val="-2"/>
          <w:rtl/>
        </w:rPr>
      </w:pPr>
      <w:r w:rsidRPr="00EE420D">
        <w:rPr>
          <w:rFonts w:hint="cs"/>
          <w:spacing w:val="-2"/>
          <w:rtl/>
        </w:rPr>
        <w:t xml:space="preserve">כשאין ביהמ''ק </w:t>
      </w:r>
      <w:r w:rsidRPr="00507136">
        <w:rPr>
          <w:rStyle w:val="afffffc"/>
          <w:rFonts w:hint="cs"/>
          <w:rtl/>
        </w:rPr>
        <w:t>מזכיר ושואל ביו''ט אחרון</w:t>
      </w:r>
      <w:r w:rsidR="000F19A6">
        <w:rPr>
          <w:rFonts w:hint="cs"/>
          <w:spacing w:val="-2"/>
          <w:rtl/>
        </w:rPr>
        <w:t>.</w:t>
      </w:r>
      <w:r w:rsidRPr="00EE420D">
        <w:rPr>
          <w:rFonts w:hint="cs"/>
          <w:spacing w:val="-2"/>
          <w:rtl/>
        </w:rPr>
        <w:t xml:space="preserve"> </w:t>
      </w:r>
    </w:p>
    <w:p w14:paraId="31226F5C" w14:textId="1F5D13E3" w:rsidR="00B8196E" w:rsidRPr="00B8196E" w:rsidRDefault="00EE420D" w:rsidP="0096277E">
      <w:pPr>
        <w:pStyle w:val="36"/>
        <w:framePr w:wrap="notBeside"/>
        <w:rPr>
          <w:rtl/>
        </w:rPr>
      </w:pPr>
      <w:r w:rsidRPr="0096277E">
        <w:rPr>
          <w:rFonts w:hint="cs"/>
          <w:rtl/>
        </w:rPr>
        <w:t>ר''א</w:t>
      </w:r>
      <w:r w:rsidR="00B8196E" w:rsidRPr="00B8196E">
        <w:rPr>
          <w:rFonts w:hint="cs"/>
          <w:rtl/>
        </w:rPr>
        <w:t>:</w:t>
      </w:r>
    </w:p>
    <w:p w14:paraId="74E5D4B1" w14:textId="0B5E0640" w:rsidR="00EE420D" w:rsidRPr="00EE420D" w:rsidRDefault="00EE420D" w:rsidP="0096277E">
      <w:pPr>
        <w:rPr>
          <w:rFonts w:cs="David"/>
          <w:b/>
          <w:bCs/>
        </w:rPr>
      </w:pPr>
      <w:r w:rsidRPr="00EE420D">
        <w:rPr>
          <w:rFonts w:hint="cs"/>
          <w:spacing w:val="-2"/>
          <w:rtl/>
        </w:rPr>
        <w:t xml:space="preserve">כשיש ביהמ''ק או לבני בבל </w:t>
      </w:r>
      <w:r w:rsidRPr="00507136">
        <w:rPr>
          <w:rStyle w:val="afffffc"/>
          <w:rFonts w:hint="cs"/>
          <w:rtl/>
        </w:rPr>
        <w:t>מזכיר ושואל בז',</w:t>
      </w:r>
      <w:r w:rsidRPr="00EE420D">
        <w:rPr>
          <w:rFonts w:hint="cs"/>
          <w:spacing w:val="-2"/>
          <w:rtl/>
        </w:rPr>
        <w:t xml:space="preserve"> </w:t>
      </w:r>
      <w:r w:rsidRPr="00EE420D">
        <w:rPr>
          <w:rFonts w:hint="cs"/>
          <w:rtl/>
        </w:rPr>
        <w:t xml:space="preserve">משום עולי רגלים ופירות שבשדה. </w:t>
      </w:r>
    </w:p>
    <w:p w14:paraId="74E5D4B2" w14:textId="77777777" w:rsidR="00630007" w:rsidRPr="00053775" w:rsidRDefault="00EE420D" w:rsidP="0038570F">
      <w:pPr>
        <w:pStyle w:val="afffff8"/>
        <w:rPr>
          <w:rtl/>
        </w:rPr>
      </w:pPr>
      <w:r>
        <w:rPr>
          <w:rFonts w:hint="cs"/>
          <w:rtl/>
        </w:rPr>
        <w:t>הנהגה ב</w:t>
      </w:r>
      <w:r w:rsidR="003C70AA" w:rsidRPr="00053775">
        <w:rPr>
          <w:rtl/>
        </w:rPr>
        <w:t>ב' י</w:t>
      </w:r>
      <w:r w:rsidR="00D1152B" w:rsidRPr="00053775">
        <w:rPr>
          <w:rFonts w:hint="cs"/>
          <w:rtl/>
        </w:rPr>
        <w:t xml:space="preserve">ו"ט של גלויות. </w:t>
      </w:r>
      <w:r w:rsidR="00D16104" w:rsidRPr="00053775">
        <w:rPr>
          <w:rtl/>
        </w:rPr>
        <w:t xml:space="preserve"> </w:t>
      </w:r>
    </w:p>
    <w:p w14:paraId="43C28B6D" w14:textId="6EFE0EC1" w:rsidR="00B8196E" w:rsidRPr="00B8196E" w:rsidRDefault="00D16104" w:rsidP="00863E41">
      <w:pPr>
        <w:pStyle w:val="36"/>
        <w:framePr w:wrap="notBeside"/>
        <w:rPr>
          <w:rtl/>
        </w:rPr>
      </w:pPr>
      <w:r w:rsidRPr="00863E41">
        <w:rPr>
          <w:rtl/>
        </w:rPr>
        <w:t>רב</w:t>
      </w:r>
      <w:r w:rsidR="00B8196E" w:rsidRPr="00B8196E">
        <w:rPr>
          <w:rtl/>
        </w:rPr>
        <w:t>:</w:t>
      </w:r>
    </w:p>
    <w:p w14:paraId="74E5D4B3" w14:textId="5735BDE3" w:rsidR="00D16104" w:rsidRPr="00863E41" w:rsidRDefault="00863E41" w:rsidP="0045747B">
      <w:pPr>
        <w:rPr>
          <w:spacing w:val="-2"/>
        </w:rPr>
      </w:pPr>
      <w:r w:rsidRPr="00863E41">
        <w:rPr>
          <w:rFonts w:hint="cs"/>
          <w:spacing w:val="-2"/>
          <w:rtl/>
        </w:rPr>
        <w:t>מ</w:t>
      </w:r>
      <w:r w:rsidR="00D1152B" w:rsidRPr="00863E41">
        <w:rPr>
          <w:rFonts w:hint="cs"/>
          <w:spacing w:val="-2"/>
          <w:rtl/>
        </w:rPr>
        <w:t>זכיר</w:t>
      </w:r>
      <w:r w:rsidR="00D16104" w:rsidRPr="00863E41">
        <w:rPr>
          <w:spacing w:val="-2"/>
          <w:rtl/>
        </w:rPr>
        <w:t xml:space="preserve"> במוספין, ופוסק במנחה ערבית ושחרית, וחוזר במוספין.</w:t>
      </w:r>
    </w:p>
    <w:p w14:paraId="03E36CAD" w14:textId="57F74885" w:rsidR="00B8196E" w:rsidRPr="00B8196E" w:rsidRDefault="00D16104" w:rsidP="00863E41">
      <w:pPr>
        <w:pStyle w:val="36"/>
        <w:framePr w:wrap="notBeside"/>
        <w:rPr>
          <w:rtl/>
        </w:rPr>
      </w:pPr>
      <w:r w:rsidRPr="00863E41">
        <w:rPr>
          <w:rtl/>
        </w:rPr>
        <w:t>ושמואל</w:t>
      </w:r>
      <w:r w:rsidR="00D1152B" w:rsidRPr="00863E41">
        <w:rPr>
          <w:rFonts w:hint="cs"/>
          <w:rtl/>
        </w:rPr>
        <w:t xml:space="preserve"> </w:t>
      </w:r>
      <w:r w:rsidR="003C70AA" w:rsidRPr="00863E41">
        <w:rPr>
          <w:rFonts w:hint="cs"/>
          <w:rtl/>
        </w:rPr>
        <w:t>חלק</w:t>
      </w:r>
      <w:r w:rsidR="00B8196E" w:rsidRPr="00B8196E">
        <w:rPr>
          <w:rFonts w:hint="cs"/>
          <w:rtl/>
        </w:rPr>
        <w:t>:</w:t>
      </w:r>
    </w:p>
    <w:p w14:paraId="74E5D4B5" w14:textId="055E0B48" w:rsidR="00D16104" w:rsidRPr="00780295" w:rsidRDefault="00EE420D" w:rsidP="00780295">
      <w:pPr>
        <w:rPr>
          <w:rtl/>
        </w:rPr>
      </w:pPr>
      <w:r>
        <w:rPr>
          <w:rFonts w:hint="cs"/>
          <w:rtl/>
        </w:rPr>
        <w:t>ד</w:t>
      </w:r>
      <w:r w:rsidR="00D16104" w:rsidRPr="006F178A">
        <w:rPr>
          <w:rtl/>
        </w:rPr>
        <w:t>מתחיל במוספין ובמנחה</w:t>
      </w:r>
      <w:r>
        <w:rPr>
          <w:rFonts w:hint="cs"/>
          <w:rtl/>
        </w:rPr>
        <w:t xml:space="preserve"> </w:t>
      </w:r>
      <w:r w:rsidRPr="00EE420D">
        <w:rPr>
          <w:rStyle w:val="afffffc"/>
          <w:rFonts w:hint="cs"/>
          <w:rtl/>
        </w:rPr>
        <w:t>דאיך יעשנו חול</w:t>
      </w:r>
      <w:r w:rsidR="00D16104" w:rsidRPr="006F178A">
        <w:rPr>
          <w:rtl/>
        </w:rPr>
        <w:t>,</w:t>
      </w:r>
      <w:r w:rsidR="00780295">
        <w:rPr>
          <w:rFonts w:hint="cs"/>
          <w:rtl/>
        </w:rPr>
        <w:t xml:space="preserve"> </w:t>
      </w:r>
      <w:r w:rsidR="00D16104" w:rsidRPr="006F178A">
        <w:rPr>
          <w:rtl/>
        </w:rPr>
        <w:t>ופוסק ערבית ושחרית, וחוזר ומתחיל במוספין.</w:t>
      </w:r>
    </w:p>
    <w:p w14:paraId="74E5D4B6" w14:textId="77777777" w:rsidR="006158E6" w:rsidRPr="006F178A" w:rsidRDefault="006158E6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ה.</w:t>
      </w:r>
    </w:p>
    <w:p w14:paraId="44FA99B2" w14:textId="5C290B6D" w:rsidR="00F171A2" w:rsidRPr="00183397" w:rsidRDefault="00EE420D" w:rsidP="00183397">
      <w:pPr>
        <w:rPr>
          <w:rFonts w:cs="PFT_Frank"/>
          <w:b/>
          <w:bCs/>
          <w:spacing w:val="-2"/>
          <w:szCs w:val="14"/>
          <w:rtl/>
        </w:rPr>
      </w:pPr>
      <w:r w:rsidRPr="009C5606">
        <w:rPr>
          <w:rStyle w:val="afffff3"/>
          <w:rFonts w:hint="cs"/>
          <w:spacing w:val="-2"/>
          <w:rtl/>
        </w:rPr>
        <w:t xml:space="preserve">רב חזר בו וכן </w:t>
      </w:r>
      <w:r w:rsidR="00D16104" w:rsidRPr="009C5606">
        <w:rPr>
          <w:rStyle w:val="afffff3"/>
          <w:spacing w:val="-2"/>
          <w:rtl/>
        </w:rPr>
        <w:t>רבא</w:t>
      </w:r>
      <w:r w:rsidR="00D16104" w:rsidRPr="009C5606">
        <w:rPr>
          <w:spacing w:val="-2"/>
          <w:rtl/>
        </w:rPr>
        <w:t xml:space="preserve"> </w:t>
      </w:r>
      <w:r w:rsidR="003C70AA" w:rsidRPr="009C5606">
        <w:rPr>
          <w:rStyle w:val="afffff3"/>
          <w:rFonts w:hint="cs"/>
          <w:spacing w:val="-2"/>
          <w:rtl/>
        </w:rPr>
        <w:t>ו</w:t>
      </w:r>
      <w:r w:rsidR="00D16104" w:rsidRPr="009C5606">
        <w:rPr>
          <w:rStyle w:val="afffff3"/>
          <w:spacing w:val="-2"/>
          <w:rtl/>
        </w:rPr>
        <w:t>ר"ש</w:t>
      </w:r>
      <w:r w:rsidR="00D16104" w:rsidRPr="009C5606">
        <w:rPr>
          <w:spacing w:val="-2"/>
          <w:rtl/>
        </w:rPr>
        <w:t xml:space="preserve"> כיון שהתחיל - אינו פוסק.</w:t>
      </w:r>
      <w:r w:rsidRPr="009C5606">
        <w:rPr>
          <w:rFonts w:hint="cs"/>
          <w:spacing w:val="-2"/>
          <w:rtl/>
        </w:rPr>
        <w:t xml:space="preserve"> </w:t>
      </w:r>
      <w:r w:rsidRPr="00D67F2E">
        <w:rPr>
          <w:rFonts w:cs="PFT_Frank" w:hint="cs"/>
          <w:b/>
          <w:bCs/>
          <w:spacing w:val="-2"/>
          <w:szCs w:val="14"/>
          <w:rtl/>
        </w:rPr>
        <w:t>וכן הלכה</w:t>
      </w:r>
    </w:p>
    <w:p>
      <w:pPr>
        <w:pStyle w:val="MishnaBatzad"/>
        <w:rPr>
          <w:ins w:id="20035" w:author="קלוד" w:date="2026-10-06T10:10:38Z"/>
        </w:rPr>
      </w:pPr>
      <w:ins w:id="20034" w:author="קלוד" w:date="2026-10-06T10:10:38Z">
        <w:r>
          <w:t xml:space="preserve">משנה ב</w:t>
        </w:r>
      </w:ins>
    </w:p>
    <w:p w14:paraId="74E5D4B8" w14:textId="77777777" w:rsidR="00D16104" w:rsidRPr="006F178A" w:rsidRDefault="00D16104" w:rsidP="00780295">
      <w:pPr>
        <w:pStyle w:val="afff8"/>
        <w:spacing w:before="120"/>
        <w:jc w:val="center"/>
        <w:rPr>
          <w:rtl/>
        </w:rPr>
      </w:pPr>
      <w:r w:rsidRPr="0061576B">
        <w:rPr>
          <w:rStyle w:val="affffff3"/>
          <w:rtl/>
        </w:rPr>
        <w:t>עד</w:t>
      </w:r>
      <w:r w:rsidRPr="006F178A">
        <w:rPr>
          <w:rtl/>
        </w:rPr>
        <w:t xml:space="preserve"> מתי שואלין את הגשמים?</w:t>
      </w:r>
    </w:p>
    <w:p w14:paraId="74E5D4B9" w14:textId="77777777" w:rsidR="00D1152B" w:rsidRDefault="003C1798" w:rsidP="0045747B">
      <w:pPr>
        <w:pStyle w:val="afff8"/>
        <w:rPr>
          <w:rStyle w:val="afffff1"/>
          <w:spacing w:val="-2"/>
          <w:rtl/>
        </w:rPr>
      </w:pPr>
      <w:r w:rsidRPr="00D1152B">
        <w:rPr>
          <w:rStyle w:val="afffff1"/>
          <w:rtl/>
        </w:rPr>
        <w:t>ר"י</w:t>
      </w:r>
      <w:r w:rsidR="00D16104" w:rsidRPr="00D1152B">
        <w:rPr>
          <w:rStyle w:val="afffff1"/>
          <w:rtl/>
        </w:rPr>
        <w:t>:</w:t>
      </w:r>
      <w:r w:rsidR="00D16104" w:rsidRPr="006F178A">
        <w:rPr>
          <w:rtl/>
        </w:rPr>
        <w:t xml:space="preserve"> עד שיעבור הפסח, </w:t>
      </w:r>
    </w:p>
    <w:p w14:paraId="74E5D4BA" w14:textId="77777777" w:rsidR="00D16104" w:rsidRPr="00D1152B" w:rsidRDefault="00D16104" w:rsidP="00497E63">
      <w:pPr>
        <w:pStyle w:val="afff8"/>
        <w:spacing w:after="60" w:line="220" w:lineRule="exact"/>
        <w:rPr>
          <w:rStyle w:val="af4"/>
          <w:spacing w:val="0"/>
          <w:rtl/>
        </w:rPr>
      </w:pPr>
      <w:r w:rsidRPr="00C668B2">
        <w:rPr>
          <w:rStyle w:val="afffff1"/>
          <w:spacing w:val="-2"/>
          <w:rtl/>
        </w:rPr>
        <w:t>ר</w:t>
      </w:r>
      <w:r w:rsidR="00D1152B">
        <w:rPr>
          <w:rStyle w:val="afffff1"/>
          <w:rFonts w:hint="cs"/>
          <w:spacing w:val="-2"/>
          <w:rtl/>
        </w:rPr>
        <w:t>"מ</w:t>
      </w:r>
      <w:r>
        <w:rPr>
          <w:rStyle w:val="TanaimMishna"/>
          <w:rFonts w:hint="cs"/>
          <w:spacing w:val="-2"/>
          <w:rtl/>
          <w:rPrChange w:id="42094" w:author="Claude" w:date="2026-10-07T09:49:18Z">
            <w:rPr>
              <w:rFonts w:hint="cs"/>
              <w:spacing w:val="-2"/>
              <w:rtl/>
            </w:rPr>
          </w:rPrChange>
        </w:rPr>
        <w:t xml:space="preserve">:</w:t>
      </w:r>
      <w:r w:rsidRPr="00C668B2">
        <w:rPr>
          <w:spacing w:val="-2"/>
          <w:rtl/>
        </w:rPr>
        <w:t xml:space="preserve"> </w:t>
      </w:r>
      <w:r w:rsidRPr="00780295">
        <w:rPr>
          <w:rtl/>
        </w:rPr>
        <w:t>עד שיצא ניסן,</w:t>
      </w:r>
      <w:r w:rsidRPr="00C668B2">
        <w:rPr>
          <w:spacing w:val="-2"/>
          <w:rtl/>
        </w:rPr>
        <w:t xml:space="preserve"> </w:t>
      </w:r>
      <w:r w:rsidR="003C1798" w:rsidRPr="00C668B2">
        <w:rPr>
          <w:rFonts w:hint="cs"/>
          <w:spacing w:val="-2"/>
          <w:rtl/>
        </w:rPr>
        <w:t>ד</w:t>
      </w:r>
      <w:r w:rsidR="003C1798" w:rsidRPr="00D1152B">
        <w:rPr>
          <w:rStyle w:val="af4"/>
          <w:rFonts w:hint="cs"/>
          <w:spacing w:val="0"/>
          <w:rtl/>
        </w:rPr>
        <w:t>'</w:t>
      </w:r>
      <w:r w:rsidRPr="00D1152B">
        <w:rPr>
          <w:rStyle w:val="af4"/>
          <w:spacing w:val="0"/>
          <w:rtl/>
        </w:rPr>
        <w:t xml:space="preserve">ויורד לכם גשם </w:t>
      </w:r>
      <w:r w:rsidRPr="00CC7CDA">
        <w:rPr>
          <w:rStyle w:val="af4"/>
          <w:b/>
          <w:bCs/>
          <w:spacing w:val="0"/>
          <w:rtl/>
        </w:rPr>
        <w:t>מורה ומלקוש</w:t>
      </w:r>
      <w:r w:rsidRPr="00D1152B">
        <w:rPr>
          <w:rStyle w:val="af4"/>
          <w:spacing w:val="0"/>
          <w:rtl/>
        </w:rPr>
        <w:t xml:space="preserve"> בראשון.</w:t>
      </w:r>
      <w:r w:rsidR="00CC7CDA">
        <w:rPr>
          <w:rStyle w:val="af4"/>
          <w:rFonts w:hint="cs"/>
          <w:spacing w:val="0"/>
          <w:rtl/>
        </w:rPr>
        <w:t xml:space="preserve"> </w:t>
      </w:r>
      <w:r w:rsidR="00CC7CDA" w:rsidRPr="00CC7CDA">
        <w:rPr>
          <w:rStyle w:val="HesberMishna"/>
          <w:rFonts w:hint="cs"/>
          <w:rtl/>
          <w:rPrChange w:id="20003" w:author="קלוד" w:date="2026-10-06T10:10:38Z">
            <w:rPr>
              <w:rStyle w:val="afffffc"/>
              <w:rFonts w:hint="cs"/>
              <w:rtl/>
            </w:rPr>
          </w:rPrChange>
        </w:rPr>
        <w:t>ניסן</w:t>
      </w:r>
    </w:p>
    <w:p w14:paraId="659F0B5C" w14:textId="77777777" w:rsidR="00B8196E" w:rsidRPr="00B8196E" w:rsidRDefault="00F14CA0" w:rsidP="00F14CA0">
      <w:pPr>
        <w:pStyle w:val="36"/>
        <w:framePr w:wrap="notBeside"/>
        <w:rPr>
          <w:rtl/>
        </w:rPr>
      </w:pPr>
      <w:r w:rsidRPr="00F14CA0">
        <w:rPr>
          <w:rFonts w:hint="cs"/>
          <w:rtl/>
        </w:rPr>
        <w:lastRenderedPageBreak/>
        <w:t>רי''צ מרי''ו</w:t>
      </w:r>
      <w:r w:rsidR="00B8196E" w:rsidRPr="00B8196E">
        <w:rPr>
          <w:rtl/>
        </w:rPr>
        <w:t>:</w:t>
      </w:r>
    </w:p>
    <w:p w14:paraId="74E5D4BB" w14:textId="36047F93" w:rsidR="00795256" w:rsidRDefault="00D16104" w:rsidP="00497E63">
      <w:pPr>
        <w:pStyle w:val="afffffe"/>
        <w:spacing w:before="0"/>
        <w:rPr>
          <w:rtl/>
        </w:rPr>
      </w:pPr>
      <w:r w:rsidRPr="00053775">
        <w:rPr>
          <w:rFonts w:cs="PFT_Frank"/>
          <w:b/>
          <w:bCs/>
          <w:szCs w:val="14"/>
          <w:rtl/>
        </w:rPr>
        <w:t>יורה</w:t>
      </w:r>
      <w:r w:rsidRPr="00757D20">
        <w:rPr>
          <w:rtl/>
        </w:rPr>
        <w:t xml:space="preserve"> </w:t>
      </w:r>
      <w:r w:rsidR="00D1152B">
        <w:rPr>
          <w:rFonts w:hint="cs"/>
          <w:rtl/>
        </w:rPr>
        <w:t>זמנו</w:t>
      </w:r>
      <w:r w:rsidRPr="00757D20">
        <w:rPr>
          <w:rtl/>
        </w:rPr>
        <w:t xml:space="preserve"> במרחשוון</w:t>
      </w:r>
      <w:r>
        <w:rPr>
          <w:rFonts w:hint="cs"/>
          <w:rtl/>
        </w:rPr>
        <w:t>,</w:t>
      </w:r>
      <w:r w:rsidRPr="00757D20">
        <w:rPr>
          <w:rtl/>
        </w:rPr>
        <w:t xml:space="preserve"> אבל באותה שנה בניסן</w:t>
      </w:r>
      <w:r w:rsidR="00795256">
        <w:rPr>
          <w:rFonts w:hint="cs"/>
          <w:rtl/>
        </w:rPr>
        <w:t>,</w:t>
      </w:r>
      <w:r w:rsidRPr="00757D20">
        <w:rPr>
          <w:rtl/>
        </w:rPr>
        <w:t xml:space="preserve"> </w:t>
      </w:r>
    </w:p>
    <w:p w14:paraId="74E5D4BC" w14:textId="77777777" w:rsidR="00D16104" w:rsidRDefault="00D16104" w:rsidP="0045747B">
      <w:pPr>
        <w:rPr>
          <w:rFonts w:ascii="Fb Fontext" w:hAnsi="Fb Fontext"/>
          <w:rtl/>
        </w:rPr>
      </w:pPr>
      <w:r w:rsidRPr="00C668B2">
        <w:rPr>
          <w:spacing w:val="-2"/>
          <w:rtl/>
        </w:rPr>
        <w:t>בימי יואל בן פתואל</w:t>
      </w:r>
      <w:r w:rsidR="00CC7CD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לא ירדו גשמים</w:t>
      </w:r>
      <w:r w:rsidR="00CC7CDA">
        <w:rPr>
          <w:rFonts w:ascii="Fb Fontext" w:hAnsi="Fb Fontext" w:hint="cs"/>
          <w:rtl/>
        </w:rPr>
        <w:t xml:space="preserve"> עד א' ניסן</w:t>
      </w:r>
      <w:r w:rsidRPr="006F178A">
        <w:rPr>
          <w:rFonts w:ascii="Fb Fontext" w:hAnsi="Fb Fontext"/>
          <w:rtl/>
        </w:rPr>
        <w:t xml:space="preserve"> </w:t>
      </w:r>
      <w:r>
        <w:rPr>
          <w:rStyle w:val="afffff3"/>
          <w:rFonts w:hint="cs"/>
          <w:rtl/>
        </w:rPr>
        <w:t xml:space="preserve">א''ל</w:t>
      </w:r>
      <w:del w:id="41018" w:author="Claude" w:date="2026-10-07T09:25:22Z">
        <w:r>
          <w:rPr>
            <w:rStyle w:val="afffff3"/>
            <w:rFonts w:hint="cs"/>
            <w:rtl/>
          </w:rPr>
          <w:delText xml:space="preserve"> </w:delText>
        </w:r>
      </w:del>
      <w:r w:rsidRPr="00D1152B">
        <w:rPr>
          <w:rStyle w:val="afffff3"/>
          <w:rtl/>
        </w:rPr>
        <w:t xml:space="preserve">: </w:t>
      </w:r>
      <w:r w:rsidR="00CC7CDA">
        <w:rPr>
          <w:rFonts w:ascii="Fb Fontext" w:hAnsi="Fb Fontext"/>
          <w:rtl/>
        </w:rPr>
        <w:t>צאו וזרעו</w:t>
      </w:r>
    </w:p>
    <w:p w14:paraId="74E5D4BD" w14:textId="42AFE682" w:rsidR="00D1152B" w:rsidRPr="0043551E" w:rsidRDefault="00D1152B" w:rsidP="0045747B">
      <w:pPr>
        <w:rPr>
          <w:spacing w:val="-2"/>
          <w:rtl/>
        </w:rPr>
      </w:pPr>
      <w:r w:rsidRPr="0043551E">
        <w:rPr>
          <w:rFonts w:ascii="Fb Fontext" w:hAnsi="Fb Fontext" w:hint="cs"/>
          <w:spacing w:val="-2"/>
          <w:rtl/>
        </w:rPr>
        <w:t>וזרעו</w:t>
      </w:r>
      <w:r w:rsidR="00CC7CDA" w:rsidRPr="0043551E">
        <w:rPr>
          <w:rFonts w:ascii="Fb Fontext" w:hAnsi="Fb Fontext" w:hint="cs"/>
          <w:spacing w:val="-2"/>
          <w:rtl/>
        </w:rPr>
        <w:t xml:space="preserve"> וירדו </w:t>
      </w:r>
      <w:r w:rsidRPr="0043551E">
        <w:rPr>
          <w:rFonts w:ascii="Fb Fontext" w:hAnsi="Fb Fontext" w:hint="cs"/>
          <w:spacing w:val="-2"/>
          <w:rtl/>
        </w:rPr>
        <w:t>גשמים בה' בניסן וצמחה ביא' יום</w:t>
      </w:r>
      <w:r w:rsidR="0043551E" w:rsidRPr="0043551E">
        <w:rPr>
          <w:rFonts w:ascii="Fb Fontext" w:hAnsi="Fb Fontext" w:hint="cs"/>
          <w:spacing w:val="-2"/>
          <w:rtl/>
        </w:rPr>
        <w:t>,</w:t>
      </w:r>
      <w:r w:rsidRPr="0043551E">
        <w:rPr>
          <w:rFonts w:ascii="Fb Fontext" w:hAnsi="Fb Fontext" w:hint="cs"/>
          <w:spacing w:val="-2"/>
          <w:rtl/>
        </w:rPr>
        <w:t xml:space="preserve"> ועומר קרב ממנה </w:t>
      </w:r>
    </w:p>
    <w:p w14:paraId="74E5D4BE" w14:textId="77777777" w:rsidR="00D1152B" w:rsidRDefault="00795256" w:rsidP="002345F4">
      <w:pPr>
        <w:spacing w:after="60"/>
        <w:rPr>
          <w:rStyle w:val="af4"/>
          <w:rtl/>
        </w:rPr>
      </w:pPr>
      <w:r>
        <w:rPr>
          <w:rtl/>
        </w:rPr>
        <w:t>ועל אותו הדור</w:t>
      </w:r>
      <w:r w:rsidR="00D16104" w:rsidRPr="006F178A">
        <w:rPr>
          <w:rtl/>
        </w:rPr>
        <w:t xml:space="preserve"> אומר: </w:t>
      </w:r>
      <w:r w:rsidR="00D16104" w:rsidRPr="00795256">
        <w:rPr>
          <w:rStyle w:val="af4"/>
          <w:rtl/>
        </w:rPr>
        <w:t>הזרעים בדמעה ברנה יקצרו</w:t>
      </w:r>
      <w:r w:rsidR="00D1152B">
        <w:rPr>
          <w:rStyle w:val="af4"/>
          <w:rFonts w:hint="cs"/>
          <w:rtl/>
        </w:rPr>
        <w:t>,</w:t>
      </w:r>
    </w:p>
    <w:p w14:paraId="711EC9FB" w14:textId="6BBA505C" w:rsidR="003A5C5C" w:rsidRDefault="00D16104" w:rsidP="002345F4">
      <w:pPr>
        <w:jc w:val="center"/>
        <w:rPr>
          <w:rStyle w:val="afffff3"/>
          <w:rtl/>
        </w:rPr>
      </w:pPr>
      <w:r w:rsidRPr="00795256">
        <w:rPr>
          <w:rStyle w:val="af4"/>
          <w:rtl/>
        </w:rPr>
        <w:t>הלוך ילך ובכה נשא משך הזרע</w:t>
      </w:r>
    </w:p>
    <w:p w14:paraId="7E4BA35E" w14:textId="77777777" w:rsidR="00B8196E" w:rsidRPr="00B8196E" w:rsidRDefault="00D16104" w:rsidP="003A5C5C">
      <w:pPr>
        <w:pStyle w:val="36"/>
        <w:framePr w:wrap="notBeside"/>
        <w:rPr>
          <w:rtl/>
        </w:rPr>
      </w:pPr>
      <w:r w:rsidRPr="003A5C5C">
        <w:rPr>
          <w:rtl/>
        </w:rPr>
        <w:t>ר"י</w:t>
      </w:r>
      <w:r w:rsidR="00B8196E" w:rsidRPr="00B8196E">
        <w:rPr>
          <w:rtl/>
        </w:rPr>
        <w:t>:</w:t>
      </w:r>
    </w:p>
    <w:p w14:paraId="74E5D4BF" w14:textId="2E048413" w:rsidR="00CC7CDA" w:rsidRDefault="00CC7CDA" w:rsidP="0045747B">
      <w:pPr>
        <w:rPr>
          <w:rStyle w:val="af4"/>
          <w:rtl/>
        </w:rPr>
      </w:pPr>
      <w:r w:rsidRPr="00CC7CDA">
        <w:rPr>
          <w:rStyle w:val="af4"/>
          <w:rtl/>
        </w:rPr>
        <w:t>הולך וב</w:t>
      </w:r>
      <w:r w:rsidR="00D16104" w:rsidRPr="00CC7CDA">
        <w:rPr>
          <w:rStyle w:val="af4"/>
          <w:rtl/>
        </w:rPr>
        <w:t>כה,</w:t>
      </w:r>
      <w:r w:rsidR="00D16104" w:rsidRPr="00392931">
        <w:rPr>
          <w:rtl/>
        </w:rPr>
        <w:t xml:space="preserve"> </w:t>
      </w:r>
      <w:r w:rsidR="003A5C5C">
        <w:rPr>
          <w:rFonts w:hint="cs"/>
          <w:rtl/>
        </w:rPr>
        <w:t xml:space="preserve">- </w:t>
      </w:r>
      <w:r w:rsidR="003A5C5C" w:rsidRPr="00392931">
        <w:rPr>
          <w:rtl/>
        </w:rPr>
        <w:t xml:space="preserve">שור </w:t>
      </w:r>
      <w:r w:rsidR="003A5C5C">
        <w:rPr>
          <w:rFonts w:hint="cs"/>
          <w:rtl/>
        </w:rPr>
        <w:t>ה</w:t>
      </w:r>
      <w:r w:rsidR="003A5C5C">
        <w:rPr>
          <w:rtl/>
        </w:rPr>
        <w:t>חורש</w:t>
      </w:r>
    </w:p>
    <w:p w14:paraId="74E5D4C0" w14:textId="77777777" w:rsidR="00D16104" w:rsidRPr="006F178A" w:rsidRDefault="00D1152B" w:rsidP="0045747B">
      <w:pPr>
        <w:rPr>
          <w:rtl/>
        </w:rPr>
      </w:pPr>
      <w:r w:rsidRPr="00D1152B">
        <w:rPr>
          <w:rStyle w:val="af4"/>
          <w:rFonts w:hint="cs"/>
          <w:rtl/>
        </w:rPr>
        <w:t>בא יבוא ברינה</w:t>
      </w:r>
      <w:r>
        <w:rPr>
          <w:rFonts w:hint="cs"/>
          <w:rtl/>
        </w:rPr>
        <w:t xml:space="preserve">- </w:t>
      </w:r>
      <w:r w:rsidR="00CC7CDA">
        <w:rPr>
          <w:rtl/>
        </w:rPr>
        <w:t>בחזירתו א</w:t>
      </w:r>
      <w:r w:rsidR="00D16104" w:rsidRPr="00392931">
        <w:rPr>
          <w:rtl/>
        </w:rPr>
        <w:t xml:space="preserve">כל חזיז מן התלם. </w:t>
      </w:r>
    </w:p>
    <w:p w14:paraId="76EE7019" w14:textId="2E459155" w:rsidR="00B8196E" w:rsidRPr="00B8196E" w:rsidRDefault="003A5C5C" w:rsidP="003A5C5C">
      <w:pPr>
        <w:pStyle w:val="36"/>
        <w:framePr w:wrap="notBeside"/>
        <w:rPr>
          <w:rtl/>
        </w:rPr>
      </w:pPr>
      <w:r w:rsidRPr="003A5C5C">
        <w:rPr>
          <w:rtl/>
        </w:rPr>
        <w:t>ר"ח</w:t>
      </w:r>
      <w:r w:rsidR="00B8196E" w:rsidRPr="00B8196E">
        <w:rPr>
          <w:rFonts w:hint="cs"/>
          <w:rtl/>
        </w:rPr>
        <w:t>:</w:t>
      </w:r>
    </w:p>
    <w:p w14:paraId="74E5D4C1" w14:textId="2A1EB40F" w:rsidR="00D16104" w:rsidRPr="006F178A" w:rsidRDefault="00D16104" w:rsidP="002345F4">
      <w:pPr>
        <w:spacing w:after="60"/>
        <w:rPr>
          <w:rtl/>
        </w:rPr>
      </w:pPr>
      <w:r w:rsidRPr="002345F4">
        <w:rPr>
          <w:rStyle w:val="af4"/>
          <w:rtl/>
        </w:rPr>
        <w:t>נשא אלמתיו</w:t>
      </w:r>
      <w:r w:rsidRPr="003A5C5C">
        <w:rPr>
          <w:rtl/>
        </w:rPr>
        <w:t>-</w:t>
      </w:r>
      <w:r w:rsidRPr="006F178A">
        <w:rPr>
          <w:rtl/>
        </w:rPr>
        <w:t xml:space="preserve"> </w:t>
      </w:r>
      <w:r w:rsidR="00CC7CDA" w:rsidRPr="002345F4">
        <w:rPr>
          <w:rtl/>
        </w:rPr>
        <w:t>קנה - זרת, שיבולת</w:t>
      </w:r>
      <w:r w:rsidR="00CC7CDA" w:rsidRPr="002345F4">
        <w:rPr>
          <w:rFonts w:hint="cs"/>
          <w:rtl/>
        </w:rPr>
        <w:t>-</w:t>
      </w:r>
      <w:r w:rsidRPr="002345F4">
        <w:rPr>
          <w:rtl/>
        </w:rPr>
        <w:t xml:space="preserve"> </w:t>
      </w:r>
      <w:r w:rsidR="00EE7BA2" w:rsidRPr="002345F4">
        <w:rPr>
          <w:rFonts w:hint="cs"/>
          <w:rtl/>
        </w:rPr>
        <w:t xml:space="preserve">ב' </w:t>
      </w:r>
      <w:r w:rsidR="00CC7CDA" w:rsidRPr="002345F4">
        <w:rPr>
          <w:rtl/>
        </w:rPr>
        <w:t>זרתים</w:t>
      </w:r>
      <w:r w:rsidR="00CC7CDA">
        <w:rPr>
          <w:rFonts w:hint="cs"/>
          <w:rtl/>
        </w:rPr>
        <w:t xml:space="preserve"> </w:t>
      </w:r>
      <w:r w:rsidR="00CC7CDA" w:rsidRPr="00CC7CDA">
        <w:rPr>
          <w:rStyle w:val="afffffc"/>
          <w:rFonts w:hint="cs"/>
          <w:rtl/>
        </w:rPr>
        <w:t>שלא כדרכו</w:t>
      </w:r>
    </w:p>
    <w:p w14:paraId="39AA20F3" w14:textId="1D4A33B4" w:rsidR="00B8196E" w:rsidRPr="00B8196E" w:rsidRDefault="00CC7CDA" w:rsidP="002345F4">
      <w:pPr>
        <w:pStyle w:val="36"/>
        <w:framePr w:wrap="notBeside"/>
        <w:rPr>
          <w:rtl/>
        </w:rPr>
      </w:pPr>
      <w:r w:rsidRPr="002345F4">
        <w:rPr>
          <w:rFonts w:hint="cs"/>
          <w:rtl/>
        </w:rPr>
        <w:t>ב</w:t>
      </w:r>
      <w:r w:rsidR="00D16104" w:rsidRPr="002345F4">
        <w:rPr>
          <w:rtl/>
        </w:rPr>
        <w:t xml:space="preserve">. ר"נ </w:t>
      </w:r>
      <w:r w:rsidRPr="002345F4">
        <w:rPr>
          <w:rFonts w:hint="cs"/>
          <w:rtl/>
        </w:rPr>
        <w:t>מ</w:t>
      </w:r>
      <w:r w:rsidR="00D16104" w:rsidRPr="002345F4">
        <w:rPr>
          <w:rtl/>
        </w:rPr>
        <w:t>רי"צ</w:t>
      </w:r>
      <w:r w:rsidR="00B8196E" w:rsidRPr="00B8196E">
        <w:rPr>
          <w:rFonts w:hint="cs"/>
          <w:rtl/>
        </w:rPr>
        <w:t>:</w:t>
      </w:r>
    </w:p>
    <w:p w14:paraId="74E5D4C3" w14:textId="72441A19" w:rsidR="00D16104" w:rsidRDefault="00D16104" w:rsidP="002345F4">
      <w:pPr>
        <w:jc w:val="center"/>
        <w:rPr>
          <w:rtl/>
        </w:rPr>
      </w:pPr>
      <w:r w:rsidRPr="00A824E4">
        <w:rPr>
          <w:rStyle w:val="af4"/>
          <w:rtl/>
        </w:rPr>
        <w:t>קרא ה</w:t>
      </w:r>
      <w:r>
        <w:rPr>
          <w:rStyle w:val="af4"/>
          <w:rtl/>
        </w:rPr>
        <w:t>'</w:t>
      </w:r>
      <w:r w:rsidRPr="00A824E4">
        <w:rPr>
          <w:rStyle w:val="af4"/>
          <w:rtl/>
        </w:rPr>
        <w:t xml:space="preserve"> לרעב</w:t>
      </w:r>
      <w:r w:rsidR="00EE7BA2">
        <w:rPr>
          <w:rStyle w:val="af4"/>
          <w:rFonts w:hint="cs"/>
          <w:rtl/>
        </w:rPr>
        <w:t>...</w:t>
      </w:r>
      <w:r w:rsidRPr="00A824E4">
        <w:rPr>
          <w:rStyle w:val="af4"/>
          <w:rtl/>
        </w:rPr>
        <w:t xml:space="preserve"> שבע שנים',</w:t>
      </w:r>
    </w:p>
    <w:p w14:paraId="74E5D4C4" w14:textId="77777777" w:rsidR="00D16104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 xml:space="preserve">שנה ראשונה </w:t>
      </w:r>
      <w:r w:rsidRPr="006F178A">
        <w:rPr>
          <w:rtl/>
        </w:rPr>
        <w:t xml:space="preserve">- אכלו מה שבבתים, </w:t>
      </w:r>
      <w:r w:rsidRPr="00053775">
        <w:rPr>
          <w:rFonts w:cs="PFT_Frank"/>
          <w:b/>
          <w:bCs/>
          <w:szCs w:val="14"/>
          <w:rtl/>
        </w:rPr>
        <w:t>שניה</w:t>
      </w:r>
      <w:r w:rsidRPr="006F178A">
        <w:rPr>
          <w:rtl/>
        </w:rPr>
        <w:t xml:space="preserve"> - אכלו מה שבשדות. </w:t>
      </w:r>
      <w:r w:rsidRPr="00053775">
        <w:rPr>
          <w:rFonts w:cs="PFT_Frank"/>
          <w:b/>
          <w:bCs/>
          <w:szCs w:val="14"/>
          <w:rtl/>
        </w:rPr>
        <w:t>שלישית</w:t>
      </w:r>
      <w:r w:rsidRPr="006F178A">
        <w:rPr>
          <w:rtl/>
        </w:rPr>
        <w:t xml:space="preserve"> - בשר בהמה טהורה, </w:t>
      </w:r>
      <w:r w:rsidRPr="00053775">
        <w:rPr>
          <w:rFonts w:cs="PFT_Frank"/>
          <w:b/>
          <w:bCs/>
          <w:szCs w:val="14"/>
          <w:rtl/>
        </w:rPr>
        <w:t>רביעית</w:t>
      </w:r>
      <w:r w:rsidRPr="006F178A">
        <w:rPr>
          <w:rtl/>
        </w:rPr>
        <w:t xml:space="preserve"> - בשר בהמה טמאה, </w:t>
      </w:r>
      <w:r w:rsidRPr="00053775">
        <w:rPr>
          <w:rFonts w:cs="PFT_Frank"/>
          <w:b/>
          <w:bCs/>
          <w:spacing w:val="-2"/>
          <w:szCs w:val="14"/>
          <w:rtl/>
        </w:rPr>
        <w:t>חמישית</w:t>
      </w:r>
      <w:r w:rsidRPr="00C668B2">
        <w:rPr>
          <w:spacing w:val="-2"/>
          <w:rtl/>
        </w:rPr>
        <w:t xml:space="preserve"> - בשר שקצים ורמשים, </w:t>
      </w:r>
      <w:r w:rsidRPr="00053775">
        <w:rPr>
          <w:rFonts w:cs="PFT_Frank"/>
          <w:b/>
          <w:bCs/>
          <w:spacing w:val="-2"/>
          <w:szCs w:val="14"/>
          <w:rtl/>
        </w:rPr>
        <w:t>ששית</w:t>
      </w:r>
      <w:r w:rsidRPr="00C668B2">
        <w:rPr>
          <w:spacing w:val="-2"/>
          <w:rtl/>
        </w:rPr>
        <w:t xml:space="preserve"> - בשר בניהם ובנותיהם, </w:t>
      </w:r>
    </w:p>
    <w:p w14:paraId="74E5D4C5" w14:textId="77777777" w:rsidR="00D16104" w:rsidRPr="00C668B2" w:rsidRDefault="00D16104" w:rsidP="0045747B">
      <w:pPr>
        <w:rPr>
          <w:rStyle w:val="af4"/>
          <w:spacing w:val="-2"/>
          <w:rtl/>
        </w:rPr>
      </w:pPr>
      <w:r w:rsidRPr="00053775">
        <w:rPr>
          <w:rFonts w:cs="PFT_Frank"/>
          <w:b/>
          <w:bCs/>
          <w:spacing w:val="-2"/>
          <w:szCs w:val="14"/>
          <w:rtl/>
        </w:rPr>
        <w:t>שביעית</w:t>
      </w:r>
      <w:r w:rsidR="00EE7BA2">
        <w:rPr>
          <w:spacing w:val="-2"/>
          <w:rtl/>
        </w:rPr>
        <w:t xml:space="preserve"> - </w:t>
      </w:r>
      <w:r w:rsidRPr="00C668B2">
        <w:rPr>
          <w:spacing w:val="-2"/>
          <w:rtl/>
        </w:rPr>
        <w:t xml:space="preserve"> </w:t>
      </w:r>
      <w:r w:rsidRPr="002345F4">
        <w:rPr>
          <w:rStyle w:val="af4"/>
          <w:rtl/>
        </w:rPr>
        <w:t>איש בשר זרעו יאכלו.</w:t>
      </w:r>
    </w:p>
    <w:p w14:paraId="320FD40F" w14:textId="3078B847" w:rsidR="00B8196E" w:rsidRPr="00B8196E" w:rsidRDefault="00CC7CDA" w:rsidP="003E19C1">
      <w:pPr>
        <w:pStyle w:val="36"/>
        <w:framePr w:wrap="notBeside"/>
        <w:rPr>
          <w:rtl/>
        </w:rPr>
      </w:pPr>
      <w:r w:rsidRPr="003E19C1">
        <w:rPr>
          <w:rFonts w:hint="cs"/>
          <w:rtl/>
        </w:rPr>
        <w:t>ג.</w:t>
      </w:r>
      <w:r w:rsidRPr="003E19C1">
        <w:rPr>
          <w:rtl/>
        </w:rPr>
        <w:t xml:space="preserve"> ר"נ </w:t>
      </w:r>
      <w:r w:rsidRPr="003E19C1">
        <w:rPr>
          <w:rFonts w:hint="cs"/>
          <w:rtl/>
        </w:rPr>
        <w:t>מ</w:t>
      </w:r>
      <w:r w:rsidR="00D16104" w:rsidRPr="003E19C1">
        <w:rPr>
          <w:rtl/>
        </w:rPr>
        <w:t>רי"צ</w:t>
      </w:r>
      <w:r w:rsidR="00B8196E" w:rsidRPr="00B8196E">
        <w:rPr>
          <w:rtl/>
        </w:rPr>
        <w:t>:</w:t>
      </w:r>
    </w:p>
    <w:p w14:paraId="74E5D4C6" w14:textId="177657B7" w:rsidR="00D16104" w:rsidRDefault="00D16104" w:rsidP="001F226A">
      <w:pPr>
        <w:spacing w:after="60"/>
        <w:rPr>
          <w:rtl/>
        </w:rPr>
      </w:pPr>
      <w:r w:rsidRPr="00A824E4">
        <w:rPr>
          <w:rStyle w:val="af4"/>
          <w:rtl/>
        </w:rPr>
        <w:t>'בקרבך קדוש ולא אבוא בעיר',</w:t>
      </w:r>
      <w:r w:rsidR="00CC7CDA">
        <w:rPr>
          <w:rStyle w:val="af4"/>
          <w:rFonts w:hint="cs"/>
          <w:rtl/>
        </w:rPr>
        <w:t xml:space="preserve"> -</w:t>
      </w:r>
      <w:r w:rsidR="00CC7CDA">
        <w:rPr>
          <w:rStyle w:val="afffff3"/>
          <w:rFonts w:hint="cs"/>
          <w:rtl/>
        </w:rPr>
        <w:t xml:space="preserve"> </w:t>
      </w:r>
      <w:r w:rsidRPr="00CC7CDA">
        <w:rPr>
          <w:rtl/>
        </w:rPr>
        <w:t>אמר הקב"ה</w:t>
      </w:r>
      <w:r w:rsidR="00CC7CDA">
        <w:rPr>
          <w:rFonts w:hint="cs"/>
          <w:rtl/>
        </w:rPr>
        <w:t>:</w:t>
      </w:r>
      <w:r w:rsidRPr="00CC7CDA">
        <w:rPr>
          <w:rStyle w:val="afffff3"/>
          <w:rtl/>
        </w:rPr>
        <w:t xml:space="preserve"> </w:t>
      </w:r>
      <w:r w:rsidRPr="006F178A">
        <w:rPr>
          <w:rtl/>
        </w:rPr>
        <w:t>לא אבוא</w:t>
      </w:r>
      <w:r w:rsidR="003E19C1">
        <w:rPr>
          <w:rFonts w:hint="cs"/>
          <w:rtl/>
        </w:rPr>
        <w:t xml:space="preserve"> </w:t>
      </w:r>
      <w:r w:rsidRPr="006F178A">
        <w:rPr>
          <w:rtl/>
        </w:rPr>
        <w:t xml:space="preserve">בירושלים של מעלה עד שאבוא לירושלים של מטה. </w:t>
      </w:r>
    </w:p>
    <w:p w14:paraId="50FE5855" w14:textId="64B3E6D8" w:rsidR="00B8196E" w:rsidRPr="00B8196E" w:rsidRDefault="00CC7CDA" w:rsidP="001F226A">
      <w:pPr>
        <w:pStyle w:val="36"/>
        <w:framePr w:wrap="notBeside"/>
        <w:rPr>
          <w:rtl/>
        </w:rPr>
      </w:pPr>
      <w:r w:rsidRPr="001F226A">
        <w:rPr>
          <w:rFonts w:hint="cs"/>
          <w:rtl/>
        </w:rPr>
        <w:t>ד</w:t>
      </w:r>
      <w:r w:rsidR="00D16104" w:rsidRPr="001F226A">
        <w:rPr>
          <w:rtl/>
        </w:rPr>
        <w:t xml:space="preserve">. </w:t>
      </w:r>
      <w:r w:rsidRPr="001F226A">
        <w:rPr>
          <w:rFonts w:hint="cs"/>
          <w:rtl/>
        </w:rPr>
        <w:t>ר"נ מרי''צ</w:t>
      </w:r>
      <w:r w:rsidR="00B8196E" w:rsidRPr="00B8196E">
        <w:rPr>
          <w:rFonts w:hint="cs"/>
          <w:rtl/>
        </w:rPr>
        <w:t>:</w:t>
      </w:r>
    </w:p>
    <w:p w14:paraId="74E5D4C7" w14:textId="7F573E4F" w:rsidR="00D16104" w:rsidRPr="00795256" w:rsidRDefault="00D16104" w:rsidP="0045747B">
      <w:pPr>
        <w:rPr>
          <w:rtl/>
        </w:rPr>
      </w:pPr>
      <w:r w:rsidRPr="00CC7CDA">
        <w:rPr>
          <w:rStyle w:val="af4"/>
          <w:b/>
          <w:bCs/>
          <w:rtl/>
        </w:rPr>
        <w:t>'ובאחת</w:t>
      </w:r>
      <w:r w:rsidRPr="00795256">
        <w:rPr>
          <w:rStyle w:val="af4"/>
          <w:rtl/>
        </w:rPr>
        <w:t xml:space="preserve"> יבערו ויכסלו</w:t>
      </w:r>
      <w:r w:rsidR="00EE7BA2">
        <w:rPr>
          <w:rStyle w:val="af4"/>
          <w:rFonts w:hint="cs"/>
          <w:rtl/>
        </w:rPr>
        <w:t xml:space="preserve">- </w:t>
      </w:r>
      <w:r w:rsidR="00EE7BA2" w:rsidRPr="009D0833">
        <w:rPr>
          <w:rFonts w:cs="PFT_Frank" w:hint="cs"/>
          <w:b/>
          <w:bCs/>
          <w:szCs w:val="14"/>
          <w:rtl/>
        </w:rPr>
        <w:t xml:space="preserve">ע"ז </w:t>
      </w:r>
      <w:r w:rsidR="00EE7BA2">
        <w:rPr>
          <w:rFonts w:hint="cs"/>
          <w:rtl/>
        </w:rPr>
        <w:t xml:space="preserve"> </w:t>
      </w:r>
      <w:r w:rsidRPr="00795256">
        <w:rPr>
          <w:rtl/>
        </w:rPr>
        <w:t xml:space="preserve">שמבערת רשעים בגיהנם, </w:t>
      </w:r>
    </w:p>
    <w:p w14:paraId="4204672F" w14:textId="77777777" w:rsidR="00B8196E" w:rsidRPr="00B8196E" w:rsidRDefault="00CC7CDA" w:rsidP="00A00825">
      <w:pPr>
        <w:pStyle w:val="36"/>
        <w:framePr w:wrap="notBeside"/>
        <w:rPr>
          <w:rtl/>
        </w:rPr>
      </w:pPr>
      <w:r w:rsidRPr="00A00825">
        <w:rPr>
          <w:rFonts w:hint="cs"/>
          <w:rtl/>
        </w:rPr>
        <w:t>ה</w:t>
      </w:r>
      <w:r w:rsidR="00D16104" w:rsidRPr="00A00825">
        <w:rPr>
          <w:rtl/>
        </w:rPr>
        <w:t xml:space="preserve">. ר"נ </w:t>
      </w:r>
      <w:r w:rsidRPr="00A00825">
        <w:rPr>
          <w:rFonts w:hint="cs"/>
          <w:rtl/>
        </w:rPr>
        <w:t>מ</w:t>
      </w:r>
      <w:r w:rsidR="00D16104" w:rsidRPr="00A00825">
        <w:rPr>
          <w:rtl/>
        </w:rPr>
        <w:t>רי"צ</w:t>
      </w:r>
      <w:r w:rsidR="00B8196E" w:rsidRPr="00B8196E">
        <w:rPr>
          <w:rtl/>
        </w:rPr>
        <w:t>:</w:t>
      </w:r>
    </w:p>
    <w:p w14:paraId="74E5D4C8" w14:textId="1D7C3B87" w:rsidR="007E5D61" w:rsidRPr="00C668B2" w:rsidRDefault="00D16104" w:rsidP="0045747B">
      <w:pPr>
        <w:rPr>
          <w:rtl/>
        </w:rPr>
      </w:pPr>
      <w:r w:rsidRPr="00A00825">
        <w:rPr>
          <w:rStyle w:val="af4"/>
          <w:rFonts w:hint="cs"/>
          <w:rtl/>
        </w:rPr>
        <w:t>'</w:t>
      </w:r>
      <w:r w:rsidRPr="00A00825">
        <w:rPr>
          <w:rStyle w:val="af4"/>
          <w:rtl/>
        </w:rPr>
        <w:t>כי שתים רעות עשה עמי</w:t>
      </w:r>
      <w:r w:rsidRPr="00A00825">
        <w:rPr>
          <w:rStyle w:val="af4"/>
          <w:rFonts w:hint="cs"/>
          <w:rtl/>
        </w:rPr>
        <w:t>'</w:t>
      </w:r>
      <w:r w:rsidR="007E5D61" w:rsidRPr="00C668B2">
        <w:rPr>
          <w:rFonts w:hint="cs"/>
          <w:rtl/>
        </w:rPr>
        <w:t>-</w:t>
      </w:r>
      <w:r w:rsidR="00CC7CDA">
        <w:rPr>
          <w:rtl/>
        </w:rPr>
        <w:t xml:space="preserve"> אחת</w:t>
      </w:r>
      <w:r w:rsidR="007E5D61" w:rsidRPr="00C668B2">
        <w:rPr>
          <w:rtl/>
        </w:rPr>
        <w:t xml:space="preserve"> </w:t>
      </w:r>
      <w:r w:rsidR="00CC7CDA">
        <w:rPr>
          <w:rFonts w:hint="cs"/>
          <w:rtl/>
        </w:rPr>
        <w:t>ש</w:t>
      </w:r>
      <w:r w:rsidR="007E5D61" w:rsidRPr="00C668B2">
        <w:rPr>
          <w:rtl/>
        </w:rPr>
        <w:t>שקולה כשתים</w:t>
      </w:r>
      <w:r w:rsidR="00CC7CDA">
        <w:rPr>
          <w:rFonts w:hint="cs"/>
          <w:rtl/>
        </w:rPr>
        <w:t xml:space="preserve">- </w:t>
      </w:r>
      <w:r w:rsidR="00CC7CDA" w:rsidRPr="00D67F2E">
        <w:rPr>
          <w:rFonts w:cs="PFT_Frank" w:hint="cs"/>
          <w:b/>
          <w:bCs/>
          <w:szCs w:val="14"/>
          <w:rtl/>
        </w:rPr>
        <w:t>ע"ז</w:t>
      </w:r>
    </w:p>
    <w:p w14:paraId="74E5D4C9" w14:textId="77777777" w:rsidR="00D16104" w:rsidRPr="00392931" w:rsidRDefault="00EE7BA2" w:rsidP="0045747B">
      <w:pPr>
        <w:rPr>
          <w:rtl/>
        </w:rPr>
      </w:pPr>
      <w:r w:rsidRPr="00EE7BA2">
        <w:rPr>
          <w:rFonts w:hint="cs"/>
          <w:rtl/>
        </w:rPr>
        <w:t xml:space="preserve">שהריעו </w:t>
      </w:r>
      <w:r w:rsidR="00CC7CDA">
        <w:rPr>
          <w:rFonts w:hint="cs"/>
          <w:rtl/>
        </w:rPr>
        <w:t>משניהן מ</w:t>
      </w:r>
      <w:r w:rsidR="007B12B2">
        <w:rPr>
          <w:rtl/>
        </w:rPr>
        <w:t>כ</w:t>
      </w:r>
      <w:r w:rsidR="007B12B2">
        <w:rPr>
          <w:rFonts w:hint="cs"/>
          <w:rtl/>
        </w:rPr>
        <w:t>י</w:t>
      </w:r>
      <w:r w:rsidR="00D16104" w:rsidRPr="006F178A">
        <w:rPr>
          <w:rtl/>
        </w:rPr>
        <w:t xml:space="preserve">תיים </w:t>
      </w:r>
      <w:r w:rsidR="007B12B2">
        <w:rPr>
          <w:rFonts w:hint="cs"/>
          <w:rtl/>
        </w:rPr>
        <w:t>ש</w:t>
      </w:r>
      <w:r w:rsidR="00D16104" w:rsidRPr="006F178A">
        <w:rPr>
          <w:rtl/>
        </w:rPr>
        <w:t>עובדים לאש, וקדרי</w:t>
      </w:r>
      <w:r w:rsidR="00D16104" w:rsidRPr="00CC7CDA">
        <w:rPr>
          <w:rtl/>
        </w:rPr>
        <w:t xml:space="preserve">ים </w:t>
      </w:r>
      <w:r w:rsidR="00CC7CDA" w:rsidRPr="00CC7CDA">
        <w:rPr>
          <w:rFonts w:hint="cs"/>
          <w:rtl/>
        </w:rPr>
        <w:t xml:space="preserve">שעובדין </w:t>
      </w:r>
      <w:r w:rsidR="00D16104" w:rsidRPr="00CC7CDA">
        <w:rPr>
          <w:rtl/>
        </w:rPr>
        <w:t>למים.</w:t>
      </w:r>
      <w:r w:rsidR="007E5D61" w:rsidRPr="00CC7CDA">
        <w:rPr>
          <w:rFonts w:hint="cs"/>
          <w:rtl/>
        </w:rPr>
        <w:t xml:space="preserve"> ואפי' </w:t>
      </w:r>
      <w:r w:rsidRPr="00CC7CDA">
        <w:rPr>
          <w:rFonts w:hint="cs"/>
          <w:rtl/>
        </w:rPr>
        <w:t>שמים מכבי</w:t>
      </w:r>
      <w:r w:rsidR="007E5D61" w:rsidRPr="00CC7CDA">
        <w:rPr>
          <w:rFonts w:hint="cs"/>
          <w:rtl/>
        </w:rPr>
        <w:t xml:space="preserve">ם האש </w:t>
      </w:r>
      <w:r w:rsidR="00D16104" w:rsidRPr="007E4434">
        <w:rPr>
          <w:rStyle w:val="af4"/>
          <w:rtl/>
        </w:rPr>
        <w:t>לא המירו אלהיהם</w:t>
      </w:r>
      <w:r w:rsidR="00D16104" w:rsidRPr="007E4434">
        <w:rPr>
          <w:spacing w:val="-4"/>
          <w:sz w:val="20"/>
          <w:rtl/>
        </w:rPr>
        <w:t xml:space="preserve">, </w:t>
      </w:r>
    </w:p>
    <w:p w14:paraId="09B1B1E2" w14:textId="2D3132E1" w:rsidR="00B8196E" w:rsidRPr="00B8196E" w:rsidRDefault="00CC7CDA" w:rsidP="00481B81">
      <w:pPr>
        <w:pStyle w:val="36"/>
        <w:framePr w:wrap="notBeside"/>
        <w:rPr>
          <w:rtl/>
        </w:rPr>
      </w:pPr>
      <w:r w:rsidRPr="00481B81">
        <w:rPr>
          <w:rFonts w:hint="cs"/>
          <w:rtl/>
        </w:rPr>
        <w:t xml:space="preserve">ו. </w:t>
      </w:r>
      <w:r w:rsidR="00D16104" w:rsidRPr="00481B81">
        <w:rPr>
          <w:rtl/>
        </w:rPr>
        <w:t xml:space="preserve">ר"נ </w:t>
      </w:r>
      <w:r w:rsidRPr="00481B81">
        <w:rPr>
          <w:rFonts w:hint="cs"/>
          <w:rtl/>
        </w:rPr>
        <w:t>מ</w:t>
      </w:r>
      <w:r w:rsidR="00D16104" w:rsidRPr="00481B81">
        <w:rPr>
          <w:rtl/>
        </w:rPr>
        <w:t>רי"צ</w:t>
      </w:r>
      <w:r w:rsidR="00B8196E" w:rsidRPr="00B8196E">
        <w:rPr>
          <w:rFonts w:hint="cs"/>
          <w:rtl/>
        </w:rPr>
        <w:t>:</w:t>
      </w:r>
    </w:p>
    <w:p w14:paraId="7BE81298" w14:textId="0366615C" w:rsidR="00481B81" w:rsidRDefault="00D16104" w:rsidP="00481B81">
      <w:pPr>
        <w:rPr>
          <w:rFonts w:ascii="Fb Fontext" w:hAnsi="Fb Fontext"/>
          <w:spacing w:val="-4"/>
          <w:rtl/>
        </w:rPr>
      </w:pPr>
      <w:r w:rsidRPr="00481B81">
        <w:rPr>
          <w:rStyle w:val="af4"/>
          <w:rtl/>
        </w:rPr>
        <w:t>ויהי כאשר זקן שמואל'</w:t>
      </w:r>
      <w:r w:rsidR="00EE7BA2" w:rsidRPr="00E26D9F">
        <w:rPr>
          <w:rStyle w:val="af4"/>
          <w:rFonts w:hint="cs"/>
          <w:spacing w:val="-4"/>
          <w:rtl/>
        </w:rPr>
        <w:t xml:space="preserve"> </w:t>
      </w:r>
      <w:r w:rsidR="00EE7BA2" w:rsidRPr="00481B81">
        <w:rPr>
          <w:rFonts w:hint="cs"/>
          <w:rtl/>
        </w:rPr>
        <w:t xml:space="preserve">קפצה עליו זקנה </w:t>
      </w:r>
      <w:r w:rsidRPr="00481B81">
        <w:rPr>
          <w:rtl/>
        </w:rPr>
        <w:t>א</w:t>
      </w:r>
      <w:r w:rsidR="007E5D61" w:rsidRPr="00481B81">
        <w:rPr>
          <w:rFonts w:hint="cs"/>
          <w:rtl/>
        </w:rPr>
        <w:t xml:space="preserve">פי' </w:t>
      </w:r>
      <w:r w:rsidRPr="00481B81">
        <w:rPr>
          <w:rtl/>
        </w:rPr>
        <w:t>שהיה בן נ"ב</w:t>
      </w:r>
      <w:r w:rsidRPr="00E26D9F">
        <w:rPr>
          <w:rFonts w:ascii="Fb Fontext" w:hAnsi="Fb Fontext"/>
          <w:spacing w:val="-4"/>
          <w:rtl/>
        </w:rPr>
        <w:t xml:space="preserve"> </w:t>
      </w:r>
    </w:p>
    <w:p w14:paraId="74E5D4CB" w14:textId="3EBD36B2" w:rsidR="00D16104" w:rsidRPr="00481B81" w:rsidRDefault="00D16104" w:rsidP="00481B81">
      <w:pPr>
        <w:rPr>
          <w:rFonts w:ascii="Fb Fontext" w:hAnsi="Fb Fontext"/>
          <w:spacing w:val="-4"/>
          <w:rtl/>
        </w:rPr>
      </w:pPr>
      <w:r w:rsidRPr="007E5D61">
        <w:rPr>
          <w:rStyle w:val="af4"/>
          <w:spacing w:val="-2"/>
          <w:rtl/>
        </w:rPr>
        <w:t>ד'נחמתי כי המלכתי את שאול'.</w:t>
      </w:r>
    </w:p>
    <w:p w14:paraId="74E5D4CC" w14:textId="77777777" w:rsidR="00D16104" w:rsidRPr="00CC7CDA" w:rsidRDefault="00CC7CDA" w:rsidP="0045747B">
      <w:pPr>
        <w:rPr>
          <w:spacing w:val="-4"/>
          <w:rtl/>
        </w:rPr>
      </w:pPr>
      <w:r w:rsidRPr="00CC7CDA">
        <w:rPr>
          <w:rStyle w:val="afffff3"/>
          <w:rFonts w:hint="cs"/>
          <w:spacing w:val="-4"/>
          <w:rtl/>
        </w:rPr>
        <w:t>וטעם ש</w:t>
      </w:r>
      <w:r w:rsidR="00EE7BA2" w:rsidRPr="00CC7CDA">
        <w:rPr>
          <w:rStyle w:val="afffff3"/>
          <w:spacing w:val="-4"/>
          <w:rtl/>
        </w:rPr>
        <w:t>אמר</w:t>
      </w:r>
      <w:r w:rsidR="00D16104" w:rsidRPr="00CC7CDA">
        <w:rPr>
          <w:rStyle w:val="afffff3"/>
          <w:spacing w:val="-4"/>
          <w:rtl/>
        </w:rPr>
        <w:t>:</w:t>
      </w:r>
      <w:r>
        <w:rPr>
          <w:spacing w:val="-4"/>
          <w:rtl/>
        </w:rPr>
        <w:t xml:space="preserve"> </w:t>
      </w:r>
      <w:r>
        <w:rPr>
          <w:rStyle w:val="afffff3"/>
          <w:spacing w:val="-4"/>
          <w:rtl/>
          <w:rPrChange w:id="9003" w:author="מנוע אמוראים" w:date="2026-10-05T16:42:12Z">
            <w:rPr>
              <w:spacing w:val="-4"/>
              <w:rtl/>
            </w:rPr>
          </w:rPrChange>
        </w:rPr>
        <w:t xml:space="preserve">רבש"ע</w:t>
      </w:r>
      <w:r>
        <w:rPr>
          <w:spacing w:val="-4"/>
          <w:rtl/>
        </w:rPr>
        <w:t xml:space="preserve"> שקלתני כמשה ואהרן, </w:t>
      </w:r>
      <w:r w:rsidR="00D16104" w:rsidRPr="00CC7CDA">
        <w:rPr>
          <w:rStyle w:val="af4"/>
          <w:spacing w:val="-4"/>
          <w:rtl/>
        </w:rPr>
        <w:t>ד'משה ואהרן בכהניו ושמואל בקראי שמו',</w:t>
      </w:r>
      <w:r w:rsidR="00D16104" w:rsidRPr="00CC7CDA">
        <w:rPr>
          <w:spacing w:val="-4"/>
          <w:rtl/>
        </w:rPr>
        <w:t xml:space="preserve"> </w:t>
      </w:r>
      <w:r w:rsidR="00EE7BA2" w:rsidRPr="00CC7CDA">
        <w:rPr>
          <w:rFonts w:hint="cs"/>
          <w:spacing w:val="-4"/>
          <w:rtl/>
        </w:rPr>
        <w:t>אהיה כמותם ש</w:t>
      </w:r>
      <w:r w:rsidR="00D16104" w:rsidRPr="00CC7CDA">
        <w:rPr>
          <w:spacing w:val="-4"/>
          <w:rtl/>
        </w:rPr>
        <w:t xml:space="preserve">לא בטלו מעשה ידיהם בחייהם, </w:t>
      </w:r>
    </w:p>
    <w:p w14:paraId="74E5D4CD" w14:textId="398B8F6B" w:rsidR="00EE7BA2" w:rsidRDefault="00EE7BA2" w:rsidP="0045747B">
      <w:pPr>
        <w:rPr>
          <w:rtl/>
        </w:rPr>
      </w:pPr>
      <w:r>
        <w:rPr>
          <w:rFonts w:hint="cs"/>
          <w:rtl/>
        </w:rPr>
        <w:t xml:space="preserve">ואל ימות שאול בחיי. </w:t>
      </w:r>
      <w:r w:rsidR="00CC7CDA">
        <w:rPr>
          <w:rFonts w:hint="cs"/>
          <w:rtl/>
        </w:rPr>
        <w:t xml:space="preserve">וא''א שלא ימות שאול שכבר הגיעה מלכות דוד ואין מלכות נוגעת בחברתה אלא אקפיץ עליו זקנה וימות </w:t>
      </w:r>
      <w:r w:rsidR="00CC7CDA" w:rsidRPr="00CC7CDA">
        <w:rPr>
          <w:rStyle w:val="afffffc"/>
          <w:rFonts w:hint="cs"/>
          <w:rtl/>
        </w:rPr>
        <w:t>שלא ירננו שמת צעיר,</w:t>
      </w:r>
      <w:r w:rsidR="00CC7CDA">
        <w:rPr>
          <w:rFonts w:hint="cs"/>
          <w:rtl/>
        </w:rPr>
        <w:t xml:space="preserve"> והתעכב שאול מלמות שנתיים וחצי</w:t>
      </w:r>
      <w:r w:rsidR="00956438">
        <w:rPr>
          <w:rFonts w:hint="cs"/>
          <w:rtl/>
        </w:rPr>
        <w:t>.</w:t>
      </w:r>
      <w:r w:rsidR="00CC7CDA">
        <w:rPr>
          <w:rFonts w:hint="cs"/>
          <w:rtl/>
        </w:rPr>
        <w:t xml:space="preserve"> </w:t>
      </w:r>
    </w:p>
    <w:p w14:paraId="74E5D4CE" w14:textId="77777777" w:rsidR="00D16104" w:rsidRPr="006F178A" w:rsidRDefault="007E5D61" w:rsidP="0045747B">
      <w:pPr>
        <w:pStyle w:val="afffffb"/>
        <w:ind w:firstLine="113"/>
        <w:rPr>
          <w:rtl/>
        </w:rPr>
      </w:pPr>
      <w:r w:rsidRPr="00CC7CDA">
        <w:rPr>
          <w:rFonts w:hint="cs"/>
          <w:rtl/>
        </w:rPr>
        <w:t xml:space="preserve">אדם נדחה מפני אדם </w:t>
      </w:r>
      <w:r w:rsidR="00E60E82" w:rsidRPr="00CC7CDA">
        <w:rPr>
          <w:rtl/>
        </w:rPr>
        <w:t>–</w:t>
      </w:r>
      <w:r w:rsidR="00E60E82">
        <w:rPr>
          <w:rFonts w:hint="cs"/>
          <w:rtl/>
        </w:rPr>
        <w:t xml:space="preserve"> </w:t>
      </w:r>
      <w:r w:rsidR="00E60E82" w:rsidRPr="00CC7CDA">
        <w:rPr>
          <w:rFonts w:hint="cs"/>
          <w:rtl/>
        </w:rPr>
        <w:t>ד'</w:t>
      </w:r>
      <w:r>
        <w:rPr>
          <w:rStyle w:val="af4"/>
          <w:rtl/>
          <w:rPrChange w:id="9002" w:author="מנוע פסוקים" w:date="2026-10-05T16:38:46Z">
            <w:rPr>
              <w:rtl/>
            </w:rPr>
          </w:rPrChange>
        </w:rPr>
        <w:t xml:space="preserve">הרגתים באמרי פי</w:t>
      </w:r>
      <w:r>
        <w:rPr>
          <w:rtl/>
        </w:rPr>
        <w:t xml:space="preserve">',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 xml:space="preserve">ולא </w:t>
      </w:r>
      <w:r w:rsidR="00D16104" w:rsidRPr="006F178A">
        <w:rPr>
          <w:rtl/>
        </w:rPr>
        <w:t>במעשיהם</w:t>
      </w:r>
      <w:r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</w:p>
    <w:p w14:paraId="06BEA475" w14:textId="77777777" w:rsidR="00B8196E" w:rsidRPr="00B8196E" w:rsidRDefault="00CC7CDA" w:rsidP="00E41D06">
      <w:pPr>
        <w:pStyle w:val="36"/>
        <w:framePr w:wrap="notBeside"/>
        <w:rPr>
          <w:rtl/>
        </w:rPr>
      </w:pPr>
      <w:r w:rsidRPr="00E41D06">
        <w:rPr>
          <w:rFonts w:hint="cs"/>
          <w:rtl/>
        </w:rPr>
        <w:lastRenderedPageBreak/>
        <w:t xml:space="preserve">ז. </w:t>
      </w:r>
      <w:r w:rsidR="00D16104" w:rsidRPr="00E41D06">
        <w:rPr>
          <w:rtl/>
        </w:rPr>
        <w:t xml:space="preserve">ר"נ </w:t>
      </w:r>
      <w:r w:rsidR="007E5D61" w:rsidRPr="00E41D06">
        <w:rPr>
          <w:rFonts w:hint="cs"/>
          <w:rtl/>
        </w:rPr>
        <w:t xml:space="preserve">ביקש </w:t>
      </w:r>
      <w:r w:rsidR="00D16104" w:rsidRPr="00E41D06">
        <w:rPr>
          <w:rtl/>
        </w:rPr>
        <w:t>מרי"צ</w:t>
      </w:r>
      <w:r w:rsidR="00B8196E" w:rsidRPr="00B8196E">
        <w:rPr>
          <w:rtl/>
        </w:rPr>
        <w:t>:</w:t>
      </w:r>
    </w:p>
    <w:p w14:paraId="74E5D4CF" w14:textId="7F8E0765" w:rsidR="00D16104" w:rsidRPr="006F178A" w:rsidRDefault="00D16104" w:rsidP="0045747B">
      <w:pPr>
        <w:rPr>
          <w:rtl/>
        </w:rPr>
      </w:pPr>
      <w:r w:rsidRPr="006F178A">
        <w:rPr>
          <w:rFonts w:ascii="Fb Fontext" w:hAnsi="Fb Fontext"/>
          <w:rtl/>
        </w:rPr>
        <w:t>לומר דבר</w:t>
      </w:r>
      <w:r w:rsidR="007E5D61">
        <w:rPr>
          <w:rFonts w:ascii="Fb Fontext" w:hAnsi="Fb Fontext" w:hint="cs"/>
          <w:rtl/>
        </w:rPr>
        <w:t xml:space="preserve"> כשישבו בסעודה. </w:t>
      </w:r>
      <w:r w:rsidRPr="006F178A">
        <w:rPr>
          <w:rFonts w:ascii="Fb Fontext" w:hAnsi="Fb Fontext"/>
          <w:rtl/>
        </w:rPr>
        <w:t xml:space="preserve"> </w:t>
      </w:r>
    </w:p>
    <w:p w14:paraId="4139B95D" w14:textId="77777777" w:rsidR="00B8196E" w:rsidRPr="00B8196E" w:rsidRDefault="00D16104" w:rsidP="00E41D06">
      <w:pPr>
        <w:pStyle w:val="36"/>
        <w:framePr w:wrap="notBeside"/>
        <w:rPr>
          <w:rtl/>
        </w:rPr>
      </w:pPr>
      <w:r w:rsidRPr="00E41D06">
        <w:rPr>
          <w:rtl/>
        </w:rPr>
        <w:t>וא"ל</w:t>
      </w:r>
      <w:r w:rsidR="00B8196E" w:rsidRPr="00B8196E">
        <w:rPr>
          <w:rtl/>
        </w:rPr>
        <w:t>:</w:t>
      </w:r>
    </w:p>
    <w:p w14:paraId="74E5D4D0" w14:textId="4E37796A" w:rsidR="00D16104" w:rsidRPr="00E41D06" w:rsidRDefault="00D16104" w:rsidP="0045747B">
      <w:pPr>
        <w:rPr>
          <w:rtl/>
        </w:rPr>
      </w:pPr>
      <w:r w:rsidRPr="00E41D06">
        <w:rPr>
          <w:rtl/>
        </w:rPr>
        <w:t>דאין מסיחין בסעודה, שמא יקדים קנה לושט ויבא לידי סכנה.</w:t>
      </w:r>
    </w:p>
    <w:p w14:paraId="74E5D4D1" w14:textId="77777777" w:rsidR="00D16104" w:rsidRPr="006F178A" w:rsidRDefault="00E60E82" w:rsidP="0005416D">
      <w:pPr>
        <w:spacing w:after="60"/>
        <w:rPr>
          <w:rtl/>
        </w:rPr>
      </w:pPr>
      <w:r>
        <w:rPr>
          <w:rtl/>
        </w:rPr>
        <w:t>אחר הסעודה אמר</w:t>
      </w:r>
      <w:r w:rsidR="00D16104" w:rsidRPr="006F178A">
        <w:rPr>
          <w:rtl/>
        </w:rPr>
        <w:t xml:space="preserve"> </w:t>
      </w:r>
      <w:r>
        <w:rPr>
          <w:rStyle w:val="afffff3"/>
          <w:rFonts w:hint="cs"/>
          <w:rtl/>
        </w:rPr>
        <w:t>מ</w:t>
      </w:r>
      <w:r w:rsidR="00D16104" w:rsidRPr="00BC3BA1">
        <w:rPr>
          <w:rStyle w:val="afffff3"/>
          <w:rtl/>
        </w:rPr>
        <w:t>רי"ו:</w:t>
      </w:r>
      <w:r w:rsidR="00D16104" w:rsidRPr="006F178A">
        <w:rPr>
          <w:rtl/>
        </w:rPr>
        <w:t xml:space="preserve"> יעקב אבינו לא מת.</w:t>
      </w:r>
      <w:r w:rsidR="00E26D9F" w:rsidRPr="00053775">
        <w:rPr>
          <w:rFonts w:cs="PFT_Frank" w:hint="cs"/>
          <w:b/>
          <w:bCs/>
          <w:szCs w:val="14"/>
          <w:rtl/>
        </w:rPr>
        <w:t xml:space="preserve"> </w:t>
      </w:r>
      <w:r w:rsidR="00EE7BA2" w:rsidRPr="00053775">
        <w:rPr>
          <w:rFonts w:cs="PFT_Frank" w:hint="cs"/>
          <w:b/>
          <w:bCs/>
          <w:szCs w:val="14"/>
          <w:rtl/>
        </w:rPr>
        <w:t>אפי</w:t>
      </w:r>
      <w:r w:rsidR="00CC7CDA">
        <w:rPr>
          <w:rFonts w:cs="PFT_Frank" w:hint="cs"/>
          <w:b/>
          <w:bCs/>
          <w:szCs w:val="14"/>
          <w:rtl/>
        </w:rPr>
        <w:t>'</w:t>
      </w:r>
      <w:r w:rsidR="00D16104" w:rsidRPr="006F178A">
        <w:rPr>
          <w:rtl/>
        </w:rPr>
        <w:t xml:space="preserve"> דספדו וחנטו וקברו </w:t>
      </w:r>
      <w:r>
        <w:rPr>
          <w:rStyle w:val="af4"/>
          <w:rFonts w:hint="cs"/>
          <w:rtl/>
        </w:rPr>
        <w:t>ד</w:t>
      </w:r>
      <w:r w:rsidR="00D16104" w:rsidRPr="00C74F46">
        <w:rPr>
          <w:rStyle w:val="af4"/>
          <w:rFonts w:hint="cs"/>
          <w:rtl/>
        </w:rPr>
        <w:t>'</w:t>
      </w:r>
      <w:r w:rsidR="00D16104" w:rsidRPr="00C74F46">
        <w:rPr>
          <w:rStyle w:val="af4"/>
          <w:rtl/>
        </w:rPr>
        <w:t xml:space="preserve">ואתה אל תירא עבדי יעקב </w:t>
      </w:r>
      <w:r w:rsidR="00EE7BA2">
        <w:rPr>
          <w:rStyle w:val="af4"/>
          <w:rFonts w:hint="cs"/>
          <w:rtl/>
        </w:rPr>
        <w:t xml:space="preserve">... </w:t>
      </w:r>
      <w:r w:rsidR="00D16104" w:rsidRPr="00C74F46">
        <w:rPr>
          <w:rStyle w:val="af4"/>
          <w:rtl/>
        </w:rPr>
        <w:t>ואת זרעך מארץ שבים</w:t>
      </w:r>
      <w:r w:rsidR="00D16104" w:rsidRPr="00C74F46">
        <w:rPr>
          <w:rStyle w:val="af4"/>
          <w:rFonts w:hint="cs"/>
          <w:rtl/>
        </w:rPr>
        <w:t>'</w:t>
      </w:r>
      <w:r w:rsidR="00D16104" w:rsidRPr="006F178A">
        <w:rPr>
          <w:rtl/>
        </w:rPr>
        <w:t>, מקיש הוא לזרעו</w:t>
      </w:r>
      <w:r w:rsidR="007E5D61">
        <w:rPr>
          <w:rFonts w:hint="cs"/>
          <w:rtl/>
        </w:rPr>
        <w:t>,</w:t>
      </w:r>
      <w:r w:rsidR="00D16104" w:rsidRPr="006F178A">
        <w:rPr>
          <w:rtl/>
        </w:rPr>
        <w:t xml:space="preserve"> דבחיים</w:t>
      </w:r>
      <w:r w:rsidR="007E5D61">
        <w:rPr>
          <w:rFonts w:hint="cs"/>
          <w:rtl/>
        </w:rPr>
        <w:t>.</w:t>
      </w:r>
      <w:r w:rsidR="00D16104" w:rsidRPr="006F178A">
        <w:rPr>
          <w:rtl/>
        </w:rPr>
        <w:t xml:space="preserve"> </w:t>
      </w:r>
      <w:r w:rsidR="00CC7CDA" w:rsidRPr="00CC7CDA">
        <w:rPr>
          <w:rStyle w:val="afffffc"/>
          <w:rFonts w:hint="cs"/>
          <w:rtl/>
        </w:rPr>
        <w:t xml:space="preserve">שיביאנו לגאול בניו </w:t>
      </w:r>
      <w:r w:rsidR="00CC7CDA">
        <w:rPr>
          <w:rStyle w:val="afffffc"/>
          <w:rFonts w:hint="cs"/>
          <w:rtl/>
        </w:rPr>
        <w:t>ל</w:t>
      </w:r>
      <w:r w:rsidR="00CC7CDA" w:rsidRPr="00CC7CDA">
        <w:rPr>
          <w:rStyle w:val="afffffc"/>
          <w:rFonts w:hint="cs"/>
          <w:rtl/>
        </w:rPr>
        <w:t>עיניו</w:t>
      </w:r>
      <w:r w:rsidR="00CC7CDA">
        <w:rPr>
          <w:rStyle w:val="afffffc"/>
          <w:rFonts w:hint="cs"/>
          <w:rtl/>
        </w:rPr>
        <w:t>,</w:t>
      </w:r>
    </w:p>
    <w:p w14:paraId="0BA2EBD8" w14:textId="009F489F" w:rsidR="00B8196E" w:rsidRPr="00B8196E" w:rsidRDefault="00CC7CDA" w:rsidP="0005416D">
      <w:pPr>
        <w:pStyle w:val="36"/>
        <w:framePr w:wrap="notBeside"/>
        <w:rPr>
          <w:rtl/>
        </w:rPr>
      </w:pPr>
      <w:r w:rsidRPr="0005416D">
        <w:rPr>
          <w:rFonts w:hint="cs"/>
          <w:rtl/>
        </w:rPr>
        <w:t xml:space="preserve">ח. </w:t>
      </w:r>
      <w:r w:rsidR="00D16104" w:rsidRPr="0005416D">
        <w:rPr>
          <w:rtl/>
        </w:rPr>
        <w:t>רי"צ</w:t>
      </w:r>
      <w:r w:rsidR="00B8196E" w:rsidRPr="00B8196E">
        <w:rPr>
          <w:rtl/>
        </w:rPr>
        <w:t>:</w:t>
      </w:r>
    </w:p>
    <w:p w14:paraId="74E5D4D2" w14:textId="681BC008" w:rsidR="00D16104" w:rsidRPr="0005416D" w:rsidRDefault="00D16104" w:rsidP="0005416D">
      <w:pPr>
        <w:pStyle w:val="afffffe"/>
        <w:spacing w:before="0"/>
        <w:rPr>
          <w:rtl/>
        </w:rPr>
      </w:pPr>
      <w:r w:rsidRPr="0005416D">
        <w:rPr>
          <w:rtl/>
        </w:rPr>
        <w:t xml:space="preserve">כל האומר רחב רחב מיד </w:t>
      </w:r>
      <w:r w:rsidR="00CC7CDA" w:rsidRPr="0005416D">
        <w:rPr>
          <w:rFonts w:hint="cs"/>
          <w:rtl/>
        </w:rPr>
        <w:t>רואה קר</w:t>
      </w:r>
      <w:r w:rsidR="003D6273" w:rsidRPr="0005416D">
        <w:rPr>
          <w:rFonts w:hint="cs"/>
          <w:rtl/>
        </w:rPr>
        <w:t>י</w:t>
      </w:r>
      <w:r w:rsidRPr="0005416D">
        <w:rPr>
          <w:rtl/>
        </w:rPr>
        <w:t>. וביודעה ומכירה</w:t>
      </w:r>
      <w:r w:rsidR="00EE7BA2" w:rsidRPr="0005416D">
        <w:rPr>
          <w:rFonts w:hint="cs"/>
          <w:rtl/>
        </w:rPr>
        <w:t>,</w:t>
      </w:r>
      <w:r w:rsidRPr="0005416D">
        <w:rPr>
          <w:rtl/>
        </w:rPr>
        <w:t xml:space="preserve"> </w:t>
      </w:r>
    </w:p>
    <w:p w14:paraId="3EBB71D7" w14:textId="002F7084" w:rsidR="00B8196E" w:rsidRPr="00B8196E" w:rsidRDefault="00CC7CDA" w:rsidP="0005416D">
      <w:pPr>
        <w:pStyle w:val="36"/>
        <w:framePr w:wrap="notBeside"/>
        <w:rPr>
          <w:rtl/>
        </w:rPr>
      </w:pPr>
      <w:r w:rsidRPr="0005416D">
        <w:rPr>
          <w:rFonts w:hint="cs"/>
          <w:rtl/>
        </w:rPr>
        <w:t>ט. ר"נ ביקש מרי''צ</w:t>
      </w:r>
      <w:r w:rsidR="00B8196E" w:rsidRPr="00B8196E">
        <w:rPr>
          <w:rtl/>
        </w:rPr>
        <w:t>:</w:t>
      </w:r>
    </w:p>
    <w:p w14:paraId="74E5D4D4" w14:textId="4E73777A" w:rsidR="00D16104" w:rsidRDefault="00D16104" w:rsidP="00A70486">
      <w:pPr>
        <w:rPr>
          <w:rtl/>
        </w:rPr>
      </w:pPr>
      <w:r w:rsidRPr="006F178A">
        <w:rPr>
          <w:rtl/>
        </w:rPr>
        <w:t xml:space="preserve">רכה </w:t>
      </w:r>
      <w:r w:rsidRPr="00DD3E6E">
        <w:rPr>
          <w:rStyle w:val="afffff3"/>
          <w:rtl/>
        </w:rPr>
        <w:t>א"ל:</w:t>
      </w:r>
      <w:r w:rsidRPr="006F178A">
        <w:rPr>
          <w:rtl/>
        </w:rPr>
        <w:t xml:space="preserve"> </w:t>
      </w:r>
      <w:r w:rsidR="007E5D61">
        <w:rPr>
          <w:rFonts w:hint="cs"/>
          <w:rtl/>
        </w:rPr>
        <w:t xml:space="preserve">משל </w:t>
      </w:r>
      <w:r w:rsidR="00CC7CDA">
        <w:rPr>
          <w:rtl/>
        </w:rPr>
        <w:t>ל</w:t>
      </w:r>
      <w:r w:rsidR="00CC7CDA">
        <w:rPr>
          <w:rFonts w:hint="cs"/>
          <w:rtl/>
        </w:rPr>
        <w:t>ה</w:t>
      </w:r>
      <w:r w:rsidR="00CC7CDA">
        <w:rPr>
          <w:rtl/>
        </w:rPr>
        <w:t>ולך במדבר</w:t>
      </w:r>
      <w:r w:rsidRPr="006F178A">
        <w:rPr>
          <w:rtl/>
        </w:rPr>
        <w:t xml:space="preserve">, ומצא אילן </w:t>
      </w:r>
      <w:r w:rsidR="00EE7BA2">
        <w:rPr>
          <w:rFonts w:hint="cs"/>
          <w:rtl/>
        </w:rPr>
        <w:t xml:space="preserve">פירות ומים אכל ושתה וישב בצילו, </w:t>
      </w:r>
      <w:r w:rsidR="006701E8">
        <w:rPr>
          <w:rtl/>
        </w:rPr>
        <w:t>אמר: אילן</w:t>
      </w:r>
      <w:r w:rsidRPr="006F178A">
        <w:rPr>
          <w:rtl/>
        </w:rPr>
        <w:t xml:space="preserve">, במה אברכך? </w:t>
      </w:r>
      <w:r w:rsidRPr="00CC7CDA">
        <w:rPr>
          <w:rtl/>
        </w:rPr>
        <w:t xml:space="preserve">הרי פירותיך מתוקין, </w:t>
      </w:r>
      <w:r w:rsidR="007E5D61" w:rsidRPr="00CC7CDA">
        <w:rPr>
          <w:rFonts w:hint="cs"/>
          <w:rtl/>
        </w:rPr>
        <w:t>ו</w:t>
      </w:r>
      <w:r w:rsidRPr="00CC7CDA">
        <w:rPr>
          <w:rtl/>
        </w:rPr>
        <w:t xml:space="preserve">צילך נאה, </w:t>
      </w:r>
      <w:r w:rsidR="007E5D61" w:rsidRPr="00CC7CDA">
        <w:rPr>
          <w:rFonts w:hint="cs"/>
          <w:rtl/>
        </w:rPr>
        <w:t>ו</w:t>
      </w:r>
      <w:r w:rsidRPr="00CC7CDA">
        <w:rPr>
          <w:rtl/>
        </w:rPr>
        <w:t xml:space="preserve">אמת המים עוברת תחתיך. </w:t>
      </w:r>
      <w:r w:rsidR="00CC7CDA">
        <w:rPr>
          <w:rtl/>
        </w:rPr>
        <w:br/>
      </w:r>
      <w:r w:rsidRPr="00CC7CDA">
        <w:rPr>
          <w:rtl/>
        </w:rPr>
        <w:t xml:space="preserve">אלא: שכל נטיעות </w:t>
      </w:r>
      <w:r w:rsidR="006701E8" w:rsidRPr="00CC7CDA">
        <w:rPr>
          <w:rFonts w:hint="cs"/>
          <w:rtl/>
        </w:rPr>
        <w:t>ש</w:t>
      </w:r>
      <w:r w:rsidRPr="00CC7CDA">
        <w:rPr>
          <w:rtl/>
        </w:rPr>
        <w:t>ממך יהיו כמותך.</w:t>
      </w:r>
      <w:r w:rsidR="006701E8" w:rsidRPr="00CC7CDA">
        <w:rPr>
          <w:rFonts w:hint="cs"/>
          <w:rtl/>
        </w:rPr>
        <w:t xml:space="preserve"> </w:t>
      </w:r>
      <w:r w:rsidRPr="00CC7CDA">
        <w:rPr>
          <w:rtl/>
        </w:rPr>
        <w:t xml:space="preserve">אף אתה, </w:t>
      </w:r>
      <w:r w:rsidR="00CC7CDA" w:rsidRPr="00CC7CDA">
        <w:rPr>
          <w:rFonts w:hint="cs"/>
          <w:rtl/>
        </w:rPr>
        <w:t>יש לך</w:t>
      </w:r>
      <w:r w:rsidRPr="00CC7CDA">
        <w:rPr>
          <w:rtl/>
        </w:rPr>
        <w:t xml:space="preserve"> תורה, עושר,</w:t>
      </w:r>
      <w:r w:rsidR="006701E8" w:rsidRPr="00CC7CDA">
        <w:rPr>
          <w:rFonts w:hint="cs"/>
          <w:rtl/>
        </w:rPr>
        <w:t xml:space="preserve"> </w:t>
      </w:r>
      <w:r w:rsidR="006701E8" w:rsidRPr="00CC7CDA">
        <w:rPr>
          <w:rtl/>
        </w:rPr>
        <w:t>בנים</w:t>
      </w:r>
      <w:r w:rsidR="006701E8" w:rsidRPr="00CC7CDA">
        <w:rPr>
          <w:rFonts w:hint="cs"/>
          <w:rtl/>
        </w:rPr>
        <w:t xml:space="preserve"> </w:t>
      </w:r>
      <w:r w:rsidRPr="00CC7CDA">
        <w:rPr>
          <w:rtl/>
        </w:rPr>
        <w:t>אלא: י</w:t>
      </w:r>
      <w:r w:rsidR="006701E8" w:rsidRPr="00CC7CDA">
        <w:rPr>
          <w:rFonts w:hint="cs"/>
          <w:rtl/>
        </w:rPr>
        <w:t>ה"ר</w:t>
      </w:r>
      <w:r w:rsidRPr="00CC7CDA">
        <w:rPr>
          <w:rtl/>
        </w:rPr>
        <w:t xml:space="preserve"> שיהיו צאצאי</w:t>
      </w:r>
      <w:r w:rsidR="006701E8" w:rsidRPr="00CC7CDA">
        <w:rPr>
          <w:rFonts w:hint="cs"/>
          <w:rtl/>
        </w:rPr>
        <w:t xml:space="preserve">ך </w:t>
      </w:r>
      <w:r w:rsidRPr="00CC7CDA">
        <w:rPr>
          <w:rtl/>
        </w:rPr>
        <w:t>כמותך.</w:t>
      </w:r>
    </w:p>
    <w:p w14:paraId="4BEE7166" w14:textId="1CF921E3" w:rsidR="008D356B" w:rsidRPr="006F178A" w:rsidRDefault="003D03B6" w:rsidP="003D03B6">
      <w:pPr>
        <w:pStyle w:val="afffff8"/>
        <w:rPr>
          <w:rtl/>
        </w:rPr>
      </w:pPr>
      <w:r>
        <w:rPr>
          <w:rFonts w:hint="cs"/>
          <w:rtl/>
        </w:rPr>
        <w:t>יורה ומלקוש</w:t>
      </w:r>
      <w:r w:rsidR="00110B09">
        <w:rPr>
          <w:rFonts w:hint="cs"/>
          <w:rtl/>
        </w:rPr>
        <w:t>- ביאור שמותם</w:t>
      </w:r>
    </w:p>
    <w:p w14:paraId="74E5D4D5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tl/>
        </w:rPr>
        <w:t>ו.</w:t>
      </w:r>
    </w:p>
    <w:p w14:paraId="74E5D4D6" w14:textId="24D58B6D" w:rsidR="006616C7" w:rsidRPr="006616C7" w:rsidRDefault="006616C7" w:rsidP="0045747B">
      <w:pPr>
        <w:pStyle w:val="af3"/>
        <w:rPr>
          <w:rtl/>
        </w:rPr>
      </w:pPr>
      <w:r>
        <w:rPr>
          <w:rStyle w:val="af4"/>
          <w:rFonts w:hint="cs"/>
          <w:rtl/>
          <w:rPrChange w:id="9003" w:author="מנוע פסוקים" w:date="2026-10-05T16:38:46Z">
            <w:rPr>
              <w:rFonts w:hint="cs"/>
              <w:rtl/>
            </w:rPr>
          </w:rPrChange>
        </w:rPr>
        <w:t xml:space="preserve">ונתתי מטר ארצכם בעתו </w:t>
      </w:r>
      <w:r>
        <w:rPr>
          <w:rStyle w:val="af4"/>
          <w:rFonts w:hint="cs"/>
          <w:b/>
          <w:bCs/>
          <w:rtl/>
          <w:rPrChange w:id="9004" w:author="מנוע פסוקים" w:date="2026-10-05T16:38:46Z">
            <w:rPr>
              <w:rFonts w:hint="cs"/>
              <w:b/>
              <w:bCs/>
              <w:rtl/>
            </w:rPr>
          </w:rPrChange>
        </w:rPr>
        <w:t xml:space="preserve">יורה ומלקוש</w:t>
      </w:r>
      <w:r w:rsidR="00095C8A">
        <w:rPr>
          <w:rFonts w:hint="cs"/>
          <w:rtl/>
        </w:rPr>
        <w:t xml:space="preserve"> </w:t>
      </w:r>
      <w:r w:rsidR="00095C8A" w:rsidRPr="00095C8A">
        <w:rPr>
          <w:rStyle w:val="afffffc"/>
          <w:rFonts w:hint="cs"/>
          <w:rtl/>
        </w:rPr>
        <w:t>ג' פירושים ליורה ולמלקוש</w:t>
      </w:r>
    </w:p>
    <w:p w14:paraId="70CF0E03" w14:textId="4B452970" w:rsidR="00B8196E" w:rsidRPr="00B8196E" w:rsidRDefault="00D16104" w:rsidP="00A70486">
      <w:pPr>
        <w:pStyle w:val="36"/>
        <w:framePr w:wrap="notBeside"/>
        <w:rPr>
          <w:rtl/>
        </w:rPr>
      </w:pPr>
      <w:r w:rsidRPr="00A70486">
        <w:rPr>
          <w:rtl/>
        </w:rPr>
        <w:t>יורה</w:t>
      </w:r>
      <w:r w:rsidR="00B64E8E">
        <w:rPr>
          <w:rFonts w:hint="cs"/>
          <w:rtl/>
        </w:rPr>
        <w:t xml:space="preserve"> א</w:t>
      </w:r>
      <w:r w:rsidR="00B8196E" w:rsidRPr="00B8196E">
        <w:rPr>
          <w:rFonts w:hint="cs"/>
          <w:rtl/>
        </w:rPr>
        <w:t>.</w:t>
      </w:r>
    </w:p>
    <w:p w14:paraId="74E5D4D7" w14:textId="33AF8D5E" w:rsidR="00D16104" w:rsidRPr="00B64E8E" w:rsidRDefault="00D16104" w:rsidP="0045747B">
      <w:pPr>
        <w:rPr>
          <w:rtl/>
        </w:rPr>
      </w:pPr>
      <w:r w:rsidRPr="00B64E8E">
        <w:rPr>
          <w:rtl/>
        </w:rPr>
        <w:t xml:space="preserve">שמורה להטיח גגות, ולהכניס פירות, ולעשות </w:t>
      </w:r>
      <w:r w:rsidR="006701E8" w:rsidRPr="00B64E8E">
        <w:rPr>
          <w:rFonts w:hint="cs"/>
          <w:rtl/>
        </w:rPr>
        <w:t>מה שצריך</w:t>
      </w:r>
      <w:r w:rsidRPr="00B64E8E">
        <w:rPr>
          <w:rtl/>
        </w:rPr>
        <w:t>.</w:t>
      </w:r>
    </w:p>
    <w:p w14:paraId="73708730" w14:textId="182A52BF" w:rsidR="00B8196E" w:rsidRPr="00B8196E" w:rsidRDefault="00D16104" w:rsidP="003F69B1">
      <w:pPr>
        <w:pStyle w:val="36"/>
        <w:framePr w:wrap="notBeside"/>
        <w:rPr>
          <w:rtl/>
        </w:rPr>
      </w:pPr>
      <w:r w:rsidRPr="003F69B1">
        <w:rPr>
          <w:rtl/>
        </w:rPr>
        <w:t>ב</w:t>
      </w:r>
      <w:r w:rsidR="00B8196E" w:rsidRPr="00B8196E">
        <w:rPr>
          <w:rtl/>
        </w:rPr>
        <w:t>.</w:t>
      </w:r>
    </w:p>
    <w:p w14:paraId="57D9B7B8" w14:textId="637AA749" w:rsidR="008B254F" w:rsidRDefault="00D16104" w:rsidP="00A70486">
      <w:pPr>
        <w:rPr>
          <w:spacing w:val="-2"/>
          <w:rtl/>
        </w:rPr>
      </w:pPr>
      <w:r w:rsidRPr="00A70486">
        <w:rPr>
          <w:rtl/>
        </w:rPr>
        <w:t>שמרוה את הארץ עד תהום</w:t>
      </w:r>
      <w:r w:rsidRPr="006F178A">
        <w:rPr>
          <w:rtl/>
        </w:rPr>
        <w:t>,</w:t>
      </w:r>
      <w:r w:rsidR="00C7303F">
        <w:rPr>
          <w:rFonts w:hint="cs"/>
          <w:spacing w:val="-2"/>
          <w:rtl/>
        </w:rPr>
        <w:t xml:space="preserve"> </w:t>
      </w:r>
    </w:p>
    <w:p w14:paraId="41645CA1" w14:textId="03A7DEDD" w:rsidR="00B8196E" w:rsidRPr="00B8196E" w:rsidRDefault="00D16104" w:rsidP="008B254F">
      <w:pPr>
        <w:pStyle w:val="36"/>
        <w:framePr w:wrap="notBeside"/>
        <w:rPr>
          <w:rtl/>
        </w:rPr>
      </w:pPr>
      <w:r w:rsidRPr="008B254F">
        <w:rPr>
          <w:rtl/>
        </w:rPr>
        <w:t>ג</w:t>
      </w:r>
      <w:r w:rsidR="00B8196E" w:rsidRPr="00B8196E">
        <w:rPr>
          <w:rtl/>
        </w:rPr>
        <w:t>.</w:t>
      </w:r>
    </w:p>
    <w:p w14:paraId="3DC72884" w14:textId="0ED5F6A9" w:rsidR="008B254F" w:rsidRDefault="00D16104" w:rsidP="00A70486">
      <w:pPr>
        <w:rPr>
          <w:spacing w:val="-2"/>
          <w:rtl/>
        </w:rPr>
      </w:pPr>
      <w:r w:rsidRPr="008B254F">
        <w:rPr>
          <w:rtl/>
        </w:rPr>
        <w:t>שיורד בנחת.</w:t>
      </w:r>
      <w:r w:rsidR="009060F2" w:rsidRPr="008B254F">
        <w:rPr>
          <w:rFonts w:hint="cs"/>
          <w:rtl/>
        </w:rPr>
        <w:t xml:space="preserve"> </w:t>
      </w:r>
      <w:r w:rsidR="006701E8" w:rsidRPr="008B254F">
        <w:rPr>
          <w:rFonts w:hint="cs"/>
          <w:rtl/>
        </w:rPr>
        <w:t xml:space="preserve">ולא לשון </w:t>
      </w:r>
      <w:r w:rsidR="00C7303F" w:rsidRPr="008B254F">
        <w:rPr>
          <w:rFonts w:hint="cs"/>
          <w:rtl/>
        </w:rPr>
        <w:t xml:space="preserve">ירייה </w:t>
      </w:r>
      <w:r w:rsidR="006701E8" w:rsidRPr="008B254F">
        <w:rPr>
          <w:rFonts w:hint="cs"/>
          <w:rtl/>
        </w:rPr>
        <w:t xml:space="preserve">ששובר הכל </w:t>
      </w:r>
      <w:r w:rsidR="006701E8" w:rsidRPr="00E26D9F">
        <w:rPr>
          <w:rFonts w:hint="cs"/>
          <w:spacing w:val="-2"/>
          <w:rtl/>
        </w:rPr>
        <w:t>ד</w:t>
      </w:r>
      <w:r w:rsidR="006701E8" w:rsidRPr="00E26D9F">
        <w:rPr>
          <w:rStyle w:val="af4"/>
          <w:rFonts w:hint="cs"/>
          <w:spacing w:val="-2"/>
          <w:rtl/>
        </w:rPr>
        <w:t xml:space="preserve">יורה </w:t>
      </w:r>
      <w:r w:rsidR="006701E8" w:rsidRPr="008D356B">
        <w:rPr>
          <w:rFonts w:hint="cs"/>
          <w:rtl/>
        </w:rPr>
        <w:t>לברכה</w:t>
      </w:r>
      <w:r w:rsidR="00C7303F">
        <w:rPr>
          <w:rFonts w:hint="cs"/>
          <w:spacing w:val="-2"/>
          <w:rtl/>
        </w:rPr>
        <w:t xml:space="preserve"> </w:t>
      </w:r>
    </w:p>
    <w:p w14:paraId="74E5D4D9" w14:textId="3328C2D5" w:rsidR="006701E8" w:rsidRPr="00E26D9F" w:rsidRDefault="00C7303F" w:rsidP="00A70486">
      <w:pPr>
        <w:rPr>
          <w:spacing w:val="-2"/>
          <w:rtl/>
        </w:rPr>
      </w:pPr>
      <w:r w:rsidRPr="008D356B">
        <w:rPr>
          <w:rStyle w:val="afffffc"/>
          <w:rFonts w:hint="cs"/>
          <w:rtl/>
        </w:rPr>
        <w:t>ומלקוש הוקש ליורה</w:t>
      </w:r>
      <w:r w:rsidR="006701E8" w:rsidRPr="008D356B">
        <w:rPr>
          <w:rStyle w:val="afffffc"/>
          <w:rFonts w:hint="cs"/>
          <w:rtl/>
        </w:rPr>
        <w:t>.</w:t>
      </w:r>
      <w:r w:rsidR="006701E8" w:rsidRPr="00E26D9F">
        <w:rPr>
          <w:rFonts w:hint="cs"/>
          <w:spacing w:val="-2"/>
          <w:rtl/>
        </w:rPr>
        <w:t xml:space="preserve"> </w:t>
      </w:r>
    </w:p>
    <w:p w14:paraId="74E5D4DA" w14:textId="77777777" w:rsidR="00E60E82" w:rsidRDefault="009060F2" w:rsidP="008D356B">
      <w:pPr>
        <w:spacing w:after="60"/>
        <w:rPr>
          <w:rFonts w:ascii="MS Mincho" w:hAnsi="MS Mincho" w:cs="BA חניכי הישיבות"/>
          <w:bCs/>
          <w:color w:val="A6A6A6" w:themeColor="background1" w:themeShade="A6"/>
          <w:szCs w:val="30"/>
          <w:rtl/>
        </w:rPr>
      </w:pPr>
      <w:r>
        <w:rPr>
          <w:rFonts w:hint="cs"/>
          <w:rtl/>
        </w:rPr>
        <w:t>מ'</w:t>
      </w:r>
      <w:r w:rsidR="00D16104" w:rsidRPr="009060F2">
        <w:rPr>
          <w:rStyle w:val="af4"/>
          <w:rtl/>
        </w:rPr>
        <w:t xml:space="preserve">ובני ציון גילו ושמחו בה' אלהיכם כי נתן לכם את המורה </w:t>
      </w:r>
      <w:r w:rsidR="00D16104" w:rsidRPr="00C7303F">
        <w:rPr>
          <w:rStyle w:val="af4"/>
          <w:b/>
          <w:bCs/>
          <w:rtl/>
        </w:rPr>
        <w:t>לצדקה</w:t>
      </w:r>
    </w:p>
    <w:p w14:paraId="0223D72C" w14:textId="367CF18A" w:rsidR="00B8196E" w:rsidRPr="00B8196E" w:rsidRDefault="003D6273" w:rsidP="008D356B">
      <w:pPr>
        <w:pStyle w:val="36"/>
        <w:framePr w:wrap="notBeside"/>
        <w:rPr>
          <w:rtl/>
        </w:rPr>
      </w:pPr>
      <w:r w:rsidRPr="005E4229">
        <w:rPr>
          <w:rFonts w:hint="cs"/>
          <w:sz w:val="16"/>
          <w:szCs w:val="16"/>
          <w:rtl/>
        </w:rPr>
        <w:t>מלקוש</w:t>
      </w:r>
      <w:r w:rsidR="005E4229">
        <w:rPr>
          <w:rFonts w:hint="cs"/>
          <w:rtl/>
        </w:rPr>
        <w:t xml:space="preserve"> </w:t>
      </w:r>
      <w:r w:rsidR="008B254F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4DB" w14:textId="38F3F5A7" w:rsidR="003D6273" w:rsidRPr="006F178A" w:rsidRDefault="003D6273" w:rsidP="003D6273">
      <w:pPr>
        <w:rPr>
          <w:rtl/>
        </w:rPr>
      </w:pPr>
      <w:r w:rsidRPr="005E4229">
        <w:rPr>
          <w:rtl/>
        </w:rPr>
        <w:t>שמל קשיותיהן של ישראל.</w:t>
      </w:r>
      <w:r>
        <w:rPr>
          <w:rFonts w:hint="cs"/>
          <w:rtl/>
        </w:rPr>
        <w:t xml:space="preserve"> </w:t>
      </w:r>
      <w:r w:rsidRPr="00E11CEB">
        <w:rPr>
          <w:rStyle w:val="afffffc"/>
          <w:rFonts w:hint="cs"/>
          <w:rtl/>
        </w:rPr>
        <w:t>[כשנעצר]</w:t>
      </w:r>
    </w:p>
    <w:p w14:paraId="61591734" w14:textId="4550C78D" w:rsidR="00B8196E" w:rsidRPr="00B8196E" w:rsidRDefault="00056671" w:rsidP="005E422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ר"י: </w:t>
      </w:r>
      <w:r w:rsidR="005E4229" w:rsidRPr="005E4229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4DC" w14:textId="18110E2A" w:rsidR="003D6273" w:rsidRPr="006F178A" w:rsidRDefault="0069789C" w:rsidP="008D356B">
      <w:pPr>
        <w:rPr>
          <w:rFonts w:cs="Guttman Vilna"/>
          <w:b/>
          <w:bCs/>
          <w:rtl/>
        </w:rPr>
      </w:pPr>
      <w:r>
        <w:rPr>
          <w:rFonts w:hint="cs"/>
          <w:rtl/>
        </w:rPr>
        <w:t>ש</w:t>
      </w:r>
      <w:r w:rsidR="003D6273" w:rsidRPr="006F178A">
        <w:rPr>
          <w:rtl/>
        </w:rPr>
        <w:t>ממלא תבואה בקשיה.</w:t>
      </w:r>
      <w:r w:rsidR="003D6273">
        <w:rPr>
          <w:rFonts w:cs="Guttman Vilna" w:hint="cs"/>
          <w:b/>
          <w:bCs/>
          <w:rtl/>
        </w:rPr>
        <w:t xml:space="preserve"> </w:t>
      </w:r>
      <w:r w:rsidR="003D6273" w:rsidRPr="00E11CEB">
        <w:rPr>
          <w:rStyle w:val="afffffc"/>
          <w:rFonts w:hint="cs"/>
          <w:rtl/>
        </w:rPr>
        <w:t>[משלימה]</w:t>
      </w:r>
    </w:p>
    <w:p w14:paraId="61A1A35B" w14:textId="0AFD9A1B" w:rsidR="00B8196E" w:rsidRPr="00B8196E" w:rsidRDefault="0069789C" w:rsidP="0069789C">
      <w:pPr>
        <w:pStyle w:val="36"/>
        <w:framePr w:wrap="notBeside"/>
        <w:rPr>
          <w:rtl/>
        </w:rPr>
      </w:pPr>
      <w:r w:rsidRPr="0069789C">
        <w:rPr>
          <w:rFonts w:hint="cs"/>
          <w:rtl/>
        </w:rPr>
        <w:t xml:space="preserve"> </w:t>
      </w:r>
      <w:r w:rsidR="003D6273" w:rsidRPr="0069789C">
        <w:rPr>
          <w:rtl/>
        </w:rPr>
        <w:t>במתניתא</w:t>
      </w:r>
      <w:r w:rsidR="00056671">
        <w:rPr>
          <w:rFonts w:hint="cs"/>
          <w:rtl/>
        </w:rPr>
        <w:t xml:space="preserve"> ג</w:t>
      </w:r>
      <w:r w:rsidR="00B8196E" w:rsidRPr="00B8196E">
        <w:rPr>
          <w:rFonts w:hint="cs"/>
          <w:rtl/>
        </w:rPr>
        <w:t>.</w:t>
      </w:r>
    </w:p>
    <w:p w14:paraId="74E5D4DD" w14:textId="28E7D9F7" w:rsidR="003D6273" w:rsidRPr="006F178A" w:rsidRDefault="003D6273" w:rsidP="008D356B">
      <w:pPr>
        <w:rPr>
          <w:rtl/>
        </w:rPr>
      </w:pPr>
      <w:r w:rsidRPr="006F178A">
        <w:rPr>
          <w:rFonts w:ascii="Fb Fontext" w:hAnsi="Fb Fontext"/>
          <w:sz w:val="20"/>
          <w:rtl/>
        </w:rPr>
        <w:t>שיורד על המלילות ועל הקשין.</w:t>
      </w:r>
    </w:p>
    <w:p w14:paraId="74E5D4DE" w14:textId="3B9777A8" w:rsidR="00D16104" w:rsidRPr="006F178A" w:rsidRDefault="00110B09" w:rsidP="00B23C5E">
      <w:pPr>
        <w:pStyle w:val="afffff8"/>
        <w:rPr>
          <w:rtl/>
        </w:rPr>
      </w:pPr>
      <w:r>
        <w:rPr>
          <w:rFonts w:hint="cs"/>
          <w:rtl/>
        </w:rPr>
        <w:t>יורה ומלקוש- זמ</w:t>
      </w:r>
      <w:r w:rsidR="00B23C5E">
        <w:rPr>
          <w:rFonts w:hint="cs"/>
          <w:rtl/>
        </w:rPr>
        <w:t>נם</w:t>
      </w:r>
    </w:p>
    <w:p w14:paraId="6DE50DFD" w14:textId="317F9E9E" w:rsidR="00B8196E" w:rsidRPr="00B8196E" w:rsidRDefault="00D16104" w:rsidP="008879FA">
      <w:pPr>
        <w:pStyle w:val="36"/>
        <w:framePr w:wrap="notBeside"/>
        <w:rPr>
          <w:rtl/>
        </w:rPr>
      </w:pPr>
      <w:r w:rsidRPr="008879FA">
        <w:rPr>
          <w:rtl/>
        </w:rPr>
        <w:t>ת"ר</w:t>
      </w:r>
      <w:r w:rsidR="00B8196E" w:rsidRPr="00B8196E">
        <w:rPr>
          <w:rtl/>
        </w:rPr>
        <w:t>:</w:t>
      </w:r>
    </w:p>
    <w:p w14:paraId="74E5D4DF" w14:textId="7AAA2F49" w:rsidR="004F6A72" w:rsidRDefault="00D16104" w:rsidP="0045747B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יורה במרחשון</w:t>
      </w:r>
      <w:r w:rsidR="00E11CEB">
        <w:rPr>
          <w:rFonts w:ascii="Fb Fontext" w:hAnsi="Fb Fontext" w:hint="cs"/>
          <w:rtl/>
        </w:rPr>
        <w:t xml:space="preserve"> </w:t>
      </w:r>
      <w:r w:rsidR="00E11CEB" w:rsidRPr="00E11CEB">
        <w:rPr>
          <w:rStyle w:val="afffffc"/>
          <w:rFonts w:hint="cs"/>
          <w:rtl/>
        </w:rPr>
        <w:t>ולא קודם</w:t>
      </w:r>
      <w:r w:rsidRPr="006F178A">
        <w:rPr>
          <w:rFonts w:ascii="Fb Fontext" w:hAnsi="Fb Fontext"/>
          <w:rtl/>
        </w:rPr>
        <w:t>, ומלקוש בניסן</w:t>
      </w:r>
      <w:r w:rsidR="00E11CEB">
        <w:rPr>
          <w:rFonts w:ascii="Fb Fontext" w:hAnsi="Fb Fontext" w:hint="cs"/>
          <w:rtl/>
        </w:rPr>
        <w:t xml:space="preserve"> </w:t>
      </w:r>
      <w:r w:rsidR="00E11CEB" w:rsidRPr="00E11CEB">
        <w:rPr>
          <w:rStyle w:val="afffffc"/>
          <w:rFonts w:hint="cs"/>
          <w:rtl/>
        </w:rPr>
        <w:t>ולא אח''כ</w:t>
      </w:r>
      <w:r w:rsidRPr="006F178A">
        <w:rPr>
          <w:rFonts w:ascii="Fb Fontext" w:hAnsi="Fb Fontext"/>
          <w:rtl/>
        </w:rPr>
        <w:t xml:space="preserve">. </w:t>
      </w:r>
      <w:r w:rsidRPr="00C766A3">
        <w:rPr>
          <w:rStyle w:val="af4"/>
          <w:rtl/>
        </w:rPr>
        <w:t>ד</w:t>
      </w:r>
      <w:r w:rsidR="00E11CEB">
        <w:rPr>
          <w:rStyle w:val="af4"/>
          <w:rFonts w:hint="cs"/>
          <w:rtl/>
        </w:rPr>
        <w:t>'</w:t>
      </w:r>
      <w:r w:rsidRPr="00C766A3">
        <w:rPr>
          <w:rStyle w:val="af4"/>
          <w:rtl/>
        </w:rPr>
        <w:t>בעתו</w:t>
      </w:r>
      <w:r w:rsidR="00E11CEB">
        <w:rPr>
          <w:rStyle w:val="af4"/>
          <w:rFonts w:hint="cs"/>
          <w:rtl/>
        </w:rPr>
        <w:t>'</w:t>
      </w:r>
      <w:r w:rsidRPr="006F178A">
        <w:rPr>
          <w:rFonts w:ascii="Fb Fontext" w:hAnsi="Fb Fontext"/>
          <w:rtl/>
        </w:rPr>
        <w:t>,</w:t>
      </w:r>
    </w:p>
    <w:p w14:paraId="1A95F1A1" w14:textId="591E9BC3" w:rsidR="00B8196E" w:rsidRPr="00B8196E" w:rsidRDefault="00D16104" w:rsidP="008879FA">
      <w:pPr>
        <w:pStyle w:val="36"/>
        <w:framePr w:wrap="notBeside"/>
        <w:rPr>
          <w:rtl/>
        </w:rPr>
      </w:pPr>
      <w:r w:rsidRPr="008879FA">
        <w:rPr>
          <w:rtl/>
        </w:rPr>
        <w:t>תניא אידך: לר"מ</w:t>
      </w:r>
      <w:r w:rsidR="00B8196E" w:rsidRPr="00B8196E">
        <w:rPr>
          <w:rFonts w:hint="cs"/>
          <w:rtl/>
        </w:rPr>
        <w:t>:</w:t>
      </w:r>
    </w:p>
    <w:p w14:paraId="74E5D4E1" w14:textId="149B0831" w:rsidR="004F6A72" w:rsidRPr="008879FA" w:rsidRDefault="00D16104" w:rsidP="008879FA">
      <w:pPr>
        <w:rPr>
          <w:rtl/>
        </w:rPr>
      </w:pPr>
      <w:r w:rsidRPr="006F178A">
        <w:rPr>
          <w:rFonts w:ascii="Fb Fontext" w:hAnsi="Fb Fontext"/>
          <w:rtl/>
        </w:rPr>
        <w:t>יורה במרחשון ומלקוש בניסן.</w:t>
      </w:r>
      <w:r w:rsidR="008879FA">
        <w:rPr>
          <w:rFonts w:hint="cs"/>
          <w:rtl/>
        </w:rPr>
        <w:t xml:space="preserve"> </w:t>
      </w:r>
      <w:r w:rsidRPr="00C766A3">
        <w:rPr>
          <w:rStyle w:val="afffff3"/>
          <w:rtl/>
        </w:rPr>
        <w:t>וחכ"א:</w:t>
      </w:r>
      <w:r w:rsidR="00C766A3">
        <w:rPr>
          <w:rFonts w:ascii="Fb Fontext" w:hAnsi="Fb Fontext"/>
          <w:sz w:val="20"/>
          <w:rtl/>
        </w:rPr>
        <w:t xml:space="preserve"> יורה בכסליו. </w:t>
      </w:r>
      <w:r w:rsidR="00C766A3" w:rsidRPr="00E11CEB">
        <w:rPr>
          <w:rStyle w:val="afffff3"/>
          <w:rtl/>
        </w:rPr>
        <w:t>ו</w:t>
      </w:r>
      <w:r w:rsidR="00C766A3" w:rsidRPr="00E11CEB">
        <w:rPr>
          <w:rStyle w:val="afffff3"/>
          <w:rFonts w:hint="cs"/>
          <w:rtl/>
        </w:rPr>
        <w:t>כ</w:t>
      </w:r>
      <w:r w:rsidRPr="00E11CEB">
        <w:rPr>
          <w:rStyle w:val="afffff3"/>
          <w:rtl/>
        </w:rPr>
        <w:t>רבי יוסי</w:t>
      </w:r>
      <w:r w:rsidR="00C766A3" w:rsidRPr="00E11CEB">
        <w:rPr>
          <w:rStyle w:val="afffff3"/>
          <w:rFonts w:hint="cs"/>
          <w:rtl/>
        </w:rPr>
        <w:t xml:space="preserve"> </w:t>
      </w:r>
    </w:p>
    <w:p w14:paraId="4C2EFA8B" w14:textId="72C53183" w:rsidR="00B8196E" w:rsidRPr="00B8196E" w:rsidRDefault="00C766A3" w:rsidP="001B7649">
      <w:pPr>
        <w:pStyle w:val="36"/>
        <w:framePr w:wrap="notBeside"/>
        <w:rPr>
          <w:rtl/>
        </w:rPr>
      </w:pPr>
      <w:r w:rsidRPr="001B7649">
        <w:rPr>
          <w:rtl/>
        </w:rPr>
        <w:t>ד</w:t>
      </w:r>
      <w:r w:rsidR="00D16104" w:rsidRPr="001B7649">
        <w:rPr>
          <w:rtl/>
        </w:rPr>
        <w:t>רביעה לר"מ</w:t>
      </w:r>
      <w:r w:rsidR="00B8196E" w:rsidRPr="00B8196E">
        <w:rPr>
          <w:rtl/>
        </w:rPr>
        <w:t>:</w:t>
      </w:r>
    </w:p>
    <w:p w14:paraId="74E5D4E2" w14:textId="10208F87" w:rsidR="00D16104" w:rsidRPr="001B7649" w:rsidRDefault="00E11CEB" w:rsidP="0045747B">
      <w:pPr>
        <w:rPr>
          <w:rtl/>
        </w:rPr>
      </w:pPr>
      <w:r w:rsidRPr="001B7649">
        <w:rPr>
          <w:rFonts w:hint="cs"/>
          <w:rtl/>
        </w:rPr>
        <w:t xml:space="preserve">ראשונה </w:t>
      </w:r>
      <w:r w:rsidR="004F6A72" w:rsidRPr="001B7649">
        <w:rPr>
          <w:rtl/>
        </w:rPr>
        <w:t>בג' מרחשון, בינונית – בז', א</w:t>
      </w:r>
      <w:r w:rsidR="004F6A72" w:rsidRPr="001B7649">
        <w:rPr>
          <w:rFonts w:hint="cs"/>
          <w:rtl/>
        </w:rPr>
        <w:t>חרונ</w:t>
      </w:r>
      <w:r w:rsidR="00D16104" w:rsidRPr="001B7649">
        <w:rPr>
          <w:rtl/>
        </w:rPr>
        <w:t>ה בי"ז.</w:t>
      </w:r>
    </w:p>
    <w:p w14:paraId="404FECAD" w14:textId="0DD83FE9" w:rsidR="00B8196E" w:rsidRPr="00B8196E" w:rsidRDefault="00E11CEB" w:rsidP="001B7649">
      <w:pPr>
        <w:pStyle w:val="36"/>
        <w:framePr w:wrap="notBeside"/>
        <w:rPr>
          <w:rtl/>
        </w:rPr>
      </w:pPr>
      <w:r w:rsidRPr="001B7649">
        <w:rPr>
          <w:rFonts w:hint="cs"/>
          <w:rtl/>
        </w:rPr>
        <w:t>ל</w:t>
      </w:r>
      <w:r w:rsidR="00D16104" w:rsidRPr="001B7649">
        <w:rPr>
          <w:rtl/>
        </w:rPr>
        <w:t>ר"י</w:t>
      </w:r>
      <w:r w:rsidR="00B8196E" w:rsidRPr="00B8196E">
        <w:rPr>
          <w:rtl/>
        </w:rPr>
        <w:t>:</w:t>
      </w:r>
    </w:p>
    <w:p w14:paraId="74E5D4E3" w14:textId="5D772EEC" w:rsidR="00D16104" w:rsidRPr="006F178A" w:rsidRDefault="00D16104" w:rsidP="001B7649">
      <w:pPr>
        <w:rPr>
          <w:rtl/>
        </w:rPr>
      </w:pPr>
      <w:r w:rsidRPr="006F178A">
        <w:rPr>
          <w:rtl/>
        </w:rPr>
        <w:t>בז' בי"ז בכ"ג.</w:t>
      </w:r>
    </w:p>
    <w:p w14:paraId="3E815048" w14:textId="15E453FE" w:rsidR="00B8196E" w:rsidRPr="00B8196E" w:rsidRDefault="00E11CEB" w:rsidP="001B7649">
      <w:pPr>
        <w:pStyle w:val="36"/>
        <w:framePr w:wrap="notBeside"/>
        <w:rPr>
          <w:rtl/>
        </w:rPr>
      </w:pPr>
      <w:r w:rsidRPr="001B7649">
        <w:rPr>
          <w:rFonts w:hint="cs"/>
          <w:rtl/>
        </w:rPr>
        <w:t>ל</w:t>
      </w:r>
      <w:r w:rsidR="00D16104" w:rsidRPr="001B7649">
        <w:rPr>
          <w:rtl/>
        </w:rPr>
        <w:t>רבי יוסי</w:t>
      </w:r>
      <w:r w:rsidR="00B8196E" w:rsidRPr="00B8196E">
        <w:rPr>
          <w:rtl/>
        </w:rPr>
        <w:t>:</w:t>
      </w:r>
    </w:p>
    <w:p w14:paraId="74E5D4E5" w14:textId="15ECF50A" w:rsidR="00D16104" w:rsidRPr="001B7649" w:rsidRDefault="00D16104" w:rsidP="001B7649">
      <w:pPr>
        <w:rPr>
          <w:spacing w:val="-4"/>
          <w:rtl/>
        </w:rPr>
      </w:pPr>
      <w:r>
        <w:rPr>
          <w:spacing w:val="-4"/>
          <w:rtl/>
        </w:rPr>
        <w:t xml:space="preserve">בי"ז בכ"ג </w:t>
      </w:r>
      <w:r>
        <w:rPr>
          <w:rStyle w:val="afffff3"/>
          <w:spacing w:val="-4"/>
          <w:rtl/>
          <w:rPrChange w:id="9004" w:author="מנוע אמוראים" w:date="2026-10-05T16:42:12Z">
            <w:rPr>
              <w:spacing w:val="-4"/>
              <w:rtl/>
            </w:rPr>
          </w:rPrChange>
        </w:rPr>
        <w:t xml:space="preserve">ובר"ח</w:t>
      </w:r>
      <w:r>
        <w:rPr>
          <w:spacing w:val="-4"/>
          <w:rtl/>
        </w:rPr>
        <w:t xml:space="preserve"> כסליו</w:t>
      </w:r>
      <w:r w:rsidR="00C766A3" w:rsidRPr="001B7649">
        <w:rPr>
          <w:rFonts w:hint="cs"/>
          <w:spacing w:val="-4"/>
          <w:rtl/>
        </w:rPr>
        <w:t>,</w:t>
      </w:r>
      <w:r w:rsidR="001B7649" w:rsidRPr="001B7649">
        <w:rPr>
          <w:rFonts w:hint="cs"/>
          <w:spacing w:val="-4"/>
          <w:rtl/>
        </w:rPr>
        <w:t xml:space="preserve"> ולכך א</w:t>
      </w:r>
      <w:r>
        <w:rPr>
          <w:spacing w:val="-4"/>
          <w:rtl/>
        </w:rPr>
        <w:t xml:space="preserve">ין היחידים מתענין עד </w:t>
      </w:r>
      <w:r>
        <w:rPr>
          <w:rStyle w:val="afffff3"/>
          <w:spacing w:val="-4"/>
          <w:rtl/>
          <w:rPrChange w:id="9005" w:author="מנוע אמוראים" w:date="2026-10-05T16:42:12Z">
            <w:rPr>
              <w:spacing w:val="-4"/>
              <w:rtl/>
            </w:rPr>
          </w:rPrChange>
        </w:rPr>
        <w:t xml:space="preserve">ר"ח</w:t>
      </w:r>
      <w:r>
        <w:rPr>
          <w:spacing w:val="-4"/>
          <w:rtl/>
        </w:rPr>
        <w:t xml:space="preserve"> כסליו.</w:t>
      </w:r>
    </w:p>
    <w:p w14:paraId="1183874E" w14:textId="36B65B4A" w:rsidR="00B8196E" w:rsidRPr="00B8196E" w:rsidRDefault="00D16104" w:rsidP="001B7649">
      <w:pPr>
        <w:pStyle w:val="36"/>
        <w:framePr w:wrap="notBeside"/>
        <w:rPr>
          <w:rtl/>
        </w:rPr>
      </w:pPr>
      <w:r w:rsidRPr="001B7649">
        <w:rPr>
          <w:rtl/>
        </w:rPr>
        <w:lastRenderedPageBreak/>
        <w:t>• ר"ח</w:t>
      </w:r>
      <w:r w:rsidR="00B8196E" w:rsidRPr="00B8196E">
        <w:rPr>
          <w:rFonts w:hint="cs"/>
          <w:rtl/>
        </w:rPr>
        <w:t>:</w:t>
      </w:r>
    </w:p>
    <w:p w14:paraId="74E5D4E6" w14:textId="1A92EC64" w:rsidR="00D16104" w:rsidRPr="009972CD" w:rsidRDefault="001B7649" w:rsidP="001A6365">
      <w:pPr>
        <w:rPr>
          <w:rFonts w:cs="PFT_Frank"/>
          <w:b/>
          <w:bCs/>
          <w:szCs w:val="14"/>
          <w:rtl/>
        </w:rPr>
      </w:pPr>
      <w:r w:rsidRPr="009972CD">
        <w:rPr>
          <w:rFonts w:cs="PFT_Frank" w:hint="cs"/>
          <w:b/>
          <w:bCs/>
          <w:szCs w:val="14"/>
          <w:rtl/>
        </w:rPr>
        <w:t>ה</w:t>
      </w:r>
      <w:r w:rsidR="00D16104" w:rsidRPr="009972CD">
        <w:rPr>
          <w:rFonts w:cs="PFT_Frank"/>
          <w:b/>
          <w:bCs/>
          <w:szCs w:val="14"/>
          <w:rtl/>
        </w:rPr>
        <w:t>לכה כרבי יוסי.</w:t>
      </w:r>
      <w:r w:rsidR="00564EA8" w:rsidRPr="009972CD">
        <w:rPr>
          <w:rFonts w:cs="PFT_Frank" w:hint="cs"/>
          <w:b/>
          <w:bCs/>
          <w:szCs w:val="14"/>
          <w:rtl/>
        </w:rPr>
        <w:t xml:space="preserve"> </w:t>
      </w:r>
      <w:r w:rsidR="00564EA8" w:rsidRPr="00564EA8">
        <w:rPr>
          <w:rStyle w:val="afffffc"/>
          <w:rFonts w:hint="cs"/>
          <w:rtl/>
        </w:rPr>
        <w:t>[עד ר''ח</w:t>
      </w:r>
      <w:r w:rsidR="00564EA8">
        <w:rPr>
          <w:rStyle w:val="afffffc"/>
          <w:rFonts w:hint="cs"/>
          <w:rtl/>
        </w:rPr>
        <w:t xml:space="preserve"> כסליו</w:t>
      </w:r>
      <w:r w:rsidR="00564EA8" w:rsidRPr="00564EA8">
        <w:rPr>
          <w:rStyle w:val="afffffc"/>
          <w:rFonts w:hint="cs"/>
          <w:rtl/>
        </w:rPr>
        <w:t>]</w:t>
      </w:r>
    </w:p>
    <w:p w14:paraId="7E53F44C" w14:textId="7B9DB076" w:rsidR="00B8196E" w:rsidRPr="00B8196E" w:rsidRDefault="00D32C03" w:rsidP="001B7649">
      <w:pPr>
        <w:pStyle w:val="36"/>
        <w:framePr w:wrap="notBeside"/>
        <w:rPr>
          <w:rtl/>
        </w:rPr>
      </w:pPr>
      <w:r w:rsidRPr="001B7649">
        <w:rPr>
          <w:rFonts w:hint="cs"/>
          <w:rtl/>
        </w:rPr>
        <w:t xml:space="preserve"> </w:t>
      </w:r>
      <w:r w:rsidR="004F6A72" w:rsidRPr="001B7649">
        <w:rPr>
          <w:rFonts w:hint="cs"/>
          <w:rtl/>
        </w:rPr>
        <w:t>דתנן</w:t>
      </w:r>
      <w:r w:rsidR="00B8196E" w:rsidRPr="00B8196E">
        <w:rPr>
          <w:rFonts w:hint="cs"/>
          <w:rtl/>
        </w:rPr>
        <w:t>:</w:t>
      </w:r>
    </w:p>
    <w:p w14:paraId="74E5D4E7" w14:textId="1728410B" w:rsidR="00D16104" w:rsidRDefault="00D16104" w:rsidP="00B35D4E">
      <w:pPr>
        <w:spacing w:after="60"/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בג' בחשוון שואלין הגשמים</w:t>
      </w:r>
      <w:r w:rsidR="00C766A3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C766A3">
        <w:rPr>
          <w:rStyle w:val="afffff3"/>
          <w:rtl/>
        </w:rPr>
        <w:t>ור"ג</w:t>
      </w:r>
      <w:r w:rsidRPr="006F178A">
        <w:rPr>
          <w:rFonts w:ascii="Fb Fontext" w:hAnsi="Fb Fontext"/>
          <w:rtl/>
        </w:rPr>
        <w:t xml:space="preserve"> בז'</w:t>
      </w:r>
      <w:r w:rsidR="00C766A3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>
        <w:rPr>
          <w:rFonts w:cs="PFT_Frank"/>
          <w:b/>
          <w:bCs/>
          <w:szCs w:val="14"/>
          <w:rtl/>
        </w:rPr>
        <w:t xml:space="preserve">הלכה </w:t>
      </w:r>
      <w:r>
        <w:rPr>
          <w:rStyle w:val="afffff3"/>
          <w:rFonts w:cs="PFT_Frank"/>
          <w:b/>
          <w:bCs/>
          <w:szCs w:val="14"/>
          <w:rtl/>
          <w:rPrChange w:id="9006" w:author="מנוע אמוראים" w:date="2026-10-05T16:42:12Z">
            <w:rPr>
              <w:rFonts w:cs="PFT_Frank"/>
              <w:b/>
              <w:bCs/>
              <w:szCs w:val="14"/>
              <w:rtl/>
            </w:rPr>
          </w:rPrChange>
        </w:rPr>
        <w:t xml:space="preserve">כר"ג</w:t>
      </w:r>
      <w:r w:rsidR="00C766A3" w:rsidRPr="009972CD">
        <w:rPr>
          <w:rFonts w:cs="PFT_Frank" w:hint="cs"/>
          <w:b/>
          <w:bCs/>
          <w:szCs w:val="14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</w:p>
    <w:p w14:paraId="652EE22C" w14:textId="0964EAA7" w:rsidR="0049428F" w:rsidRPr="006F178A" w:rsidRDefault="0049428F" w:rsidP="00D200D8">
      <w:pPr>
        <w:pStyle w:val="afffff8"/>
        <w:rPr>
          <w:rtl/>
        </w:rPr>
      </w:pPr>
      <w:r>
        <w:rPr>
          <w:rFonts w:hint="cs"/>
          <w:rtl/>
        </w:rPr>
        <w:t xml:space="preserve">רביעיות </w:t>
      </w:r>
      <w:r w:rsidR="00D200D8">
        <w:rPr>
          <w:rFonts w:cs="FrankRuehl"/>
          <w:rtl/>
        </w:rPr>
        <w:t>–</w:t>
      </w:r>
      <w:r w:rsidR="00D200D8">
        <w:rPr>
          <w:rFonts w:hint="cs"/>
          <w:rtl/>
        </w:rPr>
        <w:t xml:space="preserve"> שמם, זמנם וענינם</w:t>
      </w:r>
    </w:p>
    <w:p w14:paraId="1CBC1A8C" w14:textId="4DB77E3C" w:rsidR="00B8196E" w:rsidRPr="00B8196E" w:rsidRDefault="00D16104" w:rsidP="001B7649">
      <w:pPr>
        <w:pStyle w:val="36"/>
        <w:framePr w:wrap="notBeside"/>
        <w:rPr>
          <w:rtl/>
        </w:rPr>
      </w:pPr>
      <w:r w:rsidRPr="001B7649">
        <w:rPr>
          <w:rtl/>
        </w:rPr>
        <w:t>רשב"ג</w:t>
      </w:r>
      <w:r w:rsidR="00B8196E" w:rsidRPr="00B8196E">
        <w:rPr>
          <w:rtl/>
        </w:rPr>
        <w:t>:</w:t>
      </w:r>
    </w:p>
    <w:p w14:paraId="74E5D4E8" w14:textId="58785E07" w:rsidR="00D16104" w:rsidRPr="006F178A" w:rsidRDefault="00D16104" w:rsidP="0045747B">
      <w:pPr>
        <w:rPr>
          <w:rtl/>
        </w:rPr>
      </w:pPr>
      <w:r w:rsidRPr="001B7649">
        <w:rPr>
          <w:rtl/>
        </w:rPr>
        <w:t>גשמים שירדו ז' ימים זא"ז</w:t>
      </w:r>
      <w:r w:rsidR="00C766A3" w:rsidRPr="001B7649">
        <w:rPr>
          <w:rFonts w:hint="cs"/>
          <w:rtl/>
        </w:rPr>
        <w:t>,</w:t>
      </w:r>
      <w:r w:rsidR="00E11CEB" w:rsidRPr="001B7649">
        <w:rPr>
          <w:rFonts w:hint="cs"/>
          <w:rtl/>
        </w:rPr>
        <w:t xml:space="preserve"> הם ג' רביעיות,</w:t>
      </w:r>
      <w:r w:rsidR="00E11CEB">
        <w:rPr>
          <w:rFonts w:hint="cs"/>
          <w:rtl/>
        </w:rPr>
        <w:t xml:space="preserve"> </w:t>
      </w:r>
      <w:r w:rsidR="00E11CEB" w:rsidRPr="00E11CEB">
        <w:rPr>
          <w:rStyle w:val="afffff3"/>
          <w:rFonts w:hint="cs"/>
          <w:rtl/>
        </w:rPr>
        <w:t>ו</w:t>
      </w:r>
      <w:r w:rsidRPr="00E11CEB">
        <w:rPr>
          <w:rStyle w:val="afffff3"/>
          <w:rtl/>
        </w:rPr>
        <w:t>כרבי יוסי.</w:t>
      </w:r>
    </w:p>
    <w:p w14:paraId="74E5D4E9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tl/>
        </w:rPr>
        <w:t>ו:</w:t>
      </w:r>
    </w:p>
    <w:p w14:paraId="10DA9931" w14:textId="2D169EE8" w:rsidR="00B8196E" w:rsidRPr="00B8196E" w:rsidRDefault="00E11CEB" w:rsidP="00D247EF">
      <w:pPr>
        <w:pStyle w:val="36"/>
        <w:framePr w:wrap="notBeside"/>
        <w:rPr>
          <w:rtl/>
        </w:rPr>
      </w:pPr>
      <w:r w:rsidRPr="00D247EF">
        <w:rPr>
          <w:rFonts w:hint="cs"/>
          <w:rtl/>
        </w:rPr>
        <w:t>נפק''מ</w:t>
      </w:r>
      <w:r w:rsidR="00B8196E" w:rsidRPr="00B8196E">
        <w:rPr>
          <w:rFonts w:hint="cs"/>
          <w:rtl/>
        </w:rPr>
        <w:t>:</w:t>
      </w:r>
    </w:p>
    <w:p w14:paraId="74E5D4EA" w14:textId="0BA33FFE" w:rsidR="00D16104" w:rsidRPr="00053775" w:rsidRDefault="00D16104" w:rsidP="0045747B">
      <w:pPr>
        <w:rPr>
          <w:rFonts w:cs="PFT_Frank"/>
          <w:b/>
          <w:bCs/>
          <w:szCs w:val="14"/>
          <w:rtl/>
        </w:rPr>
      </w:pPr>
      <w:r w:rsidRPr="00053775">
        <w:rPr>
          <w:rFonts w:cs="PFT_Frank"/>
          <w:b/>
          <w:bCs/>
          <w:szCs w:val="14"/>
          <w:rtl/>
        </w:rPr>
        <w:t xml:space="preserve">רביעה ראשונה - לשאול, שלישית </w:t>
      </w:r>
      <w:r w:rsidR="00E11CEB">
        <w:rPr>
          <w:rFonts w:cs="PFT_Frank"/>
          <w:b/>
          <w:bCs/>
          <w:szCs w:val="14"/>
          <w:rtl/>
        </w:rPr>
        <w:t>–</w:t>
      </w:r>
      <w:r w:rsidRPr="00053775">
        <w:rPr>
          <w:rFonts w:cs="PFT_Frank"/>
          <w:b/>
          <w:bCs/>
          <w:szCs w:val="14"/>
          <w:rtl/>
        </w:rPr>
        <w:t xml:space="preserve"> להתענות</w:t>
      </w:r>
      <w:r w:rsidR="00E11CEB">
        <w:rPr>
          <w:rFonts w:cs="PFT_Frank" w:hint="cs"/>
          <w:b/>
          <w:bCs/>
          <w:szCs w:val="14"/>
          <w:rtl/>
        </w:rPr>
        <w:t xml:space="preserve"> </w:t>
      </w:r>
      <w:r w:rsidR="00E11CEB" w:rsidRPr="003D6273">
        <w:rPr>
          <w:rStyle w:val="afffffc"/>
          <w:rFonts w:hint="cs"/>
          <w:rtl/>
        </w:rPr>
        <w:t>[יחידים]</w:t>
      </w:r>
      <w:r w:rsidRPr="00053775">
        <w:rPr>
          <w:rFonts w:cs="PFT_Frank"/>
          <w:b/>
          <w:bCs/>
          <w:szCs w:val="14"/>
          <w:rtl/>
        </w:rPr>
        <w:t xml:space="preserve"> </w:t>
      </w:r>
    </w:p>
    <w:p w14:paraId="64356BA8" w14:textId="08DAE3B2" w:rsidR="00B8196E" w:rsidRPr="00B8196E" w:rsidRDefault="00D16104" w:rsidP="00D247EF">
      <w:pPr>
        <w:pStyle w:val="36"/>
        <w:framePr w:wrap="notBeside"/>
        <w:rPr>
          <w:rtl/>
        </w:rPr>
      </w:pPr>
      <w:r w:rsidRPr="00D247EF">
        <w:rPr>
          <w:rtl/>
        </w:rPr>
        <w:t xml:space="preserve">שניה </w:t>
      </w:r>
      <w:r w:rsidRPr="00D247EF">
        <w:rPr>
          <w:rFonts w:hint="cs"/>
          <w:rtl/>
        </w:rPr>
        <w:t xml:space="preserve">א. </w:t>
      </w:r>
      <w:r w:rsidR="00E11CEB" w:rsidRPr="00D247EF">
        <w:rPr>
          <w:rFonts w:hint="cs"/>
          <w:rtl/>
        </w:rPr>
        <w:t>ל</w:t>
      </w:r>
      <w:r w:rsidRPr="00D247EF">
        <w:rPr>
          <w:rtl/>
        </w:rPr>
        <w:t>ר</w:t>
      </w:r>
      <w:r w:rsidR="00810A8B" w:rsidRPr="00D247EF">
        <w:rPr>
          <w:rFonts w:hint="cs"/>
          <w:rtl/>
        </w:rPr>
        <w:t>"</w:t>
      </w:r>
      <w:r w:rsidRPr="00D247EF">
        <w:rPr>
          <w:rtl/>
        </w:rPr>
        <w:t>ז</w:t>
      </w:r>
      <w:r w:rsidR="00B8196E" w:rsidRPr="00B8196E">
        <w:rPr>
          <w:rtl/>
        </w:rPr>
        <w:t>:</w:t>
      </w:r>
    </w:p>
    <w:p w14:paraId="46ABF228" w14:textId="1803C8A7" w:rsidR="00D247EF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לנדרים</w:t>
      </w:r>
      <w:r w:rsidRPr="006F178A">
        <w:rPr>
          <w:rtl/>
        </w:rPr>
        <w:t xml:space="preserve">. </w:t>
      </w:r>
      <w:r w:rsidR="00E11CEB">
        <w:rPr>
          <w:rtl/>
        </w:rPr>
        <w:t>נודר עד הגשמים עד</w:t>
      </w:r>
      <w:r w:rsidR="00E11CEB">
        <w:rPr>
          <w:rFonts w:hint="cs"/>
          <w:rtl/>
        </w:rPr>
        <w:t xml:space="preserve"> </w:t>
      </w:r>
      <w:r w:rsidRPr="006F178A">
        <w:rPr>
          <w:rtl/>
        </w:rPr>
        <w:t>רביעה שניה.</w:t>
      </w:r>
    </w:p>
    <w:p w14:paraId="035129C5" w14:textId="3AEB1390" w:rsidR="00B8196E" w:rsidRPr="00B8196E" w:rsidRDefault="00E11CEB" w:rsidP="00D247EF">
      <w:pPr>
        <w:pStyle w:val="36"/>
        <w:framePr w:wrap="notBeside"/>
        <w:rPr>
          <w:rtl/>
        </w:rPr>
      </w:pPr>
      <w:r w:rsidRPr="00D247EF">
        <w:rPr>
          <w:rFonts w:hint="cs"/>
          <w:rtl/>
        </w:rPr>
        <w:t xml:space="preserve"> </w:t>
      </w:r>
      <w:r w:rsidR="00616FB9" w:rsidRPr="00D247EF">
        <w:rPr>
          <w:rtl/>
        </w:rPr>
        <w:tab/>
      </w:r>
      <w:r w:rsidR="00616FB9" w:rsidRPr="00D247EF">
        <w:rPr>
          <w:rtl/>
        </w:rPr>
        <w:tab/>
      </w:r>
      <w:r w:rsidR="00616FB9" w:rsidRPr="00D247EF">
        <w:rPr>
          <w:rtl/>
        </w:rPr>
        <w:tab/>
      </w:r>
      <w:r w:rsidRPr="00D247EF">
        <w:rPr>
          <w:rFonts w:hint="cs"/>
          <w:rtl/>
        </w:rPr>
        <w:t xml:space="preserve"> </w:t>
      </w:r>
      <w:r w:rsidR="00D16104" w:rsidRPr="00D247EF">
        <w:rPr>
          <w:rtl/>
        </w:rPr>
        <w:t>ב. לר"ז</w:t>
      </w:r>
      <w:r w:rsidR="00B8196E" w:rsidRPr="00B8196E">
        <w:rPr>
          <w:rtl/>
        </w:rPr>
        <w:t>:</w:t>
      </w:r>
    </w:p>
    <w:p w14:paraId="29753446" w14:textId="433FD813" w:rsidR="00D247EF" w:rsidRDefault="00D16104" w:rsidP="00D247EF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>לזיתים.</w:t>
      </w:r>
      <w:r w:rsidR="00EA56F0" w:rsidRPr="00EA56F0">
        <w:rPr>
          <w:rFonts w:hint="cs"/>
          <w:rtl/>
        </w:rPr>
        <w:t xml:space="preserve"> </w:t>
      </w:r>
      <w:r w:rsidR="00E11CEB">
        <w:rPr>
          <w:rFonts w:hint="cs"/>
          <w:rtl/>
        </w:rPr>
        <w:t>שכל אדם מותר בפאתו מרביעה שניה.</w:t>
      </w:r>
    </w:p>
    <w:p w14:paraId="31D22E51" w14:textId="0C962C78" w:rsidR="00B8196E" w:rsidRPr="00B8196E" w:rsidRDefault="00D16104" w:rsidP="00D247EF">
      <w:pPr>
        <w:pStyle w:val="36"/>
        <w:framePr w:wrap="notBeside"/>
        <w:rPr>
          <w:rtl/>
        </w:rPr>
      </w:pPr>
      <w:r w:rsidRPr="00D247EF">
        <w:rPr>
          <w:rtl/>
        </w:rPr>
        <w:t>ג. ר"פ</w:t>
      </w:r>
      <w:r w:rsidR="00B8196E" w:rsidRPr="00B8196E">
        <w:rPr>
          <w:rtl/>
        </w:rPr>
        <w:t>:</w:t>
      </w:r>
    </w:p>
    <w:p w14:paraId="1E34E761" w14:textId="47E185AE" w:rsidR="00D247EF" w:rsidRDefault="004F6A72" w:rsidP="00D247EF">
      <w:pPr>
        <w:rPr>
          <w:rtl/>
        </w:rPr>
      </w:pPr>
      <w:r w:rsidRPr="00053775">
        <w:rPr>
          <w:rFonts w:cs="PFT_Frank" w:hint="cs"/>
          <w:b/>
          <w:bCs/>
          <w:szCs w:val="14"/>
          <w:rtl/>
        </w:rPr>
        <w:t>להלך</w:t>
      </w:r>
      <w:r w:rsidR="00D16104" w:rsidRPr="00053775">
        <w:rPr>
          <w:rFonts w:cs="PFT_Frank"/>
          <w:b/>
          <w:bCs/>
          <w:szCs w:val="14"/>
          <w:rtl/>
        </w:rPr>
        <w:t xml:space="preserve"> </w:t>
      </w:r>
      <w:r w:rsidRPr="00053775">
        <w:rPr>
          <w:rFonts w:cs="PFT_Frank" w:hint="cs"/>
          <w:b/>
          <w:bCs/>
          <w:szCs w:val="14"/>
          <w:rtl/>
        </w:rPr>
        <w:t xml:space="preserve">בשבילי </w:t>
      </w:r>
      <w:r w:rsidR="00D16104" w:rsidRPr="00053775">
        <w:rPr>
          <w:rFonts w:cs="PFT_Frank"/>
          <w:b/>
          <w:bCs/>
          <w:szCs w:val="14"/>
          <w:rtl/>
        </w:rPr>
        <w:t>הרשות.</w:t>
      </w:r>
      <w:r>
        <w:rPr>
          <w:rFonts w:hint="cs"/>
          <w:rtl/>
        </w:rPr>
        <w:t xml:space="preserve">  </w:t>
      </w:r>
      <w:r w:rsidR="006B00F2">
        <w:rPr>
          <w:rtl/>
        </w:rPr>
        <w:tab/>
      </w:r>
      <w:r>
        <w:rPr>
          <w:rFonts w:hint="cs"/>
          <w:rtl/>
        </w:rPr>
        <w:t xml:space="preserve">- </w:t>
      </w:r>
      <w:r w:rsidR="00D16104" w:rsidRPr="006F178A">
        <w:rPr>
          <w:rtl/>
        </w:rPr>
        <w:t>עד רביעה שניה.</w:t>
      </w:r>
    </w:p>
    <w:p w14:paraId="741F86D2" w14:textId="171AE8A5" w:rsidR="00B8196E" w:rsidRPr="00B8196E" w:rsidRDefault="00D16104" w:rsidP="00007ED3">
      <w:pPr>
        <w:pStyle w:val="36"/>
        <w:framePr w:wrap="notBeside"/>
        <w:rPr>
          <w:rtl/>
        </w:rPr>
      </w:pPr>
      <w:r w:rsidRPr="00007ED3">
        <w:rPr>
          <w:rtl/>
        </w:rPr>
        <w:t>ד. רנב"י</w:t>
      </w:r>
      <w:r w:rsidR="00B8196E" w:rsidRPr="00B8196E">
        <w:rPr>
          <w:rtl/>
        </w:rPr>
        <w:t>:</w:t>
      </w:r>
    </w:p>
    <w:p w14:paraId="55ABD625" w14:textId="1BDFCF47" w:rsidR="00007ED3" w:rsidRDefault="00D16104" w:rsidP="00D247EF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לבער פירות שביעית.</w:t>
      </w:r>
      <w:r w:rsidR="006B00F2">
        <w:rPr>
          <w:spacing w:val="-8"/>
          <w:rtl/>
        </w:rPr>
        <w:tab/>
      </w:r>
      <w:r w:rsidR="006B00F2">
        <w:rPr>
          <w:spacing w:val="-8"/>
          <w:rtl/>
        </w:rPr>
        <w:tab/>
      </w:r>
      <w:r w:rsidR="004F6A72">
        <w:rPr>
          <w:rFonts w:hint="cs"/>
          <w:spacing w:val="-8"/>
          <w:rtl/>
        </w:rPr>
        <w:t xml:space="preserve">- </w:t>
      </w:r>
      <w:r w:rsidR="00616FB9">
        <w:rPr>
          <w:rFonts w:hint="cs"/>
          <w:rtl/>
        </w:rPr>
        <w:t>תבן וקש  מ</w:t>
      </w:r>
      <w:r w:rsidRPr="004F6A72">
        <w:rPr>
          <w:rtl/>
        </w:rPr>
        <w:t>רביעה שניה.</w:t>
      </w:r>
      <w:r w:rsidR="00007ED3">
        <w:rPr>
          <w:rFonts w:hint="cs"/>
          <w:rtl/>
        </w:rPr>
        <w:t xml:space="preserve"> </w:t>
      </w:r>
    </w:p>
    <w:p w14:paraId="74E5D4EC" w14:textId="30C9DBAC" w:rsidR="00D16104" w:rsidRPr="00183397" w:rsidRDefault="00616FB9" w:rsidP="00183397">
      <w:pPr>
        <w:spacing w:after="60"/>
        <w:rPr>
          <w:rFonts w:cs="Guttman Vilna"/>
          <w:b/>
          <w:bCs/>
          <w:rtl/>
        </w:rPr>
      </w:pPr>
      <w:r w:rsidRPr="006B00F2">
        <w:rPr>
          <w:rFonts w:hint="cs"/>
          <w:rtl/>
        </w:rPr>
        <w:t>ד</w:t>
      </w:r>
      <w:r w:rsidR="00D16104" w:rsidRPr="006B00F2">
        <w:rPr>
          <w:rtl/>
        </w:rPr>
        <w:t>כלה לחיה מן השדה</w:t>
      </w:r>
      <w:r w:rsidR="00D16104" w:rsidRPr="006F178A">
        <w:rPr>
          <w:rtl/>
        </w:rPr>
        <w:t xml:space="preserve"> </w:t>
      </w:r>
      <w:r w:rsidR="006B00F2">
        <w:rPr>
          <w:rtl/>
        </w:rPr>
        <w:tab/>
      </w:r>
      <w:r w:rsidR="006B00F2">
        <w:rPr>
          <w:rtl/>
        </w:rPr>
        <w:tab/>
      </w:r>
      <w:r w:rsidR="00D16104" w:rsidRPr="006F178A">
        <w:rPr>
          <w:rtl/>
        </w:rPr>
        <w:t>- כלה לבהמתך מן הבית.</w:t>
      </w:r>
    </w:p>
    <w:p w14:paraId="50F22100" w14:textId="222B7A70" w:rsidR="00B8196E" w:rsidRPr="00B8196E" w:rsidRDefault="00D16104" w:rsidP="009257F3">
      <w:pPr>
        <w:pStyle w:val="36"/>
        <w:framePr w:wrap="notBeside"/>
        <w:rPr>
          <w:rtl/>
        </w:rPr>
      </w:pPr>
      <w:r w:rsidRPr="009257F3">
        <w:rPr>
          <w:rtl/>
        </w:rPr>
        <w:t>ר"א</w:t>
      </w:r>
      <w:r w:rsidR="00B8196E" w:rsidRPr="00B8196E">
        <w:rPr>
          <w:rtl/>
        </w:rPr>
        <w:t>:</w:t>
      </w:r>
    </w:p>
    <w:p w14:paraId="74E5D4ED" w14:textId="59F96DB2" w:rsidR="00D16104" w:rsidRPr="006F178A" w:rsidRDefault="00D16104" w:rsidP="0045747B">
      <w:pPr>
        <w:rPr>
          <w:rtl/>
        </w:rPr>
      </w:pPr>
      <w:r w:rsidRPr="004F6A72">
        <w:rPr>
          <w:rtl/>
        </w:rPr>
        <w:t xml:space="preserve">לשון </w:t>
      </w:r>
      <w:r w:rsidRPr="009D0833">
        <w:rPr>
          <w:rFonts w:cs="PFT_Frank"/>
          <w:b/>
          <w:bCs/>
          <w:szCs w:val="14"/>
          <w:rtl/>
        </w:rPr>
        <w:t>רביעה</w:t>
      </w:r>
      <w:r w:rsidRPr="004F6A72">
        <w:rPr>
          <w:rtl/>
        </w:rPr>
        <w:t xml:space="preserve"> שרובע את הקרקע, </w:t>
      </w:r>
      <w:r w:rsidRPr="004F6A72">
        <w:rPr>
          <w:rStyle w:val="afffff3"/>
          <w:spacing w:val="-6"/>
          <w:rtl/>
        </w:rPr>
        <w:t>כר"י</w:t>
      </w:r>
      <w:r w:rsidRPr="004F6A72">
        <w:rPr>
          <w:rtl/>
        </w:rPr>
        <w:t xml:space="preserve"> דמטר בעלה</w:t>
      </w:r>
      <w:r w:rsidR="004F6A72" w:rsidRPr="004F6A72">
        <w:rPr>
          <w:rFonts w:hint="cs"/>
          <w:rtl/>
        </w:rPr>
        <w:t xml:space="preserve"> של ארץ</w:t>
      </w:r>
      <w:r w:rsidRPr="004F6A72">
        <w:rPr>
          <w:rtl/>
        </w:rPr>
        <w:t>,</w:t>
      </w:r>
      <w:r w:rsidRPr="006F178A">
        <w:rPr>
          <w:rtl/>
        </w:rPr>
        <w:t xml:space="preserve"> </w:t>
      </w:r>
    </w:p>
    <w:p w14:paraId="6DE0A143" w14:textId="4B3A5257" w:rsidR="00B8196E" w:rsidRPr="00B8196E" w:rsidRDefault="00616FB9" w:rsidP="009257F3">
      <w:pPr>
        <w:pStyle w:val="36"/>
        <w:framePr w:wrap="notBeside"/>
        <w:rPr>
          <w:rtl/>
        </w:rPr>
      </w:pPr>
      <w:r w:rsidRPr="009257F3">
        <w:rPr>
          <w:rFonts w:hint="cs"/>
          <w:rtl/>
        </w:rPr>
        <w:t>ו</w:t>
      </w:r>
      <w:r w:rsidR="00D16104" w:rsidRPr="009257F3">
        <w:rPr>
          <w:rtl/>
        </w:rPr>
        <w:t>ר"א</w:t>
      </w:r>
      <w:r w:rsidR="00B8196E" w:rsidRPr="00B8196E">
        <w:rPr>
          <w:rtl/>
        </w:rPr>
        <w:t>:</w:t>
      </w:r>
    </w:p>
    <w:p w14:paraId="74E5D4EE" w14:textId="58CDE540" w:rsidR="00D16104" w:rsidRPr="006F178A" w:rsidRDefault="00D16104" w:rsidP="0045747B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>רביעה</w:t>
      </w:r>
      <w:r w:rsidRPr="006F178A">
        <w:rPr>
          <w:rtl/>
        </w:rPr>
        <w:t xml:space="preserve"> </w:t>
      </w:r>
      <w:r w:rsidRPr="00D67F2E">
        <w:rPr>
          <w:rFonts w:cs="PFT_Frank"/>
          <w:b/>
          <w:bCs/>
          <w:szCs w:val="14"/>
          <w:rtl/>
        </w:rPr>
        <w:t>ראשונה</w:t>
      </w:r>
      <w:r w:rsidRPr="006F178A">
        <w:rPr>
          <w:rtl/>
        </w:rPr>
        <w:t xml:space="preserve"> </w:t>
      </w:r>
      <w:r w:rsidRPr="009257F3">
        <w:rPr>
          <w:rtl/>
        </w:rPr>
        <w:t>שתרד בקרקע טפח,</w:t>
      </w:r>
      <w:r w:rsidRPr="006F178A">
        <w:rPr>
          <w:rtl/>
        </w:rPr>
        <w:t xml:space="preserve"> </w:t>
      </w:r>
      <w:r w:rsidRPr="009D0833">
        <w:rPr>
          <w:rFonts w:cs="PFT_Frank"/>
          <w:b/>
          <w:bCs/>
          <w:szCs w:val="14"/>
          <w:rtl/>
        </w:rPr>
        <w:t>שניה</w:t>
      </w:r>
      <w:r w:rsidRPr="006F178A">
        <w:rPr>
          <w:rtl/>
        </w:rPr>
        <w:t xml:space="preserve"> </w:t>
      </w:r>
      <w:r w:rsidRPr="00B132EE">
        <w:rPr>
          <w:rtl/>
        </w:rPr>
        <w:t>לגוף פי חבית.</w:t>
      </w:r>
    </w:p>
    <w:p w14:paraId="51AD0D4E" w14:textId="1818C543" w:rsidR="00B8196E" w:rsidRPr="00B8196E" w:rsidRDefault="00D16104" w:rsidP="009257F3">
      <w:pPr>
        <w:pStyle w:val="36"/>
        <w:framePr w:wrap="notBeside"/>
        <w:rPr>
          <w:rtl/>
        </w:rPr>
      </w:pPr>
      <w:r w:rsidRPr="009257F3">
        <w:rPr>
          <w:rtl/>
        </w:rPr>
        <w:t>ר"ח</w:t>
      </w:r>
      <w:r w:rsidR="00B8196E" w:rsidRPr="00B8196E">
        <w:rPr>
          <w:rtl/>
        </w:rPr>
        <w:t>:</w:t>
      </w:r>
    </w:p>
    <w:p w14:paraId="74E5D4EF" w14:textId="02E2CBB2" w:rsidR="00D16104" w:rsidRPr="00C668B2" w:rsidRDefault="00D16104" w:rsidP="0045747B">
      <w:pPr>
        <w:rPr>
          <w:spacing w:val="-2"/>
          <w:rtl/>
        </w:rPr>
      </w:pPr>
      <w:r w:rsidRPr="009257F3">
        <w:rPr>
          <w:rtl/>
        </w:rPr>
        <w:t>גש</w:t>
      </w:r>
      <w:r w:rsidR="00B072F8" w:rsidRPr="009257F3">
        <w:rPr>
          <w:rtl/>
        </w:rPr>
        <w:t>מים שירדו כדי לגוף בהן פי חבית</w:t>
      </w:r>
      <w:r w:rsidRPr="009257F3">
        <w:rPr>
          <w:rtl/>
        </w:rPr>
        <w:t xml:space="preserve"> </w:t>
      </w:r>
      <w:r w:rsidR="00DE595B">
        <w:rPr>
          <w:rtl/>
        </w:rPr>
        <w:tab/>
      </w:r>
      <w:r w:rsidRPr="009257F3">
        <w:rPr>
          <w:rtl/>
        </w:rPr>
        <w:t xml:space="preserve">אין בהן משום </w:t>
      </w:r>
      <w:r w:rsidRPr="004F6A72">
        <w:rPr>
          <w:rStyle w:val="af4"/>
          <w:rtl/>
        </w:rPr>
        <w:t>ועצר.</w:t>
      </w:r>
    </w:p>
    <w:p w14:paraId="61A0B971" w14:textId="040426B8" w:rsidR="00B8196E" w:rsidRPr="00B8196E" w:rsidRDefault="00D16104" w:rsidP="009257F3">
      <w:pPr>
        <w:pStyle w:val="36"/>
        <w:framePr w:wrap="notBeside"/>
        <w:rPr>
          <w:rtl/>
        </w:rPr>
      </w:pPr>
      <w:r w:rsidRPr="009257F3">
        <w:rPr>
          <w:rtl/>
        </w:rPr>
        <w:t>ואר"ח</w:t>
      </w:r>
      <w:r w:rsidR="00B8196E" w:rsidRPr="00B8196E">
        <w:rPr>
          <w:rtl/>
        </w:rPr>
        <w:t>:</w:t>
      </w:r>
    </w:p>
    <w:p w14:paraId="74E5D4F0" w14:textId="7C0EDF7D" w:rsidR="00D16104" w:rsidRPr="006F178A" w:rsidRDefault="00D16104" w:rsidP="0045747B">
      <w:pPr>
        <w:rPr>
          <w:rtl/>
        </w:rPr>
      </w:pPr>
      <w:r w:rsidRPr="009257F3">
        <w:rPr>
          <w:rtl/>
        </w:rPr>
        <w:t>גשמים שירדו קודם</w:t>
      </w:r>
      <w:r w:rsidRPr="006F178A">
        <w:rPr>
          <w:rtl/>
        </w:rPr>
        <w:t xml:space="preserve"> </w:t>
      </w:r>
      <w:r w:rsidRPr="00616FB9">
        <w:rPr>
          <w:rStyle w:val="af4"/>
          <w:rtl/>
        </w:rPr>
        <w:t xml:space="preserve">ועצר </w:t>
      </w:r>
      <w:r w:rsidR="00616FB9" w:rsidRPr="00616FB9">
        <w:rPr>
          <w:rStyle w:val="afffffc"/>
          <w:rFonts w:hint="cs"/>
          <w:rtl/>
        </w:rPr>
        <w:t>זמן קר''ש</w:t>
      </w:r>
      <w:r w:rsidR="00616FB9">
        <w:rPr>
          <w:rFonts w:hint="cs"/>
          <w:rtl/>
        </w:rPr>
        <w:t xml:space="preserve"> </w:t>
      </w:r>
      <w:r w:rsidR="00DE595B">
        <w:rPr>
          <w:rtl/>
        </w:rPr>
        <w:tab/>
      </w:r>
      <w:r w:rsidR="00DE595B">
        <w:rPr>
          <w:rtl/>
        </w:rPr>
        <w:tab/>
      </w:r>
      <w:r w:rsidRPr="006F178A">
        <w:rPr>
          <w:rtl/>
        </w:rPr>
        <w:t xml:space="preserve">- </w:t>
      </w:r>
      <w:r w:rsidRPr="001D03A6">
        <w:rPr>
          <w:rtl/>
        </w:rPr>
        <w:t>אין בהן משום</w:t>
      </w:r>
      <w:r w:rsidRPr="006F178A">
        <w:rPr>
          <w:rtl/>
        </w:rPr>
        <w:t xml:space="preserve"> </w:t>
      </w:r>
      <w:r w:rsidRPr="004F6A72">
        <w:rPr>
          <w:rStyle w:val="af4"/>
          <w:rtl/>
        </w:rPr>
        <w:t>ועצר.</w:t>
      </w:r>
    </w:p>
    <w:p w14:paraId="18A56B90" w14:textId="062ECB4A" w:rsidR="00B8196E" w:rsidRPr="00B8196E" w:rsidRDefault="00D16104" w:rsidP="00A37943">
      <w:pPr>
        <w:pStyle w:val="36"/>
        <w:framePr w:wrap="notBeside"/>
        <w:rPr>
          <w:rtl/>
        </w:rPr>
      </w:pPr>
      <w:r w:rsidRPr="00A37943">
        <w:rPr>
          <w:rtl/>
        </w:rPr>
        <w:t>אביי</w:t>
      </w:r>
      <w:r w:rsidR="00B8196E" w:rsidRPr="00B8196E">
        <w:rPr>
          <w:rtl/>
        </w:rPr>
        <w:t>:</w:t>
      </w:r>
    </w:p>
    <w:p w14:paraId="74E5D4F1" w14:textId="439DD29B" w:rsidR="00D16104" w:rsidRPr="006F178A" w:rsidRDefault="008850C4" w:rsidP="0045747B">
      <w:pPr>
        <w:rPr>
          <w:rtl/>
        </w:rPr>
      </w:pPr>
      <w:r>
        <w:rPr>
          <w:rFonts w:hint="cs"/>
          <w:rtl/>
        </w:rPr>
        <w:t>דווקא</w:t>
      </w:r>
      <w:r w:rsidR="00D16104" w:rsidRPr="006F178A">
        <w:rPr>
          <w:rtl/>
        </w:rPr>
        <w:t xml:space="preserve"> ד</w:t>
      </w:r>
      <w:r w:rsidR="00B072F8">
        <w:rPr>
          <w:rFonts w:hint="cs"/>
          <w:rtl/>
        </w:rPr>
        <w:t>ערב</w:t>
      </w:r>
      <w:r w:rsidR="00D16104" w:rsidRPr="006F178A">
        <w:rPr>
          <w:rtl/>
        </w:rPr>
        <w:t xml:space="preserve">, אבל קודם </w:t>
      </w:r>
      <w:r w:rsidR="00D16104" w:rsidRPr="00616FB9">
        <w:rPr>
          <w:rStyle w:val="af4"/>
          <w:rtl/>
        </w:rPr>
        <w:t xml:space="preserve">ועצר </w:t>
      </w:r>
      <w:r w:rsidR="00D16104" w:rsidRPr="006F178A">
        <w:rPr>
          <w:rtl/>
        </w:rPr>
        <w:t>ד</w:t>
      </w:r>
      <w:r w:rsidR="00B072F8">
        <w:rPr>
          <w:rFonts w:hint="cs"/>
          <w:rtl/>
        </w:rPr>
        <w:t>בוקר</w:t>
      </w:r>
      <w:r w:rsidR="00D16104" w:rsidRPr="006F178A">
        <w:rPr>
          <w:rtl/>
        </w:rPr>
        <w:t xml:space="preserve"> </w:t>
      </w:r>
      <w:r w:rsidR="00DE595B">
        <w:rPr>
          <w:rtl/>
        </w:rPr>
        <w:tab/>
      </w:r>
      <w:r w:rsidR="00DE595B">
        <w:rPr>
          <w:rFonts w:hint="cs"/>
          <w:rtl/>
        </w:rPr>
        <w:t xml:space="preserve">- </w:t>
      </w:r>
      <w:r w:rsidR="00D16104" w:rsidRPr="006F178A">
        <w:rPr>
          <w:rtl/>
        </w:rPr>
        <w:t xml:space="preserve">יש בהן </w:t>
      </w:r>
      <w:r w:rsidR="00DE595B">
        <w:rPr>
          <w:rFonts w:hint="cs"/>
          <w:rtl/>
        </w:rPr>
        <w:t xml:space="preserve">משום </w:t>
      </w:r>
      <w:r w:rsidR="00D16104" w:rsidRPr="004F6A72">
        <w:rPr>
          <w:rStyle w:val="af4"/>
          <w:rtl/>
        </w:rPr>
        <w:t>ועצר.</w:t>
      </w:r>
    </w:p>
    <w:p w14:paraId="526E0CC5" w14:textId="57AA90D5" w:rsidR="00B8196E" w:rsidRPr="00B8196E" w:rsidRDefault="00D16104" w:rsidP="00A37943">
      <w:pPr>
        <w:pStyle w:val="36"/>
        <w:framePr w:wrap="notBeside"/>
        <w:rPr>
          <w:rtl/>
        </w:rPr>
      </w:pPr>
      <w:r w:rsidRPr="00A37943">
        <w:rPr>
          <w:rtl/>
        </w:rPr>
        <w:t>דאריב"צ</w:t>
      </w:r>
      <w:r w:rsidR="00B8196E" w:rsidRPr="00B8196E">
        <w:rPr>
          <w:rtl/>
        </w:rPr>
        <w:t>:</w:t>
      </w:r>
    </w:p>
    <w:p w14:paraId="74E5D4F2" w14:textId="32A3D6A3" w:rsidR="00D16104" w:rsidRPr="00B132EE" w:rsidRDefault="00616FB9" w:rsidP="0045747B">
      <w:pPr>
        <w:rPr>
          <w:rtl/>
        </w:rPr>
      </w:pPr>
      <w:r w:rsidRPr="00B132EE">
        <w:rPr>
          <w:rtl/>
        </w:rPr>
        <w:t xml:space="preserve">ענני </w:t>
      </w:r>
      <w:r w:rsidR="00B072F8" w:rsidRPr="00B132EE">
        <w:rPr>
          <w:rFonts w:hint="cs"/>
          <w:rtl/>
        </w:rPr>
        <w:t>בוקר</w:t>
      </w:r>
      <w:r w:rsidR="00B072F8" w:rsidRPr="00616FB9">
        <w:rPr>
          <w:rFonts w:hint="cs"/>
          <w:spacing w:val="-2"/>
          <w:rtl/>
        </w:rPr>
        <w:t xml:space="preserve"> </w:t>
      </w:r>
      <w:r w:rsidRPr="00616FB9">
        <w:rPr>
          <w:rStyle w:val="afffffc"/>
          <w:rFonts w:hint="cs"/>
          <w:spacing w:val="-2"/>
          <w:rtl/>
        </w:rPr>
        <w:t>דקים</w:t>
      </w:r>
      <w:r w:rsidRPr="00616FB9">
        <w:rPr>
          <w:rFonts w:hint="cs"/>
          <w:spacing w:val="-2"/>
          <w:rtl/>
        </w:rPr>
        <w:t xml:space="preserve"> </w:t>
      </w:r>
      <w:r w:rsidR="00B072F8" w:rsidRPr="00B132EE">
        <w:rPr>
          <w:rFonts w:hint="cs"/>
          <w:rtl/>
        </w:rPr>
        <w:t>אין בהם</w:t>
      </w:r>
      <w:r w:rsidR="00D16104" w:rsidRPr="00B132EE">
        <w:rPr>
          <w:rtl/>
        </w:rPr>
        <w:t xml:space="preserve"> מ</w:t>
      </w:r>
      <w:r w:rsidR="00B072F8" w:rsidRPr="00B132EE">
        <w:rPr>
          <w:rFonts w:hint="cs"/>
          <w:rtl/>
        </w:rPr>
        <w:t>משות</w:t>
      </w:r>
      <w:r w:rsidR="00B072F8" w:rsidRPr="00616FB9">
        <w:rPr>
          <w:rFonts w:hint="cs"/>
          <w:spacing w:val="-2"/>
          <w:rtl/>
        </w:rPr>
        <w:t>.</w:t>
      </w:r>
      <w:r w:rsidRPr="00616FB9">
        <w:rPr>
          <w:rFonts w:hint="cs"/>
          <w:spacing w:val="-2"/>
          <w:rtl/>
        </w:rPr>
        <w:t xml:space="preserve"> </w:t>
      </w:r>
      <w:r w:rsidR="007D6E1F">
        <w:rPr>
          <w:spacing w:val="-2"/>
          <w:rtl/>
        </w:rPr>
        <w:tab/>
      </w:r>
      <w:r w:rsidRPr="00616FB9">
        <w:rPr>
          <w:rFonts w:hint="cs"/>
          <w:spacing w:val="-2"/>
          <w:rtl/>
        </w:rPr>
        <w:t xml:space="preserve">אבל </w:t>
      </w:r>
      <w:r w:rsidRPr="00D67F2E">
        <w:rPr>
          <w:rFonts w:cs="PFT_Frank" w:hint="cs"/>
          <w:b/>
          <w:bCs/>
          <w:spacing w:val="-2"/>
          <w:szCs w:val="14"/>
          <w:rtl/>
        </w:rPr>
        <w:t>עבים</w:t>
      </w:r>
      <w:r w:rsidRPr="00616FB9">
        <w:rPr>
          <w:rFonts w:hint="cs"/>
          <w:spacing w:val="-2"/>
          <w:rtl/>
        </w:rPr>
        <w:t xml:space="preserve"> </w:t>
      </w:r>
      <w:r w:rsidRPr="00B132EE">
        <w:rPr>
          <w:rFonts w:hint="cs"/>
          <w:rtl/>
        </w:rPr>
        <w:t>יש ממשות</w:t>
      </w:r>
      <w:r w:rsidR="007D6E1F">
        <w:rPr>
          <w:rFonts w:hint="cs"/>
          <w:rtl/>
        </w:rPr>
        <w:t>.</w:t>
      </w:r>
    </w:p>
    <w:p w14:paraId="53A5B822" w14:textId="529DC253" w:rsidR="00B8196E" w:rsidRPr="00B8196E" w:rsidRDefault="00D16104" w:rsidP="00B132EE">
      <w:pPr>
        <w:pStyle w:val="36"/>
        <w:framePr w:wrap="notBeside"/>
        <w:rPr>
          <w:rtl/>
        </w:rPr>
      </w:pPr>
      <w:r w:rsidRPr="00B132EE">
        <w:rPr>
          <w:rtl/>
        </w:rPr>
        <w:t>ר"פ לאביי</w:t>
      </w:r>
      <w:r w:rsidR="00B8196E" w:rsidRPr="00B8196E">
        <w:rPr>
          <w:rtl/>
        </w:rPr>
        <w:t>:</w:t>
      </w:r>
    </w:p>
    <w:p w14:paraId="74E5D4F3" w14:textId="0C8489C3" w:rsidR="008850C4" w:rsidRDefault="00D16104" w:rsidP="0045747B">
      <w:pPr>
        <w:rPr>
          <w:spacing w:val="-4"/>
          <w:rtl/>
        </w:rPr>
      </w:pPr>
      <w:r w:rsidRPr="008850C4">
        <w:rPr>
          <w:rStyle w:val="afffff3"/>
          <w:spacing w:val="-6"/>
          <w:rtl/>
        </w:rPr>
        <w:t>דאמרי אינשי</w:t>
      </w:r>
      <w:r w:rsidR="008850C4" w:rsidRPr="008850C4">
        <w:rPr>
          <w:rStyle w:val="afffff3"/>
          <w:rFonts w:hint="cs"/>
          <w:spacing w:val="-6"/>
          <w:rtl/>
        </w:rPr>
        <w:t>:</w:t>
      </w:r>
      <w:r w:rsidRPr="008850C4">
        <w:rPr>
          <w:spacing w:val="-6"/>
          <w:rtl/>
        </w:rPr>
        <w:t xml:space="preserve"> </w:t>
      </w:r>
      <w:r w:rsidRPr="007D6E1F">
        <w:rPr>
          <w:rtl/>
        </w:rPr>
        <w:t>ד</w:t>
      </w:r>
      <w:r w:rsidR="008850C4" w:rsidRPr="007D6E1F">
        <w:rPr>
          <w:rFonts w:hint="cs"/>
          <w:rtl/>
        </w:rPr>
        <w:t>כשיורד מטר</w:t>
      </w:r>
      <w:r w:rsidRPr="007D6E1F">
        <w:rPr>
          <w:rtl/>
        </w:rPr>
        <w:t xml:space="preserve"> בבוקר</w:t>
      </w:r>
      <w:r w:rsidR="008850C4" w:rsidRPr="007D6E1F">
        <w:rPr>
          <w:rFonts w:hint="cs"/>
          <w:rtl/>
        </w:rPr>
        <w:t>,</w:t>
      </w:r>
      <w:r w:rsidRPr="007D6E1F">
        <w:rPr>
          <w:rtl/>
        </w:rPr>
        <w:t xml:space="preserve"> </w:t>
      </w:r>
      <w:r w:rsidR="007D6E1F">
        <w:rPr>
          <w:rtl/>
        </w:rPr>
        <w:tab/>
      </w:r>
      <w:r w:rsidR="008850C4" w:rsidRPr="007D6E1F">
        <w:rPr>
          <w:rFonts w:hint="cs"/>
          <w:rtl/>
        </w:rPr>
        <w:t xml:space="preserve">שהמוכר </w:t>
      </w:r>
      <w:r w:rsidRPr="007D6E1F">
        <w:rPr>
          <w:rtl/>
        </w:rPr>
        <w:t>יק</w:t>
      </w:r>
      <w:r w:rsidR="008850C4" w:rsidRPr="007D6E1F">
        <w:rPr>
          <w:rFonts w:hint="cs"/>
          <w:rtl/>
        </w:rPr>
        <w:t>פל התבואה,</w:t>
      </w:r>
      <w:r w:rsidR="008850C4" w:rsidRPr="008850C4">
        <w:rPr>
          <w:rFonts w:hint="cs"/>
          <w:spacing w:val="-4"/>
          <w:rtl/>
        </w:rPr>
        <w:t xml:space="preserve"> </w:t>
      </w:r>
      <w:r w:rsidR="008850C4">
        <w:rPr>
          <w:rFonts w:hint="cs"/>
          <w:spacing w:val="-4"/>
          <w:rtl/>
        </w:rPr>
        <w:t xml:space="preserve"> </w:t>
      </w:r>
    </w:p>
    <w:p w14:paraId="74E5D4F4" w14:textId="77777777" w:rsidR="00D16104" w:rsidRPr="006F178A" w:rsidRDefault="008850C4" w:rsidP="00B27622">
      <w:pPr>
        <w:spacing w:after="60"/>
        <w:ind w:firstLine="113"/>
        <w:rPr>
          <w:rtl/>
        </w:rPr>
      </w:pPr>
      <w:r w:rsidRPr="008850C4">
        <w:rPr>
          <w:rFonts w:hint="cs"/>
          <w:spacing w:val="-4"/>
          <w:rtl/>
        </w:rPr>
        <w:t>שלא יתפרנס, מרוב תבואה בשוק- היינו כשיש עננים עבים.</w:t>
      </w:r>
      <w:r>
        <w:rPr>
          <w:rFonts w:hint="cs"/>
          <w:rtl/>
        </w:rPr>
        <w:t xml:space="preserve"> </w:t>
      </w:r>
      <w:r w:rsidR="00D16104" w:rsidRPr="006F178A">
        <w:rPr>
          <w:rtl/>
        </w:rPr>
        <w:t xml:space="preserve"> </w:t>
      </w:r>
    </w:p>
    <w:p w14:paraId="5ABE3767" w14:textId="472A8623" w:rsidR="00B8196E" w:rsidRPr="00B8196E" w:rsidRDefault="00D16104" w:rsidP="00B27622">
      <w:pPr>
        <w:pStyle w:val="36"/>
        <w:framePr w:wrap="notBeside"/>
        <w:rPr>
          <w:rtl/>
        </w:rPr>
      </w:pPr>
      <w:r w:rsidRPr="00B27622">
        <w:rPr>
          <w:rtl/>
        </w:rPr>
        <w:t>• ר"י</w:t>
      </w:r>
      <w:r w:rsidR="00B8196E" w:rsidRPr="00B8196E">
        <w:rPr>
          <w:rtl/>
        </w:rPr>
        <w:t>:</w:t>
      </w:r>
    </w:p>
    <w:p w14:paraId="74E5D4F5" w14:textId="08D47CA3" w:rsidR="00D16104" w:rsidRPr="005D69BB" w:rsidRDefault="00D16104" w:rsidP="00CC603F">
      <w:pPr>
        <w:rPr>
          <w:rtl/>
        </w:rPr>
      </w:pPr>
      <w:r w:rsidRPr="007E4434">
        <w:rPr>
          <w:rtl/>
        </w:rPr>
        <w:t>טובה שנה שטבת ש</w:t>
      </w:r>
      <w:r w:rsidR="00B072F8" w:rsidRPr="008850C4">
        <w:rPr>
          <w:rFonts w:hint="cs"/>
          <w:rtl/>
        </w:rPr>
        <w:t>לה</w:t>
      </w:r>
      <w:r w:rsidRPr="007E4434">
        <w:rPr>
          <w:rtl/>
        </w:rPr>
        <w:t xml:space="preserve"> אלמנה מגשמים</w:t>
      </w:r>
      <w:r w:rsidR="00B072F8" w:rsidRPr="008850C4">
        <w:rPr>
          <w:rFonts w:hint="cs"/>
          <w:rtl/>
        </w:rPr>
        <w:t>,</w:t>
      </w:r>
      <w:r w:rsidRPr="007E4434">
        <w:rPr>
          <w:rtl/>
        </w:rPr>
        <w:t xml:space="preserve"> </w:t>
      </w:r>
      <w:r w:rsidR="008850C4" w:rsidRPr="008850C4">
        <w:rPr>
          <w:rFonts w:hint="cs"/>
          <w:rtl/>
        </w:rPr>
        <w:t>ש</w:t>
      </w:r>
      <w:r w:rsidR="00B072F8" w:rsidRPr="008850C4">
        <w:rPr>
          <w:rtl/>
        </w:rPr>
        <w:t>הדר</w:t>
      </w:r>
      <w:r w:rsidRPr="007E4434">
        <w:rPr>
          <w:rtl/>
        </w:rPr>
        <w:t xml:space="preserve">כים לא </w:t>
      </w:r>
      <w:r w:rsidRPr="005D69BB">
        <w:rPr>
          <w:rtl/>
        </w:rPr>
        <w:t>מקולקלות</w:t>
      </w:r>
      <w:r w:rsidR="008850C4" w:rsidRPr="005D69BB">
        <w:rPr>
          <w:rFonts w:hint="cs"/>
          <w:rtl/>
        </w:rPr>
        <w:t>,</w:t>
      </w:r>
      <w:r w:rsidR="00CC603F" w:rsidRPr="005D69BB">
        <w:rPr>
          <w:rFonts w:hint="cs"/>
          <w:rtl/>
        </w:rPr>
        <w:t xml:space="preserve"> ומגיעים התלמידים,</w:t>
      </w:r>
      <w:r w:rsidR="00CC603F" w:rsidRPr="005D69BB">
        <w:rPr>
          <w:rtl/>
        </w:rPr>
        <w:t xml:space="preserve"> </w:t>
      </w:r>
      <w:r w:rsidR="008850C4" w:rsidRPr="005D69BB">
        <w:rPr>
          <w:rFonts w:hint="cs"/>
          <w:rtl/>
        </w:rPr>
        <w:t xml:space="preserve">ורק שירדו בתחילת שנה, </w:t>
      </w:r>
    </w:p>
    <w:p w14:paraId="740A4FF7" w14:textId="5F458AE1" w:rsidR="00B8196E" w:rsidRPr="00B8196E" w:rsidRDefault="00D16104" w:rsidP="00B27622">
      <w:pPr>
        <w:pStyle w:val="36"/>
        <w:framePr w:wrap="notBeside"/>
        <w:rPr>
          <w:rtl/>
        </w:rPr>
      </w:pPr>
      <w:r w:rsidRPr="00B27622">
        <w:rPr>
          <w:rtl/>
        </w:rPr>
        <w:t>ר"ח</w:t>
      </w:r>
      <w:r w:rsidR="00B8196E" w:rsidRPr="00B8196E">
        <w:rPr>
          <w:rtl/>
        </w:rPr>
        <w:t>:</w:t>
      </w:r>
    </w:p>
    <w:p w14:paraId="74E5D4F6" w14:textId="2852300E" w:rsidR="00D16104" w:rsidRPr="006F178A" w:rsidRDefault="00D16104" w:rsidP="0045747B">
      <w:pPr>
        <w:rPr>
          <w:rtl/>
        </w:rPr>
      </w:pPr>
      <w:r w:rsidRPr="006F178A">
        <w:rPr>
          <w:rFonts w:ascii="Fb Fontext" w:hAnsi="Fb Fontext"/>
          <w:rtl/>
        </w:rPr>
        <w:t xml:space="preserve">גשמים שירדו </w:t>
      </w:r>
      <w:r w:rsidR="00B072F8">
        <w:rPr>
          <w:rFonts w:ascii="Fb Fontext" w:hAnsi="Fb Fontext" w:hint="cs"/>
          <w:rtl/>
        </w:rPr>
        <w:t xml:space="preserve">רק </w:t>
      </w:r>
      <w:r w:rsidRPr="006F178A">
        <w:rPr>
          <w:rFonts w:ascii="Fb Fontext" w:hAnsi="Fb Fontext"/>
          <w:rtl/>
        </w:rPr>
        <w:t xml:space="preserve">על מקצת מדינה - אין בהן משום </w:t>
      </w:r>
      <w:r w:rsidRPr="00D0292F">
        <w:rPr>
          <w:rStyle w:val="af4"/>
          <w:rtl/>
        </w:rPr>
        <w:t>ועצר</w:t>
      </w:r>
      <w:r w:rsidRPr="006F178A">
        <w:rPr>
          <w:rFonts w:ascii="Fb Fontext" w:hAnsi="Fb Fontext"/>
          <w:rtl/>
        </w:rPr>
        <w:t>.</w:t>
      </w:r>
    </w:p>
    <w:p w14:paraId="74E5D4F7" w14:textId="37FC5EBA" w:rsidR="00D16104" w:rsidRPr="00A52A94" w:rsidRDefault="00A52A94" w:rsidP="00B27622">
      <w:pPr>
        <w:rPr>
          <w:spacing w:val="-4"/>
          <w:rtl/>
        </w:rPr>
      </w:pPr>
      <w:r w:rsidRPr="00A52A94">
        <w:rPr>
          <w:spacing w:val="-4"/>
          <w:rtl/>
        </w:rPr>
        <w:t>ו</w:t>
      </w:r>
      <w:r w:rsidRPr="00A52A94">
        <w:rPr>
          <w:rFonts w:hint="cs"/>
          <w:spacing w:val="-4"/>
          <w:rtl/>
        </w:rPr>
        <w:t>קרא מיירי בהמטיר על עיר אחת יותר מידי</w:t>
      </w:r>
      <w:r w:rsidR="000C095C">
        <w:rPr>
          <w:rFonts w:hint="cs"/>
          <w:spacing w:val="-4"/>
          <w:rtl/>
        </w:rPr>
        <w:t>,</w:t>
      </w:r>
      <w:r w:rsidRPr="00A52A94">
        <w:rPr>
          <w:rFonts w:hint="cs"/>
          <w:spacing w:val="-4"/>
          <w:rtl/>
        </w:rPr>
        <w:t xml:space="preserve"> שאז </w:t>
      </w:r>
      <w:r w:rsidRPr="00D67F2E">
        <w:rPr>
          <w:rFonts w:cs="PFT_Frank" w:hint="cs"/>
          <w:b/>
          <w:bCs/>
          <w:spacing w:val="-4"/>
          <w:szCs w:val="14"/>
          <w:rtl/>
        </w:rPr>
        <w:t>שתיהן לקללה</w:t>
      </w:r>
      <w:r w:rsidRPr="00A52A94">
        <w:rPr>
          <w:rFonts w:hint="cs"/>
          <w:spacing w:val="-4"/>
          <w:rtl/>
        </w:rPr>
        <w:t xml:space="preserve"> </w:t>
      </w:r>
    </w:p>
    <w:p w14:paraId="74E5D4F8" w14:textId="2A0EFFA6" w:rsidR="00D16104" w:rsidRPr="00B27622" w:rsidRDefault="00521039" w:rsidP="00521039">
      <w:pPr>
        <w:pStyle w:val="afffff8"/>
        <w:rPr>
          <w:rtl/>
        </w:rPr>
      </w:pPr>
      <w:r>
        <w:rPr>
          <w:rFonts w:hint="cs"/>
          <w:rtl/>
        </w:rPr>
        <w:t>ברכה על הגשמים</w:t>
      </w:r>
    </w:p>
    <w:p w14:paraId="780DFEB8" w14:textId="7F0946B1" w:rsidR="00B8196E" w:rsidRPr="00B8196E" w:rsidRDefault="00D16104" w:rsidP="00B27622">
      <w:pPr>
        <w:pStyle w:val="36"/>
        <w:framePr w:wrap="notBeside"/>
        <w:rPr>
          <w:rtl/>
        </w:rPr>
      </w:pPr>
      <w:r w:rsidRPr="00B27622">
        <w:rPr>
          <w:rtl/>
        </w:rPr>
        <w:t>רבי אבהו</w:t>
      </w:r>
      <w:r w:rsidR="00B8196E" w:rsidRPr="00B8196E">
        <w:rPr>
          <w:rtl/>
        </w:rPr>
        <w:t>:</w:t>
      </w:r>
    </w:p>
    <w:p w14:paraId="74E5D4F9" w14:textId="1A98EECD" w:rsidR="00D16104" w:rsidRPr="00B27622" w:rsidRDefault="00D16104" w:rsidP="00B27622">
      <w:pPr>
        <w:rPr>
          <w:rtl/>
        </w:rPr>
      </w:pPr>
      <w:r w:rsidRPr="00B27622">
        <w:rPr>
          <w:rtl/>
        </w:rPr>
        <w:t>מאימתי מברכין על הגשמים - משיצא חתן לקראת כלה.</w:t>
      </w:r>
      <w:r w:rsidR="00CA3980">
        <w:rPr>
          <w:rFonts w:hint="cs"/>
          <w:rtl/>
        </w:rPr>
        <w:t xml:space="preserve"> </w:t>
      </w:r>
      <w:r w:rsidR="00CA3980" w:rsidRPr="00CA3980">
        <w:rPr>
          <w:rStyle w:val="afffffc"/>
          <w:rFonts w:hint="cs"/>
          <w:rtl/>
        </w:rPr>
        <w:t>הרבה</w:t>
      </w:r>
    </w:p>
    <w:p w14:paraId="07426C90" w14:textId="2880BD29" w:rsidR="00B8196E" w:rsidRPr="00B8196E" w:rsidRDefault="00B072F8" w:rsidP="00B27622">
      <w:pPr>
        <w:pStyle w:val="36"/>
        <w:framePr w:wrap="notBeside"/>
        <w:rPr>
          <w:rtl/>
        </w:rPr>
      </w:pPr>
      <w:r w:rsidRPr="00B27622">
        <w:rPr>
          <w:rFonts w:hint="cs"/>
          <w:rtl/>
        </w:rPr>
        <w:t>רב</w:t>
      </w:r>
      <w:r w:rsidR="00B8196E" w:rsidRPr="00B8196E">
        <w:rPr>
          <w:rtl/>
        </w:rPr>
        <w:t>:</w:t>
      </w:r>
    </w:p>
    <w:p w14:paraId="74E5D4FA" w14:textId="18BF8AF4" w:rsidR="00D16104" w:rsidRPr="006F178A" w:rsidRDefault="00B072F8" w:rsidP="0045747B">
      <w:pPr>
        <w:rPr>
          <w:rtl/>
        </w:rPr>
      </w:pPr>
      <w:r>
        <w:rPr>
          <w:rFonts w:hint="cs"/>
          <w:rtl/>
        </w:rPr>
        <w:t xml:space="preserve">מברך </w:t>
      </w:r>
      <w:r w:rsidR="00D16104" w:rsidRPr="006F178A">
        <w:rPr>
          <w:rtl/>
        </w:rPr>
        <w:t>מודים אנחנו לך</w:t>
      </w:r>
      <w:r>
        <w:rPr>
          <w:rtl/>
        </w:rPr>
        <w:t xml:space="preserve"> ה</w:t>
      </w:r>
      <w:r>
        <w:rPr>
          <w:rFonts w:hint="cs"/>
          <w:rtl/>
        </w:rPr>
        <w:t>"א</w:t>
      </w:r>
      <w:r w:rsidR="007A7DA1">
        <w:rPr>
          <w:rFonts w:hint="cs"/>
          <w:rtl/>
        </w:rPr>
        <w:t xml:space="preserve"> </w:t>
      </w:r>
      <w:r w:rsidR="00D16104" w:rsidRPr="006F178A">
        <w:rPr>
          <w:rtl/>
        </w:rPr>
        <w:t>על כל טפה וטפה שהורדת לנו.</w:t>
      </w:r>
    </w:p>
    <w:p w14:paraId="216818ED" w14:textId="1E5DC91A" w:rsidR="00B8196E" w:rsidRPr="00B8196E" w:rsidRDefault="00D16104" w:rsidP="00CA3980">
      <w:pPr>
        <w:pStyle w:val="36"/>
        <w:framePr w:wrap="notBeside"/>
        <w:rPr>
          <w:rtl/>
        </w:rPr>
      </w:pPr>
      <w:r w:rsidRPr="00CA3980">
        <w:rPr>
          <w:rtl/>
        </w:rPr>
        <w:t>ורי"ו מסיים</w:t>
      </w:r>
      <w:r w:rsidR="00B8196E" w:rsidRPr="00B8196E">
        <w:rPr>
          <w:rFonts w:hint="cs"/>
          <w:rtl/>
        </w:rPr>
        <w:t>:</w:t>
      </w:r>
    </w:p>
    <w:p w14:paraId="74E5D4FB" w14:textId="089D9BA1" w:rsidR="00D16104" w:rsidRPr="006F178A" w:rsidRDefault="00D16104" w:rsidP="00E144BF">
      <w:pPr>
        <w:rPr>
          <w:rtl/>
        </w:rPr>
      </w:pPr>
      <w:r w:rsidRPr="006F178A">
        <w:rPr>
          <w:rtl/>
        </w:rPr>
        <w:t>אילו פינו מלא שירה כים</w:t>
      </w:r>
      <w:r w:rsidR="007A7DA1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C668B2">
        <w:rPr>
          <w:rtl/>
        </w:rPr>
        <w:t>כו',</w:t>
      </w:r>
      <w:r w:rsidR="00B072F8" w:rsidRPr="00C668B2">
        <w:rPr>
          <w:rFonts w:hint="cs"/>
          <w:rtl/>
        </w:rPr>
        <w:t xml:space="preserve"> </w:t>
      </w:r>
      <w:r w:rsidRPr="00C668B2">
        <w:rPr>
          <w:rtl/>
        </w:rPr>
        <w:t xml:space="preserve">עד אל יעזבונו </w:t>
      </w:r>
      <w:r w:rsidRPr="007A7DA1">
        <w:rPr>
          <w:spacing w:val="-4"/>
          <w:rtl/>
        </w:rPr>
        <w:t xml:space="preserve">רחמיך ה' אלהינו, </w:t>
      </w:r>
      <w:r w:rsidRPr="00E87571">
        <w:rPr>
          <w:rtl/>
        </w:rPr>
        <w:t xml:space="preserve">ברוך </w:t>
      </w:r>
      <w:r w:rsidR="007A7DA1" w:rsidRPr="009972CD">
        <w:rPr>
          <w:rFonts w:cs="PFT_Frank" w:hint="cs"/>
          <w:b/>
          <w:bCs/>
          <w:szCs w:val="14"/>
          <w:rtl/>
        </w:rPr>
        <w:t>רוב</w:t>
      </w:r>
      <w:r w:rsidRPr="00E87571">
        <w:rPr>
          <w:rtl/>
        </w:rPr>
        <w:t xml:space="preserve"> ההודאות.</w:t>
      </w:r>
      <w:r w:rsidR="007A7DA1" w:rsidRPr="007A7DA1">
        <w:rPr>
          <w:rFonts w:hint="cs"/>
          <w:spacing w:val="-4"/>
          <w:rtl/>
        </w:rPr>
        <w:t xml:space="preserve"> </w:t>
      </w:r>
      <w:r w:rsidR="007A7DA1" w:rsidRPr="00E87571">
        <w:rPr>
          <w:rStyle w:val="afffff3"/>
          <w:rFonts w:hint="cs"/>
          <w:rtl/>
        </w:rPr>
        <w:t>ולרבא</w:t>
      </w:r>
      <w:r w:rsidR="007A7DA1" w:rsidRPr="007A7DA1">
        <w:rPr>
          <w:rStyle w:val="afffff3"/>
          <w:rFonts w:hint="cs"/>
          <w:spacing w:val="-4"/>
          <w:rtl/>
        </w:rPr>
        <w:t xml:space="preserve"> </w:t>
      </w:r>
      <w:r w:rsidR="007A7DA1" w:rsidRPr="00053775">
        <w:rPr>
          <w:rFonts w:cs="PFT_Frank" w:hint="cs"/>
          <w:b/>
          <w:bCs/>
          <w:spacing w:val="-4"/>
          <w:szCs w:val="14"/>
          <w:rtl/>
        </w:rPr>
        <w:t>אל</w:t>
      </w:r>
      <w:r w:rsidR="007A7DA1" w:rsidRPr="007A7DA1">
        <w:rPr>
          <w:rFonts w:hint="cs"/>
          <w:spacing w:val="-4"/>
          <w:rtl/>
        </w:rPr>
        <w:t xml:space="preserve"> </w:t>
      </w:r>
      <w:r w:rsidR="007A7DA1" w:rsidRPr="00E87571">
        <w:rPr>
          <w:rFonts w:hint="cs"/>
          <w:rtl/>
        </w:rPr>
        <w:t>ההודאות</w:t>
      </w:r>
    </w:p>
    <w:p w14:paraId="56997FE7" w14:textId="7BB74C91" w:rsidR="00B8196E" w:rsidRPr="00B8196E" w:rsidRDefault="00D16104" w:rsidP="00E87571">
      <w:pPr>
        <w:pStyle w:val="36"/>
        <w:framePr w:wrap="notBeside"/>
        <w:rPr>
          <w:rtl/>
        </w:rPr>
      </w:pPr>
      <w:r w:rsidRPr="00E87571">
        <w:rPr>
          <w:rtl/>
        </w:rPr>
        <w:lastRenderedPageBreak/>
        <w:t>ר"פ</w:t>
      </w:r>
      <w:r w:rsidR="00B8196E" w:rsidRPr="00B8196E">
        <w:rPr>
          <w:rtl/>
        </w:rPr>
        <w:t>:</w:t>
      </w:r>
    </w:p>
    <w:p w14:paraId="74E5D4FC" w14:textId="0429E742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לכך </w:t>
      </w:r>
      <w:r w:rsidR="00B072F8">
        <w:rPr>
          <w:rFonts w:hint="cs"/>
          <w:rtl/>
        </w:rPr>
        <w:t>יאמר לשניהם</w:t>
      </w:r>
      <w:r w:rsidRPr="006F178A">
        <w:rPr>
          <w:rtl/>
        </w:rPr>
        <w:t xml:space="preserve">: </w:t>
      </w:r>
      <w:r w:rsidRPr="00D67F2E">
        <w:rPr>
          <w:rFonts w:cs="PFT_Frank"/>
          <w:b/>
          <w:bCs/>
          <w:szCs w:val="14"/>
          <w:rtl/>
        </w:rPr>
        <w:t>אל</w:t>
      </w:r>
      <w:r w:rsidR="00E144BF">
        <w:rPr>
          <w:rtl/>
        </w:rPr>
        <w:t xml:space="preserve"> ההודאות </w:t>
      </w:r>
      <w:r w:rsidRPr="009972CD">
        <w:rPr>
          <w:rFonts w:cs="PFT_Frank"/>
          <w:b/>
          <w:bCs/>
          <w:szCs w:val="14"/>
          <w:rtl/>
        </w:rPr>
        <w:t>רוב</w:t>
      </w:r>
      <w:r w:rsidRPr="006F178A">
        <w:rPr>
          <w:rtl/>
        </w:rPr>
        <w:t xml:space="preserve"> ההודאות.</w:t>
      </w:r>
    </w:p>
    <w:p w14:paraId="01DF5916" w14:textId="77777777" w:rsidR="00D25A51" w:rsidRDefault="00D25A51">
      <w:pPr>
        <w:bidi w:val="0"/>
        <w:spacing w:after="160" w:line="259" w:lineRule="auto"/>
        <w:jc w:val="left"/>
        <w:rPr>
          <w:rFonts w:ascii="BA Esthetic Regular" w:hAnsi="BA Esthetic Regular" w:cs="PFT_Frank"/>
          <w:bCs/>
          <w:szCs w:val="15"/>
          <w:rtl/>
        </w:rPr>
      </w:pPr>
      <w:r>
        <w:rPr>
          <w:rtl/>
        </w:rPr>
        <w:br w:type="page"/>
      </w:r>
    </w:p>
    <w:p w14:paraId="74E5D4FD" w14:textId="14364AC6" w:rsidR="00D16104" w:rsidRPr="00E87571" w:rsidRDefault="00521039" w:rsidP="00521039">
      <w:pPr>
        <w:pStyle w:val="afffff8"/>
        <w:rPr>
          <w:rtl/>
        </w:rPr>
      </w:pPr>
      <w:r>
        <w:rPr>
          <w:rFonts w:hint="cs"/>
          <w:rtl/>
        </w:rPr>
        <w:lastRenderedPageBreak/>
        <w:t xml:space="preserve">גדול יום הגשמים </w:t>
      </w:r>
      <w:r w:rsidR="00F7002E">
        <w:rPr>
          <w:rFonts w:hint="cs"/>
          <w:rtl/>
        </w:rPr>
        <w:t>[ד']</w:t>
      </w:r>
    </w:p>
    <w:p w14:paraId="74E5D4FE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ז.</w:t>
      </w:r>
    </w:p>
    <w:p w14:paraId="1E47E0DC" w14:textId="735EF1F0" w:rsidR="00B8196E" w:rsidRPr="00B8196E" w:rsidRDefault="003E2680" w:rsidP="00E87571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7A7DA1" w:rsidRPr="00E87571">
        <w:rPr>
          <w:rFonts w:hint="cs"/>
          <w:rtl/>
        </w:rPr>
        <w:t>ר"א</w:t>
      </w:r>
      <w:r w:rsidR="00B8196E" w:rsidRPr="00B8196E">
        <w:rPr>
          <w:rFonts w:hint="cs"/>
          <w:rtl/>
        </w:rPr>
        <w:t>:</w:t>
      </w:r>
    </w:p>
    <w:p w14:paraId="74E5D500" w14:textId="7A90C0F8" w:rsidR="00D16104" w:rsidRPr="00E87571" w:rsidRDefault="007A7DA1" w:rsidP="0045747B">
      <w:pPr>
        <w:rPr>
          <w:rtl/>
        </w:rPr>
      </w:pPr>
      <w:r w:rsidRPr="00E87571">
        <w:rPr>
          <w:rtl/>
        </w:rPr>
        <w:t xml:space="preserve">שהוא לצדיקים </w:t>
      </w:r>
      <w:r w:rsidRPr="00E87571">
        <w:rPr>
          <w:rFonts w:hint="cs"/>
          <w:rtl/>
        </w:rPr>
        <w:t>ו</w:t>
      </w:r>
      <w:r w:rsidR="00D16104" w:rsidRPr="00E87571">
        <w:rPr>
          <w:rtl/>
        </w:rPr>
        <w:t>לרשעים</w:t>
      </w:r>
      <w:r w:rsidRPr="00E87571">
        <w:rPr>
          <w:rFonts w:hint="cs"/>
          <w:rtl/>
        </w:rPr>
        <w:t>,</w:t>
      </w:r>
      <w:r w:rsidR="00D16104" w:rsidRPr="00E87571">
        <w:rPr>
          <w:rtl/>
        </w:rPr>
        <w:t xml:space="preserve"> מתחיית המתים, </w:t>
      </w:r>
      <w:r w:rsidR="00B072F8" w:rsidRPr="00E87571">
        <w:rPr>
          <w:rFonts w:hint="cs"/>
          <w:rtl/>
        </w:rPr>
        <w:t>ש</w:t>
      </w:r>
      <w:r w:rsidR="00D16104" w:rsidRPr="00E87571">
        <w:rPr>
          <w:rtl/>
        </w:rPr>
        <w:t>רק לצדיקים</w:t>
      </w:r>
      <w:r w:rsidR="00B072F8" w:rsidRPr="00E87571">
        <w:rPr>
          <w:rFonts w:hint="cs"/>
          <w:rtl/>
        </w:rPr>
        <w:t>,</w:t>
      </w:r>
      <w:r w:rsidR="00D16104" w:rsidRPr="00E87571">
        <w:rPr>
          <w:rtl/>
        </w:rPr>
        <w:t xml:space="preserve"> </w:t>
      </w:r>
    </w:p>
    <w:p w14:paraId="17F17A75" w14:textId="3AD45B6C" w:rsidR="00B8196E" w:rsidRPr="00B8196E" w:rsidRDefault="00B072F8" w:rsidP="00E87571">
      <w:pPr>
        <w:pStyle w:val="36"/>
        <w:framePr w:wrap="notBeside"/>
        <w:rPr>
          <w:rtl/>
        </w:rPr>
      </w:pPr>
      <w:r w:rsidRPr="00E87571">
        <w:rPr>
          <w:rFonts w:hint="cs"/>
          <w:rtl/>
        </w:rPr>
        <w:t xml:space="preserve">וחלק על </w:t>
      </w:r>
      <w:r w:rsidR="00D16104" w:rsidRPr="00E87571">
        <w:rPr>
          <w:rtl/>
        </w:rPr>
        <w:t>רב יוסף</w:t>
      </w:r>
      <w:r w:rsidR="00B8196E" w:rsidRPr="00B8196E">
        <w:rPr>
          <w:rFonts w:hint="cs"/>
          <w:rtl/>
        </w:rPr>
        <w:t>:</w:t>
      </w:r>
    </w:p>
    <w:p w14:paraId="74E5D501" w14:textId="17FB1F6E" w:rsidR="00D16104" w:rsidRPr="006F178A" w:rsidRDefault="00D16104" w:rsidP="0045747B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>ד</w:t>
      </w:r>
      <w:r w:rsidR="00855D0E" w:rsidRPr="00D67F2E">
        <w:rPr>
          <w:rFonts w:cs="PFT_Frank" w:hint="cs"/>
          <w:b/>
          <w:bCs/>
          <w:szCs w:val="14"/>
          <w:rtl/>
        </w:rPr>
        <w:t>כתחיית</w:t>
      </w:r>
      <w:r w:rsidR="00855D0E">
        <w:rPr>
          <w:rFonts w:hint="cs"/>
          <w:rtl/>
        </w:rPr>
        <w:t xml:space="preserve"> המתים ולכן קבעוה שם בתפילה. </w:t>
      </w:r>
    </w:p>
    <w:p w14:paraId="1CB7D09F" w14:textId="4A3AB2CB" w:rsidR="00B8196E" w:rsidRPr="00B8196E" w:rsidRDefault="003E2680" w:rsidP="00352125">
      <w:pPr>
        <w:pStyle w:val="36"/>
        <w:framePr w:wrap="notBeside"/>
        <w:rPr>
          <w:rtl/>
        </w:rPr>
      </w:pPr>
      <w:r>
        <w:rPr>
          <w:rFonts w:hint="cs"/>
          <w:rtl/>
        </w:rPr>
        <w:t>ג.</w:t>
      </w:r>
      <w:r w:rsidR="00D16104" w:rsidRPr="00352125">
        <w:rPr>
          <w:rtl/>
        </w:rPr>
        <w:t xml:space="preserve"> ר"י: </w:t>
      </w:r>
      <w:r w:rsidR="00B8196E" w:rsidRPr="00B8196E">
        <w:rPr>
          <w:rtl/>
        </w:rPr>
        <w:t>:</w:t>
      </w:r>
    </w:p>
    <w:p w14:paraId="74E5D502" w14:textId="62817D7B" w:rsidR="00924B55" w:rsidRPr="00C668B2" w:rsidRDefault="00D16104" w:rsidP="0045747B">
      <w:pPr>
        <w:rPr>
          <w:rStyle w:val="af4"/>
          <w:spacing w:val="-4"/>
          <w:rtl/>
        </w:rPr>
      </w:pPr>
      <w:r w:rsidRPr="00D67F2E">
        <w:rPr>
          <w:rFonts w:cs="PFT_Frank"/>
          <w:b/>
          <w:bCs/>
          <w:szCs w:val="14"/>
          <w:rtl/>
        </w:rPr>
        <w:t>יום</w:t>
      </w:r>
      <w:r w:rsidRPr="00C668B2">
        <w:rPr>
          <w:rtl/>
        </w:rPr>
        <w:t xml:space="preserve"> שניתנה בו תורה, </w:t>
      </w:r>
      <w:r w:rsidR="00924B55" w:rsidRPr="00C668B2">
        <w:rPr>
          <w:rFonts w:hint="cs"/>
          <w:rtl/>
        </w:rPr>
        <w:t>ד</w:t>
      </w:r>
      <w:r w:rsidRPr="00C668B2">
        <w:rPr>
          <w:rStyle w:val="af4"/>
          <w:rFonts w:hint="cs"/>
          <w:spacing w:val="-4"/>
          <w:rtl/>
        </w:rPr>
        <w:t>'</w:t>
      </w:r>
      <w:r w:rsidRPr="009972CD">
        <w:rPr>
          <w:rStyle w:val="af4"/>
          <w:rtl/>
        </w:rPr>
        <w:t>יערף כמטר לקחי</w:t>
      </w:r>
      <w:r w:rsidRPr="009972CD">
        <w:rPr>
          <w:rStyle w:val="af4"/>
          <w:rFonts w:hint="cs"/>
          <w:rtl/>
        </w:rPr>
        <w:t>'</w:t>
      </w:r>
      <w:r w:rsidRPr="009972CD">
        <w:rPr>
          <w:rStyle w:val="af4"/>
          <w:rtl/>
        </w:rPr>
        <w:t>,</w:t>
      </w:r>
    </w:p>
    <w:p w14:paraId="74E5D503" w14:textId="77777777" w:rsidR="00D16104" w:rsidRPr="006F178A" w:rsidRDefault="00924B55" w:rsidP="00352125">
      <w:pPr>
        <w:rPr>
          <w:rtl/>
        </w:rPr>
      </w:pPr>
      <w:r>
        <w:rPr>
          <w:rFonts w:hint="cs"/>
          <w:rtl/>
        </w:rPr>
        <w:t xml:space="preserve">ולקח הוא תורה </w:t>
      </w:r>
      <w:r w:rsidR="00D16104" w:rsidRPr="00E72218">
        <w:rPr>
          <w:rStyle w:val="af4"/>
          <w:rFonts w:hint="cs"/>
          <w:rtl/>
        </w:rPr>
        <w:t>'</w:t>
      </w:r>
      <w:r w:rsidR="00D16104" w:rsidRPr="00E72218">
        <w:rPr>
          <w:rStyle w:val="af4"/>
          <w:rtl/>
        </w:rPr>
        <w:t>כי לקח טוב נתתי לכם תורתי אל תעזבו</w:t>
      </w:r>
      <w:r w:rsidR="00D16104" w:rsidRPr="00E72218">
        <w:rPr>
          <w:rStyle w:val="af4"/>
          <w:rFonts w:hint="cs"/>
          <w:rtl/>
        </w:rPr>
        <w:t>'</w:t>
      </w:r>
      <w:r w:rsidR="00D16104" w:rsidRPr="00E72218">
        <w:rPr>
          <w:rStyle w:val="af4"/>
          <w:rtl/>
        </w:rPr>
        <w:t>.</w:t>
      </w:r>
    </w:p>
    <w:p w14:paraId="3D36493B" w14:textId="2226F3B4" w:rsidR="00B8196E" w:rsidRPr="00B8196E" w:rsidRDefault="003E2680" w:rsidP="00352125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 w:rsidR="00D16104" w:rsidRPr="00352125">
        <w:rPr>
          <w:rtl/>
        </w:rPr>
        <w:t>רבא</w:t>
      </w:r>
      <w:r w:rsidR="00B8196E" w:rsidRPr="00B8196E">
        <w:rPr>
          <w:rtl/>
        </w:rPr>
        <w:t>:</w:t>
      </w:r>
    </w:p>
    <w:p w14:paraId="74E5D504" w14:textId="5A9C675D" w:rsidR="00D16104" w:rsidRPr="00941E52" w:rsidRDefault="00D16104" w:rsidP="003E2680">
      <w:pPr>
        <w:spacing w:after="60"/>
        <w:rPr>
          <w:spacing w:val="-4"/>
          <w:rtl/>
        </w:rPr>
      </w:pPr>
      <w:r w:rsidRPr="00053775">
        <w:rPr>
          <w:rFonts w:cs="PFT_Frank"/>
          <w:b/>
          <w:bCs/>
          <w:spacing w:val="-4"/>
          <w:szCs w:val="14"/>
          <w:rtl/>
        </w:rPr>
        <w:t>יותר</w:t>
      </w:r>
      <w:r w:rsidRPr="00941E52">
        <w:rPr>
          <w:spacing w:val="-4"/>
          <w:rtl/>
        </w:rPr>
        <w:t xml:space="preserve"> </w:t>
      </w:r>
      <w:r w:rsidRPr="00352125">
        <w:rPr>
          <w:rtl/>
        </w:rPr>
        <w:t>מיום שניתנה בו תורה,</w:t>
      </w:r>
      <w:r w:rsidRPr="00941E52">
        <w:rPr>
          <w:spacing w:val="-4"/>
          <w:rtl/>
        </w:rPr>
        <w:t xml:space="preserve"> </w:t>
      </w:r>
      <w:r w:rsidR="00924B55" w:rsidRPr="00941E52">
        <w:rPr>
          <w:rFonts w:hint="cs"/>
          <w:spacing w:val="-4"/>
          <w:rtl/>
        </w:rPr>
        <w:t>ד</w:t>
      </w:r>
      <w:r w:rsidRPr="00941E52">
        <w:rPr>
          <w:rStyle w:val="af4"/>
          <w:rFonts w:hint="cs"/>
          <w:spacing w:val="-4"/>
          <w:rtl/>
        </w:rPr>
        <w:t>'</w:t>
      </w:r>
      <w:r w:rsidRPr="00941E52">
        <w:rPr>
          <w:rStyle w:val="af4"/>
          <w:spacing w:val="-4"/>
          <w:rtl/>
        </w:rPr>
        <w:t>יערף כמטר לקחי</w:t>
      </w:r>
      <w:r w:rsidRPr="00941E52">
        <w:rPr>
          <w:rStyle w:val="af4"/>
          <w:rFonts w:hint="cs"/>
          <w:spacing w:val="-4"/>
          <w:rtl/>
        </w:rPr>
        <w:t>'</w:t>
      </w:r>
      <w:r w:rsidRPr="00941E52">
        <w:rPr>
          <w:rStyle w:val="af4"/>
          <w:spacing w:val="-4"/>
          <w:rtl/>
        </w:rPr>
        <w:t xml:space="preserve"> </w:t>
      </w:r>
      <w:r w:rsidR="007A7DA1" w:rsidRPr="00352125">
        <w:rPr>
          <w:rtl/>
        </w:rPr>
        <w:t>קטן נתלה בגדול</w:t>
      </w:r>
      <w:r w:rsidR="006403F2">
        <w:rPr>
          <w:rFonts w:hint="cs"/>
          <w:rtl/>
        </w:rPr>
        <w:t>.</w:t>
      </w:r>
    </w:p>
    <w:p w14:paraId="6B88FFCB" w14:textId="3EC47329" w:rsidR="00B8196E" w:rsidRPr="00B8196E" w:rsidRDefault="00D16104" w:rsidP="00352125">
      <w:pPr>
        <w:pStyle w:val="36"/>
        <w:framePr w:wrap="notBeside"/>
        <w:rPr>
          <w:rtl/>
        </w:rPr>
      </w:pPr>
      <w:r w:rsidRPr="00352125">
        <w:rPr>
          <w:rtl/>
        </w:rPr>
        <w:t>רבא</w:t>
      </w:r>
      <w:r w:rsidR="00B8196E" w:rsidRPr="00B8196E">
        <w:rPr>
          <w:rtl/>
        </w:rPr>
        <w:t>:</w:t>
      </w:r>
    </w:p>
    <w:p w14:paraId="74E5D505" w14:textId="4C336A7C" w:rsidR="00924B55" w:rsidRDefault="00311C87" w:rsidP="0045747B">
      <w:pPr>
        <w:rPr>
          <w:rtl/>
        </w:rPr>
      </w:pPr>
      <w:r w:rsidRPr="00352125">
        <w:rPr>
          <w:rtl/>
        </w:rPr>
        <w:t>אם ת"ח הגון הו</w:t>
      </w:r>
      <w:r w:rsidRPr="00352125">
        <w:rPr>
          <w:rFonts w:hint="cs"/>
          <w:rtl/>
        </w:rPr>
        <w:t>א התנהג עמו בנחת</w:t>
      </w:r>
      <w:r w:rsidR="007A7DA1" w:rsidRPr="00352125">
        <w:rPr>
          <w:rtl/>
        </w:rPr>
        <w:t xml:space="preserve"> כטל,</w:t>
      </w:r>
      <w:r w:rsidR="007A7DA1" w:rsidRPr="00352125">
        <w:rPr>
          <w:rFonts w:hint="cs"/>
          <w:rtl/>
        </w:rPr>
        <w:t>-</w:t>
      </w:r>
      <w:r w:rsidR="00924B55">
        <w:rPr>
          <w:rStyle w:val="af4"/>
          <w:spacing w:val="-2"/>
          <w:rtl/>
        </w:rPr>
        <w:t>'</w:t>
      </w:r>
      <w:r w:rsidR="00D16104" w:rsidRPr="004925D4">
        <w:rPr>
          <w:rStyle w:val="af4"/>
          <w:spacing w:val="-2"/>
          <w:rtl/>
        </w:rPr>
        <w:t>תזל כטל אמרתי'</w:t>
      </w:r>
    </w:p>
    <w:p w14:paraId="74E5D506" w14:textId="3199D61F" w:rsidR="00D16104" w:rsidRPr="004925D4" w:rsidRDefault="007A7DA1" w:rsidP="00352125">
      <w:pPr>
        <w:rPr>
          <w:spacing w:val="-2"/>
          <w:rtl/>
        </w:rPr>
      </w:pPr>
      <w:r w:rsidRPr="00352125">
        <w:rPr>
          <w:rtl/>
        </w:rPr>
        <w:t>ואם לא</w:t>
      </w:r>
      <w:r w:rsidR="00311C87" w:rsidRPr="00352125">
        <w:rPr>
          <w:rFonts w:hint="cs"/>
          <w:rtl/>
        </w:rPr>
        <w:t xml:space="preserve">, </w:t>
      </w:r>
      <w:r w:rsidR="006403F2">
        <w:rPr>
          <w:rFonts w:hint="cs"/>
          <w:rtl/>
        </w:rPr>
        <w:t xml:space="preserve">התנהג עמו </w:t>
      </w:r>
      <w:r w:rsidR="00311C87" w:rsidRPr="00352125">
        <w:rPr>
          <w:rFonts w:hint="cs"/>
          <w:rtl/>
        </w:rPr>
        <w:t>בחוזק</w:t>
      </w:r>
      <w:r w:rsidRPr="00352125">
        <w:rPr>
          <w:rtl/>
        </w:rPr>
        <w:t xml:space="preserve"> כמטר</w:t>
      </w:r>
      <w:r>
        <w:rPr>
          <w:rFonts w:ascii="Fb Fontext" w:hAnsi="Fb Fontext" w:hint="cs"/>
          <w:spacing w:val="-2"/>
          <w:rtl/>
        </w:rPr>
        <w:t xml:space="preserve"> -</w:t>
      </w:r>
      <w:r>
        <w:rPr>
          <w:rStyle w:val="af4"/>
          <w:rFonts w:hint="cs"/>
          <w:rtl/>
        </w:rPr>
        <w:t xml:space="preserve"> </w:t>
      </w:r>
      <w:r w:rsidR="00924B55">
        <w:rPr>
          <w:rStyle w:val="af4"/>
          <w:rFonts w:hint="cs"/>
          <w:rtl/>
        </w:rPr>
        <w:t>'</w:t>
      </w:r>
      <w:r w:rsidR="00924B55" w:rsidRPr="00924B55">
        <w:rPr>
          <w:rStyle w:val="af4"/>
          <w:rFonts w:hint="cs"/>
          <w:rtl/>
        </w:rPr>
        <w:t>יערף כמטר לקחי</w:t>
      </w:r>
      <w:r w:rsidR="00924B55">
        <w:rPr>
          <w:rStyle w:val="af4"/>
          <w:rFonts w:hint="cs"/>
          <w:rtl/>
        </w:rPr>
        <w:t>'</w:t>
      </w:r>
      <w:r w:rsidR="00924B55">
        <w:rPr>
          <w:rFonts w:ascii="Fb Fontext" w:hAnsi="Fb Fontext" w:hint="cs"/>
          <w:spacing w:val="-2"/>
          <w:rtl/>
        </w:rPr>
        <w:t xml:space="preserve">  </w:t>
      </w:r>
    </w:p>
    <w:p w14:paraId="6F3A3858" w14:textId="60BA9109" w:rsidR="00B8196E" w:rsidRPr="00B8196E" w:rsidRDefault="00D16104" w:rsidP="00352125">
      <w:pPr>
        <w:pStyle w:val="36"/>
        <w:framePr w:wrap="notBeside"/>
        <w:rPr>
          <w:rtl/>
        </w:rPr>
      </w:pPr>
      <w:r w:rsidRPr="00352125">
        <w:rPr>
          <w:rtl/>
        </w:rPr>
        <w:t>רבי בנאה</w:t>
      </w:r>
      <w:r w:rsidR="00B8196E" w:rsidRPr="00B8196E">
        <w:rPr>
          <w:rtl/>
        </w:rPr>
        <w:t>:</w:t>
      </w:r>
    </w:p>
    <w:p w14:paraId="74E5D507" w14:textId="2B798042" w:rsidR="00D16104" w:rsidRPr="006F178A" w:rsidRDefault="008C626C" w:rsidP="008C626C">
      <w:pPr>
        <w:rPr>
          <w:rtl/>
        </w:rPr>
      </w:pPr>
      <w:r w:rsidRPr="009972CD">
        <w:rPr>
          <w:rFonts w:cs="PFT_Frank" w:hint="cs"/>
          <w:b/>
          <w:bCs/>
          <w:szCs w:val="14"/>
          <w:rtl/>
        </w:rPr>
        <w:t>כל ה</w:t>
      </w:r>
      <w:r w:rsidR="00D16104" w:rsidRPr="009972CD">
        <w:rPr>
          <w:rFonts w:cs="PFT_Frank"/>
          <w:b/>
          <w:bCs/>
          <w:szCs w:val="14"/>
          <w:rtl/>
        </w:rPr>
        <w:t>עוסק בתורה לשמה</w:t>
      </w:r>
      <w:r w:rsidR="00D16104" w:rsidRPr="00352125">
        <w:rPr>
          <w:rtl/>
        </w:rPr>
        <w:t xml:space="preserve"> תורתו נעשית לו סם חיים,</w:t>
      </w:r>
      <w:r w:rsidRPr="00352125">
        <w:rPr>
          <w:rtl/>
        </w:rPr>
        <w:br/>
      </w:r>
      <w:r w:rsidR="00D32C03" w:rsidRPr="00A13C0E">
        <w:rPr>
          <w:rFonts w:hint="cs"/>
          <w:spacing w:val="-2"/>
          <w:rtl/>
        </w:rPr>
        <w:t>ד</w:t>
      </w:r>
      <w:r w:rsidR="00D16104" w:rsidRPr="00A13C0E">
        <w:rPr>
          <w:rStyle w:val="af4"/>
          <w:rFonts w:hint="cs"/>
          <w:spacing w:val="-2"/>
          <w:rtl/>
        </w:rPr>
        <w:t>'</w:t>
      </w:r>
      <w:r w:rsidR="00D16104" w:rsidRPr="00A13C0E">
        <w:rPr>
          <w:rStyle w:val="af4"/>
          <w:spacing w:val="-2"/>
          <w:rtl/>
        </w:rPr>
        <w:t>עץ חיים היא למחזיקים בה</w:t>
      </w:r>
      <w:r w:rsidR="00D16104" w:rsidRPr="00A13C0E">
        <w:rPr>
          <w:rStyle w:val="af4"/>
          <w:rFonts w:hint="cs"/>
          <w:spacing w:val="-2"/>
          <w:rtl/>
        </w:rPr>
        <w:t>'</w:t>
      </w:r>
      <w:r w:rsidR="00D16104" w:rsidRPr="00A13C0E">
        <w:rPr>
          <w:rStyle w:val="af4"/>
          <w:spacing w:val="-2"/>
          <w:rtl/>
        </w:rPr>
        <w:t>,</w:t>
      </w:r>
      <w:r w:rsidR="00D16104" w:rsidRPr="00A13C0E">
        <w:rPr>
          <w:spacing w:val="-2"/>
          <w:rtl/>
        </w:rPr>
        <w:t xml:space="preserve"> </w:t>
      </w:r>
      <w:r w:rsidR="00D32C03" w:rsidRPr="00A13C0E">
        <w:rPr>
          <w:rStyle w:val="afffff3"/>
          <w:rFonts w:hint="cs"/>
          <w:spacing w:val="-2"/>
          <w:rtl/>
        </w:rPr>
        <w:t>ב.</w:t>
      </w:r>
      <w:r w:rsidR="00D16104" w:rsidRPr="00A13C0E">
        <w:rPr>
          <w:rStyle w:val="af4"/>
          <w:spacing w:val="-2"/>
          <w:rtl/>
        </w:rPr>
        <w:t xml:space="preserve"> </w:t>
      </w:r>
      <w:r w:rsidR="00D16104" w:rsidRPr="00A13C0E">
        <w:rPr>
          <w:rStyle w:val="af4"/>
          <w:rFonts w:hint="cs"/>
          <w:spacing w:val="-2"/>
          <w:rtl/>
        </w:rPr>
        <w:t>'</w:t>
      </w:r>
      <w:r w:rsidR="00D16104" w:rsidRPr="00A13C0E">
        <w:rPr>
          <w:rStyle w:val="af4"/>
          <w:spacing w:val="-2"/>
          <w:rtl/>
        </w:rPr>
        <w:t>רפאות תהי לשרך</w:t>
      </w:r>
      <w:r w:rsidR="00D16104" w:rsidRPr="00A13C0E">
        <w:rPr>
          <w:rStyle w:val="af4"/>
          <w:rFonts w:hint="cs"/>
          <w:spacing w:val="-2"/>
          <w:rtl/>
        </w:rPr>
        <w:t>'</w:t>
      </w:r>
      <w:r w:rsidR="00D16104" w:rsidRPr="00A13C0E">
        <w:rPr>
          <w:rStyle w:val="af4"/>
          <w:spacing w:val="-2"/>
          <w:rtl/>
        </w:rPr>
        <w:t>,</w:t>
      </w:r>
      <w:r w:rsidR="00D16104" w:rsidRPr="00A13C0E">
        <w:rPr>
          <w:spacing w:val="-2"/>
          <w:rtl/>
        </w:rPr>
        <w:t xml:space="preserve"> </w:t>
      </w:r>
      <w:r w:rsidR="00D32C03" w:rsidRPr="00A13C0E">
        <w:rPr>
          <w:rStyle w:val="afffff3"/>
          <w:rFonts w:hint="cs"/>
          <w:spacing w:val="-2"/>
          <w:rtl/>
        </w:rPr>
        <w:t>ג.</w:t>
      </w:r>
      <w:r w:rsidR="00D16104" w:rsidRPr="00A13C0E">
        <w:rPr>
          <w:rStyle w:val="af4"/>
          <w:spacing w:val="-2"/>
          <w:rtl/>
        </w:rPr>
        <w:t xml:space="preserve"> </w:t>
      </w:r>
      <w:r w:rsidR="00D16104" w:rsidRPr="00A13C0E">
        <w:rPr>
          <w:rStyle w:val="af4"/>
          <w:rFonts w:hint="cs"/>
          <w:spacing w:val="-2"/>
          <w:rtl/>
        </w:rPr>
        <w:t>'</w:t>
      </w:r>
      <w:r w:rsidR="00D16104" w:rsidRPr="00A13C0E">
        <w:rPr>
          <w:rStyle w:val="af4"/>
          <w:spacing w:val="-2"/>
          <w:rtl/>
        </w:rPr>
        <w:t>כי מצאי מצא חיים</w:t>
      </w:r>
      <w:r w:rsidR="00D16104" w:rsidRPr="00A13C0E">
        <w:rPr>
          <w:rStyle w:val="af4"/>
          <w:rFonts w:hint="cs"/>
          <w:spacing w:val="-2"/>
          <w:rtl/>
        </w:rPr>
        <w:t>'</w:t>
      </w:r>
      <w:r w:rsidR="00D16104" w:rsidRPr="00A13C0E">
        <w:rPr>
          <w:rStyle w:val="af4"/>
          <w:spacing w:val="-2"/>
          <w:rtl/>
        </w:rPr>
        <w:t>.</w:t>
      </w:r>
    </w:p>
    <w:p w14:paraId="519897E7" w14:textId="77777777" w:rsidR="0036155A" w:rsidRDefault="00D16104" w:rsidP="00B9689D">
      <w:pPr>
        <w:spacing w:after="60"/>
        <w:rPr>
          <w:rtl/>
        </w:rPr>
      </w:pPr>
      <w:r w:rsidRPr="009972CD">
        <w:rPr>
          <w:rFonts w:cs="PFT_Frank"/>
          <w:b/>
          <w:bCs/>
          <w:szCs w:val="14"/>
          <w:rtl/>
        </w:rPr>
        <w:t>שלא לשמה</w:t>
      </w:r>
      <w:r w:rsidRPr="00757D20">
        <w:rPr>
          <w:rtl/>
        </w:rPr>
        <w:t xml:space="preserve"> נעשית לו סם המות, -</w:t>
      </w:r>
      <w:r w:rsidRPr="0063694C">
        <w:rPr>
          <w:rStyle w:val="af4"/>
          <w:rtl/>
        </w:rPr>
        <w:t>'יערף כמטר לקחי',</w:t>
      </w:r>
      <w:r w:rsidRPr="00757D20">
        <w:rPr>
          <w:rtl/>
        </w:rPr>
        <w:t xml:space="preserve"> </w:t>
      </w:r>
      <w:r w:rsidR="00941E52" w:rsidRPr="00E144BF">
        <w:rPr>
          <w:rStyle w:val="afffffc"/>
          <w:rFonts w:hint="cs"/>
          <w:rtl/>
        </w:rPr>
        <w:t>לשון הריגה</w:t>
      </w:r>
      <w:r w:rsidR="00941E52">
        <w:rPr>
          <w:rFonts w:hint="cs"/>
          <w:rtl/>
        </w:rPr>
        <w:t xml:space="preserve">. </w:t>
      </w:r>
    </w:p>
    <w:p w14:paraId="22C8DD48" w14:textId="6D64F506" w:rsidR="00B8196E" w:rsidRPr="00B8196E" w:rsidRDefault="00D16104" w:rsidP="0036155A">
      <w:pPr>
        <w:pStyle w:val="36"/>
        <w:framePr w:wrap="notBeside"/>
        <w:rPr>
          <w:rtl/>
        </w:rPr>
      </w:pPr>
      <w:r w:rsidRPr="0036155A">
        <w:rPr>
          <w:rtl/>
        </w:rPr>
        <w:t>ר"ז</w:t>
      </w:r>
      <w:r w:rsidR="00B9689D">
        <w:rPr>
          <w:rFonts w:hint="cs"/>
          <w:rtl/>
        </w:rPr>
        <w:t xml:space="preserve"> מר''יו</w:t>
      </w:r>
      <w:r w:rsidR="00B8196E" w:rsidRPr="00B8196E">
        <w:rPr>
          <w:rtl/>
        </w:rPr>
        <w:t>:</w:t>
      </w:r>
    </w:p>
    <w:p w14:paraId="74E5D509" w14:textId="511EB9C0" w:rsidR="00311C87" w:rsidRPr="00172996" w:rsidRDefault="00176470" w:rsidP="00172996">
      <w:pPr>
        <w:rPr>
          <w:spacing w:val="-4"/>
          <w:rtl/>
        </w:rPr>
      </w:pPr>
      <w:r>
        <w:rPr>
          <w:rStyle w:val="af4"/>
          <w:rFonts w:hint="cs"/>
          <w:rtl/>
        </w:rPr>
        <w:t>'</w:t>
      </w:r>
      <w:r w:rsidRPr="00176470">
        <w:rPr>
          <w:rStyle w:val="af4"/>
          <w:rFonts w:hint="cs"/>
          <w:rtl/>
        </w:rPr>
        <w:t>כי האדם עץ השדה</w:t>
      </w:r>
      <w:r>
        <w:rPr>
          <w:rFonts w:ascii="Fb Fontext" w:hAnsi="Fb Fontext" w:hint="cs"/>
          <w:spacing w:val="-4"/>
          <w:rtl/>
        </w:rPr>
        <w:t xml:space="preserve">' </w:t>
      </w:r>
      <w:r w:rsidR="00B9689D" w:rsidRPr="00176470">
        <w:rPr>
          <w:rStyle w:val="afffffc"/>
          <w:rFonts w:hint="cs"/>
          <w:spacing w:val="-2"/>
          <w:rtl/>
        </w:rPr>
        <w:t>אחר שביקשו רי''ר לשנות לו דברי אגדה</w:t>
      </w:r>
      <w:r w:rsidRPr="00176470">
        <w:rPr>
          <w:rStyle w:val="afffffc"/>
          <w:rFonts w:hint="cs"/>
          <w:spacing w:val="-2"/>
          <w:rtl/>
        </w:rPr>
        <w:t>, והיה ליבו חלש</w:t>
      </w:r>
      <w:r w:rsidR="00172996">
        <w:rPr>
          <w:rFonts w:ascii="Fb Fontext" w:hAnsi="Fb Fontext" w:hint="cs"/>
          <w:spacing w:val="-4"/>
          <w:rtl/>
        </w:rPr>
        <w:t>.</w:t>
      </w:r>
      <w:r w:rsidR="00B9689D">
        <w:rPr>
          <w:rFonts w:ascii="Fb Fontext" w:hAnsi="Fb Fontext" w:hint="cs"/>
          <w:spacing w:val="-4"/>
          <w:rtl/>
        </w:rPr>
        <w:t xml:space="preserve"> </w:t>
      </w:r>
    </w:p>
    <w:p w14:paraId="74E5D50A" w14:textId="77777777" w:rsidR="00D16104" w:rsidRPr="009C5606" w:rsidRDefault="00924B55" w:rsidP="00E144BF">
      <w:pPr>
        <w:rPr>
          <w:rtl/>
        </w:rPr>
      </w:pPr>
      <w:r w:rsidRPr="009C5606">
        <w:rPr>
          <w:rFonts w:hint="cs"/>
          <w:rtl/>
        </w:rPr>
        <w:t xml:space="preserve">אם ת''ח הגון </w:t>
      </w:r>
      <w:r w:rsidR="00E144BF">
        <w:rPr>
          <w:rFonts w:hint="cs"/>
          <w:rtl/>
        </w:rPr>
        <w:t>-</w:t>
      </w:r>
      <w:r w:rsidR="00D16104" w:rsidRPr="009C5606">
        <w:rPr>
          <w:rStyle w:val="af4"/>
          <w:spacing w:val="-4"/>
          <w:rtl/>
        </w:rPr>
        <w:t xml:space="preserve"> ממנו תאכל ואתו לא תכרת',</w:t>
      </w:r>
      <w:r w:rsidR="00311C87" w:rsidRPr="009C5606">
        <w:rPr>
          <w:rFonts w:hint="cs"/>
          <w:rtl/>
        </w:rPr>
        <w:t xml:space="preserve"> </w:t>
      </w:r>
      <w:r w:rsidR="00941E52" w:rsidRPr="009C5606">
        <w:rPr>
          <w:sz w:val="20"/>
          <w:rtl/>
        </w:rPr>
        <w:t>ואם לא</w:t>
      </w:r>
      <w:r w:rsidR="00D16104" w:rsidRPr="009C5606">
        <w:rPr>
          <w:sz w:val="20"/>
          <w:rtl/>
        </w:rPr>
        <w:t xml:space="preserve"> </w:t>
      </w:r>
      <w:r w:rsidR="00D16104" w:rsidRPr="009C5606">
        <w:rPr>
          <w:rStyle w:val="af4"/>
          <w:spacing w:val="-4"/>
          <w:rtl/>
        </w:rPr>
        <w:t>אתו תשחית וכרת.</w:t>
      </w:r>
    </w:p>
    <w:p w14:paraId="5B1435C7" w14:textId="3806E5A0" w:rsidR="00B8196E" w:rsidRPr="00B8196E" w:rsidRDefault="00D16104" w:rsidP="0036155A">
      <w:pPr>
        <w:pStyle w:val="36"/>
        <w:framePr w:wrap="notBeside"/>
        <w:rPr>
          <w:rtl/>
        </w:rPr>
      </w:pPr>
      <w:r w:rsidRPr="0036155A">
        <w:rPr>
          <w:rtl/>
        </w:rPr>
        <w:t>רחבר"ח</w:t>
      </w:r>
      <w:r w:rsidR="00B8196E" w:rsidRPr="00B8196E">
        <w:rPr>
          <w:rtl/>
        </w:rPr>
        <w:t>:</w:t>
      </w:r>
    </w:p>
    <w:p w14:paraId="74E5D50B" w14:textId="3538B212" w:rsidR="00D16104" w:rsidRPr="0036155A" w:rsidRDefault="00D16104" w:rsidP="0045747B">
      <w:pPr>
        <w:rPr>
          <w:rtl/>
        </w:rPr>
      </w:pPr>
      <w:r w:rsidRPr="0036155A">
        <w:rPr>
          <w:rStyle w:val="af4"/>
          <w:rtl/>
        </w:rPr>
        <w:t>ברזל בברזל יחד</w:t>
      </w:r>
      <w:r w:rsidRPr="00D32C03">
        <w:rPr>
          <w:spacing w:val="-6"/>
          <w:rtl/>
        </w:rPr>
        <w:t xml:space="preserve"> </w:t>
      </w:r>
      <w:r w:rsidR="00941E52" w:rsidRPr="0036155A">
        <w:rPr>
          <w:rFonts w:hint="cs"/>
          <w:rtl/>
        </w:rPr>
        <w:t>ב'</w:t>
      </w:r>
      <w:r w:rsidR="00D32C03" w:rsidRPr="0036155A">
        <w:rPr>
          <w:rtl/>
        </w:rPr>
        <w:t xml:space="preserve"> ת"ח מחדדין זה את זה בהלכה</w:t>
      </w:r>
      <w:r w:rsidR="00941E52" w:rsidRPr="0036155A">
        <w:rPr>
          <w:rFonts w:hint="cs"/>
          <w:rtl/>
        </w:rPr>
        <w:t xml:space="preserve"> כברזל בברזל</w:t>
      </w:r>
    </w:p>
    <w:p w14:paraId="74E5D50C" w14:textId="77777777" w:rsidR="00941E52" w:rsidRPr="00941E52" w:rsidRDefault="00941E52" w:rsidP="00275241">
      <w:pPr>
        <w:pStyle w:val="afffff8"/>
        <w:rPr>
          <w:rtl/>
        </w:rPr>
      </w:pPr>
      <w:r w:rsidRPr="00941E52">
        <w:rPr>
          <w:rFonts w:hint="cs"/>
          <w:rtl/>
        </w:rPr>
        <w:t xml:space="preserve">נמשלו דברי תורה </w:t>
      </w:r>
      <w:r>
        <w:rPr>
          <w:rFonts w:hint="cs"/>
          <w:rtl/>
        </w:rPr>
        <w:t>כ</w:t>
      </w:r>
      <w:r w:rsidRPr="00941E52">
        <w:rPr>
          <w:rFonts w:hint="cs"/>
          <w:rtl/>
        </w:rPr>
        <w:t>אש</w:t>
      </w:r>
      <w:r>
        <w:rPr>
          <w:rFonts w:hint="cs"/>
          <w:rtl/>
        </w:rPr>
        <w:t>,</w:t>
      </w:r>
      <w:r w:rsidRPr="00941E52">
        <w:rPr>
          <w:rFonts w:hint="cs"/>
          <w:rtl/>
        </w:rPr>
        <w:t xml:space="preserve"> עץ</w:t>
      </w:r>
      <w:r>
        <w:rPr>
          <w:rFonts w:hint="cs"/>
          <w:rtl/>
        </w:rPr>
        <w:t>,</w:t>
      </w:r>
      <w:r w:rsidRPr="00941E52">
        <w:rPr>
          <w:rFonts w:hint="cs"/>
          <w:rtl/>
        </w:rPr>
        <w:t xml:space="preserve"> מים</w:t>
      </w:r>
      <w:r>
        <w:rPr>
          <w:rFonts w:hint="cs"/>
          <w:rtl/>
        </w:rPr>
        <w:t>,</w:t>
      </w:r>
      <w:r w:rsidRPr="00941E52">
        <w:rPr>
          <w:rFonts w:hint="cs"/>
          <w:rtl/>
        </w:rPr>
        <w:t xml:space="preserve"> ג' משקין</w:t>
      </w:r>
      <w:r>
        <w:rPr>
          <w:rFonts w:hint="cs"/>
          <w:rtl/>
        </w:rPr>
        <w:t>,</w:t>
      </w:r>
    </w:p>
    <w:p w14:paraId="1A26A3D4" w14:textId="5BFB04F3" w:rsidR="00B8196E" w:rsidRPr="00B8196E" w:rsidRDefault="00A91E30" w:rsidP="00A91E30">
      <w:pPr>
        <w:pStyle w:val="36"/>
        <w:framePr w:wrap="notBeside"/>
        <w:rPr>
          <w:rtl/>
        </w:rPr>
      </w:pPr>
      <w:r w:rsidRPr="00A91E30">
        <w:rPr>
          <w:rFonts w:hint="cs"/>
          <w:rtl/>
        </w:rPr>
        <w:t>א.</w:t>
      </w:r>
      <w:r>
        <w:rPr>
          <w:rtl/>
        </w:rPr>
        <w:t xml:space="preserve"> </w:t>
      </w:r>
      <w:r w:rsidR="00D16104" w:rsidRPr="007E27D9">
        <w:rPr>
          <w:rtl/>
        </w:rPr>
        <w:t>רבב"ח</w:t>
      </w:r>
      <w:r w:rsidR="00B8196E" w:rsidRPr="00B8196E">
        <w:rPr>
          <w:rtl/>
        </w:rPr>
        <w:t>:</w:t>
      </w:r>
    </w:p>
    <w:p w14:paraId="5B36DAEE" w14:textId="30CF4213" w:rsidR="007E27D9" w:rsidRDefault="00D16104" w:rsidP="0045747B">
      <w:pPr>
        <w:pStyle w:val="afffffe"/>
        <w:spacing w:before="0"/>
        <w:rPr>
          <w:rtl/>
        </w:rPr>
      </w:pPr>
      <w:r w:rsidRPr="006F178A">
        <w:rPr>
          <w:rtl/>
        </w:rPr>
        <w:t xml:space="preserve">נמשלו דברי תורה </w:t>
      </w:r>
      <w:r w:rsidRPr="00053775">
        <w:rPr>
          <w:rFonts w:cs="PFT_Frank"/>
          <w:b/>
          <w:bCs/>
          <w:szCs w:val="14"/>
          <w:rtl/>
        </w:rPr>
        <w:t>כאש</w:t>
      </w:r>
      <w:r w:rsidRPr="006F178A">
        <w:rPr>
          <w:rtl/>
        </w:rPr>
        <w:t xml:space="preserve">, </w:t>
      </w:r>
      <w:r w:rsidR="00924B55">
        <w:rPr>
          <w:rStyle w:val="af4"/>
          <w:rFonts w:hint="cs"/>
          <w:rtl/>
        </w:rPr>
        <w:t>ד</w:t>
      </w:r>
      <w:r w:rsidRPr="00C74F46">
        <w:rPr>
          <w:rStyle w:val="af4"/>
          <w:rFonts w:hint="cs"/>
          <w:rtl/>
        </w:rPr>
        <w:t>'</w:t>
      </w:r>
      <w:r w:rsidRPr="00C74F46">
        <w:rPr>
          <w:rStyle w:val="af4"/>
          <w:rtl/>
        </w:rPr>
        <w:t>הלא כה דברי כאש נאם ה</w:t>
      </w:r>
      <w:r>
        <w:rPr>
          <w:rStyle w:val="af4"/>
          <w:rtl/>
        </w:rPr>
        <w:t>'</w:t>
      </w:r>
      <w:r w:rsidRPr="00C74F46">
        <w:rPr>
          <w:rStyle w:val="af4"/>
          <w:rtl/>
        </w:rPr>
        <w:t>,</w:t>
      </w:r>
      <w:r w:rsidRPr="006F178A">
        <w:rPr>
          <w:rtl/>
        </w:rPr>
        <w:t xml:space="preserve"> </w:t>
      </w:r>
    </w:p>
    <w:p w14:paraId="74E5D50D" w14:textId="660C2E17" w:rsidR="00D16104" w:rsidRPr="006F178A" w:rsidRDefault="00D16104" w:rsidP="0045747B">
      <w:pPr>
        <w:pStyle w:val="afffffe"/>
        <w:spacing w:before="0"/>
        <w:rPr>
          <w:rtl/>
        </w:rPr>
      </w:pPr>
      <w:r w:rsidRPr="006F178A">
        <w:rPr>
          <w:rtl/>
        </w:rPr>
        <w:t>מה אש אינו דולק יחיד - אף ד"ת אין מתקיימין ביחידי.</w:t>
      </w:r>
    </w:p>
    <w:p w14:paraId="3B63AAE8" w14:textId="515B711B" w:rsidR="00B8196E" w:rsidRPr="00B8196E" w:rsidRDefault="00D16104" w:rsidP="007E27D9">
      <w:pPr>
        <w:pStyle w:val="36"/>
        <w:framePr w:wrap="notBeside"/>
        <w:rPr>
          <w:rtl/>
        </w:rPr>
      </w:pPr>
      <w:r w:rsidRPr="007E27D9">
        <w:rPr>
          <w:rtl/>
        </w:rPr>
        <w:t>והיינו דריב"ח</w:t>
      </w:r>
      <w:r w:rsidR="00B8196E" w:rsidRPr="00B8196E">
        <w:rPr>
          <w:rtl/>
        </w:rPr>
        <w:t>:</w:t>
      </w:r>
    </w:p>
    <w:p w14:paraId="74E5D50E" w14:textId="5003C32E" w:rsidR="00D16104" w:rsidRPr="006F178A" w:rsidRDefault="00D16104" w:rsidP="007E27D9">
      <w:pPr>
        <w:spacing w:after="60"/>
        <w:rPr>
          <w:rtl/>
        </w:rPr>
      </w:pPr>
      <w:r w:rsidRPr="00A824E4">
        <w:rPr>
          <w:rStyle w:val="af4"/>
          <w:rtl/>
        </w:rPr>
        <w:t xml:space="preserve">'חרב אל הבדים ונאלו' </w:t>
      </w:r>
      <w:r w:rsidRPr="006F178A">
        <w:rPr>
          <w:rtl/>
        </w:rPr>
        <w:t xml:space="preserve">- חרב על שונאיהן של </w:t>
      </w:r>
      <w:r w:rsidR="00924B55">
        <w:rPr>
          <w:rFonts w:hint="cs"/>
          <w:rtl/>
        </w:rPr>
        <w:t>ת"ח</w:t>
      </w:r>
      <w:r w:rsidRPr="006F178A">
        <w:rPr>
          <w:rtl/>
        </w:rPr>
        <w:t xml:space="preserve"> שעוסקין </w:t>
      </w:r>
      <w:r w:rsidR="00941E52">
        <w:rPr>
          <w:rFonts w:hint="cs"/>
          <w:rtl/>
        </w:rPr>
        <w:t>ל</w:t>
      </w:r>
      <w:r w:rsidR="00941E52">
        <w:rPr>
          <w:rtl/>
        </w:rPr>
        <w:t>ב</w:t>
      </w:r>
      <w:r w:rsidRPr="006F178A">
        <w:rPr>
          <w:rtl/>
        </w:rPr>
        <w:t xml:space="preserve">ד בתורה, </w:t>
      </w:r>
      <w:r w:rsidRPr="00941E52">
        <w:rPr>
          <w:rStyle w:val="afffff3"/>
          <w:rtl/>
        </w:rPr>
        <w:t>ועוד</w:t>
      </w:r>
      <w:r w:rsidRPr="006F178A">
        <w:rPr>
          <w:rtl/>
        </w:rPr>
        <w:t xml:space="preserve"> שמטפשין</w:t>
      </w:r>
      <w:r w:rsidR="007E27D9">
        <w:rPr>
          <w:rFonts w:hint="cs"/>
          <w:rtl/>
        </w:rPr>
        <w:t xml:space="preserve"> </w:t>
      </w:r>
      <w:r w:rsidR="007E27D9">
        <w:rPr>
          <w:rStyle w:val="af4"/>
          <w:rFonts w:hint="cs"/>
          <w:rtl/>
        </w:rPr>
        <w:t>-</w:t>
      </w:r>
      <w:r w:rsidR="007E27D9" w:rsidRPr="007E27D9">
        <w:rPr>
          <w:rStyle w:val="af4"/>
          <w:rFonts w:hint="cs"/>
          <w:rtl/>
        </w:rPr>
        <w:t>ונואלו</w:t>
      </w:r>
      <w:r w:rsidRPr="006F178A">
        <w:rPr>
          <w:rtl/>
        </w:rPr>
        <w:t xml:space="preserve">, </w:t>
      </w:r>
      <w:r w:rsidR="00941E52" w:rsidRPr="00941E52">
        <w:rPr>
          <w:rStyle w:val="afffff3"/>
          <w:rFonts w:hint="cs"/>
          <w:rtl/>
        </w:rPr>
        <w:t>ועוד</w:t>
      </w:r>
      <w:r w:rsidR="00941E52">
        <w:rPr>
          <w:rFonts w:hint="cs"/>
          <w:rtl/>
        </w:rPr>
        <w:t xml:space="preserve"> שחוטאין </w:t>
      </w:r>
      <w:r w:rsidR="00941E52" w:rsidRPr="00941E52">
        <w:rPr>
          <w:rStyle w:val="af4"/>
          <w:rFonts w:hint="cs"/>
          <w:rtl/>
        </w:rPr>
        <w:t>מקראי</w:t>
      </w:r>
      <w:r w:rsidR="00941E52">
        <w:rPr>
          <w:rFonts w:hint="cs"/>
          <w:rtl/>
        </w:rPr>
        <w:t xml:space="preserve">. </w:t>
      </w:r>
    </w:p>
    <w:p w14:paraId="3F02A5B7" w14:textId="24F296CE" w:rsidR="00B8196E" w:rsidRPr="00B8196E" w:rsidRDefault="00A91E30" w:rsidP="007E27D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D16104" w:rsidRPr="007E27D9">
        <w:rPr>
          <w:rtl/>
        </w:rPr>
        <w:t>רנב"י</w:t>
      </w:r>
      <w:r w:rsidR="00B8196E" w:rsidRPr="00B8196E">
        <w:rPr>
          <w:rtl/>
        </w:rPr>
        <w:t>:</w:t>
      </w:r>
    </w:p>
    <w:p w14:paraId="74E5D50F" w14:textId="5721994B" w:rsidR="00D16104" w:rsidRPr="00C668B2" w:rsidRDefault="007E27D9" w:rsidP="007E27D9">
      <w:pPr>
        <w:pStyle w:val="afffffe"/>
        <w:spacing w:before="0"/>
        <w:rPr>
          <w:rtl/>
        </w:rPr>
      </w:pPr>
      <w:r>
        <w:rPr>
          <w:rFonts w:hint="cs"/>
          <w:rtl/>
        </w:rPr>
        <w:t>נ</w:t>
      </w:r>
      <w:r w:rsidR="00D16104" w:rsidRPr="00C668B2">
        <w:rPr>
          <w:rtl/>
        </w:rPr>
        <w:t xml:space="preserve">משלו דברי תורה </w:t>
      </w:r>
      <w:r w:rsidR="00D16104" w:rsidRPr="00053775">
        <w:rPr>
          <w:rFonts w:cs="PFT_Frank"/>
          <w:b/>
          <w:bCs/>
          <w:szCs w:val="14"/>
          <w:rtl/>
        </w:rPr>
        <w:t>כעץ</w:t>
      </w:r>
      <w:r w:rsidR="00D16104" w:rsidRPr="00C668B2">
        <w:rPr>
          <w:rtl/>
        </w:rPr>
        <w:t xml:space="preserve">, </w:t>
      </w:r>
      <w:r w:rsidR="00D32C03">
        <w:rPr>
          <w:rFonts w:hint="cs"/>
          <w:rtl/>
        </w:rPr>
        <w:t>ד</w:t>
      </w:r>
      <w:r w:rsidR="00D16104" w:rsidRPr="00C668B2">
        <w:rPr>
          <w:rStyle w:val="af4"/>
          <w:spacing w:val="-2"/>
          <w:rtl/>
        </w:rPr>
        <w:t>'</w:t>
      </w:r>
      <w:r w:rsidR="00D16104" w:rsidRPr="007C1EBC">
        <w:rPr>
          <w:rStyle w:val="af4"/>
          <w:rtl/>
        </w:rPr>
        <w:t>עץ חיים היא למחזיקים בה'</w:t>
      </w:r>
      <w:r w:rsidR="00D16104" w:rsidRPr="00C668B2">
        <w:rPr>
          <w:rStyle w:val="af4"/>
          <w:spacing w:val="-2"/>
          <w:rtl/>
        </w:rPr>
        <w:t>,</w:t>
      </w:r>
      <w:r w:rsidR="00D16104" w:rsidRPr="00C668B2">
        <w:rPr>
          <w:rtl/>
        </w:rPr>
        <w:t xml:space="preserve"> </w:t>
      </w:r>
    </w:p>
    <w:p w14:paraId="74E5D510" w14:textId="77777777" w:rsidR="00D16104" w:rsidRPr="007E27D9" w:rsidRDefault="00941E52" w:rsidP="007E27D9">
      <w:pPr>
        <w:rPr>
          <w:rtl/>
        </w:rPr>
      </w:pPr>
      <w:r w:rsidRPr="007E27D9">
        <w:rPr>
          <w:rFonts w:hint="cs"/>
          <w:rtl/>
        </w:rPr>
        <w:t>כעץ ש</w:t>
      </w:r>
      <w:r w:rsidRPr="007E27D9">
        <w:rPr>
          <w:rtl/>
        </w:rPr>
        <w:t>מדליק את הגדול</w:t>
      </w:r>
      <w:r w:rsidR="00D16104" w:rsidRPr="007E27D9">
        <w:rPr>
          <w:rtl/>
        </w:rPr>
        <w:t xml:space="preserve"> אף ת"ח קטנים מחדדים את הגדולים.</w:t>
      </w:r>
    </w:p>
    <w:p w14:paraId="0F18245F" w14:textId="7AC830F3" w:rsidR="00B8196E" w:rsidRPr="00B8196E" w:rsidRDefault="00941E52" w:rsidP="007E27D9">
      <w:pPr>
        <w:pStyle w:val="36"/>
        <w:framePr w:wrap="notBeside"/>
        <w:rPr>
          <w:rtl/>
        </w:rPr>
      </w:pPr>
      <w:r w:rsidRPr="007E27D9">
        <w:rPr>
          <w:rFonts w:hint="cs"/>
          <w:rtl/>
        </w:rPr>
        <w:t>כ</w:t>
      </w:r>
      <w:r w:rsidR="00D16104" w:rsidRPr="007E27D9">
        <w:rPr>
          <w:rtl/>
        </w:rPr>
        <w:t>ר"ח</w:t>
      </w:r>
      <w:r w:rsidR="00B8196E" w:rsidRPr="00B8196E">
        <w:rPr>
          <w:rtl/>
        </w:rPr>
        <w:t>:</w:t>
      </w:r>
    </w:p>
    <w:p w14:paraId="74E5D511" w14:textId="6D7726CB" w:rsidR="00D16104" w:rsidRPr="007E27D9" w:rsidRDefault="00D16104" w:rsidP="0045747B">
      <w:pPr>
        <w:rPr>
          <w:rtl/>
        </w:rPr>
      </w:pPr>
      <w:r w:rsidRPr="007E27D9">
        <w:rPr>
          <w:rtl/>
        </w:rPr>
        <w:t>הרבה למדתי מרבותי ומחבירי יותר</w:t>
      </w:r>
      <w:r w:rsidR="00941E52" w:rsidRPr="007E27D9">
        <w:rPr>
          <w:rFonts w:hint="cs"/>
          <w:rtl/>
        </w:rPr>
        <w:t xml:space="preserve">, </w:t>
      </w:r>
      <w:r w:rsidRPr="007E27D9">
        <w:rPr>
          <w:rtl/>
        </w:rPr>
        <w:t>ומתלמידי יותר מכולן.</w:t>
      </w:r>
    </w:p>
    <w:p w14:paraId="40A66917" w14:textId="5432F504" w:rsidR="00B8196E" w:rsidRPr="00B8196E" w:rsidRDefault="00D16104" w:rsidP="007E27D9">
      <w:pPr>
        <w:pStyle w:val="36"/>
        <w:framePr w:wrap="notBeside"/>
        <w:rPr>
          <w:rtl/>
        </w:rPr>
      </w:pPr>
      <w:r w:rsidRPr="007E27D9">
        <w:rPr>
          <w:rtl/>
        </w:rPr>
        <w:t>רחב"פ</w:t>
      </w:r>
      <w:r w:rsidR="00B8196E" w:rsidRPr="00B8196E">
        <w:rPr>
          <w:rtl/>
        </w:rPr>
        <w:t>:</w:t>
      </w:r>
    </w:p>
    <w:p w14:paraId="74E5D512" w14:textId="6EA164D6" w:rsidR="00D16104" w:rsidRPr="00A13C0E" w:rsidRDefault="00941E52" w:rsidP="0045747B">
      <w:pPr>
        <w:rPr>
          <w:spacing w:val="-4"/>
          <w:rtl/>
        </w:rPr>
      </w:pPr>
      <w:r w:rsidRPr="00043575">
        <w:rPr>
          <w:rStyle w:val="af4"/>
          <w:rtl/>
        </w:rPr>
        <w:t>לקראת צמא התיו מים</w:t>
      </w:r>
      <w:r w:rsidR="00D16104" w:rsidRPr="00A13C0E">
        <w:rPr>
          <w:rFonts w:ascii="Fb Fontext" w:hAnsi="Fb Fontext" w:hint="cs"/>
          <w:spacing w:val="-4"/>
          <w:rtl/>
        </w:rPr>
        <w:t xml:space="preserve"> </w:t>
      </w:r>
      <w:r w:rsidRPr="00043575">
        <w:rPr>
          <w:rFonts w:hint="cs"/>
          <w:rtl/>
        </w:rPr>
        <w:t xml:space="preserve">לתלמיד הגון. </w:t>
      </w:r>
      <w:r w:rsidR="00D16104" w:rsidRPr="00043575">
        <w:rPr>
          <w:rtl/>
        </w:rPr>
        <w:t>ואי לא</w:t>
      </w:r>
      <w:r w:rsidR="00D16104" w:rsidRPr="00A13C0E">
        <w:rPr>
          <w:rStyle w:val="af4"/>
          <w:spacing w:val="-4"/>
          <w:rtl/>
        </w:rPr>
        <w:t xml:space="preserve"> </w:t>
      </w:r>
      <w:r w:rsidR="00D16104" w:rsidRPr="00043575">
        <w:rPr>
          <w:rStyle w:val="af4"/>
          <w:rtl/>
        </w:rPr>
        <w:t>הוי כל צמא לכו למים</w:t>
      </w:r>
    </w:p>
    <w:p w14:paraId="5C218CF8" w14:textId="75C79DB5" w:rsidR="00B8196E" w:rsidRPr="00B8196E" w:rsidRDefault="00D16104" w:rsidP="00043575">
      <w:pPr>
        <w:pStyle w:val="36"/>
        <w:framePr w:wrap="notBeside"/>
        <w:rPr>
          <w:rtl/>
        </w:rPr>
      </w:pPr>
      <w:r w:rsidRPr="00043575">
        <w:rPr>
          <w:rtl/>
        </w:rPr>
        <w:t>רחב"ח</w:t>
      </w:r>
      <w:r w:rsidR="00B8196E" w:rsidRPr="00B8196E">
        <w:rPr>
          <w:rtl/>
        </w:rPr>
        <w:t>:</w:t>
      </w:r>
    </w:p>
    <w:p w14:paraId="74E5D513" w14:textId="7053DBBB" w:rsidR="00D16104" w:rsidRPr="006F178A" w:rsidRDefault="00043575" w:rsidP="00746C72">
      <w:pPr>
        <w:spacing w:after="60"/>
        <w:rPr>
          <w:rtl/>
        </w:rPr>
      </w:pPr>
      <w:r>
        <w:rPr>
          <w:rFonts w:hint="cs"/>
          <w:rtl/>
        </w:rPr>
        <w:t>ת</w:t>
      </w:r>
      <w:r w:rsidR="00D16104" w:rsidRPr="006F178A">
        <w:rPr>
          <w:rtl/>
        </w:rPr>
        <w:t>למיד הגון</w:t>
      </w:r>
      <w:r w:rsidR="00941E52">
        <w:rPr>
          <w:rFonts w:hint="cs"/>
          <w:rtl/>
        </w:rPr>
        <w:t>-</w:t>
      </w:r>
      <w:r w:rsidR="00FB0998">
        <w:rPr>
          <w:rStyle w:val="af4"/>
          <w:rtl/>
        </w:rPr>
        <w:t xml:space="preserve"> </w:t>
      </w:r>
      <w:r w:rsidR="00FB0998" w:rsidRPr="00746C72">
        <w:rPr>
          <w:rStyle w:val="af4"/>
          <w:rtl/>
        </w:rPr>
        <w:t>יפוצו מעינתיך חוצה</w:t>
      </w:r>
      <w:r w:rsidR="00D16104" w:rsidRPr="00746C72">
        <w:rPr>
          <w:rStyle w:val="af4"/>
          <w:rtl/>
        </w:rPr>
        <w:t>,</w:t>
      </w:r>
      <w:r w:rsidR="00D16104" w:rsidRPr="006F178A">
        <w:rPr>
          <w:rtl/>
        </w:rPr>
        <w:t xml:space="preserve"> </w:t>
      </w:r>
      <w:r w:rsidR="00FB0998">
        <w:rPr>
          <w:rtl/>
        </w:rPr>
        <w:t>ואם לא</w:t>
      </w:r>
      <w:r w:rsidR="00D16104" w:rsidRPr="006F178A">
        <w:rPr>
          <w:rtl/>
        </w:rPr>
        <w:t xml:space="preserve"> </w:t>
      </w:r>
      <w:r w:rsidR="00941E52">
        <w:rPr>
          <w:rFonts w:hint="cs"/>
          <w:rtl/>
        </w:rPr>
        <w:t xml:space="preserve">- </w:t>
      </w:r>
      <w:r w:rsidR="00FB0998">
        <w:rPr>
          <w:rStyle w:val="af4"/>
          <w:rtl/>
        </w:rPr>
        <w:t>יהיו לך לבדך</w:t>
      </w:r>
      <w:r w:rsidR="00D16104" w:rsidRPr="00A824E4">
        <w:rPr>
          <w:rStyle w:val="af4"/>
          <w:rtl/>
        </w:rPr>
        <w:t>.</w:t>
      </w:r>
    </w:p>
    <w:p w14:paraId="0CBD1289" w14:textId="65647A64" w:rsidR="00B8196E" w:rsidRPr="00B8196E" w:rsidRDefault="00A91E30" w:rsidP="00746C72">
      <w:pPr>
        <w:pStyle w:val="36"/>
        <w:framePr w:wrap="notBeside"/>
        <w:rPr>
          <w:rtl/>
        </w:rPr>
      </w:pPr>
      <w:r>
        <w:rPr>
          <w:rFonts w:hint="cs"/>
          <w:rtl/>
        </w:rPr>
        <w:t>ג.</w:t>
      </w:r>
      <w:r w:rsidR="00D16104" w:rsidRPr="00746C72">
        <w:rPr>
          <w:rtl/>
        </w:rPr>
        <w:t xml:space="preserve"> רחב"א</w:t>
      </w:r>
      <w:r w:rsidR="00B8196E" w:rsidRPr="00B8196E">
        <w:rPr>
          <w:rtl/>
        </w:rPr>
        <w:t>:</w:t>
      </w:r>
    </w:p>
    <w:p w14:paraId="74E5D514" w14:textId="64402AF6" w:rsidR="00F10217" w:rsidRDefault="00D16104" w:rsidP="00746C72">
      <w:pPr>
        <w:pStyle w:val="afffffe"/>
        <w:spacing w:before="0"/>
        <w:rPr>
          <w:rStyle w:val="af4"/>
          <w:rtl/>
        </w:rPr>
      </w:pPr>
      <w:r w:rsidRPr="00F10217">
        <w:rPr>
          <w:b/>
          <w:rtl/>
        </w:rPr>
        <w:t xml:space="preserve">נמשלו דברי תורה </w:t>
      </w:r>
      <w:r w:rsidRPr="00D67F2E">
        <w:rPr>
          <w:rFonts w:cs="PFT_Frank"/>
          <w:b/>
          <w:bCs/>
          <w:szCs w:val="14"/>
          <w:rtl/>
        </w:rPr>
        <w:t>למים</w:t>
      </w:r>
      <w:r w:rsidRPr="006F178A">
        <w:rPr>
          <w:rtl/>
        </w:rPr>
        <w:t xml:space="preserve">, </w:t>
      </w:r>
      <w:r w:rsidRPr="003215F9">
        <w:rPr>
          <w:rStyle w:val="af4"/>
          <w:rtl/>
        </w:rPr>
        <w:t xml:space="preserve">ד'הוי כל צמא לכו למים' </w:t>
      </w:r>
    </w:p>
    <w:p w14:paraId="74E5D515" w14:textId="77777777" w:rsidR="00D16104" w:rsidRDefault="00F10217" w:rsidP="00746C72">
      <w:pPr>
        <w:spacing w:after="60"/>
        <w:rPr>
          <w:spacing w:val="-2"/>
          <w:rtl/>
        </w:rPr>
      </w:pPr>
      <w:r w:rsidRPr="00746C72">
        <w:rPr>
          <w:rFonts w:hint="cs"/>
          <w:spacing w:val="-2"/>
          <w:rtl/>
        </w:rPr>
        <w:t>ש</w:t>
      </w:r>
      <w:r w:rsidR="00D16104" w:rsidRPr="00746C72">
        <w:rPr>
          <w:spacing w:val="-2"/>
          <w:rtl/>
        </w:rPr>
        <w:t xml:space="preserve">הולכין למקום נמוך, אף ד"ת מתקיימין </w:t>
      </w:r>
      <w:r w:rsidR="00941E52" w:rsidRPr="00746C72">
        <w:rPr>
          <w:rFonts w:hint="cs"/>
          <w:spacing w:val="-2"/>
          <w:rtl/>
        </w:rPr>
        <w:t>רק</w:t>
      </w:r>
      <w:r w:rsidR="00D16104" w:rsidRPr="00746C72">
        <w:rPr>
          <w:spacing w:val="-2"/>
          <w:rtl/>
        </w:rPr>
        <w:t xml:space="preserve"> במי שדעתו שפלה.</w:t>
      </w:r>
    </w:p>
    <w:p w14:paraId="74E5D516" w14:textId="218F351E" w:rsidR="00F10217" w:rsidRDefault="00DB0202" w:rsidP="007C1EBC">
      <w:pPr>
        <w:pStyle w:val="afffff8"/>
        <w:rPr>
          <w:rtl/>
        </w:rPr>
      </w:pPr>
      <w:r w:rsidRPr="00DB0202">
        <w:rPr>
          <w:rStyle w:val="afffff3"/>
          <w:rFonts w:hint="cs"/>
          <w:rtl/>
        </w:rPr>
        <w:lastRenderedPageBreak/>
        <w:t>ר''א</w:t>
      </w:r>
      <w:r>
        <w:rPr>
          <w:rStyle w:val="afffff3"/>
          <w:rFonts w:hint="cs"/>
          <w:rtl/>
        </w:rPr>
        <w:t xml:space="preserve"> </w:t>
      </w:r>
      <w:r w:rsidR="00746C72">
        <w:rPr>
          <w:rFonts w:hint="cs"/>
          <w:rtl/>
        </w:rPr>
        <w:t>נ</w:t>
      </w:r>
      <w:r w:rsidR="00D16104" w:rsidRPr="00F10217">
        <w:rPr>
          <w:rtl/>
        </w:rPr>
        <w:t xml:space="preserve">משלו דברי תורה </w:t>
      </w:r>
      <w:r w:rsidR="00D16104" w:rsidRPr="00053775">
        <w:rPr>
          <w:rtl/>
        </w:rPr>
        <w:t>ל</w:t>
      </w:r>
      <w:r w:rsidR="009F1552">
        <w:rPr>
          <w:rFonts w:hint="cs"/>
          <w:rtl/>
        </w:rPr>
        <w:t>ג'</w:t>
      </w:r>
      <w:r w:rsidR="00D16104" w:rsidRPr="00053775">
        <w:rPr>
          <w:rtl/>
        </w:rPr>
        <w:t xml:space="preserve"> משקין הללו:</w:t>
      </w:r>
      <w:r w:rsidR="00F10217" w:rsidRPr="00053775">
        <w:rPr>
          <w:rtl/>
        </w:rPr>
        <w:t xml:space="preserve"> מים, </w:t>
      </w:r>
      <w:r w:rsidR="00D16104" w:rsidRPr="00053775">
        <w:rPr>
          <w:rtl/>
        </w:rPr>
        <w:t>יין, וחלב.</w:t>
      </w:r>
      <w:r w:rsidR="00A15BA3">
        <w:rPr>
          <w:rFonts w:hint="cs"/>
          <w:rtl/>
        </w:rPr>
        <w:t xml:space="preserve"> </w:t>
      </w:r>
    </w:p>
    <w:p w14:paraId="74E5D517" w14:textId="77777777" w:rsidR="00D16104" w:rsidRPr="00746C72" w:rsidRDefault="00D16104" w:rsidP="00746C72">
      <w:pPr>
        <w:pStyle w:val="af3"/>
        <w:rPr>
          <w:rtl/>
        </w:rPr>
      </w:pPr>
      <w:r>
        <w:rPr>
          <w:rtl/>
        </w:rPr>
        <w:t xml:space="preserve">ד'</w:t>
      </w:r>
      <w:r>
        <w:rPr>
          <w:rStyle w:val="af4"/>
          <w:rtl/>
          <w:rPrChange w:id="9005" w:author="מנוע פסוקים" w:date="2026-10-05T16:38:46Z">
            <w:rPr>
              <w:rtl/>
            </w:rPr>
          </w:rPrChange>
        </w:rPr>
        <w:t xml:space="preserve">הוי כל צמא לכו למים</w:t>
      </w:r>
      <w:r>
        <w:rPr>
          <w:rtl/>
        </w:rPr>
        <w:t xml:space="preserve">', </w:t>
      </w:r>
      <w:r>
        <w:rPr>
          <w:rStyle w:val="af4"/>
          <w:rtl/>
          <w:rPrChange w:id="9006" w:author="מנוע פסוקים" w:date="2026-10-05T16:38:46Z">
            <w:rPr>
              <w:rtl/>
            </w:rPr>
          </w:rPrChange>
        </w:rPr>
        <w:t xml:space="preserve">ולכו שברו בלוא כסף ובלוא מחיר יין וחלב</w:t>
      </w:r>
      <w:r>
        <w:rPr>
          <w:rtl/>
        </w:rPr>
        <w:t xml:space="preserve">',</w:t>
      </w:r>
    </w:p>
    <w:p w14:paraId="74E5D518" w14:textId="77777777" w:rsidR="00D16104" w:rsidRPr="00B43937" w:rsidRDefault="00E144BF" w:rsidP="00746C72">
      <w:pPr>
        <w:rPr>
          <w:rtl/>
        </w:rPr>
      </w:pPr>
      <w:r w:rsidRPr="00B43937">
        <w:rPr>
          <w:rFonts w:hint="cs"/>
          <w:rtl/>
        </w:rPr>
        <w:t>ש</w:t>
      </w:r>
      <w:r w:rsidR="00D16104" w:rsidRPr="00B43937">
        <w:rPr>
          <w:rtl/>
        </w:rPr>
        <w:t xml:space="preserve">מתקיימין </w:t>
      </w:r>
      <w:r w:rsidRPr="00B43937">
        <w:rPr>
          <w:rFonts w:hint="cs"/>
          <w:rtl/>
        </w:rPr>
        <w:t>רק</w:t>
      </w:r>
      <w:r w:rsidRPr="00B43937">
        <w:rPr>
          <w:rtl/>
        </w:rPr>
        <w:t xml:space="preserve"> בפחות שבכלים,</w:t>
      </w:r>
      <w:r w:rsidRPr="00B43937">
        <w:rPr>
          <w:rFonts w:hint="cs"/>
          <w:rtl/>
        </w:rPr>
        <w:t xml:space="preserve"> </w:t>
      </w:r>
      <w:r w:rsidR="00D16104" w:rsidRPr="00B43937">
        <w:rPr>
          <w:rtl/>
        </w:rPr>
        <w:t>אף ד"ת במי שדעתו שפלה.</w:t>
      </w:r>
    </w:p>
    <w:p w14:paraId="085C70B1" w14:textId="6A47F8FC" w:rsidR="00B8196E" w:rsidRPr="00B8196E" w:rsidRDefault="00D16104" w:rsidP="00B43937">
      <w:pPr>
        <w:pStyle w:val="36"/>
        <w:framePr w:wrap="notBeside"/>
        <w:rPr>
          <w:rtl/>
        </w:rPr>
      </w:pPr>
      <w:r w:rsidRPr="00B43937">
        <w:rPr>
          <w:rtl/>
        </w:rPr>
        <w:t>כ</w:t>
      </w:r>
      <w:r w:rsidR="00F10217" w:rsidRPr="00B43937">
        <w:rPr>
          <w:rFonts w:hint="cs"/>
          <w:rtl/>
        </w:rPr>
        <w:t xml:space="preserve">בת </w:t>
      </w:r>
      <w:r w:rsidRPr="00B43937">
        <w:rPr>
          <w:rtl/>
        </w:rPr>
        <w:t>קיסר לריב"ח</w:t>
      </w:r>
      <w:r w:rsidR="00B8196E" w:rsidRPr="00B8196E">
        <w:rPr>
          <w:rtl/>
        </w:rPr>
        <w:t>:</w:t>
      </w:r>
    </w:p>
    <w:p w14:paraId="74E5D519" w14:textId="7600662B" w:rsidR="00F10217" w:rsidRDefault="00D16104" w:rsidP="00B43937">
      <w:pPr>
        <w:rPr>
          <w:rStyle w:val="afffff3"/>
          <w:rtl/>
        </w:rPr>
      </w:pPr>
      <w:r w:rsidRPr="006F178A">
        <w:rPr>
          <w:rFonts w:ascii="Fb Fontext" w:hAnsi="Fb Fontext"/>
          <w:rtl/>
        </w:rPr>
        <w:t>דחכמה מפוארה בכלי מכוער</w:t>
      </w:r>
      <w:r w:rsidR="00AF6F7E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</w:p>
    <w:p w14:paraId="1F88EEA1" w14:textId="1D8E7B52" w:rsidR="00B8196E" w:rsidRPr="00B8196E" w:rsidRDefault="00D16104" w:rsidP="00B43937">
      <w:pPr>
        <w:pStyle w:val="36"/>
        <w:framePr w:wrap="notBeside"/>
        <w:rPr>
          <w:rtl/>
        </w:rPr>
      </w:pPr>
      <w:r w:rsidRPr="00B43937">
        <w:rPr>
          <w:rtl/>
        </w:rPr>
        <w:t>וא"ל</w:t>
      </w:r>
      <w:r w:rsidR="009F1552">
        <w:rPr>
          <w:rFonts w:hint="cs"/>
          <w:rtl/>
        </w:rPr>
        <w:t xml:space="preserve"> ריב'''ח</w:t>
      </w:r>
      <w:r w:rsidR="00B8196E" w:rsidRPr="00B8196E">
        <w:rPr>
          <w:rFonts w:hint="cs"/>
          <w:rtl/>
        </w:rPr>
        <w:t>:</w:t>
      </w:r>
    </w:p>
    <w:p w14:paraId="74E5D51A" w14:textId="56D0B3A7" w:rsidR="00D16104" w:rsidRPr="006F178A" w:rsidRDefault="00D16104" w:rsidP="00B43937">
      <w:pPr>
        <w:rPr>
          <w:rtl/>
        </w:rPr>
      </w:pPr>
      <w:r>
        <w:rPr>
          <w:rFonts w:ascii="Fb Fontext" w:hAnsi="Fb Fontext" w:hint="cs"/>
          <w:rtl/>
        </w:rPr>
        <w:t>ש</w:t>
      </w:r>
      <w:r w:rsidRPr="006F178A">
        <w:rPr>
          <w:rFonts w:ascii="Fb Fontext" w:hAnsi="Fb Fontext"/>
          <w:rtl/>
        </w:rPr>
        <w:t>גם אביה עושה כן</w:t>
      </w:r>
      <w:r w:rsidR="004D6FDF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ולכן שמה היין בכלי כסף וזהב והחמיץ</w:t>
      </w:r>
      <w:r w:rsidR="00F10217">
        <w:rPr>
          <w:rFonts w:ascii="Fb Fontext" w:hAnsi="Fb Fontext" w:hint="cs"/>
          <w:rtl/>
        </w:rPr>
        <w:t>,</w:t>
      </w:r>
      <w:r w:rsidR="00F10217">
        <w:rPr>
          <w:rFonts w:ascii="Fb Fontext" w:hAnsi="Fb Fontext"/>
          <w:rtl/>
        </w:rPr>
        <w:t xml:space="preserve"> ו</w:t>
      </w:r>
      <w:r w:rsidR="004D6FDF">
        <w:rPr>
          <w:rFonts w:ascii="Fb Fontext" w:hAnsi="Fb Fontext" w:hint="cs"/>
          <w:rtl/>
        </w:rPr>
        <w:t xml:space="preserve">כששאלו קיסר </w:t>
      </w:r>
      <w:r w:rsidRPr="006F178A">
        <w:rPr>
          <w:rFonts w:ascii="Fb Fontext" w:hAnsi="Fb Fontext"/>
          <w:rtl/>
        </w:rPr>
        <w:t>ד</w:t>
      </w:r>
      <w:r w:rsidR="00F10217">
        <w:rPr>
          <w:rFonts w:ascii="Fb Fontext" w:hAnsi="Fb Fontext" w:hint="cs"/>
          <w:rtl/>
        </w:rPr>
        <w:t>יש יפים ולומדים</w:t>
      </w:r>
      <w:r w:rsidR="004D6FDF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DD3E6E">
        <w:rPr>
          <w:rStyle w:val="afffff3"/>
          <w:rtl/>
        </w:rPr>
        <w:t>א"ל</w:t>
      </w:r>
      <w:r w:rsidR="004D6FDF">
        <w:rPr>
          <w:rStyle w:val="afffff3"/>
          <w:rFonts w:hint="cs"/>
          <w:rtl/>
        </w:rPr>
        <w:t>:</w:t>
      </w:r>
      <w:r w:rsidRPr="00DD3E6E">
        <w:rPr>
          <w:rStyle w:val="afffff3"/>
          <w:rtl/>
        </w:rPr>
        <w:t xml:space="preserve"> </w:t>
      </w:r>
      <w:r w:rsidRPr="006F178A">
        <w:rPr>
          <w:rFonts w:ascii="Fb Fontext" w:hAnsi="Fb Fontext"/>
          <w:rtl/>
        </w:rPr>
        <w:t xml:space="preserve">אי </w:t>
      </w:r>
      <w:r>
        <w:rPr>
          <w:rFonts w:ascii="Fb Fontext" w:hAnsi="Fb Fontext"/>
          <w:rtl/>
        </w:rPr>
        <w:t>היו</w:t>
      </w:r>
      <w:r w:rsidRPr="006F178A">
        <w:rPr>
          <w:rFonts w:ascii="Fb Fontext" w:hAnsi="Fb Fontext"/>
          <w:rtl/>
        </w:rPr>
        <w:t xml:space="preserve"> </w:t>
      </w:r>
      <w:r w:rsidR="00F10217">
        <w:rPr>
          <w:rFonts w:ascii="Fb Fontext" w:hAnsi="Fb Fontext" w:hint="cs"/>
          <w:rtl/>
        </w:rPr>
        <w:t>מכוערים</w:t>
      </w:r>
      <w:r w:rsidR="004D6FDF">
        <w:rPr>
          <w:rFonts w:ascii="Fb Fontext" w:hAnsi="Fb Fontext"/>
          <w:rtl/>
        </w:rPr>
        <w:t xml:space="preserve"> היו </w:t>
      </w:r>
      <w:r w:rsidR="004D6FDF">
        <w:rPr>
          <w:rFonts w:ascii="Fb Fontext" w:hAnsi="Fb Fontext" w:hint="cs"/>
          <w:rtl/>
        </w:rPr>
        <w:t>יודעי</w:t>
      </w:r>
      <w:r w:rsidRPr="006F178A">
        <w:rPr>
          <w:rFonts w:ascii="Fb Fontext" w:hAnsi="Fb Fontext"/>
          <w:rtl/>
        </w:rPr>
        <w:t>ם יותר.</w:t>
      </w:r>
    </w:p>
    <w:p w14:paraId="74E5D51B" w14:textId="77777777" w:rsidR="00D16104" w:rsidRPr="00A13C0E" w:rsidRDefault="00F10217" w:rsidP="0045747B">
      <w:pPr>
        <w:rPr>
          <w:spacing w:val="-2"/>
          <w:rtl/>
        </w:rPr>
      </w:pPr>
      <w:r w:rsidRPr="00D67F2E">
        <w:rPr>
          <w:rFonts w:cs="PFT_Frank" w:hint="cs"/>
          <w:b/>
          <w:bCs/>
          <w:spacing w:val="-2"/>
          <w:szCs w:val="14"/>
          <w:rtl/>
        </w:rPr>
        <w:t xml:space="preserve">ד''ת </w:t>
      </w:r>
      <w:r w:rsidRPr="00A13C0E">
        <w:rPr>
          <w:rFonts w:hint="cs"/>
          <w:spacing w:val="-2"/>
          <w:rtl/>
        </w:rPr>
        <w:t xml:space="preserve">משתכחין בהיסח הדעת </w:t>
      </w:r>
      <w:r w:rsidRPr="00D67F2E">
        <w:rPr>
          <w:rFonts w:cs="PFT_Frank" w:hint="cs"/>
          <w:b/>
          <w:bCs/>
          <w:spacing w:val="-2"/>
          <w:szCs w:val="14"/>
          <w:rtl/>
        </w:rPr>
        <w:t>כג'</w:t>
      </w:r>
      <w:r w:rsidR="00FB0998" w:rsidRPr="00D67F2E">
        <w:rPr>
          <w:rFonts w:cs="PFT_Frank"/>
          <w:b/>
          <w:bCs/>
          <w:spacing w:val="-2"/>
          <w:szCs w:val="14"/>
          <w:rtl/>
        </w:rPr>
        <w:t xml:space="preserve"> משקין</w:t>
      </w:r>
      <w:r w:rsidR="00D16104" w:rsidRPr="00A13C0E">
        <w:rPr>
          <w:spacing w:val="-2"/>
          <w:rtl/>
        </w:rPr>
        <w:t xml:space="preserve"> </w:t>
      </w:r>
      <w:r w:rsidRPr="00A13C0E">
        <w:rPr>
          <w:rFonts w:hint="cs"/>
          <w:spacing w:val="-2"/>
          <w:rtl/>
        </w:rPr>
        <w:t>ש</w:t>
      </w:r>
      <w:r w:rsidR="00D16104" w:rsidRPr="00A13C0E">
        <w:rPr>
          <w:spacing w:val="-2"/>
          <w:rtl/>
        </w:rPr>
        <w:t xml:space="preserve">נפסלין </w:t>
      </w:r>
      <w:r w:rsidRPr="00A13C0E">
        <w:rPr>
          <w:rFonts w:hint="cs"/>
          <w:spacing w:val="-2"/>
          <w:rtl/>
        </w:rPr>
        <w:t>בהיסח הדעת</w:t>
      </w:r>
    </w:p>
    <w:p w14:paraId="74E5D51C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tl/>
        </w:rPr>
        <w:t>ז:</w:t>
      </w:r>
    </w:p>
    <w:p w14:paraId="74E5D51D" w14:textId="08FCAEAF" w:rsidR="00133C0F" w:rsidRPr="00053775" w:rsidRDefault="00D16104" w:rsidP="00A91E30">
      <w:pPr>
        <w:pStyle w:val="afffff8"/>
        <w:rPr>
          <w:rtl/>
        </w:rPr>
      </w:pPr>
      <w:r w:rsidRPr="00053775">
        <w:rPr>
          <w:rtl/>
        </w:rPr>
        <w:t xml:space="preserve">גדול יום הגשמים </w:t>
      </w:r>
      <w:r w:rsidR="009E5819">
        <w:rPr>
          <w:rFonts w:hint="cs"/>
          <w:rtl/>
        </w:rPr>
        <w:t>[ב]</w:t>
      </w:r>
    </w:p>
    <w:p w14:paraId="4B2E89E3" w14:textId="52F6636B" w:rsidR="00B8196E" w:rsidRPr="00B8196E" w:rsidRDefault="005F779C" w:rsidP="00A91E30">
      <w:pPr>
        <w:pStyle w:val="36"/>
        <w:framePr w:wrap="notBeside"/>
        <w:rPr>
          <w:rtl/>
        </w:rPr>
      </w:pPr>
      <w:r w:rsidRPr="00A91E30">
        <w:rPr>
          <w:rFonts w:hint="cs"/>
          <w:rtl/>
        </w:rPr>
        <w:t xml:space="preserve">א. </w:t>
      </w:r>
      <w:r w:rsidR="00133C0F" w:rsidRPr="00A91E30">
        <w:rPr>
          <w:rtl/>
        </w:rPr>
        <w:t>רסמר"ה</w:t>
      </w:r>
      <w:r w:rsidR="00B8196E" w:rsidRPr="00B8196E">
        <w:rPr>
          <w:rtl/>
        </w:rPr>
        <w:t>:</w:t>
      </w:r>
    </w:p>
    <w:p w14:paraId="74E5D51E" w14:textId="0A2F1468" w:rsidR="00D16104" w:rsidRPr="004D6FDF" w:rsidRDefault="00A91E30" w:rsidP="0045747B">
      <w:pPr>
        <w:rPr>
          <w:rStyle w:val="afffffc"/>
          <w:rtl/>
        </w:rPr>
      </w:pPr>
      <w:r w:rsidRPr="00A91E30">
        <w:rPr>
          <w:rFonts w:hint="cs"/>
          <w:rtl/>
        </w:rPr>
        <w:t>כ</w:t>
      </w:r>
      <w:r w:rsidR="00D16104" w:rsidRPr="00A91E30">
        <w:rPr>
          <w:rtl/>
        </w:rPr>
        <w:t>יום שנבראו שמים וארץ</w:t>
      </w:r>
      <w:r w:rsidR="00D16104" w:rsidRPr="00A91E30">
        <w:rPr>
          <w:rStyle w:val="af4"/>
          <w:rtl/>
        </w:rPr>
        <w:t>, אני ה' בראתיו</w:t>
      </w:r>
      <w:r w:rsidR="00D16104" w:rsidRPr="00A91E30">
        <w:rPr>
          <w:rStyle w:val="af4"/>
          <w:rFonts w:hint="cs"/>
          <w:rtl/>
        </w:rPr>
        <w:t>'</w:t>
      </w:r>
      <w:r w:rsidR="00D16104" w:rsidRPr="00A91E30">
        <w:rPr>
          <w:rStyle w:val="af4"/>
          <w:rtl/>
        </w:rPr>
        <w:t>.</w:t>
      </w:r>
      <w:r w:rsidR="004D6FDF">
        <w:rPr>
          <w:rtl/>
        </w:rPr>
        <w:t xml:space="preserve"> </w:t>
      </w:r>
      <w:r w:rsidR="004D6FDF" w:rsidRPr="004D6FDF">
        <w:rPr>
          <w:rStyle w:val="afffffc"/>
          <w:rtl/>
        </w:rPr>
        <w:t>ולא</w:t>
      </w:r>
      <w:r w:rsidR="00D16104" w:rsidRPr="004D6FDF">
        <w:rPr>
          <w:rStyle w:val="afffffc"/>
          <w:rtl/>
        </w:rPr>
        <w:t xml:space="preserve"> 'בראתים',</w:t>
      </w:r>
    </w:p>
    <w:p w14:paraId="0B2553FB" w14:textId="26C560E5" w:rsidR="00B8196E" w:rsidRPr="00B8196E" w:rsidRDefault="005F779C" w:rsidP="007C1EBC">
      <w:pPr>
        <w:pStyle w:val="36"/>
        <w:framePr w:wrap="notBeside"/>
        <w:rPr>
          <w:rtl/>
        </w:rPr>
      </w:pPr>
      <w:r w:rsidRPr="007C1EBC">
        <w:rPr>
          <w:rFonts w:hint="cs"/>
          <w:rtl/>
        </w:rPr>
        <w:t>ב.</w:t>
      </w:r>
      <w:r w:rsidR="00D16104" w:rsidRPr="007C1EBC">
        <w:rPr>
          <w:rtl/>
        </w:rPr>
        <w:t xml:space="preserve"> ר"א</w:t>
      </w:r>
      <w:r w:rsidR="00B8196E" w:rsidRPr="00B8196E">
        <w:rPr>
          <w:rtl/>
        </w:rPr>
        <w:t>:</w:t>
      </w:r>
    </w:p>
    <w:p w14:paraId="74E5D51F" w14:textId="1D6D74C4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שאפילו ישועה פרה ורבה בו, </w:t>
      </w:r>
      <w:r w:rsidR="00F10217">
        <w:rPr>
          <w:rFonts w:hint="cs"/>
          <w:rtl/>
        </w:rPr>
        <w:t>ד</w:t>
      </w:r>
      <w:r w:rsidRPr="00C74F46">
        <w:rPr>
          <w:rStyle w:val="af4"/>
          <w:rFonts w:hint="cs"/>
          <w:rtl/>
        </w:rPr>
        <w:t>'</w:t>
      </w:r>
      <w:r w:rsidRPr="00C74F46">
        <w:rPr>
          <w:rStyle w:val="af4"/>
          <w:rtl/>
        </w:rPr>
        <w:t>תפתח ארץ ויפרו ישע</w:t>
      </w:r>
      <w:r w:rsidRPr="00C74F46">
        <w:rPr>
          <w:rStyle w:val="af4"/>
          <w:rFonts w:hint="cs"/>
          <w:rtl/>
        </w:rPr>
        <w:t>'</w:t>
      </w:r>
      <w:r w:rsidRPr="006F178A">
        <w:rPr>
          <w:rtl/>
        </w:rPr>
        <w:t>.</w:t>
      </w:r>
    </w:p>
    <w:p w14:paraId="4F1EE607" w14:textId="3F467ECF" w:rsidR="00B8196E" w:rsidRPr="00B8196E" w:rsidRDefault="00AE7187" w:rsidP="00284D10">
      <w:pPr>
        <w:pStyle w:val="36"/>
        <w:framePr w:wrap="notBeside"/>
        <w:rPr>
          <w:rtl/>
        </w:rPr>
      </w:pPr>
      <w:r w:rsidRPr="00284D10">
        <w:rPr>
          <w:rFonts w:hint="cs"/>
          <w:rtl/>
        </w:rPr>
        <w:t xml:space="preserve">   </w:t>
      </w:r>
      <w:r w:rsidR="00D16104" w:rsidRPr="00284D10">
        <w:rPr>
          <w:rtl/>
        </w:rPr>
        <w:t>רתב"ח</w:t>
      </w:r>
      <w:r w:rsidR="00B8196E" w:rsidRPr="00B8196E">
        <w:rPr>
          <w:rtl/>
        </w:rPr>
        <w:t>:</w:t>
      </w:r>
    </w:p>
    <w:p w14:paraId="74E5D520" w14:textId="6397BC47" w:rsidR="00D16104" w:rsidRPr="006F178A" w:rsidRDefault="00284D10" w:rsidP="00AE7187">
      <w:pPr>
        <w:rPr>
          <w:rtl/>
        </w:rPr>
      </w:pPr>
      <w:r>
        <w:rPr>
          <w:rFonts w:hint="cs"/>
          <w:rtl/>
        </w:rPr>
        <w:t>י</w:t>
      </w:r>
      <w:r w:rsidR="00D16104" w:rsidRPr="006F178A">
        <w:rPr>
          <w:rtl/>
        </w:rPr>
        <w:t xml:space="preserve">ורדים </w:t>
      </w:r>
      <w:r w:rsidR="00133C0F">
        <w:rPr>
          <w:rFonts w:hint="cs"/>
          <w:rtl/>
        </w:rPr>
        <w:t xml:space="preserve">רק אם </w:t>
      </w:r>
      <w:r w:rsidR="00D16104" w:rsidRPr="006F178A">
        <w:rPr>
          <w:rtl/>
        </w:rPr>
        <w:t>נמחלו עונותיהן של ישראל,</w:t>
      </w:r>
      <w:r w:rsidR="00133C0F">
        <w:rPr>
          <w:rFonts w:hint="cs"/>
          <w:rtl/>
        </w:rPr>
        <w:t xml:space="preserve"> </w:t>
      </w:r>
      <w:r w:rsidR="00133C0F" w:rsidRPr="00133C0F">
        <w:rPr>
          <w:rStyle w:val="afffffc"/>
          <w:rFonts w:hint="cs"/>
          <w:rtl/>
        </w:rPr>
        <w:t>ב מקורות</w:t>
      </w:r>
      <w:r w:rsidR="00D16104" w:rsidRPr="006F178A">
        <w:rPr>
          <w:rtl/>
        </w:rPr>
        <w:t xml:space="preserve"> </w:t>
      </w:r>
    </w:p>
    <w:p w14:paraId="74E5D521" w14:textId="10456E75" w:rsidR="00133C0F" w:rsidRPr="00053775" w:rsidRDefault="00D16104" w:rsidP="00A96638">
      <w:pPr>
        <w:pStyle w:val="afffff8"/>
        <w:rPr>
          <w:rtl/>
        </w:rPr>
      </w:pPr>
      <w:r w:rsidRPr="00053775">
        <w:rPr>
          <w:rtl/>
        </w:rPr>
        <w:t>אין הגשמים נעצרין</w:t>
      </w:r>
      <w:r w:rsidR="009E5819">
        <w:rPr>
          <w:rFonts w:hint="cs"/>
          <w:rtl/>
        </w:rPr>
        <w:t xml:space="preserve"> [</w:t>
      </w:r>
      <w:r w:rsidR="000F2359">
        <w:rPr>
          <w:rFonts w:hint="cs"/>
          <w:rtl/>
        </w:rPr>
        <w:t>ו</w:t>
      </w:r>
      <w:r w:rsidR="009E5819">
        <w:rPr>
          <w:rFonts w:hint="cs"/>
          <w:rtl/>
        </w:rPr>
        <w:t>]</w:t>
      </w:r>
      <w:r w:rsidRPr="00053775">
        <w:rPr>
          <w:rtl/>
        </w:rPr>
        <w:t xml:space="preserve"> </w:t>
      </w:r>
    </w:p>
    <w:p w14:paraId="20F5F2CF" w14:textId="398B35E4" w:rsidR="00B8196E" w:rsidRPr="00B8196E" w:rsidRDefault="005F779C" w:rsidP="00833FCA">
      <w:pPr>
        <w:pStyle w:val="36"/>
        <w:framePr w:wrap="notBeside"/>
        <w:rPr>
          <w:rtl/>
        </w:rPr>
      </w:pPr>
      <w:r w:rsidRPr="00833FCA">
        <w:rPr>
          <w:rFonts w:hint="cs"/>
          <w:rtl/>
        </w:rPr>
        <w:t xml:space="preserve">א. </w:t>
      </w:r>
      <w:r w:rsidR="00133C0F" w:rsidRPr="00833FCA">
        <w:rPr>
          <w:rtl/>
        </w:rPr>
        <w:t>רתבדר"ח</w:t>
      </w:r>
      <w:r w:rsidR="00B8196E" w:rsidRPr="00B8196E">
        <w:rPr>
          <w:rtl/>
        </w:rPr>
        <w:t>:</w:t>
      </w:r>
    </w:p>
    <w:p w14:paraId="74E5D522" w14:textId="19CE789E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אא"כ נתחייבו שונאי ישראל כליה, </w:t>
      </w:r>
      <w:r w:rsidR="00133C0F" w:rsidRPr="00133C0F">
        <w:rPr>
          <w:rStyle w:val="afffffc"/>
          <w:rFonts w:hint="cs"/>
          <w:rtl/>
        </w:rPr>
        <w:t>ב' מקורות</w:t>
      </w:r>
    </w:p>
    <w:p w14:paraId="736278C2" w14:textId="73635842" w:rsidR="00B8196E" w:rsidRPr="00B8196E" w:rsidRDefault="005F779C" w:rsidP="00833FCA">
      <w:pPr>
        <w:pStyle w:val="36"/>
        <w:framePr w:wrap="notBeside"/>
        <w:rPr>
          <w:rtl/>
        </w:rPr>
      </w:pPr>
      <w:r w:rsidRPr="00833FCA">
        <w:rPr>
          <w:rFonts w:hint="cs"/>
          <w:rtl/>
        </w:rPr>
        <w:t xml:space="preserve">ב. </w:t>
      </w:r>
      <w:r w:rsidR="00D16104" w:rsidRPr="00833FCA">
        <w:rPr>
          <w:rtl/>
        </w:rPr>
        <w:t>ר"ח</w:t>
      </w:r>
      <w:r w:rsidR="00B8196E" w:rsidRPr="00B8196E">
        <w:rPr>
          <w:rtl/>
        </w:rPr>
        <w:t>:</w:t>
      </w:r>
    </w:p>
    <w:p w14:paraId="74E5D523" w14:textId="3AE4B78D" w:rsidR="00D16104" w:rsidRPr="00392931" w:rsidRDefault="00D16104" w:rsidP="0045747B">
      <w:pPr>
        <w:rPr>
          <w:rtl/>
        </w:rPr>
      </w:pPr>
      <w:r w:rsidRPr="00392931">
        <w:rPr>
          <w:rtl/>
        </w:rPr>
        <w:t xml:space="preserve">אלא בשביל ביטול תרומות ומעשרות, </w:t>
      </w:r>
      <w:r w:rsidR="00133C0F" w:rsidRPr="00133C0F">
        <w:rPr>
          <w:rStyle w:val="afffffc"/>
          <w:rFonts w:hint="cs"/>
          <w:rtl/>
        </w:rPr>
        <w:t>מקרא ומתדר''י.</w:t>
      </w:r>
    </w:p>
    <w:p w14:paraId="06623ED4" w14:textId="702C2E5A" w:rsidR="00B8196E" w:rsidRPr="00B8196E" w:rsidRDefault="005F779C" w:rsidP="00833FCA">
      <w:pPr>
        <w:pStyle w:val="36"/>
        <w:framePr w:wrap="notBeside"/>
        <w:rPr>
          <w:rtl/>
        </w:rPr>
      </w:pPr>
      <w:r w:rsidRPr="00833FCA">
        <w:rPr>
          <w:rFonts w:hint="cs"/>
          <w:rtl/>
        </w:rPr>
        <w:t xml:space="preserve">ג. </w:t>
      </w:r>
      <w:r w:rsidR="00D16104" w:rsidRPr="00833FCA">
        <w:rPr>
          <w:rtl/>
        </w:rPr>
        <w:t>רשב"פ</w:t>
      </w:r>
      <w:r w:rsidR="00B8196E" w:rsidRPr="00B8196E">
        <w:rPr>
          <w:rtl/>
        </w:rPr>
        <w:t>:</w:t>
      </w:r>
    </w:p>
    <w:p w14:paraId="74E5D524" w14:textId="094710F5" w:rsidR="00133C0F" w:rsidRDefault="005F779C" w:rsidP="0045747B">
      <w:pPr>
        <w:rPr>
          <w:rtl/>
        </w:rPr>
      </w:pPr>
      <w:r>
        <w:rPr>
          <w:rFonts w:hint="cs"/>
          <w:rtl/>
        </w:rPr>
        <w:t xml:space="preserve">אלא </w:t>
      </w:r>
      <w:r w:rsidR="00133C0F">
        <w:rPr>
          <w:rtl/>
        </w:rPr>
        <w:tab/>
      </w:r>
      <w:r w:rsidR="00D16104" w:rsidRPr="006F178A">
        <w:rPr>
          <w:rtl/>
        </w:rPr>
        <w:t xml:space="preserve">בשביל מספרי לשון הרע, </w:t>
      </w:r>
      <w:r w:rsidR="00133C0F" w:rsidRPr="00133C0F">
        <w:rPr>
          <w:rStyle w:val="afffffc"/>
          <w:rFonts w:hint="cs"/>
          <w:rtl/>
        </w:rPr>
        <w:t>מקרא</w:t>
      </w:r>
      <w:r w:rsidR="00133C0F">
        <w:rPr>
          <w:rStyle w:val="afffffc"/>
          <w:rFonts w:hint="cs"/>
          <w:rtl/>
        </w:rPr>
        <w:t>.</w:t>
      </w:r>
    </w:p>
    <w:p w14:paraId="715E6C85" w14:textId="652A0FE2" w:rsidR="00B8196E" w:rsidRPr="00B8196E" w:rsidRDefault="005F779C" w:rsidP="00700D28">
      <w:pPr>
        <w:pStyle w:val="36"/>
        <w:framePr w:wrap="notBeside"/>
        <w:rPr>
          <w:rtl/>
        </w:rPr>
      </w:pPr>
      <w:r w:rsidRPr="00700D28">
        <w:rPr>
          <w:rFonts w:hint="cs"/>
          <w:rtl/>
        </w:rPr>
        <w:t xml:space="preserve">ד. </w:t>
      </w:r>
      <w:r w:rsidR="00D16104" w:rsidRPr="00700D28">
        <w:rPr>
          <w:rtl/>
        </w:rPr>
        <w:t>רסמר"ה</w:t>
      </w:r>
      <w:r w:rsidR="00B8196E" w:rsidRPr="00B8196E">
        <w:rPr>
          <w:rtl/>
        </w:rPr>
        <w:t>:</w:t>
      </w:r>
    </w:p>
    <w:p w14:paraId="74E5D525" w14:textId="6A73A3C3" w:rsidR="00133C0F" w:rsidRDefault="00D16104" w:rsidP="0045747B">
      <w:pPr>
        <w:rPr>
          <w:rtl/>
        </w:rPr>
      </w:pPr>
      <w:r w:rsidRPr="006F178A">
        <w:rPr>
          <w:rtl/>
        </w:rPr>
        <w:t>אלא בשביל עזי פנים,</w:t>
      </w:r>
      <w:r w:rsidR="00133C0F">
        <w:rPr>
          <w:rFonts w:hint="cs"/>
          <w:rtl/>
        </w:rPr>
        <w:t xml:space="preserve"> </w:t>
      </w:r>
      <w:r w:rsidR="00133C0F" w:rsidRPr="00133C0F">
        <w:rPr>
          <w:rStyle w:val="afffffc"/>
          <w:rFonts w:hint="cs"/>
          <w:rtl/>
        </w:rPr>
        <w:t>מקרא</w:t>
      </w:r>
      <w:r w:rsidRPr="006F178A">
        <w:rPr>
          <w:rtl/>
        </w:rPr>
        <w:t xml:space="preserve"> </w:t>
      </w:r>
    </w:p>
    <w:p w14:paraId="74E5D526" w14:textId="1B476F8C" w:rsidR="00133C0F" w:rsidRPr="00053775" w:rsidRDefault="00D16104" w:rsidP="00700D28">
      <w:pPr>
        <w:pStyle w:val="afffff8"/>
        <w:rPr>
          <w:rtl/>
        </w:rPr>
      </w:pPr>
      <w:r w:rsidRPr="00053775">
        <w:rPr>
          <w:rtl/>
        </w:rPr>
        <w:t>כל אדם שיש לו עזות פנים</w:t>
      </w:r>
      <w:r w:rsidR="009E5819">
        <w:rPr>
          <w:rFonts w:hint="cs"/>
          <w:rtl/>
        </w:rPr>
        <w:t xml:space="preserve"> [ד]</w:t>
      </w:r>
      <w:r w:rsidRPr="00053775">
        <w:rPr>
          <w:rtl/>
        </w:rPr>
        <w:t xml:space="preserve"> </w:t>
      </w:r>
    </w:p>
    <w:p w14:paraId="73211439" w14:textId="1904335A" w:rsidR="00B8196E" w:rsidRPr="00B8196E" w:rsidRDefault="00133C0F" w:rsidP="00700D28">
      <w:pPr>
        <w:pStyle w:val="36"/>
        <w:framePr w:wrap="notBeside"/>
        <w:rPr>
          <w:rtl/>
        </w:rPr>
      </w:pPr>
      <w:r w:rsidRPr="00700D28">
        <w:rPr>
          <w:rtl/>
        </w:rPr>
        <w:t>רסמר"ה</w:t>
      </w:r>
      <w:r w:rsidR="00B8196E" w:rsidRPr="00B8196E">
        <w:rPr>
          <w:rtl/>
        </w:rPr>
        <w:t>:</w:t>
      </w:r>
    </w:p>
    <w:p w14:paraId="74E5D527" w14:textId="169F2A29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סוף נכשל בעבירה, </w:t>
      </w:r>
      <w:r w:rsidR="00133C0F">
        <w:rPr>
          <w:rFonts w:hint="cs"/>
          <w:rtl/>
        </w:rPr>
        <w:t>ד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ומצח אשה זונה היה לך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.</w:t>
      </w:r>
    </w:p>
    <w:p w14:paraId="33D21300" w14:textId="22A9B926" w:rsidR="00B8196E" w:rsidRPr="00B8196E" w:rsidRDefault="00D16104" w:rsidP="00700D28">
      <w:pPr>
        <w:pStyle w:val="36"/>
        <w:framePr w:wrap="notBeside"/>
        <w:rPr>
          <w:rtl/>
        </w:rPr>
      </w:pPr>
      <w:r w:rsidRPr="00700D28">
        <w:rPr>
          <w:rtl/>
        </w:rPr>
        <w:t>ר"נ</w:t>
      </w:r>
      <w:r w:rsidR="00B8196E" w:rsidRPr="00B8196E">
        <w:rPr>
          <w:rtl/>
        </w:rPr>
        <w:t>:</w:t>
      </w:r>
    </w:p>
    <w:p w14:paraId="74E5D528" w14:textId="144846D5" w:rsidR="00D16104" w:rsidRPr="006F178A" w:rsidRDefault="006F057C" w:rsidP="00CC603F">
      <w:pPr>
        <w:rPr>
          <w:rtl/>
        </w:rPr>
      </w:pPr>
      <w:r w:rsidRPr="006F057C">
        <w:rPr>
          <w:rFonts w:hint="cs"/>
          <w:rtl/>
        </w:rPr>
        <w:t>ב</w:t>
      </w:r>
      <w:r w:rsidR="00D16104" w:rsidRPr="006F057C">
        <w:rPr>
          <w:rtl/>
        </w:rPr>
        <w:t>ידוע שנכשל בעבירה</w:t>
      </w:r>
      <w:r w:rsidR="00D16104" w:rsidRPr="006F178A">
        <w:rPr>
          <w:rtl/>
        </w:rPr>
        <w:t xml:space="preserve">, </w:t>
      </w:r>
      <w:r w:rsidR="00133C0F">
        <w:rPr>
          <w:rFonts w:hint="cs"/>
          <w:rtl/>
        </w:rPr>
        <w:t>ד</w:t>
      </w:r>
      <w:r w:rsidR="00D16104" w:rsidRPr="00E72218">
        <w:rPr>
          <w:rStyle w:val="af4"/>
          <w:rFonts w:hint="cs"/>
          <w:rtl/>
        </w:rPr>
        <w:t>'</w:t>
      </w:r>
      <w:r>
        <w:rPr>
          <w:rStyle w:val="af4"/>
          <w:rtl/>
        </w:rPr>
        <w:t xml:space="preserve">היה </w:t>
      </w:r>
      <w:r>
        <w:rPr>
          <w:rStyle w:val="af4"/>
          <w:rtl/>
          <w:rPrChange w:id="9007" w:author="מנוע פסוקים" w:date="2026-10-05T16:38:46Z">
            <w:rPr>
              <w:rStyle w:val="af4"/>
              <w:rtl/>
            </w:rPr>
          </w:rPrChange>
        </w:rPr>
        <w:t xml:space="preserve">לך</w:t>
      </w:r>
      <w:r>
        <w:rPr>
          <w:rStyle w:val="af4"/>
          <w:rFonts w:hint="cs"/>
          <w:rtl/>
          <w:rPrChange w:id="9008" w:author="מנוע פסוקים" w:date="2026-10-05T16:38:46Z">
            <w:rPr>
              <w:rStyle w:val="af4"/>
              <w:rFonts w:hint="cs"/>
              <w:rtl/>
            </w:rPr>
          </w:rPrChange>
        </w:rPr>
        <w:t xml:space="preserve">'</w:t>
      </w:r>
      <w:r>
        <w:rPr>
          <w:rStyle w:val="af4"/>
          <w:rtl/>
          <w:rPrChange w:id="9009" w:author="מנוע פסוקים" w:date="2026-10-05T16:38:46Z">
            <w:rPr>
              <w:rStyle w:val="af4"/>
              <w:rtl/>
            </w:rPr>
          </w:rPrChange>
        </w:rPr>
        <w:t xml:space="preserve"> </w:t>
      </w:r>
      <w:r>
        <w:rPr>
          <w:rStyle w:val="af4"/>
          <w:rtl/>
          <w:rPrChange w:id="9010" w:author="מנוע פסוקים" w:date="2026-10-05T16:38:46Z">
            <w:rPr>
              <w:rtl/>
            </w:rPr>
          </w:rPrChange>
        </w:rPr>
        <w:t xml:space="preserve">ולא יהיה לך</w:t>
      </w:r>
      <w:r>
        <w:rPr>
          <w:rtl/>
        </w:rPr>
        <w:t xml:space="preserve">.</w:t>
      </w:r>
    </w:p>
    <w:p w14:paraId="2261E6C0" w14:textId="3A111182" w:rsidR="00B8196E" w:rsidRPr="00B8196E" w:rsidRDefault="00D16104" w:rsidP="006F057C">
      <w:pPr>
        <w:pStyle w:val="36"/>
        <w:framePr w:wrap="notBeside"/>
        <w:rPr>
          <w:rtl/>
        </w:rPr>
      </w:pPr>
      <w:r w:rsidRPr="006F057C">
        <w:rPr>
          <w:rtl/>
        </w:rPr>
        <w:t>רבר"ה</w:t>
      </w:r>
      <w:r w:rsidR="00B8196E" w:rsidRPr="00B8196E">
        <w:rPr>
          <w:rtl/>
        </w:rPr>
        <w:t>:</w:t>
      </w:r>
    </w:p>
    <w:p w14:paraId="74E5D529" w14:textId="5E454481" w:rsidR="00D16104" w:rsidRPr="006F178A" w:rsidRDefault="00D16104" w:rsidP="0045747B">
      <w:pPr>
        <w:rPr>
          <w:rtl/>
        </w:rPr>
      </w:pPr>
      <w:r w:rsidRPr="006F057C">
        <w:rPr>
          <w:rtl/>
        </w:rPr>
        <w:t>מותר לקרותו רשע</w:t>
      </w:r>
      <w:r w:rsidRPr="006F178A">
        <w:rPr>
          <w:rtl/>
        </w:rPr>
        <w:t xml:space="preserve">, </w:t>
      </w:r>
      <w:r w:rsidR="00481D24">
        <w:rPr>
          <w:rtl/>
        </w:rPr>
        <w:tab/>
      </w:r>
      <w:r w:rsidR="00481D24">
        <w:rPr>
          <w:rFonts w:hint="cs"/>
          <w:rtl/>
        </w:rPr>
        <w:t>ד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העז איש רשע בפניו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.</w:t>
      </w:r>
    </w:p>
    <w:p w14:paraId="0AE23D95" w14:textId="1F491B6A" w:rsidR="00B8196E" w:rsidRPr="00B8196E" w:rsidRDefault="00D16104" w:rsidP="006F057C">
      <w:pPr>
        <w:pStyle w:val="36"/>
        <w:framePr w:wrap="notBeside"/>
        <w:rPr>
          <w:rtl/>
        </w:rPr>
      </w:pPr>
      <w:r w:rsidRPr="006F057C">
        <w:rPr>
          <w:rtl/>
        </w:rPr>
        <w:t>רנב"י</w:t>
      </w:r>
      <w:r w:rsidR="00B8196E" w:rsidRPr="00B8196E">
        <w:rPr>
          <w:rtl/>
        </w:rPr>
        <w:t>:</w:t>
      </w:r>
    </w:p>
    <w:p w14:paraId="74E5D52A" w14:textId="77A83410" w:rsidR="00D16104" w:rsidRPr="006F178A" w:rsidRDefault="00D16104" w:rsidP="006F057C">
      <w:pPr>
        <w:spacing w:after="60"/>
        <w:rPr>
          <w:rtl/>
        </w:rPr>
      </w:pPr>
      <w:r w:rsidRPr="006F178A">
        <w:rPr>
          <w:rtl/>
        </w:rPr>
        <w:t xml:space="preserve">מותר לשנאותו, </w:t>
      </w:r>
      <w:r w:rsidR="00133C0F" w:rsidRPr="006F057C">
        <w:rPr>
          <w:rStyle w:val="af4"/>
          <w:rFonts w:hint="cs"/>
          <w:rtl/>
        </w:rPr>
        <w:t>ד</w:t>
      </w:r>
      <w:r w:rsidRPr="006F057C">
        <w:rPr>
          <w:rStyle w:val="af4"/>
          <w:rFonts w:hint="cs"/>
          <w:rtl/>
        </w:rPr>
        <w:t>'</w:t>
      </w:r>
      <w:r w:rsidRPr="006F057C">
        <w:rPr>
          <w:rStyle w:val="af4"/>
          <w:rtl/>
        </w:rPr>
        <w:t>ועז פניו ישנא</w:t>
      </w:r>
      <w:r w:rsidRPr="006F057C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,</w:t>
      </w:r>
      <w:r w:rsidRPr="006F178A">
        <w:rPr>
          <w:rtl/>
        </w:rPr>
        <w:t xml:space="preserve"> </w:t>
      </w:r>
      <w:r w:rsidR="00133C0F">
        <w:rPr>
          <w:rFonts w:hint="cs"/>
          <w:rtl/>
        </w:rPr>
        <w:t xml:space="preserve">תקרי </w:t>
      </w:r>
      <w:r w:rsidRPr="00CC603F">
        <w:rPr>
          <w:rStyle w:val="af4"/>
          <w:rtl/>
        </w:rPr>
        <w:t>יש</w:t>
      </w:r>
      <w:r w:rsidR="00CC603F">
        <w:rPr>
          <w:rStyle w:val="af4"/>
          <w:rFonts w:hint="cs"/>
          <w:rtl/>
        </w:rPr>
        <w:t>ְ</w:t>
      </w:r>
      <w:r w:rsidRPr="00CC603F">
        <w:rPr>
          <w:rStyle w:val="af4"/>
          <w:rtl/>
        </w:rPr>
        <w:t>נא</w:t>
      </w:r>
      <w:r w:rsidRPr="006F178A">
        <w:rPr>
          <w:rtl/>
        </w:rPr>
        <w:t>.</w:t>
      </w:r>
    </w:p>
    <w:p w14:paraId="685B00E9" w14:textId="6412E62B" w:rsidR="00B8196E" w:rsidRPr="00B8196E" w:rsidRDefault="00481D24" w:rsidP="006F057C">
      <w:pPr>
        <w:pStyle w:val="36"/>
        <w:framePr w:wrap="notBeside"/>
        <w:rPr>
          <w:rtl/>
        </w:rPr>
      </w:pPr>
      <w:r w:rsidRPr="006F057C">
        <w:rPr>
          <w:rFonts w:hint="cs"/>
          <w:rtl/>
        </w:rPr>
        <w:t xml:space="preserve">ה. </w:t>
      </w:r>
      <w:r w:rsidR="00D16104" w:rsidRPr="006F057C">
        <w:rPr>
          <w:rtl/>
        </w:rPr>
        <w:t xml:space="preserve"> ר"ק</w:t>
      </w:r>
      <w:r w:rsidR="00B8196E" w:rsidRPr="00B8196E">
        <w:rPr>
          <w:rtl/>
        </w:rPr>
        <w:t>:</w:t>
      </w:r>
    </w:p>
    <w:p w14:paraId="74E5D52B" w14:textId="528235E9" w:rsidR="000A1361" w:rsidRDefault="006F057C" w:rsidP="0045747B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א</w:t>
      </w:r>
      <w:r w:rsidR="00481D24" w:rsidRPr="00053775">
        <w:rPr>
          <w:rFonts w:cs="PFT_Frank" w:hint="cs"/>
          <w:b/>
          <w:bCs/>
          <w:szCs w:val="14"/>
          <w:rtl/>
        </w:rPr>
        <w:t>ין ה</w:t>
      </w:r>
      <w:r w:rsidR="00D16104" w:rsidRPr="00053775">
        <w:rPr>
          <w:rFonts w:cs="PFT_Frank"/>
          <w:b/>
          <w:bCs/>
          <w:szCs w:val="14"/>
          <w:rtl/>
        </w:rPr>
        <w:t>גשמים נעצרין אלא בשביל ביטול תורה</w:t>
      </w:r>
      <w:r w:rsidR="00D16104" w:rsidRPr="006F178A">
        <w:rPr>
          <w:rtl/>
        </w:rPr>
        <w:t xml:space="preserve">, </w:t>
      </w:r>
    </w:p>
    <w:p w14:paraId="74E5D52C" w14:textId="77777777" w:rsidR="00D16104" w:rsidRPr="006F178A" w:rsidRDefault="000A1361" w:rsidP="006F057C">
      <w:pPr>
        <w:pStyle w:val="afffffb"/>
        <w:rPr>
          <w:rtl/>
        </w:rPr>
      </w:pPr>
      <w:r>
        <w:rPr>
          <w:rFonts w:hint="cs"/>
          <w:rtl/>
        </w:rPr>
        <w:t>ד</w:t>
      </w:r>
      <w:r w:rsidR="00D16104" w:rsidRPr="00E72218">
        <w:rPr>
          <w:rStyle w:val="af4"/>
          <w:rFonts w:hint="cs"/>
          <w:rtl/>
        </w:rPr>
        <w:t>'</w:t>
      </w:r>
      <w:r w:rsidR="00D16104" w:rsidRPr="00E72218">
        <w:rPr>
          <w:rStyle w:val="af4"/>
          <w:rtl/>
        </w:rPr>
        <w:t>בעצלתים ימך המקרה</w:t>
      </w:r>
      <w:r w:rsidR="00D16104" w:rsidRPr="00E72218">
        <w:rPr>
          <w:rStyle w:val="af4"/>
          <w:rFonts w:hint="cs"/>
          <w:rtl/>
        </w:rPr>
        <w:t>'</w:t>
      </w:r>
      <w:r w:rsidR="00D16104" w:rsidRPr="00E72218">
        <w:rPr>
          <w:rStyle w:val="af4"/>
          <w:rtl/>
        </w:rPr>
        <w:t xml:space="preserve"> </w:t>
      </w:r>
      <w:r w:rsidR="00EA017E">
        <w:rPr>
          <w:rFonts w:hint="cs"/>
          <w:rtl/>
        </w:rPr>
        <w:t>עצלות ש</w:t>
      </w:r>
      <w:r w:rsidR="00D16104" w:rsidRPr="006F178A">
        <w:rPr>
          <w:rtl/>
        </w:rPr>
        <w:t xml:space="preserve">בישראל שלא עסקו בתורה </w:t>
      </w:r>
      <w:r w:rsidR="00D16104" w:rsidRPr="00C668B2">
        <w:rPr>
          <w:rtl/>
        </w:rPr>
        <w:t>נעשה</w:t>
      </w:r>
      <w:r w:rsidR="00EA017E" w:rsidRPr="00C668B2">
        <w:rPr>
          <w:rtl/>
        </w:rPr>
        <w:t xml:space="preserve"> מך</w:t>
      </w:r>
      <w:r w:rsidR="00E548D7" w:rsidRPr="00C668B2">
        <w:rPr>
          <w:rFonts w:hint="cs"/>
          <w:rtl/>
        </w:rPr>
        <w:t xml:space="preserve"> הוא</w:t>
      </w:r>
      <w:r w:rsidR="00EA017E" w:rsidRPr="00C668B2">
        <w:rPr>
          <w:rFonts w:hint="cs"/>
          <w:rtl/>
        </w:rPr>
        <w:t xml:space="preserve"> </w:t>
      </w:r>
      <w:r w:rsidR="00CC603F">
        <w:rPr>
          <w:rtl/>
        </w:rPr>
        <w:t>עני</w:t>
      </w:r>
      <w:r w:rsidR="00D16104" w:rsidRPr="00C668B2">
        <w:rPr>
          <w:rtl/>
        </w:rPr>
        <w:t xml:space="preserve"> </w:t>
      </w:r>
      <w:r w:rsidR="00EA017E" w:rsidRPr="00C668B2">
        <w:rPr>
          <w:rFonts w:hint="cs"/>
          <w:rtl/>
        </w:rPr>
        <w:t>ד</w:t>
      </w:r>
      <w:r w:rsidR="00EA017E" w:rsidRPr="00C668B2">
        <w:rPr>
          <w:rStyle w:val="af4"/>
          <w:rFonts w:hint="cs"/>
          <w:spacing w:val="-4"/>
          <w:rtl/>
        </w:rPr>
        <w:t>'</w:t>
      </w:r>
      <w:r w:rsidR="00D16104" w:rsidRPr="00C668B2">
        <w:rPr>
          <w:rStyle w:val="af4"/>
          <w:spacing w:val="-4"/>
          <w:rtl/>
        </w:rPr>
        <w:t>ואם מך</w:t>
      </w:r>
      <w:r w:rsidR="00D16104" w:rsidRPr="00C668B2">
        <w:rPr>
          <w:rStyle w:val="af4"/>
          <w:rFonts w:hint="cs"/>
          <w:spacing w:val="-4"/>
          <w:rtl/>
        </w:rPr>
        <w:t>'</w:t>
      </w:r>
      <w:r w:rsidR="00D16104" w:rsidRPr="00C668B2">
        <w:rPr>
          <w:rStyle w:val="af4"/>
          <w:spacing w:val="-4"/>
          <w:rtl/>
        </w:rPr>
        <w:t>,</w:t>
      </w:r>
      <w:r w:rsidR="00D16104" w:rsidRPr="00C668B2">
        <w:rPr>
          <w:rtl/>
        </w:rPr>
        <w:t xml:space="preserve"> </w:t>
      </w:r>
      <w:r w:rsidR="00EA017E" w:rsidRPr="00C668B2">
        <w:rPr>
          <w:rFonts w:hint="cs"/>
          <w:rtl/>
        </w:rPr>
        <w:t>והקב''ה הוא</w:t>
      </w:r>
      <w:r w:rsidR="00EA017E" w:rsidRPr="00C668B2">
        <w:rPr>
          <w:rStyle w:val="af4"/>
          <w:rFonts w:hint="cs"/>
          <w:spacing w:val="-4"/>
          <w:rtl/>
        </w:rPr>
        <w:t xml:space="preserve"> </w:t>
      </w:r>
      <w:r w:rsidR="00D16104" w:rsidRPr="006F057C">
        <w:rPr>
          <w:rStyle w:val="af4"/>
          <w:rFonts w:hint="cs"/>
          <w:rtl/>
        </w:rPr>
        <w:t>'</w:t>
      </w:r>
      <w:r w:rsidR="00D16104" w:rsidRPr="006F057C">
        <w:rPr>
          <w:rStyle w:val="af4"/>
          <w:rtl/>
        </w:rPr>
        <w:t>המקרה במים עליותיו</w:t>
      </w:r>
      <w:r w:rsidR="00D16104" w:rsidRPr="006F057C">
        <w:rPr>
          <w:rStyle w:val="af4"/>
          <w:rFonts w:hint="cs"/>
          <w:rtl/>
        </w:rPr>
        <w:t>'</w:t>
      </w:r>
      <w:r w:rsidR="00EA017E" w:rsidRPr="006F057C">
        <w:rPr>
          <w:rStyle w:val="af4"/>
          <w:rFonts w:hint="cs"/>
          <w:rtl/>
        </w:rPr>
        <w:t>.</w:t>
      </w:r>
    </w:p>
    <w:p w14:paraId="6B055B6C" w14:textId="73F1FB78" w:rsidR="00B8196E" w:rsidRPr="00B8196E" w:rsidRDefault="00D16104" w:rsidP="005661AD">
      <w:pPr>
        <w:pStyle w:val="36"/>
        <w:framePr w:wrap="notBeside"/>
        <w:rPr>
          <w:rtl/>
        </w:rPr>
      </w:pPr>
      <w:r w:rsidRPr="005661AD">
        <w:rPr>
          <w:rtl/>
        </w:rPr>
        <w:t>רב יוסף</w:t>
      </w:r>
      <w:r w:rsidR="00B8196E" w:rsidRPr="00B8196E">
        <w:rPr>
          <w:rtl/>
        </w:rPr>
        <w:t>:</w:t>
      </w:r>
    </w:p>
    <w:p w14:paraId="74E5D52D" w14:textId="08421AA8" w:rsidR="00EA017E" w:rsidRPr="005661AD" w:rsidRDefault="00EA017E" w:rsidP="005661AD">
      <w:pPr>
        <w:pStyle w:val="af3"/>
        <w:rPr>
          <w:rtl/>
        </w:rPr>
      </w:pPr>
      <w:r w:rsidRPr="005661AD">
        <w:rPr>
          <w:rFonts w:hint="cs"/>
          <w:rtl/>
        </w:rPr>
        <w:t>מ'</w:t>
      </w:r>
      <w:r>
        <w:rPr>
          <w:rStyle w:val="af4"/>
          <w:rtl/>
          <w:rPrChange w:id="9011" w:author="מנוע פסוקים" w:date="2026-10-05T16:38:46Z">
            <w:rPr>
              <w:rtl/>
            </w:rPr>
          </w:rPrChange>
        </w:rPr>
        <w:t xml:space="preserve">ועתה לא ראו אור בהיר הוא בשחקים ורוח עברה ותטהרם</w:t>
      </w:r>
      <w:r>
        <w:rPr>
          <w:rtl/>
        </w:rPr>
        <w:t xml:space="preserve">, </w:t>
      </w:r>
    </w:p>
    <w:p w14:paraId="74E5D52E" w14:textId="77777777" w:rsidR="00D16104" w:rsidRPr="00757D20" w:rsidRDefault="00D16104" w:rsidP="005661AD">
      <w:pPr>
        <w:pStyle w:val="afffffb"/>
        <w:rPr>
          <w:rtl/>
        </w:rPr>
      </w:pPr>
      <w:r w:rsidRPr="00757D20">
        <w:rPr>
          <w:rtl/>
        </w:rPr>
        <w:t xml:space="preserve">ואור </w:t>
      </w:r>
      <w:r w:rsidR="00EA017E">
        <w:rPr>
          <w:rFonts w:hint="cs"/>
          <w:rtl/>
        </w:rPr>
        <w:t xml:space="preserve">הוא </w:t>
      </w:r>
      <w:r w:rsidRPr="00757D20">
        <w:rPr>
          <w:rtl/>
        </w:rPr>
        <w:t xml:space="preserve">תורה, </w:t>
      </w:r>
      <w:r w:rsidR="00EA017E">
        <w:rPr>
          <w:rFonts w:hint="cs"/>
          <w:rtl/>
        </w:rPr>
        <w:t>ד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כי נר מצוה ותורה אור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.</w:t>
      </w:r>
    </w:p>
    <w:p w14:paraId="74E5D52F" w14:textId="77777777" w:rsidR="00E548D7" w:rsidRDefault="00D16104" w:rsidP="00F51015">
      <w:pPr>
        <w:pStyle w:val="afffffb"/>
        <w:spacing w:after="60"/>
        <w:rPr>
          <w:rtl/>
        </w:rPr>
      </w:pPr>
      <w:r w:rsidRPr="0063694C">
        <w:rPr>
          <w:rStyle w:val="af4"/>
          <w:rFonts w:hint="cs"/>
          <w:rtl/>
        </w:rPr>
        <w:lastRenderedPageBreak/>
        <w:t>'</w:t>
      </w:r>
      <w:r w:rsidRPr="0063694C">
        <w:rPr>
          <w:rStyle w:val="af4"/>
          <w:rtl/>
        </w:rPr>
        <w:t>בהיר הוא בשחקים</w:t>
      </w:r>
      <w:r w:rsidRPr="0063694C">
        <w:rPr>
          <w:rStyle w:val="af4"/>
          <w:rFonts w:hint="cs"/>
          <w:rtl/>
        </w:rPr>
        <w:t>'</w:t>
      </w:r>
      <w:r w:rsidRPr="0063694C">
        <w:rPr>
          <w:rStyle w:val="af4"/>
          <w:rtl/>
        </w:rPr>
        <w:t>,</w:t>
      </w:r>
      <w:r w:rsidR="00E548D7">
        <w:rPr>
          <w:rFonts w:hint="cs"/>
          <w:rtl/>
        </w:rPr>
        <w:t>-</w:t>
      </w:r>
      <w:r w:rsidRPr="006F178A">
        <w:rPr>
          <w:rtl/>
        </w:rPr>
        <w:t>אפילו בשעה שר</w:t>
      </w:r>
      <w:r w:rsidR="00481D24">
        <w:rPr>
          <w:rtl/>
        </w:rPr>
        <w:t xml:space="preserve">קיע נעשה בהורין להוריד </w:t>
      </w:r>
      <w:r w:rsidRPr="006F178A">
        <w:rPr>
          <w:rtl/>
        </w:rPr>
        <w:t xml:space="preserve">מטר - </w:t>
      </w:r>
      <w:r w:rsidRPr="00E548D7">
        <w:rPr>
          <w:rStyle w:val="af4"/>
          <w:rtl/>
        </w:rPr>
        <w:t>רוח עברה ותטהרם</w:t>
      </w:r>
      <w:r w:rsidRPr="006F178A">
        <w:rPr>
          <w:rtl/>
        </w:rPr>
        <w:t>.</w:t>
      </w:r>
    </w:p>
    <w:p w14:paraId="68297FA1" w14:textId="0194561A" w:rsidR="00B8196E" w:rsidRPr="00B8196E" w:rsidRDefault="00481D24" w:rsidP="005661AD">
      <w:pPr>
        <w:pStyle w:val="36"/>
        <w:framePr w:wrap="notBeside"/>
        <w:rPr>
          <w:rtl/>
        </w:rPr>
      </w:pPr>
      <w:r w:rsidRPr="005661AD">
        <w:rPr>
          <w:rFonts w:hint="cs"/>
          <w:rtl/>
        </w:rPr>
        <w:t>ו.</w:t>
      </w:r>
      <w:r w:rsidR="00D16104" w:rsidRPr="005661AD">
        <w:rPr>
          <w:rtl/>
        </w:rPr>
        <w:t xml:space="preserve"> ר"א</w:t>
      </w:r>
      <w:r w:rsidR="00B8196E" w:rsidRPr="00B8196E">
        <w:rPr>
          <w:rtl/>
        </w:rPr>
        <w:t>:</w:t>
      </w:r>
    </w:p>
    <w:p w14:paraId="74E5D530" w14:textId="375F9024" w:rsidR="00E548D7" w:rsidRDefault="00D16104" w:rsidP="0045747B">
      <w:pPr>
        <w:rPr>
          <w:rStyle w:val="af4"/>
          <w:rtl/>
        </w:rPr>
      </w:pPr>
      <w:r w:rsidRPr="006F178A">
        <w:rPr>
          <w:rtl/>
        </w:rPr>
        <w:t xml:space="preserve">אין הגשמים נעצרין אלא בעון </w:t>
      </w:r>
      <w:r w:rsidRPr="00053775">
        <w:rPr>
          <w:rFonts w:cs="PFT_Frank"/>
          <w:b/>
          <w:bCs/>
          <w:szCs w:val="14"/>
          <w:rtl/>
        </w:rPr>
        <w:t>גזל</w:t>
      </w:r>
      <w:r w:rsidRPr="006F178A">
        <w:rPr>
          <w:rtl/>
        </w:rPr>
        <w:t xml:space="preserve">, </w:t>
      </w:r>
      <w:r w:rsidR="00E548D7">
        <w:rPr>
          <w:rFonts w:hint="cs"/>
          <w:rtl/>
        </w:rPr>
        <w:t>ד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על כפים כסה אור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 xml:space="preserve"> </w:t>
      </w:r>
    </w:p>
    <w:p w14:paraId="74E5D531" w14:textId="77777777" w:rsidR="00FB0998" w:rsidRDefault="00E548D7" w:rsidP="00F51015">
      <w:pPr>
        <w:rPr>
          <w:rtl/>
        </w:rPr>
      </w:pPr>
      <w:r w:rsidRPr="00C668B2">
        <w:rPr>
          <w:rFonts w:hint="cs"/>
          <w:spacing w:val="-2"/>
          <w:rtl/>
        </w:rPr>
        <w:t>ו</w:t>
      </w:r>
      <w:r w:rsidR="00D16104" w:rsidRPr="00C668B2">
        <w:rPr>
          <w:spacing w:val="-2"/>
          <w:rtl/>
        </w:rPr>
        <w:t xml:space="preserve">כפים </w:t>
      </w:r>
      <w:r w:rsidRPr="00C668B2">
        <w:rPr>
          <w:rFonts w:hint="cs"/>
          <w:spacing w:val="-2"/>
          <w:rtl/>
        </w:rPr>
        <w:t xml:space="preserve">הוא </w:t>
      </w:r>
      <w:r w:rsidR="00D16104" w:rsidRPr="00C668B2">
        <w:rPr>
          <w:spacing w:val="-2"/>
          <w:rtl/>
        </w:rPr>
        <w:t xml:space="preserve">חמס </w:t>
      </w:r>
      <w:r w:rsidR="00D16104" w:rsidRPr="00C668B2">
        <w:rPr>
          <w:rStyle w:val="af4"/>
          <w:spacing w:val="-2"/>
          <w:rtl/>
        </w:rPr>
        <w:t>ד'ומן החמס אשר בכפיהם',</w:t>
      </w:r>
      <w:r w:rsidR="00D16104" w:rsidRPr="00C668B2">
        <w:rPr>
          <w:spacing w:val="-2"/>
          <w:rtl/>
        </w:rPr>
        <w:t xml:space="preserve"> </w:t>
      </w:r>
      <w:r w:rsidR="00D16104" w:rsidRPr="006F178A">
        <w:rPr>
          <w:rtl/>
        </w:rPr>
        <w:t xml:space="preserve">ואור </w:t>
      </w:r>
      <w:r>
        <w:rPr>
          <w:rFonts w:hint="cs"/>
          <w:rtl/>
        </w:rPr>
        <w:t>הוא</w:t>
      </w:r>
      <w:r w:rsidR="00D16104" w:rsidRPr="006F178A">
        <w:rPr>
          <w:rtl/>
        </w:rPr>
        <w:t xml:space="preserve"> מטר,</w:t>
      </w:r>
      <w:r w:rsidR="00FB0998">
        <w:rPr>
          <w:rStyle w:val="af4"/>
          <w:rFonts w:hint="cs"/>
          <w:rtl/>
        </w:rPr>
        <w:t xml:space="preserve"> </w:t>
      </w:r>
    </w:p>
    <w:p w14:paraId="74E5D532" w14:textId="77777777" w:rsidR="00E548D7" w:rsidRDefault="00D16104" w:rsidP="00F51015">
      <w:pPr>
        <w:rPr>
          <w:rtl/>
        </w:rPr>
      </w:pPr>
      <w:r w:rsidRPr="00FB0998">
        <w:rPr>
          <w:rtl/>
        </w:rPr>
        <w:t>ד</w:t>
      </w:r>
      <w:r w:rsidRPr="003215F9">
        <w:rPr>
          <w:rStyle w:val="af4"/>
          <w:rtl/>
        </w:rPr>
        <w:t>'יפיץ ענן אורו'.</w:t>
      </w:r>
      <w:r w:rsidR="00FB0998" w:rsidRPr="00905B95">
        <w:rPr>
          <w:rStyle w:val="afffd"/>
          <w:rFonts w:ascii="Fb Fontext" w:hAnsi="Fb Fontext" w:cs="PFT_Frank" w:hint="cs"/>
          <w:sz w:val="14"/>
          <w:szCs w:val="14"/>
          <w:rtl/>
        </w:rPr>
        <w:t xml:space="preserve"> </w:t>
      </w:r>
      <w:r w:rsidRPr="00905B95">
        <w:rPr>
          <w:rStyle w:val="afffd"/>
          <w:rFonts w:ascii="Fb Fontext" w:hAnsi="Fb Fontext" w:cs="PFT_Frank"/>
          <w:sz w:val="14"/>
          <w:szCs w:val="14"/>
          <w:rtl/>
        </w:rPr>
        <w:t>ותקנתו</w:t>
      </w:r>
      <w:r w:rsidRPr="006F178A">
        <w:rPr>
          <w:rtl/>
        </w:rPr>
        <w:t xml:space="preserve"> - ירבה בתפלה. </w:t>
      </w:r>
      <w:r w:rsidRPr="002C641B">
        <w:rPr>
          <w:rStyle w:val="af4"/>
          <w:rtl/>
        </w:rPr>
        <w:t>ד'ויצו עליה במפגיע',</w:t>
      </w:r>
      <w:r w:rsidRPr="006F178A">
        <w:rPr>
          <w:rtl/>
        </w:rPr>
        <w:t xml:space="preserve"> </w:t>
      </w:r>
    </w:p>
    <w:p w14:paraId="74E5D533" w14:textId="77777777" w:rsidR="00D16104" w:rsidRDefault="00D16104" w:rsidP="00F51015">
      <w:pPr>
        <w:spacing w:after="60"/>
        <w:rPr>
          <w:rStyle w:val="af4"/>
          <w:rtl/>
        </w:rPr>
      </w:pPr>
      <w:r w:rsidRPr="006F178A">
        <w:rPr>
          <w:rtl/>
        </w:rPr>
        <w:t xml:space="preserve">פגיעה </w:t>
      </w:r>
      <w:r w:rsidR="00E548D7">
        <w:rPr>
          <w:rFonts w:hint="cs"/>
          <w:rtl/>
        </w:rPr>
        <w:t>היא</w:t>
      </w:r>
      <w:r w:rsidRPr="006F178A">
        <w:rPr>
          <w:rtl/>
        </w:rPr>
        <w:t xml:space="preserve"> תפלה,</w:t>
      </w:r>
      <w:r w:rsidR="00E548D7">
        <w:rPr>
          <w:rFonts w:hint="cs"/>
          <w:rtl/>
        </w:rPr>
        <w:t xml:space="preserve"> ד</w:t>
      </w:r>
      <w:r w:rsidRPr="005C3F27">
        <w:rPr>
          <w:rStyle w:val="af4"/>
          <w:rtl/>
        </w:rPr>
        <w:t>אל תתפלל וגו' ואל תפגע בי.</w:t>
      </w:r>
    </w:p>
    <w:p w14:paraId="5A11BE96" w14:textId="68343A68" w:rsidR="00F51015" w:rsidRPr="00E02823" w:rsidRDefault="00E02823" w:rsidP="005F69DF">
      <w:pPr>
        <w:pStyle w:val="afffff8"/>
        <w:rPr>
          <w:rtl/>
        </w:rPr>
      </w:pPr>
      <w:r w:rsidRPr="00E02823">
        <w:rPr>
          <w:rFonts w:hint="cs"/>
          <w:rtl/>
        </w:rPr>
        <w:t>ג דרשות</w:t>
      </w:r>
      <w:r w:rsidR="005F69DF">
        <w:rPr>
          <w:rFonts w:hint="cs"/>
          <w:rtl/>
        </w:rPr>
        <w:t xml:space="preserve"> </w:t>
      </w:r>
      <w:r w:rsidR="00AE7C0C">
        <w:rPr>
          <w:rFonts w:hint="cs"/>
          <w:rtl/>
        </w:rPr>
        <w:t xml:space="preserve">בקרא </w:t>
      </w:r>
      <w:r w:rsidR="00AE7C0C" w:rsidRPr="008D7C24">
        <w:rPr>
          <w:rStyle w:val="af4"/>
          <w:rFonts w:hint="cs"/>
          <w:rtl/>
        </w:rPr>
        <w:t>ד</w:t>
      </w:r>
      <w:r w:rsidR="008D7C24" w:rsidRPr="008D7C24">
        <w:rPr>
          <w:rStyle w:val="af4"/>
          <w:rFonts w:hint="cs"/>
          <w:rtl/>
        </w:rPr>
        <w:t>'</w:t>
      </w:r>
      <w:r w:rsidR="00AE7C0C" w:rsidRPr="008D7C24">
        <w:rPr>
          <w:rStyle w:val="af4"/>
          <w:rFonts w:hint="cs"/>
          <w:rtl/>
        </w:rPr>
        <w:t>אם קהה הברזל</w:t>
      </w:r>
      <w:r w:rsidR="008D7C24" w:rsidRPr="008D7C24">
        <w:rPr>
          <w:rStyle w:val="af4"/>
          <w:rFonts w:hint="cs"/>
          <w:rtl/>
        </w:rPr>
        <w:t>'</w:t>
      </w:r>
    </w:p>
    <w:p w14:paraId="7576EA46" w14:textId="50781C05" w:rsidR="00B8196E" w:rsidRPr="00B8196E" w:rsidRDefault="00D76F36" w:rsidP="004D727E">
      <w:pPr>
        <w:pStyle w:val="36"/>
        <w:framePr w:wrap="notBeside"/>
        <w:rPr>
          <w:rtl/>
        </w:rPr>
      </w:pPr>
      <w:r w:rsidRPr="004D727E">
        <w:rPr>
          <w:rFonts w:hint="cs"/>
          <w:rtl/>
        </w:rPr>
        <w:t>א</w:t>
      </w:r>
      <w:r w:rsidR="00481D24" w:rsidRPr="004D727E">
        <w:rPr>
          <w:rFonts w:hint="cs"/>
          <w:rtl/>
        </w:rPr>
        <w:t xml:space="preserve">. </w:t>
      </w:r>
      <w:r w:rsidR="00E548D7" w:rsidRPr="004D727E">
        <w:rPr>
          <w:rtl/>
        </w:rPr>
        <w:t>ר</w:t>
      </w:r>
      <w:r w:rsidR="00E548D7" w:rsidRPr="004D727E">
        <w:rPr>
          <w:rFonts w:hint="cs"/>
          <w:rtl/>
        </w:rPr>
        <w:t>"א</w:t>
      </w:r>
      <w:r w:rsidR="00B8196E" w:rsidRPr="00B8196E">
        <w:rPr>
          <w:rtl/>
        </w:rPr>
        <w:t>:</w:t>
      </w:r>
    </w:p>
    <w:p w14:paraId="74E5D534" w14:textId="0585B4D4" w:rsidR="00E548D7" w:rsidRPr="009C5606" w:rsidRDefault="00D16104" w:rsidP="0045747B">
      <w:pPr>
        <w:rPr>
          <w:rFonts w:ascii="Fb Fontext" w:hAnsi="Fb Fontext"/>
          <w:spacing w:val="-8"/>
          <w:rtl/>
        </w:rPr>
      </w:pPr>
      <w:r w:rsidRPr="004D727E">
        <w:rPr>
          <w:rStyle w:val="af4"/>
          <w:rtl/>
        </w:rPr>
        <w:t>אם קהה הברזל</w:t>
      </w:r>
      <w:r w:rsidRPr="009C5606">
        <w:rPr>
          <w:rStyle w:val="af4"/>
          <w:spacing w:val="-8"/>
          <w:rtl/>
        </w:rPr>
        <w:t xml:space="preserve"> </w:t>
      </w:r>
      <w:r w:rsidRPr="004D727E">
        <w:rPr>
          <w:spacing w:val="-2"/>
          <w:rtl/>
        </w:rPr>
        <w:t xml:space="preserve">אם ראית </w:t>
      </w:r>
      <w:r w:rsidR="00E548D7" w:rsidRPr="004D727E">
        <w:rPr>
          <w:spacing w:val="-2"/>
          <w:rtl/>
        </w:rPr>
        <w:t>רקיע שקיהה כברזל מלהוריד</w:t>
      </w:r>
      <w:r w:rsidR="00E548D7" w:rsidRPr="004D727E">
        <w:rPr>
          <w:rFonts w:hint="cs"/>
          <w:spacing w:val="-2"/>
          <w:rtl/>
        </w:rPr>
        <w:t xml:space="preserve"> טל ומטר,</w:t>
      </w:r>
    </w:p>
    <w:p w14:paraId="74E5D535" w14:textId="77777777" w:rsidR="00D16104" w:rsidRPr="006F178A" w:rsidRDefault="00E548D7" w:rsidP="004D727E">
      <w:pPr>
        <w:rPr>
          <w:rtl/>
        </w:rPr>
      </w:pP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והוא לא פנים קלקל</w:t>
      </w:r>
      <w:r w:rsidRPr="00E72218">
        <w:rPr>
          <w:rStyle w:val="af4"/>
          <w:rFonts w:hint="cs"/>
          <w:rtl/>
        </w:rPr>
        <w:t>'</w:t>
      </w:r>
      <w:r w:rsidR="00D16104" w:rsidRPr="006F178A">
        <w:rPr>
          <w:rFonts w:ascii="Fb Fontext" w:hAnsi="Fb Fontext"/>
          <w:rtl/>
        </w:rPr>
        <w:t xml:space="preserve"> בשביל מעשה הדור שמקולקלין</w:t>
      </w:r>
      <w:r w:rsidR="00D16104" w:rsidRPr="00E72218">
        <w:rPr>
          <w:rStyle w:val="af4"/>
          <w:rtl/>
        </w:rPr>
        <w:t>.</w:t>
      </w:r>
    </w:p>
    <w:p w14:paraId="74E5D536" w14:textId="77777777" w:rsidR="00E548D7" w:rsidRDefault="00E548D7" w:rsidP="004D727E">
      <w:pPr>
        <w:rPr>
          <w:rStyle w:val="af4"/>
          <w:rtl/>
        </w:rPr>
      </w:pPr>
      <w:r w:rsidRPr="00D67F2E">
        <w:rPr>
          <w:rStyle w:val="afffd"/>
          <w:rFonts w:ascii="Fb Fontext" w:hAnsi="Fb Fontext" w:cs="PFT_Frank" w:hint="cs"/>
          <w:b/>
          <w:sz w:val="20"/>
          <w:szCs w:val="14"/>
          <w:rtl/>
        </w:rPr>
        <w:t>ו</w:t>
      </w:r>
      <w:r w:rsidR="00D16104" w:rsidRPr="00D67F2E">
        <w:rPr>
          <w:rStyle w:val="afffd"/>
          <w:rFonts w:ascii="Fb Fontext" w:hAnsi="Fb Fontext" w:cs="PFT_Frank"/>
          <w:b/>
          <w:sz w:val="20"/>
          <w:szCs w:val="14"/>
          <w:rtl/>
        </w:rPr>
        <w:t>תקנתן</w:t>
      </w:r>
      <w:r w:rsidR="00D16104" w:rsidRPr="006F178A">
        <w:rPr>
          <w:rFonts w:ascii="Fb Fontext" w:hAnsi="Fb Fontext"/>
          <w:sz w:val="20"/>
          <w:rtl/>
        </w:rPr>
        <w:t xml:space="preserve"> </w:t>
      </w:r>
      <w:r w:rsidR="00D16104" w:rsidRPr="00A824E4">
        <w:rPr>
          <w:rStyle w:val="af4"/>
          <w:rtl/>
        </w:rPr>
        <w:t xml:space="preserve">'וחילים יגבר </w:t>
      </w:r>
      <w:r>
        <w:rPr>
          <w:rStyle w:val="af4"/>
          <w:rFonts w:hint="cs"/>
          <w:rtl/>
        </w:rPr>
        <w:t>-</w:t>
      </w:r>
      <w:r w:rsidRPr="006F178A">
        <w:rPr>
          <w:rFonts w:ascii="Fb Fontext" w:hAnsi="Fb Fontext"/>
          <w:sz w:val="20"/>
          <w:rtl/>
        </w:rPr>
        <w:t>יתגברו ברחמים</w:t>
      </w:r>
      <w:r>
        <w:rPr>
          <w:rFonts w:ascii="Fb Fontext" w:hAnsi="Fb Fontext" w:hint="cs"/>
          <w:sz w:val="20"/>
          <w:rtl/>
        </w:rPr>
        <w:t>.</w:t>
      </w:r>
    </w:p>
    <w:p w14:paraId="74E5D537" w14:textId="77777777" w:rsidR="00D16104" w:rsidRPr="006F178A" w:rsidRDefault="00D16104" w:rsidP="00E30582">
      <w:pPr>
        <w:spacing w:after="60"/>
        <w:rPr>
          <w:rtl/>
        </w:rPr>
      </w:pPr>
      <w:r w:rsidRPr="00A824E4">
        <w:rPr>
          <w:rStyle w:val="af4"/>
          <w:rtl/>
        </w:rPr>
        <w:t xml:space="preserve">ויתרון הכשיר חכמה' </w:t>
      </w:r>
      <w:r w:rsidR="00E548D7">
        <w:rPr>
          <w:rFonts w:ascii="Fb Fontext" w:hAnsi="Fb Fontext" w:hint="cs"/>
          <w:sz w:val="20"/>
          <w:rtl/>
        </w:rPr>
        <w:t xml:space="preserve">- </w:t>
      </w:r>
      <w:r w:rsidRPr="006F178A">
        <w:rPr>
          <w:rFonts w:ascii="Fb Fontext" w:hAnsi="Fb Fontext"/>
          <w:sz w:val="20"/>
          <w:rtl/>
        </w:rPr>
        <w:t>כ"ש אם הוכשרו מעשיהן מ</w:t>
      </w:r>
      <w:r w:rsidR="0036143F">
        <w:rPr>
          <w:rFonts w:ascii="Fb Fontext" w:hAnsi="Fb Fontext" w:hint="cs"/>
          <w:sz w:val="20"/>
          <w:rtl/>
        </w:rPr>
        <w:t>תחילה</w:t>
      </w:r>
      <w:r w:rsidRPr="006F178A">
        <w:rPr>
          <w:rFonts w:ascii="Fb Fontext" w:hAnsi="Fb Fontext"/>
          <w:sz w:val="20"/>
          <w:rtl/>
        </w:rPr>
        <w:t>.</w:t>
      </w:r>
    </w:p>
    <w:p w14:paraId="17FF831D" w14:textId="353AA369" w:rsidR="00B8196E" w:rsidRPr="00B8196E" w:rsidRDefault="00D76F36" w:rsidP="004D727E">
      <w:pPr>
        <w:pStyle w:val="36"/>
        <w:framePr w:wrap="notBeside"/>
        <w:rPr>
          <w:rtl/>
        </w:rPr>
      </w:pPr>
      <w:r w:rsidRPr="004D727E">
        <w:rPr>
          <w:rFonts w:hint="cs"/>
          <w:rtl/>
        </w:rPr>
        <w:t xml:space="preserve">ב. </w:t>
      </w:r>
      <w:r w:rsidR="00D16104" w:rsidRPr="004D727E">
        <w:rPr>
          <w:rtl/>
        </w:rPr>
        <w:t>ר"ל</w:t>
      </w:r>
      <w:r w:rsidR="00B8196E" w:rsidRPr="00B8196E">
        <w:rPr>
          <w:rtl/>
        </w:rPr>
        <w:t>:</w:t>
      </w:r>
    </w:p>
    <w:p w14:paraId="68EDBE70" w14:textId="007B5F31" w:rsidR="004D727E" w:rsidRDefault="00481D24" w:rsidP="00AE7187">
      <w:pPr>
        <w:rPr>
          <w:rFonts w:ascii="Fb Fontext" w:hAnsi="Fb Fontext"/>
          <w:sz w:val="20"/>
          <w:rtl/>
        </w:rPr>
      </w:pPr>
      <w:r>
        <w:rPr>
          <w:rStyle w:val="af4"/>
          <w:rFonts w:hint="cs"/>
          <w:rtl/>
        </w:rPr>
        <w:t>'</w:t>
      </w:r>
      <w:r w:rsidR="00D76F36">
        <w:rPr>
          <w:rStyle w:val="af4"/>
          <w:rFonts w:hint="cs"/>
          <w:rtl/>
        </w:rPr>
        <w:t>ק</w:t>
      </w:r>
      <w:r>
        <w:rPr>
          <w:rStyle w:val="af4"/>
          <w:rFonts w:hint="cs"/>
          <w:rtl/>
        </w:rPr>
        <w:t>הה הברזל' -</w:t>
      </w:r>
      <w:r>
        <w:rPr>
          <w:rStyle w:val="afffff3"/>
          <w:rFonts w:hint="cs"/>
          <w:rtl/>
        </w:rPr>
        <w:t xml:space="preserve"> </w:t>
      </w:r>
      <w:r>
        <w:rPr>
          <w:rFonts w:ascii="Fb Fontext" w:hAnsi="Fb Fontext"/>
          <w:sz w:val="20"/>
          <w:rtl/>
        </w:rPr>
        <w:t>תלמיד ש</w:t>
      </w:r>
      <w:r w:rsidR="00AE7187">
        <w:rPr>
          <w:rFonts w:ascii="Fb Fontext" w:hAnsi="Fb Fontext" w:hint="cs"/>
          <w:sz w:val="20"/>
          <w:rtl/>
        </w:rPr>
        <w:t>ת</w:t>
      </w:r>
      <w:r>
        <w:rPr>
          <w:rFonts w:ascii="Fb Fontext" w:hAnsi="Fb Fontext"/>
          <w:sz w:val="20"/>
          <w:rtl/>
        </w:rPr>
        <w:t>למודו קשה עליו</w:t>
      </w:r>
      <w:r>
        <w:rPr>
          <w:rFonts w:ascii="Fb Fontext" w:hAnsi="Fb Fontext" w:hint="cs"/>
          <w:sz w:val="20"/>
          <w:rtl/>
        </w:rPr>
        <w:t xml:space="preserve"> </w:t>
      </w:r>
      <w:r w:rsidR="00D16104">
        <w:rPr>
          <w:rFonts w:ascii="Fb Fontext" w:hAnsi="Fb Fontext"/>
          <w:sz w:val="20"/>
          <w:rtl/>
        </w:rPr>
        <w:t>כברזל</w:t>
      </w:r>
      <w:r>
        <w:rPr>
          <w:rFonts w:ascii="Fb Fontext" w:hAnsi="Fb Fontext" w:hint="cs"/>
          <w:sz w:val="20"/>
          <w:rtl/>
        </w:rPr>
        <w:t xml:space="preserve">, </w:t>
      </w:r>
      <w:r w:rsidR="00D16104" w:rsidRPr="006F178A">
        <w:rPr>
          <w:rFonts w:ascii="Fb Fontext" w:hAnsi="Fb Fontext"/>
          <w:sz w:val="20"/>
          <w:rtl/>
        </w:rPr>
        <w:t xml:space="preserve"> </w:t>
      </w:r>
    </w:p>
    <w:p w14:paraId="74E5D538" w14:textId="79999CAA" w:rsidR="00E548D7" w:rsidRPr="00481D24" w:rsidRDefault="00481D24" w:rsidP="00AE7187">
      <w:pPr>
        <w:rPr>
          <w:rStyle w:val="afffd"/>
          <w:rFonts w:ascii="Fb Fontext" w:hAnsi="Fb Fontext"/>
          <w:bCs w:val="0"/>
          <w:sz w:val="20"/>
          <w:rtl/>
        </w:rPr>
      </w:pPr>
      <w:r w:rsidRPr="00E548D7">
        <w:rPr>
          <w:rStyle w:val="af4"/>
          <w:rFonts w:hint="cs"/>
          <w:rtl/>
        </w:rPr>
        <w:t>הוא לא פנים קלקל</w:t>
      </w:r>
      <w:r>
        <w:rPr>
          <w:rStyle w:val="af4"/>
          <w:rFonts w:hint="cs"/>
          <w:rtl/>
        </w:rPr>
        <w:t xml:space="preserve"> - </w:t>
      </w:r>
      <w:r w:rsidR="00D16104" w:rsidRPr="006F178A">
        <w:rPr>
          <w:rFonts w:ascii="Fb Fontext" w:hAnsi="Fb Fontext"/>
          <w:sz w:val="20"/>
          <w:rtl/>
        </w:rPr>
        <w:t>בשביל משנתו שאינה</w:t>
      </w:r>
      <w:r w:rsidR="00AE7187">
        <w:rPr>
          <w:rFonts w:ascii="Fb Fontext" w:hAnsi="Fb Fontext"/>
          <w:sz w:val="20"/>
          <w:rtl/>
        </w:rPr>
        <w:t xml:space="preserve"> סדורה</w:t>
      </w:r>
      <w:r w:rsidR="00D16104" w:rsidRPr="006F178A">
        <w:rPr>
          <w:rFonts w:ascii="Fb Fontext" w:hAnsi="Fb Fontext"/>
          <w:sz w:val="20"/>
          <w:rtl/>
        </w:rPr>
        <w:t xml:space="preserve">, </w:t>
      </w:r>
    </w:p>
    <w:p w14:paraId="74E5D539" w14:textId="42BA557B" w:rsidR="00E548D7" w:rsidRDefault="00D16104" w:rsidP="004D727E">
      <w:pPr>
        <w:rPr>
          <w:rStyle w:val="af4"/>
          <w:rtl/>
        </w:rPr>
      </w:pPr>
      <w:r w:rsidRPr="00905B95">
        <w:rPr>
          <w:rStyle w:val="afffd"/>
          <w:rFonts w:ascii="Fb Fontext" w:hAnsi="Fb Fontext" w:cs="PFT_Frank" w:hint="cs"/>
          <w:sz w:val="14"/>
          <w:szCs w:val="14"/>
          <w:rtl/>
        </w:rPr>
        <w:t>ו</w:t>
      </w:r>
      <w:r w:rsidRPr="00905B95">
        <w:rPr>
          <w:rStyle w:val="afffd"/>
          <w:rFonts w:ascii="Fb Fontext" w:hAnsi="Fb Fontext" w:cs="PFT_Frank"/>
          <w:sz w:val="14"/>
          <w:szCs w:val="14"/>
          <w:rtl/>
        </w:rPr>
        <w:t>תקנת</w:t>
      </w:r>
      <w:r w:rsidRPr="00905B95">
        <w:rPr>
          <w:rStyle w:val="afffd"/>
          <w:rFonts w:ascii="Fb Fontext" w:hAnsi="Fb Fontext" w:cs="PFT_Frank" w:hint="cs"/>
          <w:sz w:val="14"/>
          <w:szCs w:val="14"/>
          <w:rtl/>
        </w:rPr>
        <w:t>ו</w:t>
      </w:r>
      <w:r w:rsidRPr="006F178A">
        <w:rPr>
          <w:rFonts w:ascii="Fb Fontext" w:hAnsi="Fb Fontext"/>
          <w:rtl/>
        </w:rPr>
        <w:t xml:space="preserve"> - 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וחילים יגבר</w:t>
      </w:r>
      <w:r w:rsidRPr="00E72218">
        <w:rPr>
          <w:rStyle w:val="af4"/>
          <w:rFonts w:hint="cs"/>
          <w:rtl/>
        </w:rPr>
        <w:t>'</w:t>
      </w:r>
      <w:r w:rsidR="00E548D7">
        <w:rPr>
          <w:rStyle w:val="af4"/>
          <w:rFonts w:hint="cs"/>
          <w:rtl/>
        </w:rPr>
        <w:t xml:space="preserve"> </w:t>
      </w:r>
      <w:r w:rsidR="00E548D7" w:rsidRPr="00E548D7">
        <w:rPr>
          <w:rFonts w:hint="cs"/>
          <w:rtl/>
        </w:rPr>
        <w:t>ירבה בישיבה</w:t>
      </w:r>
      <w:r>
        <w:rPr>
          <w:rStyle w:val="af4"/>
          <w:rFonts w:hint="cs"/>
          <w:rtl/>
        </w:rPr>
        <w:t xml:space="preserve">, </w:t>
      </w:r>
    </w:p>
    <w:p w14:paraId="74E5D53A" w14:textId="77777777" w:rsidR="00D16104" w:rsidRPr="006F178A" w:rsidRDefault="00D16104" w:rsidP="00BA7C03">
      <w:pPr>
        <w:spacing w:after="60"/>
        <w:rPr>
          <w:rtl/>
        </w:rPr>
      </w:pPr>
      <w:r w:rsidRPr="005C3F27">
        <w:rPr>
          <w:rStyle w:val="af4"/>
          <w:rtl/>
        </w:rPr>
        <w:t>ויתרון הכשיר חכמה</w:t>
      </w:r>
      <w:r>
        <w:rPr>
          <w:rStyle w:val="af4"/>
          <w:rFonts w:hint="cs"/>
          <w:rtl/>
        </w:rPr>
        <w:t>'</w:t>
      </w:r>
      <w:r w:rsidRPr="005C3F27">
        <w:rPr>
          <w:rStyle w:val="af4"/>
          <w:rtl/>
        </w:rPr>
        <w:t xml:space="preserve"> </w:t>
      </w:r>
      <w:r w:rsidR="00481D24">
        <w:rPr>
          <w:rFonts w:hint="cs"/>
          <w:rtl/>
        </w:rPr>
        <w:t xml:space="preserve">- </w:t>
      </w:r>
      <w:r w:rsidRPr="006F178A">
        <w:rPr>
          <w:rtl/>
        </w:rPr>
        <w:t xml:space="preserve">כ"ש </w:t>
      </w:r>
      <w:r w:rsidR="00481D24">
        <w:rPr>
          <w:rFonts w:hint="cs"/>
          <w:rtl/>
        </w:rPr>
        <w:t>כש</w:t>
      </w:r>
      <w:r w:rsidRPr="006F178A">
        <w:rPr>
          <w:rtl/>
        </w:rPr>
        <w:t>משנתו סדורה לו מ</w:t>
      </w:r>
      <w:r w:rsidR="0036143F">
        <w:rPr>
          <w:rFonts w:hint="cs"/>
          <w:rtl/>
        </w:rPr>
        <w:t>תחילה</w:t>
      </w:r>
      <w:r w:rsidRPr="006F178A">
        <w:rPr>
          <w:rtl/>
        </w:rPr>
        <w:t>.</w:t>
      </w:r>
    </w:p>
    <w:p w14:paraId="622FBBF6" w14:textId="61C6973D" w:rsidR="00B8196E" w:rsidRPr="00B8196E" w:rsidRDefault="00D16104" w:rsidP="00BA7C03">
      <w:pPr>
        <w:pStyle w:val="36"/>
        <w:framePr w:wrap="notBeside"/>
        <w:rPr>
          <w:rtl/>
        </w:rPr>
      </w:pPr>
      <w:r w:rsidRPr="00BA7C03">
        <w:rPr>
          <w:rtl/>
        </w:rPr>
        <w:t>ר"ל</w:t>
      </w:r>
      <w:r w:rsidR="00B8196E" w:rsidRPr="00B8196E">
        <w:rPr>
          <w:rFonts w:hint="cs"/>
          <w:rtl/>
        </w:rPr>
        <w:t>:</w:t>
      </w:r>
    </w:p>
    <w:p w14:paraId="74E5D53B" w14:textId="242608E3" w:rsidR="00D16104" w:rsidRPr="00A13C0E" w:rsidRDefault="00D16104" w:rsidP="0045747B">
      <w:pPr>
        <w:rPr>
          <w:rStyle w:val="afffff3"/>
          <w:spacing w:val="-2"/>
          <w:rtl/>
        </w:rPr>
      </w:pPr>
      <w:r w:rsidRPr="00A13C0E">
        <w:rPr>
          <w:spacing w:val="-2"/>
          <w:rtl/>
        </w:rPr>
        <w:t>מסדר מ</w:t>
      </w:r>
      <w:r w:rsidRPr="00A13C0E">
        <w:rPr>
          <w:rFonts w:hint="cs"/>
          <w:spacing w:val="-2"/>
          <w:rtl/>
        </w:rPr>
        <w:t>שנתו</w:t>
      </w:r>
      <w:r w:rsidR="00E548D7" w:rsidRPr="00A13C0E">
        <w:rPr>
          <w:spacing w:val="-2"/>
          <w:rtl/>
        </w:rPr>
        <w:t xml:space="preserve"> </w:t>
      </w:r>
      <w:r w:rsidR="00E548D7" w:rsidRPr="00A13C0E">
        <w:rPr>
          <w:rFonts w:hint="cs"/>
          <w:spacing w:val="-2"/>
          <w:rtl/>
        </w:rPr>
        <w:t xml:space="preserve">מ' פעם, </w:t>
      </w:r>
      <w:r w:rsidRPr="00A13C0E">
        <w:rPr>
          <w:spacing w:val="-2"/>
          <w:rtl/>
        </w:rPr>
        <w:t xml:space="preserve">כנגד מ' יום שניתנה תורה, </w:t>
      </w:r>
      <w:r w:rsidRPr="00A13C0E">
        <w:rPr>
          <w:rStyle w:val="afffff3"/>
          <w:spacing w:val="-2"/>
          <w:rtl/>
        </w:rPr>
        <w:t>וע</w:t>
      </w:r>
      <w:r w:rsidRPr="00A13C0E">
        <w:rPr>
          <w:rStyle w:val="afffff3"/>
          <w:rFonts w:hint="cs"/>
          <w:spacing w:val="-2"/>
          <w:rtl/>
        </w:rPr>
        <w:t>לה</w:t>
      </w:r>
      <w:r w:rsidR="00481D24" w:rsidRPr="00A13C0E">
        <w:rPr>
          <w:rStyle w:val="afffff3"/>
          <w:rFonts w:hint="cs"/>
          <w:spacing w:val="-2"/>
          <w:rtl/>
        </w:rPr>
        <w:t xml:space="preserve"> ל</w:t>
      </w:r>
      <w:r w:rsidRPr="00A13C0E">
        <w:rPr>
          <w:rStyle w:val="afffff3"/>
          <w:rFonts w:hint="cs"/>
          <w:spacing w:val="-2"/>
          <w:rtl/>
        </w:rPr>
        <w:t>רי''ו</w:t>
      </w:r>
      <w:r w:rsidRPr="00A13C0E">
        <w:rPr>
          <w:rStyle w:val="afffff3"/>
          <w:spacing w:val="-2"/>
          <w:rtl/>
        </w:rPr>
        <w:t xml:space="preserve"> </w:t>
      </w:r>
    </w:p>
    <w:p w14:paraId="302A7D75" w14:textId="446D00E9" w:rsidR="00B8196E" w:rsidRPr="00B8196E" w:rsidRDefault="00D16104" w:rsidP="00BA7C03">
      <w:pPr>
        <w:pStyle w:val="36"/>
        <w:framePr w:wrap="notBeside"/>
        <w:rPr>
          <w:rtl/>
        </w:rPr>
      </w:pPr>
      <w:r w:rsidRPr="00BA7C03">
        <w:rPr>
          <w:rtl/>
        </w:rPr>
        <w:t>ראב"א</w:t>
      </w:r>
      <w:r w:rsidR="00B8196E" w:rsidRPr="00B8196E">
        <w:rPr>
          <w:rFonts w:hint="cs"/>
          <w:rtl/>
        </w:rPr>
        <w:t>:</w:t>
      </w:r>
    </w:p>
    <w:p w14:paraId="74E5D53C" w14:textId="672FCF24" w:rsidR="00D16104" w:rsidRPr="006F178A" w:rsidRDefault="00D16104" w:rsidP="00E02823">
      <w:pPr>
        <w:spacing w:after="60"/>
        <w:rPr>
          <w:rtl/>
        </w:rPr>
      </w:pPr>
      <w:r w:rsidRPr="00E548D7">
        <w:rPr>
          <w:rtl/>
        </w:rPr>
        <w:t>מסדר מ</w:t>
      </w:r>
      <w:r w:rsidRPr="00E548D7">
        <w:rPr>
          <w:rFonts w:hint="cs"/>
          <w:rtl/>
        </w:rPr>
        <w:t>שנתו</w:t>
      </w:r>
      <w:r w:rsidRPr="00E548D7">
        <w:rPr>
          <w:rtl/>
        </w:rPr>
        <w:t xml:space="preserve"> כ"ד </w:t>
      </w:r>
      <w:r w:rsidR="00FB0998">
        <w:rPr>
          <w:rFonts w:hint="cs"/>
          <w:rtl/>
        </w:rPr>
        <w:t>פעם</w:t>
      </w:r>
      <w:r w:rsidRPr="00E548D7">
        <w:rPr>
          <w:rtl/>
        </w:rPr>
        <w:t xml:space="preserve"> כנגד ת</w:t>
      </w:r>
      <w:r w:rsidR="00E548D7">
        <w:rPr>
          <w:rFonts w:hint="cs"/>
          <w:rtl/>
        </w:rPr>
        <w:t xml:space="preserve">נ"ך </w:t>
      </w:r>
      <w:r w:rsidR="00E548D7" w:rsidRPr="00E548D7">
        <w:rPr>
          <w:rStyle w:val="afffffc"/>
          <w:rFonts w:hint="cs"/>
          <w:rtl/>
        </w:rPr>
        <w:t>כ"ד ספרים</w:t>
      </w:r>
      <w:r w:rsidRPr="00E548D7">
        <w:rPr>
          <w:rtl/>
        </w:rPr>
        <w:t xml:space="preserve">. </w:t>
      </w:r>
      <w:r w:rsidRPr="00481D24">
        <w:rPr>
          <w:rStyle w:val="afffff3"/>
          <w:rtl/>
        </w:rPr>
        <w:t>וע</w:t>
      </w:r>
      <w:r w:rsidRPr="00481D24">
        <w:rPr>
          <w:rStyle w:val="afffff3"/>
          <w:rFonts w:hint="cs"/>
          <w:rtl/>
        </w:rPr>
        <w:t xml:space="preserve">לה </w:t>
      </w:r>
      <w:r w:rsidR="00FB0998" w:rsidRPr="00481D24">
        <w:rPr>
          <w:rStyle w:val="afffff3"/>
          <w:rFonts w:hint="cs"/>
          <w:rtl/>
        </w:rPr>
        <w:t>ל</w:t>
      </w:r>
      <w:r w:rsidRPr="00481D24">
        <w:rPr>
          <w:rStyle w:val="afffff3"/>
          <w:rtl/>
        </w:rPr>
        <w:t>רבא.</w:t>
      </w:r>
    </w:p>
    <w:p w14:paraId="3E726B61" w14:textId="42F8F3CF" w:rsidR="00B8196E" w:rsidRPr="00B8196E" w:rsidRDefault="00D76F36" w:rsidP="00BA7C03">
      <w:pPr>
        <w:pStyle w:val="36"/>
        <w:framePr w:wrap="notBeside"/>
        <w:rPr>
          <w:rtl/>
        </w:rPr>
      </w:pPr>
      <w:r w:rsidRPr="00BA7C03">
        <w:rPr>
          <w:rFonts w:hint="cs"/>
          <w:rtl/>
        </w:rPr>
        <w:t xml:space="preserve">ג. </w:t>
      </w:r>
      <w:r w:rsidR="00D16104" w:rsidRPr="00BA7C03">
        <w:rPr>
          <w:rtl/>
        </w:rPr>
        <w:t>רבא</w:t>
      </w:r>
      <w:r w:rsidR="00B8196E" w:rsidRPr="00B8196E">
        <w:rPr>
          <w:rtl/>
        </w:rPr>
        <w:t>:</w:t>
      </w:r>
    </w:p>
    <w:p w14:paraId="74E5D53D" w14:textId="549A4C6A" w:rsidR="00E548D7" w:rsidRPr="00C668B2" w:rsidRDefault="00BA25B7" w:rsidP="0045747B">
      <w:pPr>
        <w:rPr>
          <w:rtl/>
        </w:rPr>
      </w:pPr>
      <w:r>
        <w:rPr>
          <w:rStyle w:val="af4"/>
          <w:rFonts w:hint="cs"/>
          <w:spacing w:val="-4"/>
          <w:rtl/>
        </w:rPr>
        <w:t>אם קהה הברזל</w:t>
      </w:r>
      <w:r w:rsidR="00E548D7" w:rsidRPr="00C668B2">
        <w:rPr>
          <w:rStyle w:val="af4"/>
          <w:rFonts w:hint="cs"/>
          <w:spacing w:val="-4"/>
          <w:rtl/>
        </w:rPr>
        <w:t xml:space="preserve">- </w:t>
      </w:r>
      <w:r w:rsidR="00D16104" w:rsidRPr="00C668B2">
        <w:rPr>
          <w:rtl/>
        </w:rPr>
        <w:t xml:space="preserve">תלמיד שלמודו קשה עליו כברזל </w:t>
      </w:r>
    </w:p>
    <w:p w14:paraId="74E5D53E" w14:textId="77777777" w:rsidR="00D16104" w:rsidRPr="006F178A" w:rsidRDefault="00BA25B7" w:rsidP="00BA7C03">
      <w:pPr>
        <w:rPr>
          <w:rtl/>
        </w:rPr>
      </w:pPr>
      <w:r w:rsidRPr="00BA7C03">
        <w:rPr>
          <w:rStyle w:val="af4"/>
          <w:rtl/>
        </w:rPr>
        <w:t>והוא לא פנים קלקל</w:t>
      </w:r>
      <w:r w:rsidRPr="00BA7C03">
        <w:rPr>
          <w:rStyle w:val="af4"/>
          <w:rFonts w:hint="cs"/>
          <w:rtl/>
        </w:rPr>
        <w:t>'</w:t>
      </w:r>
      <w:r w:rsidR="00D16104" w:rsidRPr="00BA7C03">
        <w:rPr>
          <w:rStyle w:val="af4"/>
          <w:rtl/>
        </w:rPr>
        <w:t>-</w:t>
      </w:r>
      <w:r w:rsidR="00D16104" w:rsidRPr="006F178A">
        <w:rPr>
          <w:rFonts w:ascii="Fb Fontext" w:hAnsi="Fb Fontext"/>
          <w:rtl/>
        </w:rPr>
        <w:t xml:space="preserve"> </w:t>
      </w:r>
      <w:r w:rsidR="00D16104" w:rsidRPr="009D0833">
        <w:rPr>
          <w:rFonts w:ascii="Fb Fontext" w:hAnsi="Fb Fontext" w:cs="PFT_Frank"/>
          <w:b/>
          <w:bCs/>
          <w:szCs w:val="14"/>
          <w:rtl/>
        </w:rPr>
        <w:t>בשביל</w:t>
      </w:r>
      <w:r w:rsidR="00D16104" w:rsidRPr="006F178A">
        <w:rPr>
          <w:rFonts w:ascii="Fb Fontext" w:hAnsi="Fb Fontext"/>
          <w:rtl/>
        </w:rPr>
        <w:t xml:space="preserve"> רבו שאי</w:t>
      </w:r>
      <w:r>
        <w:rPr>
          <w:rFonts w:ascii="Fb Fontext" w:hAnsi="Fb Fontext" w:hint="cs"/>
          <w:rtl/>
        </w:rPr>
        <w:t>ן</w:t>
      </w:r>
      <w:r w:rsidR="00D16104" w:rsidRPr="006F178A">
        <w:rPr>
          <w:rFonts w:ascii="Fb Fontext" w:hAnsi="Fb Fontext"/>
          <w:rtl/>
        </w:rPr>
        <w:t xml:space="preserve"> מסביר לו פנים, </w:t>
      </w:r>
    </w:p>
    <w:p w14:paraId="74E5D53F" w14:textId="77777777" w:rsidR="00E548D7" w:rsidRDefault="00D16104" w:rsidP="0045747B">
      <w:pPr>
        <w:ind w:left="170" w:firstLine="170"/>
        <w:rPr>
          <w:rtl/>
        </w:rPr>
      </w:pPr>
      <w:r w:rsidRPr="00905B95">
        <w:rPr>
          <w:rStyle w:val="afffd"/>
          <w:rFonts w:ascii="Fb Fontext" w:hAnsi="Fb Fontext" w:cs="PFT_Frank" w:hint="cs"/>
          <w:sz w:val="14"/>
          <w:szCs w:val="14"/>
          <w:rtl/>
        </w:rPr>
        <w:t>ת</w:t>
      </w:r>
      <w:r w:rsidRPr="00905B95">
        <w:rPr>
          <w:rStyle w:val="afffd"/>
          <w:rFonts w:ascii="Fb Fontext" w:hAnsi="Fb Fontext" w:cs="PFT_Frank"/>
          <w:sz w:val="14"/>
          <w:szCs w:val="14"/>
          <w:rtl/>
        </w:rPr>
        <w:t>קנת</w:t>
      </w:r>
      <w:r w:rsidRPr="00905B95">
        <w:rPr>
          <w:rStyle w:val="afffd"/>
          <w:rFonts w:ascii="Fb Fontext" w:hAnsi="Fb Fontext" w:cs="PFT_Frank" w:hint="cs"/>
          <w:sz w:val="14"/>
          <w:szCs w:val="14"/>
          <w:rtl/>
        </w:rPr>
        <w:t>ו</w:t>
      </w:r>
      <w:r w:rsidRPr="006F178A">
        <w:rPr>
          <w:rtl/>
        </w:rPr>
        <w:t xml:space="preserve"> -</w:t>
      </w:r>
      <w:r>
        <w:rPr>
          <w:rFonts w:hint="cs"/>
          <w:rtl/>
        </w:rPr>
        <w:t>ד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וחילים יגבר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,</w:t>
      </w:r>
      <w:r w:rsidRPr="006F178A">
        <w:rPr>
          <w:rtl/>
        </w:rPr>
        <w:t xml:space="preserve"> </w:t>
      </w:r>
      <w:r w:rsidR="00E548D7" w:rsidRPr="006F178A">
        <w:rPr>
          <w:rtl/>
        </w:rPr>
        <w:t xml:space="preserve">ירבה עליו רעים, </w:t>
      </w:r>
    </w:p>
    <w:p w14:paraId="74E5D540" w14:textId="77777777" w:rsidR="00D16104" w:rsidRPr="00BA25B7" w:rsidRDefault="00D16104" w:rsidP="0045747B">
      <w:pPr>
        <w:rPr>
          <w:rtl/>
        </w:rPr>
      </w:pPr>
      <w:r w:rsidRPr="00BA25B7">
        <w:rPr>
          <w:rStyle w:val="af4"/>
          <w:rtl/>
        </w:rPr>
        <w:t>ויתרון הכשיר חכמה</w:t>
      </w:r>
      <w:r w:rsidRPr="00BA25B7">
        <w:rPr>
          <w:rtl/>
        </w:rPr>
        <w:t xml:space="preserve"> כ"ש</w:t>
      </w:r>
      <w:r w:rsidR="00E548D7" w:rsidRPr="00BA25B7">
        <w:rPr>
          <w:rtl/>
        </w:rPr>
        <w:t xml:space="preserve"> אם הוכשרו מעשיו בפני רבו מ</w:t>
      </w:r>
      <w:r w:rsidR="00E548D7" w:rsidRPr="00BA25B7">
        <w:rPr>
          <w:rFonts w:hint="cs"/>
          <w:rtl/>
        </w:rPr>
        <w:t>תחילה</w:t>
      </w:r>
      <w:r w:rsidRPr="00BA25B7">
        <w:rPr>
          <w:rtl/>
        </w:rPr>
        <w:t>.</w:t>
      </w:r>
    </w:p>
    <w:p w14:paraId="74E5D541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tl/>
        </w:rPr>
        <w:t>ח.</w:t>
      </w:r>
    </w:p>
    <w:p w14:paraId="74E5D542" w14:textId="53F4F8E2" w:rsidR="00E548D7" w:rsidRDefault="00C77A5B" w:rsidP="0045747B">
      <w:pPr>
        <w:pStyle w:val="afffffe"/>
        <w:rPr>
          <w:rtl/>
        </w:rPr>
      </w:pPr>
      <w:r>
        <w:rPr>
          <w:rStyle w:val="af4"/>
        </w:rPr>
        <w:sym w:font="Wingdings 2" w:char="F096"/>
      </w:r>
      <w:r w:rsidR="00D16104" w:rsidRPr="00A824E4">
        <w:rPr>
          <w:rStyle w:val="af4"/>
          <w:rtl/>
        </w:rPr>
        <w:t>'אם ישך הנחש בלוא לחש ואין יתרון לבעל הלשון',</w:t>
      </w:r>
      <w:r w:rsidR="00D16104" w:rsidRPr="006F178A">
        <w:rPr>
          <w:rtl/>
        </w:rPr>
        <w:t xml:space="preserve"> </w:t>
      </w:r>
    </w:p>
    <w:p w14:paraId="406FEE15" w14:textId="29F92AB0" w:rsidR="00B8196E" w:rsidRPr="00B8196E" w:rsidRDefault="00E548D7" w:rsidP="00A76AC5">
      <w:pPr>
        <w:pStyle w:val="36"/>
        <w:framePr w:wrap="notBeside"/>
        <w:rPr>
          <w:rtl/>
        </w:rPr>
      </w:pPr>
      <w:r w:rsidRPr="00A76AC5">
        <w:rPr>
          <w:rFonts w:hint="cs"/>
          <w:rtl/>
        </w:rPr>
        <w:t>ר"א</w:t>
      </w:r>
      <w:r w:rsidR="00B8196E" w:rsidRPr="00B8196E">
        <w:rPr>
          <w:rFonts w:hint="cs"/>
          <w:rtl/>
        </w:rPr>
        <w:t>:</w:t>
      </w:r>
    </w:p>
    <w:p w14:paraId="74E5D543" w14:textId="268110D8" w:rsidR="00C77A5B" w:rsidRPr="00A76AC5" w:rsidRDefault="00BA25B7" w:rsidP="0045747B">
      <w:pPr>
        <w:rPr>
          <w:spacing w:val="-4"/>
          <w:rtl/>
        </w:rPr>
      </w:pPr>
      <w:r w:rsidRPr="00A76AC5">
        <w:rPr>
          <w:rFonts w:hint="cs"/>
          <w:spacing w:val="-4"/>
          <w:rtl/>
        </w:rPr>
        <w:t>ד</w:t>
      </w:r>
      <w:r w:rsidRPr="00A76AC5">
        <w:rPr>
          <w:spacing w:val="-4"/>
          <w:rtl/>
        </w:rPr>
        <w:t>ור ש</w:t>
      </w:r>
      <w:r w:rsidR="00D16104" w:rsidRPr="00A76AC5">
        <w:rPr>
          <w:spacing w:val="-4"/>
          <w:rtl/>
        </w:rPr>
        <w:t>שמים משתכין כנחשת מלהוריד מטר</w:t>
      </w:r>
      <w:r w:rsidRPr="00A76AC5">
        <w:rPr>
          <w:rFonts w:hint="cs"/>
          <w:spacing w:val="-4"/>
          <w:rtl/>
        </w:rPr>
        <w:t>- שאין לוחשי לחישות</w:t>
      </w:r>
    </w:p>
    <w:p w14:paraId="74E5D544" w14:textId="77777777" w:rsidR="00D16104" w:rsidRPr="00BA25B7" w:rsidRDefault="00C77A5B" w:rsidP="00A76AC5">
      <w:pPr>
        <w:rPr>
          <w:rStyle w:val="afffffc"/>
          <w:rtl/>
        </w:rPr>
      </w:pPr>
      <w:r w:rsidRPr="00053775">
        <w:rPr>
          <w:rFonts w:cs="PFT_Frank" w:hint="cs"/>
          <w:b/>
          <w:bCs/>
          <w:szCs w:val="14"/>
          <w:rtl/>
        </w:rPr>
        <w:t xml:space="preserve">ותקנתן: </w:t>
      </w:r>
      <w:r w:rsidRPr="00A76AC5">
        <w:rPr>
          <w:rStyle w:val="af4"/>
          <w:rFonts w:hint="cs"/>
          <w:rtl/>
        </w:rPr>
        <w:t>יגיד עליו רעו</w:t>
      </w:r>
      <w:r w:rsidR="00D16104" w:rsidRPr="006F178A">
        <w:rPr>
          <w:rtl/>
        </w:rPr>
        <w:t xml:space="preserve"> ילכו אצל מי שי</w:t>
      </w:r>
      <w:r>
        <w:rPr>
          <w:rtl/>
        </w:rPr>
        <w:t>ודע ללחוש</w:t>
      </w:r>
      <w:r w:rsidR="00BA25B7">
        <w:rPr>
          <w:rFonts w:hint="cs"/>
          <w:rtl/>
        </w:rPr>
        <w:t xml:space="preserve"> </w:t>
      </w:r>
      <w:r w:rsidR="00BA25B7" w:rsidRPr="00BA25B7">
        <w:rPr>
          <w:rStyle w:val="afffffc"/>
          <w:rFonts w:hint="cs"/>
          <w:rtl/>
        </w:rPr>
        <w:t>תפילה בלחש</w:t>
      </w:r>
    </w:p>
    <w:p w14:paraId="74E5D545" w14:textId="77777777" w:rsidR="00D16104" w:rsidRPr="00A13C0E" w:rsidRDefault="00D16104" w:rsidP="0045747B">
      <w:pPr>
        <w:rPr>
          <w:spacing w:val="-2"/>
          <w:rtl/>
        </w:rPr>
      </w:pPr>
      <w:r w:rsidRPr="00A13C0E">
        <w:rPr>
          <w:rStyle w:val="af4"/>
          <w:spacing w:val="-2"/>
          <w:rtl/>
        </w:rPr>
        <w:t>'ואין יתרון לבעל הלשון'</w:t>
      </w:r>
      <w:r w:rsidRPr="00A13C0E">
        <w:rPr>
          <w:spacing w:val="-2"/>
          <w:rtl/>
        </w:rPr>
        <w:t xml:space="preserve"> ש</w:t>
      </w:r>
      <w:r w:rsidR="00BA25B7" w:rsidRPr="00A13C0E">
        <w:rPr>
          <w:rFonts w:hint="cs"/>
          <w:spacing w:val="-2"/>
          <w:rtl/>
        </w:rPr>
        <w:t>יכול ל</w:t>
      </w:r>
      <w:r w:rsidRPr="00A13C0E">
        <w:rPr>
          <w:spacing w:val="-2"/>
          <w:rtl/>
        </w:rPr>
        <w:t>לחוש ו</w:t>
      </w:r>
      <w:r w:rsidR="00C77A5B" w:rsidRPr="00A13C0E">
        <w:rPr>
          <w:rFonts w:hint="cs"/>
          <w:spacing w:val="-2"/>
          <w:rtl/>
        </w:rPr>
        <w:t>לא</w:t>
      </w:r>
      <w:r w:rsidR="00BA25B7" w:rsidRPr="00A13C0E">
        <w:rPr>
          <w:spacing w:val="-2"/>
          <w:rtl/>
        </w:rPr>
        <w:t xml:space="preserve"> לוחש מה הנאה יש לו?</w:t>
      </w:r>
    </w:p>
    <w:p w14:paraId="74E5D546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lastRenderedPageBreak/>
        <w:t xml:space="preserve">לחש ולא נענה - ילך אצל חסיד שבדור, וירבה עליו בתפלה, </w:t>
      </w:r>
      <w:r w:rsidR="00C77A5B" w:rsidRPr="00A13C0E">
        <w:rPr>
          <w:rFonts w:hint="cs"/>
          <w:spacing w:val="-2"/>
          <w:rtl/>
        </w:rPr>
        <w:t>ד</w:t>
      </w:r>
      <w:r w:rsidRPr="00A13C0E">
        <w:rPr>
          <w:rStyle w:val="af4"/>
          <w:rFonts w:hint="cs"/>
          <w:spacing w:val="-2"/>
          <w:rtl/>
        </w:rPr>
        <w:t>'</w:t>
      </w:r>
      <w:r w:rsidRPr="00A13C0E">
        <w:rPr>
          <w:rStyle w:val="af4"/>
          <w:spacing w:val="-2"/>
          <w:rtl/>
        </w:rPr>
        <w:t>ויצו עליה במפגיע</w:t>
      </w:r>
      <w:r w:rsidRPr="00A13C0E">
        <w:rPr>
          <w:rStyle w:val="af4"/>
          <w:rFonts w:hint="cs"/>
          <w:spacing w:val="-2"/>
          <w:rtl/>
        </w:rPr>
        <w:t>'</w:t>
      </w:r>
      <w:r w:rsidR="00C77A5B" w:rsidRPr="00A13C0E">
        <w:rPr>
          <w:rStyle w:val="af4"/>
          <w:rFonts w:hint="cs"/>
          <w:spacing w:val="-2"/>
          <w:rtl/>
        </w:rPr>
        <w:t>-</w:t>
      </w:r>
      <w:r w:rsidRPr="00A13C0E">
        <w:rPr>
          <w:spacing w:val="-2"/>
          <w:rtl/>
        </w:rPr>
        <w:t xml:space="preserve">תפילה, </w:t>
      </w:r>
      <w:r w:rsidR="00C77A5B" w:rsidRPr="00A13C0E">
        <w:rPr>
          <w:rFonts w:hint="cs"/>
          <w:spacing w:val="-2"/>
          <w:rtl/>
        </w:rPr>
        <w:t>ד</w:t>
      </w:r>
      <w:r w:rsidRPr="00A13C0E">
        <w:rPr>
          <w:rStyle w:val="af4"/>
          <w:spacing w:val="-2"/>
          <w:rtl/>
        </w:rPr>
        <w:t>ואל תשא בעדם רנה ותפלה ואל תפגע בי</w:t>
      </w:r>
      <w:r w:rsidRPr="00A13C0E">
        <w:rPr>
          <w:rStyle w:val="af4"/>
          <w:rFonts w:hint="cs"/>
          <w:spacing w:val="-2"/>
          <w:rtl/>
        </w:rPr>
        <w:t>'</w:t>
      </w:r>
      <w:r w:rsidRPr="00A13C0E">
        <w:rPr>
          <w:rStyle w:val="af4"/>
          <w:spacing w:val="-2"/>
          <w:rtl/>
        </w:rPr>
        <w:t>.</w:t>
      </w:r>
    </w:p>
    <w:p w14:paraId="74E5D547" w14:textId="3B1F2B93" w:rsidR="00D16104" w:rsidRPr="00C668B2" w:rsidRDefault="00D16104" w:rsidP="00970636">
      <w:pPr>
        <w:spacing w:after="60"/>
        <w:rPr>
          <w:rStyle w:val="af4"/>
          <w:spacing w:val="-4"/>
          <w:rtl/>
        </w:rPr>
      </w:pPr>
      <w:r w:rsidRPr="00C668B2">
        <w:rPr>
          <w:rFonts w:ascii="Fb Fontext" w:hAnsi="Fb Fontext"/>
          <w:spacing w:val="-4"/>
          <w:sz w:val="20"/>
          <w:rtl/>
        </w:rPr>
        <w:t>לחש ועלתה בידו, ומגיס דעתו עליו מביא אף לעול</w:t>
      </w:r>
      <w:r w:rsidR="00970636">
        <w:rPr>
          <w:rFonts w:ascii="Fb Fontext" w:hAnsi="Fb Fontext" w:hint="cs"/>
          <w:spacing w:val="-4"/>
          <w:sz w:val="20"/>
          <w:rtl/>
        </w:rPr>
        <w:t>ם</w:t>
      </w:r>
      <w:r w:rsidRPr="00C668B2">
        <w:rPr>
          <w:rFonts w:ascii="Fb Fontext" w:hAnsi="Fb Fontext"/>
          <w:spacing w:val="-4"/>
          <w:sz w:val="20"/>
          <w:rtl/>
        </w:rPr>
        <w:t xml:space="preserve">, </w:t>
      </w:r>
      <w:r w:rsidR="00C77A5B" w:rsidRPr="00C668B2">
        <w:rPr>
          <w:rFonts w:ascii="Fb Fontext" w:hAnsi="Fb Fontext" w:hint="cs"/>
          <w:spacing w:val="-4"/>
          <w:sz w:val="20"/>
          <w:rtl/>
        </w:rPr>
        <w:t>ד</w:t>
      </w:r>
      <w:r w:rsidRPr="00C668B2">
        <w:rPr>
          <w:rStyle w:val="af4"/>
          <w:spacing w:val="-4"/>
          <w:rtl/>
        </w:rPr>
        <w:t>אף על עולה.</w:t>
      </w:r>
    </w:p>
    <w:p w14:paraId="589C6D0B" w14:textId="064E37F5" w:rsidR="00B8196E" w:rsidRPr="00B8196E" w:rsidRDefault="00D16104" w:rsidP="00970636">
      <w:pPr>
        <w:pStyle w:val="36"/>
        <w:framePr w:wrap="notBeside"/>
        <w:rPr>
          <w:rtl/>
        </w:rPr>
      </w:pPr>
      <w:r w:rsidRPr="00970636">
        <w:rPr>
          <w:rtl/>
        </w:rPr>
        <w:t>רבא</w:t>
      </w:r>
      <w:r w:rsidR="00B8196E" w:rsidRPr="00B8196E">
        <w:rPr>
          <w:rtl/>
        </w:rPr>
        <w:t>:</w:t>
      </w:r>
    </w:p>
    <w:p w14:paraId="74E5D548" w14:textId="29A2762D" w:rsidR="00D16104" w:rsidRPr="00757D20" w:rsidRDefault="00D16104" w:rsidP="00970636">
      <w:pPr>
        <w:pStyle w:val="afffffe"/>
        <w:spacing w:before="0"/>
        <w:rPr>
          <w:rtl/>
        </w:rPr>
      </w:pPr>
      <w:r w:rsidRPr="00757D20">
        <w:rPr>
          <w:rtl/>
        </w:rPr>
        <w:t xml:space="preserve">שני </w:t>
      </w:r>
      <w:r w:rsidR="00C77A5B">
        <w:rPr>
          <w:rFonts w:hint="cs"/>
          <w:rtl/>
        </w:rPr>
        <w:t>ת"ח</w:t>
      </w:r>
      <w:r w:rsidRPr="00757D20">
        <w:rPr>
          <w:rtl/>
        </w:rPr>
        <w:t xml:space="preserve"> שיושבין בעיר אחת ואין נוחין זה לזה בהלכה - מתקנאין באף, ומעלין אותו,</w:t>
      </w:r>
      <w:r w:rsidR="00C77A5B">
        <w:rPr>
          <w:rFonts w:hint="cs"/>
          <w:rtl/>
        </w:rPr>
        <w:t xml:space="preserve"> ד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מקנה אף על עולה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.</w:t>
      </w:r>
    </w:p>
    <w:p w14:paraId="20F77905" w14:textId="0B298480" w:rsidR="00B8196E" w:rsidRPr="00B8196E" w:rsidRDefault="00AE7187" w:rsidP="00350A2E">
      <w:pPr>
        <w:pStyle w:val="36"/>
        <w:framePr w:wrap="notBeside"/>
        <w:rPr>
          <w:rtl/>
        </w:rPr>
      </w:pPr>
      <w:r w:rsidRPr="00350A2E">
        <w:rPr>
          <w:rFonts w:hint="cs"/>
          <w:rtl/>
        </w:rPr>
        <w:t xml:space="preserve">ב. </w:t>
      </w:r>
      <w:r w:rsidR="00C77A5B" w:rsidRPr="00350A2E">
        <w:rPr>
          <w:rtl/>
        </w:rPr>
        <w:t>ר"ל</w:t>
      </w:r>
      <w:r w:rsidR="00B8196E" w:rsidRPr="00B8196E">
        <w:rPr>
          <w:rtl/>
        </w:rPr>
        <w:t>:</w:t>
      </w:r>
    </w:p>
    <w:p w14:paraId="74E5D549" w14:textId="64C2D1CC" w:rsidR="00D16104" w:rsidRPr="006F178A" w:rsidRDefault="00D16104" w:rsidP="00CE2D5A">
      <w:pPr>
        <w:spacing w:after="60"/>
        <w:rPr>
          <w:rtl/>
        </w:rPr>
      </w:pPr>
      <w:r w:rsidRPr="006F178A">
        <w:rPr>
          <w:rFonts w:ascii="Fb Fontext" w:hAnsi="Fb Fontext"/>
          <w:sz w:val="20"/>
          <w:rtl/>
        </w:rPr>
        <w:t>לעת</w:t>
      </w:r>
      <w:r w:rsidR="00C77A5B">
        <w:rPr>
          <w:rFonts w:ascii="Fb Fontext" w:hAnsi="Fb Fontext" w:hint="cs"/>
          <w:sz w:val="20"/>
          <w:rtl/>
        </w:rPr>
        <w:t xml:space="preserve">"ל </w:t>
      </w:r>
      <w:r w:rsidR="00BA25B7">
        <w:rPr>
          <w:rFonts w:ascii="Fb Fontext" w:hAnsi="Fb Fontext" w:hint="cs"/>
          <w:sz w:val="20"/>
          <w:rtl/>
        </w:rPr>
        <w:t xml:space="preserve">אומרים החיות </w:t>
      </w:r>
      <w:r w:rsidR="00BA25B7" w:rsidRPr="00D67F2E">
        <w:rPr>
          <w:rFonts w:ascii="Fb Fontext" w:hAnsi="Fb Fontext" w:cs="PFT_Frank" w:hint="cs"/>
          <w:b/>
          <w:bCs/>
          <w:sz w:val="20"/>
          <w:szCs w:val="14"/>
          <w:rtl/>
        </w:rPr>
        <w:t>לנחש</w:t>
      </w:r>
      <w:r w:rsidRPr="006F178A">
        <w:rPr>
          <w:rFonts w:ascii="Fb Fontext" w:hAnsi="Fb Fontext"/>
          <w:sz w:val="20"/>
          <w:rtl/>
        </w:rPr>
        <w:t xml:space="preserve">: ארי דורס ואוכל, זאב </w:t>
      </w:r>
      <w:r w:rsidR="00AE7187">
        <w:rPr>
          <w:rFonts w:ascii="Fb Fontext" w:hAnsi="Fb Fontext"/>
          <w:sz w:val="20"/>
          <w:rtl/>
        </w:rPr>
        <w:t xml:space="preserve">טורף ואוכל, אתה מה הנאה </w:t>
      </w:r>
      <w:r w:rsidRPr="006F178A">
        <w:rPr>
          <w:rFonts w:ascii="Fb Fontext" w:hAnsi="Fb Fontext"/>
          <w:sz w:val="20"/>
          <w:rtl/>
        </w:rPr>
        <w:t>לך?</w:t>
      </w:r>
      <w:r w:rsidR="00AE7187">
        <w:rPr>
          <w:rFonts w:hint="cs"/>
          <w:rtl/>
        </w:rPr>
        <w:t xml:space="preserve"> </w:t>
      </w:r>
      <w:r w:rsidR="00AE7187" w:rsidRPr="00AE7187">
        <w:rPr>
          <w:rStyle w:val="afffff3"/>
          <w:rFonts w:hint="cs"/>
          <w:rtl/>
        </w:rPr>
        <w:t xml:space="preserve">א''ל </w:t>
      </w:r>
      <w:r w:rsidR="00AE7187" w:rsidRPr="00AE7187">
        <w:rPr>
          <w:rStyle w:val="af4"/>
          <w:rFonts w:hint="cs"/>
          <w:rtl/>
        </w:rPr>
        <w:t>ומה יתרון לבעל הלשון</w:t>
      </w:r>
      <w:r w:rsidR="00CE2D5A">
        <w:rPr>
          <w:rStyle w:val="af4"/>
          <w:rFonts w:hint="cs"/>
          <w:rtl/>
        </w:rPr>
        <w:t>.</w:t>
      </w:r>
    </w:p>
    <w:p w14:paraId="03D5C405" w14:textId="77777777" w:rsidR="00B8196E" w:rsidRPr="00B8196E" w:rsidRDefault="00350A2E" w:rsidP="00350A2E">
      <w:pPr>
        <w:pStyle w:val="36"/>
        <w:framePr w:wrap="notBeside"/>
        <w:rPr>
          <w:rtl/>
        </w:rPr>
      </w:pPr>
      <w:r>
        <w:rPr>
          <w:rFonts w:hint="cs"/>
          <w:rtl/>
        </w:rPr>
        <w:t>ר''א</w:t>
      </w:r>
      <w:r w:rsidR="00B8196E" w:rsidRPr="00B8196E">
        <w:rPr>
          <w:rtl/>
        </w:rPr>
        <w:t>:</w:t>
      </w:r>
    </w:p>
    <w:p w14:paraId="74E5D54A" w14:textId="705EE721" w:rsidR="00D10F3C" w:rsidRPr="00AE7187" w:rsidRDefault="00D10F3C" w:rsidP="00AE7187">
      <w:pPr>
        <w:rPr>
          <w:rStyle w:val="afffff3"/>
          <w:spacing w:val="-4"/>
          <w:rtl/>
        </w:rPr>
      </w:pPr>
      <w:r w:rsidRPr="00350A2E">
        <w:rPr>
          <w:rStyle w:val="af4"/>
          <w:rtl/>
        </w:rPr>
        <w:t>נשא לבבנו אל כפים</w:t>
      </w:r>
      <w:r w:rsidR="00BA25B7" w:rsidRPr="00350A2E">
        <w:rPr>
          <w:rStyle w:val="af4"/>
          <w:rFonts w:hint="cs"/>
          <w:rtl/>
        </w:rPr>
        <w:t xml:space="preserve"> </w:t>
      </w:r>
      <w:r w:rsidR="00350A2E">
        <w:rPr>
          <w:rStyle w:val="afffff3"/>
          <w:rFonts w:hint="cs"/>
          <w:spacing w:val="-4"/>
          <w:rtl/>
        </w:rPr>
        <w:t xml:space="preserve">- </w:t>
      </w:r>
      <w:r w:rsidR="00BA25B7" w:rsidRPr="00350A2E">
        <w:rPr>
          <w:rFonts w:hint="cs"/>
          <w:rtl/>
        </w:rPr>
        <w:t xml:space="preserve">תפלת יחיד נשמעת </w:t>
      </w:r>
      <w:r w:rsidR="00AE7187" w:rsidRPr="00350A2E">
        <w:rPr>
          <w:rFonts w:hint="cs"/>
          <w:rtl/>
        </w:rPr>
        <w:t>רק כששם</w:t>
      </w:r>
      <w:r w:rsidR="00BA25B7" w:rsidRPr="00350A2E">
        <w:rPr>
          <w:rFonts w:hint="cs"/>
          <w:rtl/>
        </w:rPr>
        <w:t xml:space="preserve"> נפשו בכפו</w:t>
      </w:r>
      <w:r w:rsidR="009B56FE">
        <w:rPr>
          <w:rStyle w:val="afffff3"/>
          <w:rFonts w:hint="cs"/>
          <w:spacing w:val="-4"/>
          <w:rtl/>
        </w:rPr>
        <w:t>.</w:t>
      </w:r>
    </w:p>
    <w:p w14:paraId="74BE3EFE" w14:textId="169307FD" w:rsidR="00B8196E" w:rsidRPr="00B8196E" w:rsidRDefault="00D16104" w:rsidP="009B56FE">
      <w:pPr>
        <w:pStyle w:val="36"/>
        <w:framePr w:wrap="notBeside"/>
        <w:rPr>
          <w:rtl/>
        </w:rPr>
      </w:pPr>
      <w:r w:rsidRPr="009B56FE">
        <w:rPr>
          <w:rtl/>
        </w:rPr>
        <w:t>שמואל</w:t>
      </w:r>
      <w:r w:rsidR="00B8196E" w:rsidRPr="00B8196E">
        <w:rPr>
          <w:rFonts w:hint="cs"/>
          <w:rtl/>
        </w:rPr>
        <w:t>:</w:t>
      </w:r>
    </w:p>
    <w:p w14:paraId="74E5D54B" w14:textId="33A8FB52" w:rsidR="00D16104" w:rsidRPr="009C5606" w:rsidRDefault="00D10F3C" w:rsidP="0045747B">
      <w:pPr>
        <w:rPr>
          <w:spacing w:val="-4"/>
          <w:rtl/>
        </w:rPr>
      </w:pPr>
      <w:r w:rsidRPr="009C5606">
        <w:rPr>
          <w:rFonts w:hint="cs"/>
          <w:spacing w:val="-4"/>
          <w:rtl/>
        </w:rPr>
        <w:t>ד</w:t>
      </w:r>
      <w:r w:rsidR="00D16104" w:rsidRPr="009C5606">
        <w:rPr>
          <w:rStyle w:val="af4"/>
          <w:spacing w:val="-4"/>
          <w:rtl/>
        </w:rPr>
        <w:t xml:space="preserve">ויפתוהו בפיהם </w:t>
      </w:r>
      <w:r w:rsidRPr="009C5606">
        <w:rPr>
          <w:rStyle w:val="af4"/>
          <w:rFonts w:hint="cs"/>
          <w:spacing w:val="-4"/>
          <w:rtl/>
        </w:rPr>
        <w:t xml:space="preserve">וגו' </w:t>
      </w:r>
      <w:r w:rsidR="00D16104" w:rsidRPr="009B56FE">
        <w:rPr>
          <w:rtl/>
        </w:rPr>
        <w:t>ואעפ"כ</w:t>
      </w:r>
      <w:r w:rsidR="00C77A5B" w:rsidRPr="009B56FE">
        <w:rPr>
          <w:rStyle w:val="af4"/>
          <w:rFonts w:hint="cs"/>
          <w:rtl/>
        </w:rPr>
        <w:t>-</w:t>
      </w:r>
      <w:r w:rsidR="00D16104" w:rsidRPr="009B56FE">
        <w:rPr>
          <w:rStyle w:val="af4"/>
          <w:rtl/>
        </w:rPr>
        <w:t xml:space="preserve"> והוא רחום יכפר עון </w:t>
      </w:r>
      <w:r w:rsidRPr="009B56FE">
        <w:rPr>
          <w:rStyle w:val="af4"/>
          <w:rFonts w:hint="cs"/>
          <w:rtl/>
        </w:rPr>
        <w:t>-</w:t>
      </w:r>
      <w:r w:rsidR="00D16104" w:rsidRPr="009C5606">
        <w:rPr>
          <w:rStyle w:val="af4"/>
          <w:spacing w:val="-4"/>
          <w:rtl/>
        </w:rPr>
        <w:t xml:space="preserve"> </w:t>
      </w:r>
      <w:r w:rsidR="00AE7187">
        <w:rPr>
          <w:rFonts w:ascii="Fb Fontext" w:hAnsi="Fb Fontext" w:hint="cs"/>
          <w:spacing w:val="-4"/>
          <w:sz w:val="20"/>
          <w:rtl/>
        </w:rPr>
        <w:t>דוקא</w:t>
      </w:r>
      <w:r w:rsidR="00D16104" w:rsidRPr="009C5606">
        <w:rPr>
          <w:rFonts w:ascii="Fb Fontext" w:hAnsi="Fb Fontext"/>
          <w:spacing w:val="-4"/>
          <w:sz w:val="20"/>
          <w:rtl/>
        </w:rPr>
        <w:t xml:space="preserve"> בציבור.</w:t>
      </w:r>
    </w:p>
    <w:p w14:paraId="76F8209C" w14:textId="316AABC2" w:rsidR="00B8196E" w:rsidRPr="00B8196E" w:rsidRDefault="00D76F36" w:rsidP="00D55799">
      <w:pPr>
        <w:pStyle w:val="36"/>
        <w:framePr w:wrap="notBeside"/>
        <w:rPr>
          <w:rtl/>
        </w:rPr>
      </w:pPr>
      <w:r w:rsidRPr="00D55799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54C" w14:textId="150B8B9F" w:rsidR="00D10F3C" w:rsidRPr="00D55799" w:rsidRDefault="00D10F3C" w:rsidP="00AF6F7E">
      <w:pPr>
        <w:rPr>
          <w:rStyle w:val="afffff3"/>
          <w:spacing w:val="-8"/>
          <w:rtl/>
        </w:rPr>
      </w:pPr>
      <w:r w:rsidRPr="00D55799">
        <w:rPr>
          <w:rStyle w:val="af4"/>
          <w:rtl/>
        </w:rPr>
        <w:t>אמת מארץ תצמח וצדק משמים נשקף</w:t>
      </w:r>
      <w:r w:rsidR="00BA25B7" w:rsidRPr="00AF6F7E">
        <w:rPr>
          <w:rFonts w:hint="cs"/>
          <w:spacing w:val="-6"/>
          <w:rtl/>
        </w:rPr>
        <w:t xml:space="preserve"> </w:t>
      </w:r>
      <w:r w:rsidR="00BA25B7" w:rsidRPr="00D55799">
        <w:rPr>
          <w:rFonts w:hint="cs"/>
          <w:spacing w:val="-8"/>
          <w:rtl/>
        </w:rPr>
        <w:t>גשמים יורדים בשביל בעלי אמנה</w:t>
      </w:r>
    </w:p>
    <w:p w14:paraId="2328E72B" w14:textId="51CB9195" w:rsidR="00B8196E" w:rsidRPr="00B8196E" w:rsidRDefault="00D76F36" w:rsidP="00D55799">
      <w:pPr>
        <w:pStyle w:val="36"/>
        <w:framePr w:wrap="notBeside"/>
        <w:rPr>
          <w:rtl/>
        </w:rPr>
      </w:pPr>
      <w:r w:rsidRPr="00D55799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54D" w14:textId="772009E7" w:rsidR="00D16104" w:rsidRPr="006F178A" w:rsidRDefault="00D76F36" w:rsidP="00CE2D5A">
      <w:pPr>
        <w:spacing w:after="60"/>
        <w:rPr>
          <w:rtl/>
        </w:rPr>
      </w:pPr>
      <w:r>
        <w:rPr>
          <w:rFonts w:ascii="Fb Fontext" w:hAnsi="Fb Fontext" w:hint="cs"/>
          <w:sz w:val="20"/>
          <w:rtl/>
        </w:rPr>
        <w:t xml:space="preserve">שגדולים בעלי אמנה </w:t>
      </w:r>
      <w:r w:rsidRPr="00AE7187">
        <w:rPr>
          <w:rStyle w:val="afffffc"/>
          <w:rFonts w:hint="cs"/>
          <w:rtl/>
        </w:rPr>
        <w:t>בהקב''ה</w:t>
      </w:r>
      <w:r>
        <w:rPr>
          <w:rFonts w:ascii="Fb Fontext" w:hAnsi="Fb Fontext" w:hint="cs"/>
          <w:sz w:val="20"/>
          <w:rtl/>
        </w:rPr>
        <w:t xml:space="preserve"> בק''ו ממאמין בחולדה ובור</w:t>
      </w:r>
      <w:r w:rsidR="00D16104" w:rsidRPr="006F178A">
        <w:rPr>
          <w:rFonts w:ascii="Fb Fontext" w:hAnsi="Fb Fontext"/>
          <w:sz w:val="20"/>
          <w:rtl/>
        </w:rPr>
        <w:t xml:space="preserve">, </w:t>
      </w:r>
    </w:p>
    <w:p w14:paraId="0CB0F237" w14:textId="01C3A8F9" w:rsidR="00B8196E" w:rsidRPr="00B8196E" w:rsidRDefault="00D16104" w:rsidP="00045001">
      <w:pPr>
        <w:pStyle w:val="36"/>
        <w:framePr w:wrap="notBeside"/>
        <w:rPr>
          <w:rtl/>
        </w:rPr>
      </w:pPr>
      <w:r w:rsidRPr="00045001">
        <w:rPr>
          <w:rtl/>
        </w:rPr>
        <w:t>רי"ו</w:t>
      </w:r>
      <w:r w:rsidR="00B8196E" w:rsidRPr="00B8196E">
        <w:rPr>
          <w:rtl/>
        </w:rPr>
        <w:t>:</w:t>
      </w:r>
    </w:p>
    <w:p w14:paraId="74E5D54E" w14:textId="3E56380C" w:rsidR="00D16104" w:rsidRPr="00045001" w:rsidRDefault="00C77A5B" w:rsidP="0045747B">
      <w:pPr>
        <w:rPr>
          <w:rtl/>
        </w:rPr>
      </w:pPr>
      <w:r w:rsidRPr="00045001">
        <w:rPr>
          <w:rtl/>
        </w:rPr>
        <w:t xml:space="preserve">המצדיק </w:t>
      </w:r>
      <w:r w:rsidR="00BA25B7" w:rsidRPr="00045001">
        <w:rPr>
          <w:rtl/>
        </w:rPr>
        <w:t>עצמו מלמטה</w:t>
      </w:r>
      <w:r w:rsidR="00BA25B7" w:rsidRPr="00045001">
        <w:rPr>
          <w:rFonts w:hint="cs"/>
          <w:rtl/>
        </w:rPr>
        <w:t>,</w:t>
      </w:r>
      <w:r w:rsidR="00BA25B7" w:rsidRPr="00045001">
        <w:rPr>
          <w:rtl/>
        </w:rPr>
        <w:t xml:space="preserve"> </w:t>
      </w:r>
      <w:r w:rsidR="00D16104" w:rsidRPr="00045001">
        <w:rPr>
          <w:rtl/>
        </w:rPr>
        <w:t xml:space="preserve">מצדיקין עליו הדין מלמעלה, </w:t>
      </w:r>
      <w:r w:rsidR="00D16104" w:rsidRPr="00045001">
        <w:rPr>
          <w:rFonts w:hint="cs"/>
          <w:rtl/>
        </w:rPr>
        <w:t xml:space="preserve"> </w:t>
      </w:r>
    </w:p>
    <w:p w14:paraId="3676A02B" w14:textId="15B40A2B" w:rsidR="00B8196E" w:rsidRPr="00B8196E" w:rsidRDefault="00D16104" w:rsidP="00B1211B">
      <w:pPr>
        <w:pStyle w:val="36"/>
        <w:framePr w:wrap="notBeside"/>
        <w:rPr>
          <w:rtl/>
        </w:rPr>
      </w:pPr>
      <w:r w:rsidRPr="00B1211B">
        <w:rPr>
          <w:rtl/>
        </w:rPr>
        <w:t>מר"ה</w:t>
      </w:r>
      <w:r w:rsidR="00B8196E" w:rsidRPr="00B8196E">
        <w:rPr>
          <w:rFonts w:hint="cs"/>
          <w:rtl/>
        </w:rPr>
        <w:t>:</w:t>
      </w:r>
    </w:p>
    <w:p w14:paraId="74E5D54F" w14:textId="3490EA3B" w:rsidR="00D16104" w:rsidRPr="006F178A" w:rsidRDefault="00C77A5B" w:rsidP="00FB0EAC">
      <w:pPr>
        <w:rPr>
          <w:rtl/>
        </w:rPr>
      </w:pPr>
      <w:r w:rsidRPr="00FB0EAC">
        <w:rPr>
          <w:rFonts w:hint="cs"/>
          <w:rtl/>
        </w:rPr>
        <w:t>מ</w:t>
      </w:r>
      <w:r w:rsidR="00D16104" w:rsidRPr="00FB0EAC">
        <w:rPr>
          <w:rStyle w:val="af4"/>
          <w:rtl/>
        </w:rPr>
        <w:t>וכיראתך עברתך.</w:t>
      </w:r>
    </w:p>
    <w:p w14:paraId="5AED0D7F" w14:textId="3304A9FB" w:rsidR="00B8196E" w:rsidRPr="00B8196E" w:rsidRDefault="00D16104" w:rsidP="00B1211B">
      <w:pPr>
        <w:pStyle w:val="36"/>
        <w:framePr w:wrap="notBeside"/>
        <w:rPr>
          <w:rtl/>
        </w:rPr>
      </w:pPr>
      <w:r w:rsidRPr="00B1211B">
        <w:rPr>
          <w:rtl/>
        </w:rPr>
        <w:t>ר"ל</w:t>
      </w:r>
      <w:r w:rsidR="00B8196E" w:rsidRPr="00B8196E">
        <w:rPr>
          <w:rFonts w:hint="cs"/>
          <w:rtl/>
        </w:rPr>
        <w:t>:</w:t>
      </w:r>
    </w:p>
    <w:p w14:paraId="74E5D550" w14:textId="643B8869" w:rsidR="00BA25B7" w:rsidRDefault="00BA25B7" w:rsidP="00FB0EAC">
      <w:pPr>
        <w:rPr>
          <w:rStyle w:val="af4"/>
          <w:rtl/>
        </w:rPr>
      </w:pPr>
      <w:r w:rsidRPr="00FB0EAC">
        <w:rPr>
          <w:rFonts w:hint="cs"/>
          <w:rtl/>
        </w:rPr>
        <w:t>מ</w:t>
      </w:r>
      <w:r w:rsidR="00D16104" w:rsidRPr="00FB0EAC">
        <w:rPr>
          <w:rStyle w:val="af4"/>
          <w:rtl/>
        </w:rPr>
        <w:t>'פגעת את שש ועשה צדק בדרכיך יזכרוך</w:t>
      </w:r>
      <w:r w:rsidR="00D16104" w:rsidRPr="00D10F3C">
        <w:rPr>
          <w:rStyle w:val="af4"/>
          <w:rtl/>
        </w:rPr>
        <w:t xml:space="preserve"> </w:t>
      </w:r>
    </w:p>
    <w:p w14:paraId="74E5D551" w14:textId="77777777" w:rsidR="00AF4C1A" w:rsidRPr="00EE4A49" w:rsidRDefault="00D16104" w:rsidP="00FB0EAC">
      <w:pPr>
        <w:spacing w:after="60"/>
        <w:rPr>
          <w:spacing w:val="-2"/>
          <w:rtl/>
        </w:rPr>
      </w:pPr>
      <w:r w:rsidRPr="00EE4A49">
        <w:rPr>
          <w:rStyle w:val="af4"/>
          <w:rFonts w:hint="cs"/>
          <w:spacing w:val="-2"/>
          <w:rtl/>
        </w:rPr>
        <w:t>'</w:t>
      </w:r>
      <w:r w:rsidRPr="00EE4A49">
        <w:rPr>
          <w:rStyle w:val="af4"/>
          <w:spacing w:val="-2"/>
          <w:rtl/>
        </w:rPr>
        <w:t>בהם עולם ונושע</w:t>
      </w:r>
      <w:r w:rsidRPr="00EE4A49">
        <w:rPr>
          <w:rStyle w:val="af4"/>
          <w:rFonts w:hint="cs"/>
          <w:spacing w:val="-2"/>
          <w:rtl/>
        </w:rPr>
        <w:t>'</w:t>
      </w:r>
      <w:r w:rsidR="00BA25B7" w:rsidRPr="00EE4A49">
        <w:rPr>
          <w:rFonts w:hint="cs"/>
          <w:spacing w:val="-2"/>
          <w:rtl/>
        </w:rPr>
        <w:t xml:space="preserve"> </w:t>
      </w:r>
      <w:r w:rsidR="00BA25B7" w:rsidRPr="00EE4A49">
        <w:rPr>
          <w:spacing w:val="-2"/>
          <w:rtl/>
        </w:rPr>
        <w:t>השמח ביסורין שבאין עליו</w:t>
      </w:r>
      <w:r w:rsidR="00AF4C1A" w:rsidRPr="00EE4A49">
        <w:rPr>
          <w:spacing w:val="-2"/>
          <w:rtl/>
        </w:rPr>
        <w:t xml:space="preserve"> מ</w:t>
      </w:r>
      <w:r w:rsidR="00BA25B7" w:rsidRPr="00EE4A49">
        <w:rPr>
          <w:spacing w:val="-2"/>
          <w:rtl/>
        </w:rPr>
        <w:t>ביא ישועה לעולם</w:t>
      </w:r>
    </w:p>
    <w:p w14:paraId="74E5D552" w14:textId="77777777" w:rsidR="00D76F36" w:rsidRPr="00D76F36" w:rsidRDefault="00D76F36" w:rsidP="00AE7187">
      <w:pPr>
        <w:pStyle w:val="afffff8"/>
        <w:rPr>
          <w:rtl/>
        </w:rPr>
      </w:pPr>
      <w:r w:rsidRPr="00D76F36">
        <w:rPr>
          <w:rFonts w:hint="cs"/>
          <w:rtl/>
        </w:rPr>
        <w:t>גשמים כאשה</w:t>
      </w:r>
    </w:p>
    <w:p w14:paraId="74E5D553" w14:textId="7011ECC9" w:rsidR="00D16104" w:rsidRDefault="00D16104" w:rsidP="0045747B">
      <w:pPr>
        <w:rPr>
          <w:rtl/>
        </w:rPr>
      </w:pPr>
      <w:r w:rsidRPr="00C35D7D">
        <w:rPr>
          <w:rStyle w:val="af4"/>
          <w:rtl/>
        </w:rPr>
        <w:t>'ועצר את השמים'</w:t>
      </w:r>
      <w:r w:rsidR="00BA25B7">
        <w:rPr>
          <w:rStyle w:val="af4"/>
          <w:rFonts w:hint="cs"/>
          <w:spacing w:val="-4"/>
          <w:rtl/>
        </w:rPr>
        <w:t xml:space="preserve"> </w:t>
      </w:r>
      <w:r w:rsidR="00AF4C1A" w:rsidRPr="00AF4C1A">
        <w:rPr>
          <w:rFonts w:hint="cs"/>
          <w:rtl/>
        </w:rPr>
        <w:t>כ</w:t>
      </w:r>
      <w:r w:rsidRPr="00AF4C1A">
        <w:rPr>
          <w:rtl/>
        </w:rPr>
        <w:t xml:space="preserve">אשה שמחבלת </w:t>
      </w:r>
      <w:r w:rsidR="00C35D7D" w:rsidRPr="00C35D7D">
        <w:rPr>
          <w:rStyle w:val="afffffc"/>
          <w:rFonts w:hint="cs"/>
          <w:rtl/>
        </w:rPr>
        <w:t>חבלי לידה</w:t>
      </w:r>
      <w:r w:rsidR="00C35D7D">
        <w:rPr>
          <w:rFonts w:hint="cs"/>
          <w:rtl/>
        </w:rPr>
        <w:t xml:space="preserve"> </w:t>
      </w:r>
      <w:r w:rsidRPr="00AF4C1A">
        <w:rPr>
          <w:rtl/>
        </w:rPr>
        <w:t>ו</w:t>
      </w:r>
      <w:r w:rsidR="00AF4C1A" w:rsidRPr="00AF4C1A">
        <w:rPr>
          <w:rFonts w:hint="cs"/>
          <w:rtl/>
        </w:rPr>
        <w:t>ל</w:t>
      </w:r>
      <w:r w:rsidRPr="00AF4C1A">
        <w:rPr>
          <w:rtl/>
        </w:rPr>
        <w:t>א</w:t>
      </w:r>
      <w:r w:rsidR="00AF4C1A" w:rsidRPr="00AF4C1A">
        <w:rPr>
          <w:rtl/>
        </w:rPr>
        <w:t xml:space="preserve"> יולדת</w:t>
      </w:r>
      <w:r w:rsidR="00EE4A49">
        <w:rPr>
          <w:rFonts w:hint="cs"/>
          <w:rtl/>
        </w:rPr>
        <w:t>,</w:t>
      </w:r>
    </w:p>
    <w:p w14:paraId="74E5D554" w14:textId="77777777" w:rsidR="00EE4A49" w:rsidRPr="00AF4C1A" w:rsidRDefault="00EE4A49" w:rsidP="008A5DDC">
      <w:pPr>
        <w:pStyle w:val="afff2"/>
        <w:framePr w:wrap="around"/>
        <w:rPr>
          <w:rtl/>
        </w:rPr>
      </w:pPr>
      <w:r>
        <w:rPr>
          <w:rFonts w:hint="cs"/>
          <w:rtl/>
        </w:rPr>
        <w:t>ח.</w:t>
      </w:r>
    </w:p>
    <w:p w14:paraId="64126110" w14:textId="0F5B30CA" w:rsidR="00B8196E" w:rsidRPr="00B8196E" w:rsidRDefault="00AE7187" w:rsidP="00C35D7D">
      <w:pPr>
        <w:pStyle w:val="36"/>
        <w:framePr w:wrap="notBeside"/>
        <w:rPr>
          <w:rtl/>
        </w:rPr>
      </w:pPr>
      <w:r w:rsidRPr="00C35D7D">
        <w:rPr>
          <w:rFonts w:hint="cs"/>
          <w:rtl/>
        </w:rPr>
        <w:t>כב''ק</w:t>
      </w:r>
      <w:r w:rsidR="00B8196E" w:rsidRPr="00B8196E">
        <w:rPr>
          <w:rtl/>
        </w:rPr>
        <w:t>:</w:t>
      </w:r>
    </w:p>
    <w:p w14:paraId="74E5D555" w14:textId="5314E7ED" w:rsidR="00D16104" w:rsidRPr="006F178A" w:rsidRDefault="00D76F36" w:rsidP="00AE7187">
      <w:pPr>
        <w:rPr>
          <w:rtl/>
        </w:rPr>
      </w:pPr>
      <w:r>
        <w:rPr>
          <w:rFonts w:hint="cs"/>
          <w:rtl/>
        </w:rPr>
        <w:t xml:space="preserve">נאמרה </w:t>
      </w:r>
      <w:r w:rsidR="00D16104" w:rsidRPr="006F178A">
        <w:rPr>
          <w:rtl/>
        </w:rPr>
        <w:t>עצירה</w:t>
      </w:r>
      <w:r w:rsidR="00AE7187">
        <w:rPr>
          <w:rFonts w:hint="cs"/>
          <w:rtl/>
        </w:rPr>
        <w:t xml:space="preserve"> לידה ופקידה</w:t>
      </w:r>
      <w:r w:rsidR="00D16104" w:rsidRPr="006F178A">
        <w:rPr>
          <w:rtl/>
        </w:rPr>
        <w:t xml:space="preserve"> באשה</w:t>
      </w:r>
      <w:r>
        <w:rPr>
          <w:rFonts w:hint="cs"/>
          <w:rtl/>
        </w:rPr>
        <w:t xml:space="preserve">, </w:t>
      </w:r>
      <w:r w:rsidR="00AE7187">
        <w:rPr>
          <w:rFonts w:hint="cs"/>
          <w:rtl/>
        </w:rPr>
        <w:t>ובגשמים</w:t>
      </w:r>
      <w:r>
        <w:rPr>
          <w:rFonts w:hint="cs"/>
          <w:rtl/>
        </w:rPr>
        <w:t>.</w:t>
      </w:r>
      <w:r w:rsidR="00D16104" w:rsidRPr="006F178A">
        <w:rPr>
          <w:rtl/>
        </w:rPr>
        <w:t xml:space="preserve"> </w:t>
      </w:r>
    </w:p>
    <w:p w14:paraId="74E5D556" w14:textId="77777777" w:rsidR="00D16104" w:rsidRDefault="00D16104" w:rsidP="00010606">
      <w:pPr>
        <w:spacing w:after="60"/>
        <w:rPr>
          <w:rtl/>
        </w:rPr>
      </w:pPr>
      <w:r w:rsidRPr="00010606">
        <w:rPr>
          <w:rStyle w:val="af4"/>
          <w:rFonts w:hint="cs"/>
          <w:rtl/>
        </w:rPr>
        <w:t>'</w:t>
      </w:r>
      <w:r w:rsidRPr="00010606">
        <w:rPr>
          <w:rStyle w:val="af4"/>
          <w:rtl/>
        </w:rPr>
        <w:t>פלג אלהים מלא מים</w:t>
      </w:r>
      <w:r w:rsidRPr="00010606">
        <w:rPr>
          <w:rStyle w:val="af4"/>
          <w:rFonts w:hint="cs"/>
          <w:rtl/>
        </w:rPr>
        <w:t>'</w:t>
      </w:r>
      <w:r w:rsidRPr="00C668B2">
        <w:rPr>
          <w:rtl/>
        </w:rPr>
        <w:t xml:space="preserve"> -כמין קובה</w:t>
      </w:r>
      <w:r w:rsidR="00EE4A49">
        <w:rPr>
          <w:rFonts w:hint="cs"/>
          <w:rtl/>
        </w:rPr>
        <w:t xml:space="preserve"> </w:t>
      </w:r>
      <w:r w:rsidRPr="00C668B2">
        <w:rPr>
          <w:rtl/>
        </w:rPr>
        <w:t>ברקיע שממנה גשמים יוצאין.</w:t>
      </w:r>
    </w:p>
    <w:p w14:paraId="74E5D557" w14:textId="77777777" w:rsidR="00F3739A" w:rsidRPr="00C668B2" w:rsidRDefault="00F3739A" w:rsidP="00AE7187">
      <w:pPr>
        <w:pStyle w:val="afffff8"/>
        <w:rPr>
          <w:rtl/>
        </w:rPr>
      </w:pPr>
      <w:r>
        <w:rPr>
          <w:rFonts w:hint="cs"/>
          <w:rtl/>
        </w:rPr>
        <w:t>נגזר בחוזק וחזרו בתשובה.</w:t>
      </w:r>
    </w:p>
    <w:p w14:paraId="1AE94F74" w14:textId="77777777" w:rsidR="00B8196E" w:rsidRPr="00B8196E" w:rsidRDefault="0036143F" w:rsidP="00010606">
      <w:pPr>
        <w:pStyle w:val="36"/>
        <w:framePr w:wrap="notBeside"/>
        <w:rPr>
          <w:rtl/>
        </w:rPr>
      </w:pPr>
      <w:r w:rsidRPr="00010606">
        <w:rPr>
          <w:rtl/>
        </w:rPr>
        <w:t>• רשב"נ:</w:t>
      </w:r>
      <w:r w:rsidRPr="00010606">
        <w:rPr>
          <w:rtl/>
        </w:rPr>
        <w:tab/>
      </w:r>
      <w:r w:rsidRPr="00010606">
        <w:rPr>
          <w:rFonts w:hint="cs"/>
          <w:rtl/>
        </w:rPr>
        <w:t>א.</w:t>
      </w:r>
      <w:del w:id="41019" w:author="Claude" w:date="2026-10-07T09:25:22Z">
        <w:r>
          <w:rPr>
            <w:rtl/>
          </w:rPr>
          <w:delText xml:space="preserve">	</w:delText>
        </w:r>
      </w:del>
      <w:r w:rsidR="00B8196E" w:rsidRPr="00B8196E">
        <w:rPr>
          <w:rtl/>
        </w:rPr>
        <w:t>:</w:t>
      </w:r>
    </w:p>
    <w:p w14:paraId="74E5D558" w14:textId="17510995" w:rsidR="00AF4C1A" w:rsidRDefault="00D16104" w:rsidP="0036143F">
      <w:pPr>
        <w:rPr>
          <w:rStyle w:val="af4"/>
          <w:rtl/>
        </w:rPr>
      </w:pPr>
      <w:r w:rsidRPr="00A824E4">
        <w:rPr>
          <w:rStyle w:val="af4"/>
          <w:rtl/>
        </w:rPr>
        <w:t xml:space="preserve">אם לשבט' </w:t>
      </w:r>
      <w:r w:rsidRPr="006F178A">
        <w:rPr>
          <w:rFonts w:ascii="Fb Fontext" w:hAnsi="Fb Fontext"/>
          <w:rtl/>
        </w:rPr>
        <w:t>- בהרים ובגבעות,</w:t>
      </w:r>
      <w:r w:rsidRPr="00A824E4">
        <w:rPr>
          <w:rStyle w:val="af4"/>
          <w:rtl/>
        </w:rPr>
        <w:t xml:space="preserve"> </w:t>
      </w:r>
    </w:p>
    <w:p w14:paraId="74E5D559" w14:textId="77777777" w:rsidR="00D16104" w:rsidRPr="006F178A" w:rsidRDefault="00D16104" w:rsidP="00010606">
      <w:pPr>
        <w:rPr>
          <w:rtl/>
        </w:rPr>
      </w:pPr>
      <w:r w:rsidRPr="00A824E4">
        <w:rPr>
          <w:rStyle w:val="af4"/>
          <w:rtl/>
        </w:rPr>
        <w:t xml:space="preserve">'אם לחסד ימצאהו לארצו' </w:t>
      </w:r>
      <w:r w:rsidRPr="006F178A">
        <w:rPr>
          <w:rFonts w:ascii="Fb Fontext" w:hAnsi="Fb Fontext"/>
          <w:rtl/>
        </w:rPr>
        <w:t>- בשדות ובכרמים.</w:t>
      </w:r>
    </w:p>
    <w:p w14:paraId="5B5E2E43" w14:textId="644C4DF3" w:rsidR="00B8196E" w:rsidRPr="00B8196E" w:rsidRDefault="0036143F" w:rsidP="00010606">
      <w:pPr>
        <w:pStyle w:val="36"/>
        <w:framePr w:wrap="notBeside"/>
        <w:rPr>
          <w:rtl/>
        </w:rPr>
      </w:pPr>
      <w:r w:rsidRPr="00010606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55A" w14:textId="05A9BA56" w:rsidR="00AF4C1A" w:rsidRDefault="00D16104" w:rsidP="00010606">
      <w:pPr>
        <w:rPr>
          <w:rStyle w:val="af4"/>
          <w:rtl/>
        </w:rPr>
      </w:pPr>
      <w:r w:rsidRPr="00CC56D5">
        <w:rPr>
          <w:rStyle w:val="af4"/>
          <w:rtl/>
        </w:rPr>
        <w:t xml:space="preserve">'אם לשבט' </w:t>
      </w:r>
      <w:r w:rsidR="00F3739A">
        <w:rPr>
          <w:rtl/>
        </w:rPr>
        <w:t>–</w:t>
      </w:r>
      <w:r w:rsidRPr="006F178A">
        <w:rPr>
          <w:rtl/>
        </w:rPr>
        <w:t xml:space="preserve"> </w:t>
      </w:r>
      <w:r w:rsidR="00F3739A">
        <w:rPr>
          <w:rFonts w:hint="cs"/>
          <w:rtl/>
        </w:rPr>
        <w:t xml:space="preserve">טוב </w:t>
      </w:r>
      <w:r w:rsidRPr="006F178A">
        <w:rPr>
          <w:rtl/>
        </w:rPr>
        <w:t>לאילנות,</w:t>
      </w:r>
      <w:r w:rsidRPr="00A824E4">
        <w:rPr>
          <w:rStyle w:val="af4"/>
          <w:rtl/>
        </w:rPr>
        <w:t xml:space="preserve"> </w:t>
      </w:r>
      <w:r w:rsidR="00EE4A49">
        <w:rPr>
          <w:rStyle w:val="af4"/>
          <w:rFonts w:hint="cs"/>
          <w:rtl/>
        </w:rPr>
        <w:t xml:space="preserve"> </w:t>
      </w:r>
      <w:r w:rsidRPr="00A824E4">
        <w:rPr>
          <w:rStyle w:val="af4"/>
          <w:rtl/>
        </w:rPr>
        <w:t xml:space="preserve">'אם לארצו' </w:t>
      </w:r>
      <w:r w:rsidRPr="006F178A">
        <w:rPr>
          <w:rtl/>
        </w:rPr>
        <w:t>- לזרעים,</w:t>
      </w:r>
      <w:r w:rsidRPr="00A824E4">
        <w:rPr>
          <w:rStyle w:val="af4"/>
          <w:rtl/>
        </w:rPr>
        <w:t xml:space="preserve"> </w:t>
      </w:r>
    </w:p>
    <w:p w14:paraId="74E5D55B" w14:textId="77777777" w:rsidR="00D16104" w:rsidRPr="006F178A" w:rsidRDefault="00D16104" w:rsidP="00010606">
      <w:pPr>
        <w:rPr>
          <w:rtl/>
        </w:rPr>
      </w:pPr>
      <w:r w:rsidRPr="00A824E4">
        <w:rPr>
          <w:rStyle w:val="af4"/>
          <w:rtl/>
        </w:rPr>
        <w:t xml:space="preserve">'אם לחסד ימצאהו' </w:t>
      </w:r>
      <w:r w:rsidRPr="006F178A">
        <w:rPr>
          <w:rtl/>
        </w:rPr>
        <w:t>- בורות שיחין ומערות.</w:t>
      </w:r>
    </w:p>
    <w:p w14:paraId="74E5D55D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tl/>
        </w:rPr>
        <w:t>ח:</w:t>
      </w:r>
    </w:p>
    <w:p w14:paraId="3813D65F" w14:textId="570C5453" w:rsidR="00B8196E" w:rsidRPr="00B8196E" w:rsidRDefault="00005560" w:rsidP="009267DC">
      <w:pPr>
        <w:pStyle w:val="36"/>
        <w:framePr w:wrap="notBeside"/>
        <w:rPr>
          <w:rtl/>
        </w:rPr>
      </w:pPr>
      <w:r w:rsidRPr="009267DC">
        <w:rPr>
          <w:rFonts w:hint="cs"/>
          <w:rtl/>
        </w:rPr>
        <w:t xml:space="preserve">  </w:t>
      </w:r>
      <w:r w:rsidR="00F3739A" w:rsidRPr="009267DC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47628D89" w14:textId="528AF633" w:rsidR="009267DC" w:rsidRPr="009267DC" w:rsidRDefault="00AC15BD" w:rsidP="00DF7777">
      <w:pPr>
        <w:pStyle w:val="afffff8"/>
        <w:rPr>
          <w:rStyle w:val="afffff3"/>
          <w:rFonts w:ascii="Fb Fontext" w:hAnsi="Fb Fontext" w:cs="FrankRuehl"/>
          <w:szCs w:val="18"/>
          <w:rtl/>
        </w:rPr>
      </w:pPr>
      <w:r>
        <w:rPr>
          <w:rFonts w:hint="cs"/>
          <w:rtl/>
        </w:rPr>
        <w:t xml:space="preserve">מעשה </w:t>
      </w:r>
      <w:r w:rsidR="00D16104" w:rsidRPr="006F178A">
        <w:rPr>
          <w:rtl/>
        </w:rPr>
        <w:t>שהיה רעב ומוות</w:t>
      </w:r>
      <w:r w:rsidR="00D10F3C"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  <w:r w:rsidR="00D10F3C">
        <w:rPr>
          <w:rFonts w:hint="cs"/>
          <w:rtl/>
        </w:rPr>
        <w:t xml:space="preserve">ולא יכלו </w:t>
      </w:r>
      <w:r w:rsidR="00D16104" w:rsidRPr="006F178A">
        <w:rPr>
          <w:rtl/>
        </w:rPr>
        <w:t xml:space="preserve">לבקש </w:t>
      </w:r>
      <w:r w:rsidR="00EE4A49">
        <w:rPr>
          <w:rFonts w:hint="cs"/>
          <w:rtl/>
        </w:rPr>
        <w:t>על שניהם</w:t>
      </w:r>
      <w:r w:rsidR="00D10F3C"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</w:p>
    <w:p w14:paraId="5EB49BCA" w14:textId="0A15E372" w:rsidR="00B8196E" w:rsidRPr="00B8196E" w:rsidRDefault="00D10F3C" w:rsidP="009267DC">
      <w:pPr>
        <w:pStyle w:val="36"/>
        <w:framePr w:wrap="notBeside"/>
        <w:rPr>
          <w:rtl/>
        </w:rPr>
      </w:pPr>
      <w:r w:rsidRPr="009267DC">
        <w:rPr>
          <w:rFonts w:hint="cs"/>
          <w:rtl/>
        </w:rPr>
        <w:t>ארשב"נ</w:t>
      </w:r>
      <w:r w:rsidR="00B8196E" w:rsidRPr="00B8196E">
        <w:rPr>
          <w:rFonts w:hint="cs"/>
          <w:rtl/>
        </w:rPr>
        <w:t>:</w:t>
      </w:r>
    </w:p>
    <w:p w14:paraId="4535F8EE" w14:textId="745AE949" w:rsidR="008B5D26" w:rsidRDefault="00D16104" w:rsidP="00834BB1">
      <w:pPr>
        <w:rPr>
          <w:rStyle w:val="af4"/>
          <w:rtl/>
        </w:rPr>
      </w:pPr>
      <w:r w:rsidRPr="006F178A">
        <w:rPr>
          <w:rFonts w:ascii="Fb Fontext" w:hAnsi="Fb Fontext"/>
          <w:rtl/>
        </w:rPr>
        <w:t>לבקש על השובע וממילא יתן חיים</w:t>
      </w:r>
      <w:r w:rsidR="00D10F3C">
        <w:rPr>
          <w:rFonts w:ascii="Fb Fontext" w:hAnsi="Fb Fontext" w:hint="cs"/>
          <w:rtl/>
        </w:rPr>
        <w:t>,</w:t>
      </w:r>
      <w:r w:rsidRPr="00AC15BD">
        <w:rPr>
          <w:rStyle w:val="af4"/>
          <w:rtl/>
        </w:rPr>
        <w:t xml:space="preserve"> </w:t>
      </w:r>
      <w:r w:rsidR="00AC15BD" w:rsidRPr="00AC15BD">
        <w:rPr>
          <w:rStyle w:val="af4"/>
          <w:rFonts w:hint="cs"/>
          <w:rtl/>
        </w:rPr>
        <w:t xml:space="preserve">דמשביע לכל חי </w:t>
      </w:r>
      <w:r w:rsidRPr="002C641B">
        <w:rPr>
          <w:rStyle w:val="af4"/>
          <w:rtl/>
        </w:rPr>
        <w:t xml:space="preserve">ד'ונצומה </w:t>
      </w:r>
    </w:p>
    <w:p w14:paraId="74E5D560" w14:textId="241E9B3B" w:rsidR="00D16104" w:rsidRPr="006F178A" w:rsidRDefault="00D16104" w:rsidP="00834BB1">
      <w:pPr>
        <w:rPr>
          <w:rtl/>
        </w:rPr>
      </w:pPr>
      <w:r w:rsidRPr="002C641B">
        <w:rPr>
          <w:rStyle w:val="af4"/>
          <w:rtl/>
        </w:rPr>
        <w:lastRenderedPageBreak/>
        <w:t>ונבקשה מאלהינו על זאת',</w:t>
      </w:r>
      <w:r w:rsidRPr="006F178A">
        <w:rPr>
          <w:rtl/>
        </w:rPr>
        <w:t xml:space="preserve"> מכלל ד</w:t>
      </w:r>
      <w:r w:rsidR="00AF6F7E">
        <w:rPr>
          <w:rFonts w:hint="cs"/>
          <w:rtl/>
        </w:rPr>
        <w:t>יש</w:t>
      </w:r>
      <w:r w:rsidR="00AF6F7E">
        <w:rPr>
          <w:rtl/>
        </w:rPr>
        <w:t xml:space="preserve"> אחרת</w:t>
      </w:r>
      <w:r w:rsidRPr="006F178A">
        <w:rPr>
          <w:rtl/>
        </w:rPr>
        <w:t>.</w:t>
      </w:r>
    </w:p>
    <w:p w14:paraId="1E841EA0" w14:textId="5062EBEA" w:rsidR="00B8196E" w:rsidRPr="00B8196E" w:rsidRDefault="00D16104" w:rsidP="009267DC">
      <w:pPr>
        <w:pStyle w:val="36"/>
        <w:framePr w:wrap="notBeside"/>
        <w:rPr>
          <w:rtl/>
        </w:rPr>
      </w:pPr>
      <w:r w:rsidRPr="009267DC">
        <w:rPr>
          <w:rtl/>
        </w:rPr>
        <w:t>מר"ח</w:t>
      </w:r>
      <w:r w:rsidR="00B8196E" w:rsidRPr="00B8196E">
        <w:rPr>
          <w:rtl/>
        </w:rPr>
        <w:t>:</w:t>
      </w:r>
    </w:p>
    <w:p w14:paraId="74E5D561" w14:textId="634D10A3" w:rsidR="00D16104" w:rsidRPr="00D10F3C" w:rsidRDefault="00D16104" w:rsidP="009267DC">
      <w:pPr>
        <w:spacing w:after="60"/>
        <w:rPr>
          <w:rStyle w:val="af4"/>
          <w:rtl/>
        </w:rPr>
      </w:pPr>
      <w:r w:rsidRPr="00D10F3C">
        <w:rPr>
          <w:rStyle w:val="af4"/>
          <w:rtl/>
        </w:rPr>
        <w:t xml:space="preserve">'ורחמין למבעא </w:t>
      </w:r>
      <w:r w:rsidR="00AC15BD">
        <w:rPr>
          <w:rStyle w:val="af4"/>
          <w:rFonts w:hint="cs"/>
          <w:rtl/>
        </w:rPr>
        <w:t xml:space="preserve">... </w:t>
      </w:r>
      <w:r w:rsidRPr="00D10F3C">
        <w:rPr>
          <w:rStyle w:val="af4"/>
          <w:rtl/>
        </w:rPr>
        <w:t xml:space="preserve">על רזא דנה' </w:t>
      </w:r>
    </w:p>
    <w:p w14:paraId="05A6BB66" w14:textId="53351795" w:rsidR="00B8196E" w:rsidRPr="00B8196E" w:rsidRDefault="00F3739A" w:rsidP="009267DC">
      <w:pPr>
        <w:pStyle w:val="36"/>
        <w:framePr w:wrap="notBeside"/>
        <w:rPr>
          <w:rtl/>
        </w:rPr>
      </w:pPr>
      <w:r w:rsidRPr="009267DC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562" w14:textId="166A435B" w:rsidR="00D10F3C" w:rsidRDefault="00FD563E" w:rsidP="00DF7777">
      <w:pPr>
        <w:pStyle w:val="afffff8"/>
        <w:rPr>
          <w:rtl/>
        </w:rPr>
      </w:pPr>
      <w:r>
        <w:rPr>
          <w:rFonts w:hint="cs"/>
          <w:rtl/>
        </w:rPr>
        <w:t xml:space="preserve">מעשה </w:t>
      </w:r>
      <w:r w:rsidR="00D16104" w:rsidRPr="006F178A">
        <w:rPr>
          <w:rtl/>
        </w:rPr>
        <w:t>שגזרו שמד ושלא לישב בתענית</w:t>
      </w:r>
      <w:r w:rsidR="00D10F3C"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</w:p>
    <w:p w14:paraId="6515BDCF" w14:textId="14358797" w:rsidR="00B8196E" w:rsidRPr="00B8196E" w:rsidRDefault="00D10F3C" w:rsidP="00834BB1">
      <w:pPr>
        <w:pStyle w:val="36"/>
        <w:framePr w:wrap="notBeside"/>
        <w:rPr>
          <w:rtl/>
        </w:rPr>
      </w:pPr>
      <w:r w:rsidRPr="00834BB1">
        <w:rPr>
          <w:rtl/>
        </w:rPr>
        <w:t>א</w:t>
      </w:r>
      <w:r w:rsidRPr="00834BB1">
        <w:rPr>
          <w:rFonts w:hint="cs"/>
          <w:rtl/>
        </w:rPr>
        <w:t>ר"ז</w:t>
      </w:r>
      <w:r w:rsidR="00B8196E" w:rsidRPr="00B8196E">
        <w:rPr>
          <w:rFonts w:hint="cs"/>
          <w:rtl/>
        </w:rPr>
        <w:t>:</w:t>
      </w:r>
    </w:p>
    <w:p w14:paraId="74E5D563" w14:textId="00129CCB" w:rsidR="00D10F3C" w:rsidRDefault="00D10F3C" w:rsidP="0045747B">
      <w:pPr>
        <w:rPr>
          <w:rtl/>
        </w:rPr>
      </w:pPr>
      <w:r>
        <w:rPr>
          <w:rFonts w:hint="cs"/>
          <w:rtl/>
        </w:rPr>
        <w:t xml:space="preserve">שיקבלו </w:t>
      </w:r>
      <w:r w:rsidR="00D16104" w:rsidRPr="006F178A">
        <w:rPr>
          <w:rtl/>
        </w:rPr>
        <w:t>ע"ע</w:t>
      </w:r>
      <w:r>
        <w:rPr>
          <w:rFonts w:hint="cs"/>
          <w:rtl/>
        </w:rPr>
        <w:t>,</w:t>
      </w:r>
      <w:r w:rsidR="00D16104" w:rsidRPr="006F178A">
        <w:rPr>
          <w:rtl/>
        </w:rPr>
        <w:t xml:space="preserve"> וכשיבטל השמד ישבו בתענית</w:t>
      </w:r>
      <w:r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</w:p>
    <w:p w14:paraId="0B1BD85D" w14:textId="53A87410" w:rsidR="00B8196E" w:rsidRPr="00B8196E" w:rsidRDefault="00D16104" w:rsidP="00834BB1">
      <w:pPr>
        <w:pStyle w:val="36"/>
        <w:framePr w:wrap="notBeside"/>
        <w:rPr>
          <w:rtl/>
        </w:rPr>
      </w:pPr>
      <w:r w:rsidRPr="00834BB1">
        <w:rPr>
          <w:rtl/>
        </w:rPr>
        <w:t>והוכיח</w:t>
      </w:r>
      <w:r w:rsidR="00B8196E" w:rsidRPr="00B8196E">
        <w:rPr>
          <w:rFonts w:hint="cs"/>
          <w:rtl/>
        </w:rPr>
        <w:t>:</w:t>
      </w:r>
    </w:p>
    <w:p w14:paraId="74E5D564" w14:textId="3608CFE2" w:rsidR="00D16104" w:rsidRPr="00D10F3C" w:rsidRDefault="00FD563E" w:rsidP="00834BB1">
      <w:pPr>
        <w:spacing w:after="60"/>
        <w:rPr>
          <w:rStyle w:val="af4"/>
          <w:rtl/>
        </w:rPr>
      </w:pPr>
      <w:r>
        <w:rPr>
          <w:rStyle w:val="af4"/>
          <w:rFonts w:hint="cs"/>
          <w:rtl/>
        </w:rPr>
        <w:t>מ'</w:t>
      </w:r>
      <w:r w:rsidR="00D16104" w:rsidRPr="00D10F3C">
        <w:rPr>
          <w:rStyle w:val="af4"/>
          <w:rtl/>
        </w:rPr>
        <w:t xml:space="preserve">אשר נתת את לבך להבין ולהתענות </w:t>
      </w:r>
      <w:r w:rsidR="00D10F3C">
        <w:rPr>
          <w:rStyle w:val="af4"/>
          <w:rFonts w:hint="cs"/>
          <w:rtl/>
        </w:rPr>
        <w:t>וגו'.</w:t>
      </w:r>
    </w:p>
    <w:p w14:paraId="707570F0" w14:textId="4ECAEE7E" w:rsidR="00B8196E" w:rsidRPr="00B8196E" w:rsidRDefault="00005560" w:rsidP="00834BB1">
      <w:pPr>
        <w:pStyle w:val="36"/>
        <w:framePr w:wrap="notBeside"/>
        <w:rPr>
          <w:rtl/>
        </w:rPr>
      </w:pPr>
      <w:r w:rsidRPr="00834BB1">
        <w:rPr>
          <w:rFonts w:hint="cs"/>
          <w:rtl/>
        </w:rPr>
        <w:t>רי"צ</w:t>
      </w:r>
      <w:r w:rsidR="00B8196E" w:rsidRPr="00B8196E">
        <w:rPr>
          <w:rFonts w:hint="cs"/>
          <w:rtl/>
        </w:rPr>
        <w:t>:</w:t>
      </w:r>
    </w:p>
    <w:p w14:paraId="74E5D565" w14:textId="1BFA6806" w:rsidR="00005560" w:rsidRDefault="00005560" w:rsidP="0045747B">
      <w:pPr>
        <w:rPr>
          <w:rtl/>
        </w:rPr>
      </w:pPr>
      <w:r w:rsidRPr="00053775">
        <w:rPr>
          <w:rFonts w:cs="PFT_Frank" w:hint="cs"/>
          <w:b/>
          <w:bCs/>
          <w:szCs w:val="14"/>
          <w:rtl/>
        </w:rPr>
        <w:t xml:space="preserve">גשמים בע''ש </w:t>
      </w:r>
      <w:r>
        <w:rPr>
          <w:rFonts w:hint="cs"/>
          <w:rtl/>
        </w:rPr>
        <w:t xml:space="preserve">אפי' בשני אליהו </w:t>
      </w:r>
      <w:r>
        <w:rPr>
          <w:rtl/>
        </w:rPr>
        <w:t>–</w:t>
      </w:r>
      <w:r>
        <w:rPr>
          <w:rFonts w:hint="cs"/>
          <w:rtl/>
        </w:rPr>
        <w:t xml:space="preserve"> ה</w:t>
      </w:r>
      <w:r w:rsidR="00FD563E">
        <w:rPr>
          <w:rFonts w:hint="cs"/>
          <w:rtl/>
        </w:rPr>
        <w:t>ן</w:t>
      </w:r>
      <w:r>
        <w:rPr>
          <w:rFonts w:hint="cs"/>
          <w:rtl/>
        </w:rPr>
        <w:t xml:space="preserve"> סימן קללה </w:t>
      </w:r>
    </w:p>
    <w:p w14:paraId="182C13EA" w14:textId="6AC344D4" w:rsidR="00B8196E" w:rsidRPr="00B8196E" w:rsidRDefault="00005560" w:rsidP="00834BB1">
      <w:pPr>
        <w:pStyle w:val="36"/>
        <w:framePr w:wrap="notBeside"/>
        <w:rPr>
          <w:rtl/>
        </w:rPr>
      </w:pPr>
      <w:r w:rsidRPr="00834BB1">
        <w:rPr>
          <w:rFonts w:hint="cs"/>
          <w:rtl/>
        </w:rPr>
        <w:t>כ</w:t>
      </w:r>
      <w:r w:rsidR="00D16104" w:rsidRPr="00834BB1">
        <w:rPr>
          <w:rtl/>
        </w:rPr>
        <w:t>רב"ש</w:t>
      </w:r>
      <w:r w:rsidR="00B8196E" w:rsidRPr="00B8196E">
        <w:rPr>
          <w:rtl/>
        </w:rPr>
        <w:t>:</w:t>
      </w:r>
    </w:p>
    <w:p w14:paraId="74E5D566" w14:textId="3B110CFD" w:rsidR="00D16104" w:rsidRPr="006F178A" w:rsidRDefault="00D16104" w:rsidP="0045747B">
      <w:pPr>
        <w:rPr>
          <w:rtl/>
        </w:rPr>
      </w:pPr>
      <w:r>
        <w:rPr>
          <w:rtl/>
        </w:rPr>
        <w:t>קשה יו</w:t>
      </w:r>
      <w:r>
        <w:rPr>
          <w:rFonts w:hint="cs"/>
          <w:rtl/>
        </w:rPr>
        <w:t>ם</w:t>
      </w:r>
      <w:r w:rsidRPr="006F178A">
        <w:rPr>
          <w:rtl/>
        </w:rPr>
        <w:t xml:space="preserve"> </w:t>
      </w:r>
      <w:r>
        <w:rPr>
          <w:rFonts w:hint="cs"/>
          <w:rtl/>
        </w:rPr>
        <w:t>המטר כיום הדין</w:t>
      </w:r>
      <w:r w:rsidRPr="006F178A">
        <w:rPr>
          <w:rtl/>
        </w:rPr>
        <w:t>.</w:t>
      </w:r>
      <w:r w:rsidR="00F3739A">
        <w:rPr>
          <w:rFonts w:hint="cs"/>
          <w:rtl/>
        </w:rPr>
        <w:t xml:space="preserve"> </w:t>
      </w:r>
      <w:r w:rsidR="00F3739A" w:rsidRPr="00F3739A">
        <w:rPr>
          <w:rStyle w:val="afffffc"/>
          <w:rFonts w:hint="cs"/>
          <w:rtl/>
        </w:rPr>
        <w:t>טורח לבנ''א שא''א לצאת</w:t>
      </w:r>
    </w:p>
    <w:p w14:paraId="5DDE6E04" w14:textId="52F9861E" w:rsidR="00B8196E" w:rsidRPr="00B8196E" w:rsidRDefault="00D16104" w:rsidP="00AF5023">
      <w:pPr>
        <w:pStyle w:val="36"/>
        <w:framePr w:wrap="notBeside"/>
        <w:rPr>
          <w:rtl/>
        </w:rPr>
      </w:pPr>
      <w:r w:rsidRPr="00AF5023">
        <w:rPr>
          <w:rtl/>
        </w:rPr>
        <w:t>אמימר</w:t>
      </w:r>
      <w:r w:rsidR="00B8196E" w:rsidRPr="00B8196E">
        <w:rPr>
          <w:rtl/>
        </w:rPr>
        <w:t>:</w:t>
      </w:r>
    </w:p>
    <w:p w14:paraId="74E5D567" w14:textId="69FE5A63" w:rsidR="00005560" w:rsidRPr="00AF5023" w:rsidRDefault="00D16104" w:rsidP="00AF5023">
      <w:pPr>
        <w:spacing w:after="60"/>
        <w:rPr>
          <w:rtl/>
        </w:rPr>
      </w:pPr>
      <w:r w:rsidRPr="00AF5023">
        <w:rPr>
          <w:rtl/>
        </w:rPr>
        <w:t xml:space="preserve">אי לא </w:t>
      </w:r>
      <w:r w:rsidR="00005560" w:rsidRPr="00AF5023">
        <w:rPr>
          <w:rFonts w:hint="cs"/>
          <w:rtl/>
        </w:rPr>
        <w:t>ש</w:t>
      </w:r>
      <w:r w:rsidRPr="00AF5023">
        <w:rPr>
          <w:rtl/>
        </w:rPr>
        <w:t>צריך לברי</w:t>
      </w:r>
      <w:r w:rsidR="00005560" w:rsidRPr="00AF5023">
        <w:rPr>
          <w:rFonts w:hint="cs"/>
          <w:rtl/>
        </w:rPr>
        <w:t xml:space="preserve">ות היינו מבקשים רחמים לבטלו </w:t>
      </w:r>
    </w:p>
    <w:p w14:paraId="65652B19" w14:textId="5BD42D07" w:rsidR="00B8196E" w:rsidRPr="00B8196E" w:rsidRDefault="00D16104" w:rsidP="00AF5023">
      <w:pPr>
        <w:pStyle w:val="36"/>
        <w:framePr w:wrap="notBeside"/>
        <w:rPr>
          <w:rtl/>
        </w:rPr>
      </w:pPr>
      <w:r w:rsidRPr="00AF5023">
        <w:rPr>
          <w:rtl/>
        </w:rPr>
        <w:t>רי"צ</w:t>
      </w:r>
      <w:r w:rsidR="00B8196E" w:rsidRPr="00B8196E">
        <w:rPr>
          <w:rtl/>
        </w:rPr>
        <w:t>:</w:t>
      </w:r>
    </w:p>
    <w:p w14:paraId="74E5D568" w14:textId="464F25AD" w:rsidR="00D16104" w:rsidRDefault="00D16104" w:rsidP="00AF5023">
      <w:pPr>
        <w:pStyle w:val="afffffe"/>
        <w:spacing w:before="0"/>
        <w:rPr>
          <w:rtl/>
        </w:rPr>
      </w:pPr>
      <w:r w:rsidRPr="009972CD">
        <w:rPr>
          <w:rFonts w:cs="PFT_Frank"/>
          <w:b/>
          <w:bCs/>
          <w:szCs w:val="14"/>
          <w:rtl/>
        </w:rPr>
        <w:t>שמש בשבת</w:t>
      </w:r>
      <w:r w:rsidRPr="006F178A">
        <w:rPr>
          <w:rtl/>
        </w:rPr>
        <w:t xml:space="preserve"> צדקה לעניים, </w:t>
      </w:r>
      <w:r w:rsidR="00005560">
        <w:rPr>
          <w:rFonts w:hint="cs"/>
          <w:rtl/>
        </w:rPr>
        <w:t>ד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 xml:space="preserve"> שמש צדקה ומרפא</w:t>
      </w:r>
      <w:r w:rsidRPr="00E72218">
        <w:rPr>
          <w:rStyle w:val="af4"/>
          <w:rFonts w:hint="cs"/>
          <w:rtl/>
        </w:rPr>
        <w:t>'</w:t>
      </w:r>
      <w:r w:rsidRPr="00E72218">
        <w:rPr>
          <w:rStyle w:val="af4"/>
          <w:rtl/>
        </w:rPr>
        <w:t>.</w:t>
      </w:r>
    </w:p>
    <w:p w14:paraId="74E5D569" w14:textId="79E0A138" w:rsidR="00F3739A" w:rsidRPr="00AF5023" w:rsidRDefault="00F3739A" w:rsidP="00AF5023">
      <w:pPr>
        <w:pStyle w:val="afffff8"/>
        <w:rPr>
          <w:rtl/>
        </w:rPr>
      </w:pPr>
      <w:r w:rsidRPr="00AF5023">
        <w:rPr>
          <w:rFonts w:hint="cs"/>
          <w:rtl/>
        </w:rPr>
        <w:t>גדול יום הגשמים</w:t>
      </w:r>
      <w:r w:rsidR="00D82A3E">
        <w:rPr>
          <w:rFonts w:hint="cs"/>
          <w:rtl/>
        </w:rPr>
        <w:t xml:space="preserve"> [ג]</w:t>
      </w:r>
    </w:p>
    <w:p w14:paraId="15D41F45" w14:textId="5477DD9B" w:rsidR="00B8196E" w:rsidRPr="00B8196E" w:rsidRDefault="00F3739A" w:rsidP="00C66AE9">
      <w:pPr>
        <w:pStyle w:val="36"/>
        <w:framePr w:wrap="notBeside"/>
        <w:rPr>
          <w:rtl/>
        </w:rPr>
      </w:pPr>
      <w:r w:rsidRPr="00C66AE9">
        <w:rPr>
          <w:rFonts w:hint="cs"/>
          <w:rtl/>
        </w:rPr>
        <w:t xml:space="preserve">א. </w:t>
      </w:r>
      <w:r w:rsidR="00D16104" w:rsidRPr="00C66AE9">
        <w:rPr>
          <w:rtl/>
        </w:rPr>
        <w:t>רי"צ</w:t>
      </w:r>
      <w:r w:rsidR="00B8196E" w:rsidRPr="00B8196E">
        <w:rPr>
          <w:rtl/>
        </w:rPr>
        <w:t>:</w:t>
      </w:r>
    </w:p>
    <w:p w14:paraId="74E5D56A" w14:textId="60A4300C" w:rsidR="00D16104" w:rsidRPr="006F178A" w:rsidRDefault="00C66AE9" w:rsidP="0036143F">
      <w:pPr>
        <w:rPr>
          <w:rtl/>
        </w:rPr>
      </w:pPr>
      <w:r w:rsidRPr="00C66AE9">
        <w:rPr>
          <w:rFonts w:hint="cs"/>
          <w:rtl/>
        </w:rPr>
        <w:t>ש</w:t>
      </w:r>
      <w:r w:rsidR="00D16104" w:rsidRPr="00C66AE9">
        <w:rPr>
          <w:rtl/>
        </w:rPr>
        <w:t>אפילו פרוטה שבכיס מתברכת בו</w:t>
      </w:r>
      <w:r w:rsidR="00D16104" w:rsidRPr="006F178A">
        <w:rPr>
          <w:rtl/>
        </w:rPr>
        <w:t xml:space="preserve">, </w:t>
      </w:r>
      <w:r w:rsidR="00005560">
        <w:rPr>
          <w:rFonts w:hint="cs"/>
          <w:rtl/>
        </w:rPr>
        <w:t>ד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 xml:space="preserve">לתת מטר </w:t>
      </w:r>
      <w:r w:rsidR="0036143F">
        <w:rPr>
          <w:rStyle w:val="af4"/>
          <w:rFonts w:hint="cs"/>
          <w:rtl/>
        </w:rPr>
        <w:t>...</w:t>
      </w:r>
      <w:r w:rsidR="00D16104" w:rsidRPr="004F0BC8">
        <w:rPr>
          <w:rStyle w:val="af4"/>
          <w:rtl/>
        </w:rPr>
        <w:t xml:space="preserve"> ולברך</w:t>
      </w:r>
      <w:r w:rsidR="0036143F">
        <w:rPr>
          <w:rStyle w:val="af4"/>
          <w:rFonts w:hint="cs"/>
          <w:rtl/>
        </w:rPr>
        <w:t>.</w:t>
      </w:r>
      <w:r w:rsidR="00D16104" w:rsidRPr="004F0BC8">
        <w:rPr>
          <w:rStyle w:val="af4"/>
          <w:rtl/>
        </w:rPr>
        <w:t>.</w:t>
      </w:r>
    </w:p>
    <w:p w14:paraId="114EBEFC" w14:textId="04AD9504" w:rsidR="00B8196E" w:rsidRPr="00B8196E" w:rsidRDefault="00F3739A" w:rsidP="00C66AE9">
      <w:pPr>
        <w:pStyle w:val="36"/>
        <w:framePr w:wrap="notBeside"/>
        <w:rPr>
          <w:rtl/>
        </w:rPr>
      </w:pPr>
      <w:r w:rsidRPr="00C66AE9">
        <w:rPr>
          <w:rFonts w:hint="cs"/>
          <w:rtl/>
        </w:rPr>
        <w:t>ב.</w:t>
      </w:r>
      <w:r w:rsidRPr="00C66AE9">
        <w:rPr>
          <w:rtl/>
        </w:rPr>
        <w:t xml:space="preserve"> רי"ו</w:t>
      </w:r>
      <w:r w:rsidR="00B8196E" w:rsidRPr="00B8196E">
        <w:rPr>
          <w:rtl/>
        </w:rPr>
        <w:t>:</w:t>
      </w:r>
    </w:p>
    <w:p w14:paraId="74E5D56B" w14:textId="33C46B22" w:rsidR="00F3739A" w:rsidRDefault="00F3739A" w:rsidP="0045747B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כיום קבוץ גליות, </w:t>
      </w:r>
      <w:r w:rsidR="00682A8B">
        <w:rPr>
          <w:rFonts w:ascii="Fb Fontext" w:hAnsi="Fb Fontext"/>
          <w:rtl/>
        </w:rPr>
        <w:tab/>
      </w:r>
      <w:r w:rsidR="00682A8B">
        <w:rPr>
          <w:rFonts w:ascii="Fb Fontext" w:hAnsi="Fb Fontext"/>
          <w:rtl/>
        </w:rPr>
        <w:tab/>
      </w:r>
      <w:r w:rsidR="00682A8B">
        <w:rPr>
          <w:rFonts w:ascii="Fb Fontext" w:hAnsi="Fb Fontext"/>
          <w:rtl/>
        </w:rPr>
        <w:tab/>
      </w:r>
      <w:r w:rsidR="00682A8B">
        <w:rPr>
          <w:rFonts w:ascii="Fb Fontext" w:hAnsi="Fb Fontext"/>
          <w:rtl/>
        </w:rPr>
        <w:tab/>
      </w:r>
      <w:r w:rsidR="00682A8B">
        <w:rPr>
          <w:rFonts w:ascii="Fb Fontext" w:hAnsi="Fb Fontext"/>
          <w:rtl/>
        </w:rPr>
        <w:tab/>
      </w:r>
      <w:r w:rsidR="00682A8B">
        <w:rPr>
          <w:rFonts w:ascii="Fb Fontext" w:hAnsi="Fb Fontext"/>
          <w:rtl/>
        </w:rPr>
        <w:tab/>
      </w:r>
      <w:r>
        <w:rPr>
          <w:rFonts w:ascii="Fb Fontext" w:hAnsi="Fb Fontext" w:hint="cs"/>
          <w:rtl/>
        </w:rPr>
        <w:t>ד</w:t>
      </w:r>
      <w:r w:rsidRPr="004F0BC8">
        <w:rPr>
          <w:rStyle w:val="af4"/>
          <w:rFonts w:hint="cs"/>
          <w:rtl/>
        </w:rPr>
        <w:t>'</w:t>
      </w:r>
      <w:r w:rsidRPr="004F0BC8">
        <w:rPr>
          <w:rStyle w:val="af4"/>
          <w:rtl/>
        </w:rPr>
        <w:t>שובה ה</w:t>
      </w:r>
      <w:r>
        <w:rPr>
          <w:rStyle w:val="af4"/>
          <w:rtl/>
        </w:rPr>
        <w:t>'</w:t>
      </w:r>
      <w:r w:rsidRPr="004F0BC8">
        <w:rPr>
          <w:rStyle w:val="af4"/>
          <w:rtl/>
        </w:rPr>
        <w:t xml:space="preserve"> את שביתנו </w:t>
      </w:r>
      <w:r w:rsidRPr="00005560">
        <w:rPr>
          <w:rStyle w:val="af4"/>
          <w:b/>
          <w:bCs/>
          <w:rtl/>
        </w:rPr>
        <w:t>כאפיקים</w:t>
      </w:r>
      <w:r w:rsidRPr="004F0BC8">
        <w:rPr>
          <w:rStyle w:val="af4"/>
          <w:rtl/>
        </w:rPr>
        <w:t xml:space="preserve"> בנגב</w:t>
      </w:r>
      <w:r w:rsidRPr="004F0BC8">
        <w:rPr>
          <w:rStyle w:val="af4"/>
          <w:rFonts w:hint="cs"/>
          <w:rtl/>
        </w:rPr>
        <w:t>'</w:t>
      </w:r>
      <w:r w:rsidRPr="004F0BC8">
        <w:rPr>
          <w:rStyle w:val="af4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</w:p>
    <w:p w14:paraId="03CB601D" w14:textId="6070D6D5" w:rsidR="00B8196E" w:rsidRPr="00B8196E" w:rsidRDefault="00F3739A" w:rsidP="00CB2412">
      <w:pPr>
        <w:pStyle w:val="36"/>
        <w:framePr w:wrap="notBeside"/>
        <w:rPr>
          <w:rtl/>
        </w:rPr>
      </w:pPr>
      <w:r w:rsidRPr="00CB2412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66531A38" w14:textId="56187849" w:rsidR="00A70053" w:rsidRPr="006F178A" w:rsidRDefault="00F3739A" w:rsidP="00011D2B">
      <w:pPr>
        <w:spacing w:after="60"/>
        <w:rPr>
          <w:rtl/>
        </w:rPr>
      </w:pPr>
      <w:r w:rsidRPr="006F178A">
        <w:rPr>
          <w:rtl/>
        </w:rPr>
        <w:t>שאפילו גייסות פוסקות בו,</w:t>
      </w:r>
      <w:r>
        <w:rPr>
          <w:rFonts w:hint="cs"/>
          <w:rtl/>
        </w:rPr>
        <w:t xml:space="preserve"> </w:t>
      </w:r>
      <w:r w:rsidR="00682A8B">
        <w:rPr>
          <w:rtl/>
        </w:rPr>
        <w:tab/>
      </w:r>
      <w:r>
        <w:rPr>
          <w:rFonts w:hint="cs"/>
          <w:rtl/>
        </w:rPr>
        <w:t>ד</w:t>
      </w:r>
      <w:r w:rsidRPr="00CB2412">
        <w:rPr>
          <w:rStyle w:val="af4"/>
          <w:rFonts w:hint="cs"/>
          <w:rtl/>
        </w:rPr>
        <w:t>'</w:t>
      </w:r>
      <w:r w:rsidRPr="00CB2412">
        <w:rPr>
          <w:rStyle w:val="af4"/>
          <w:rtl/>
        </w:rPr>
        <w:t>תלמיה רוה נחת גדודיה</w:t>
      </w:r>
      <w:r w:rsidRPr="00CB2412">
        <w:rPr>
          <w:rStyle w:val="af4"/>
          <w:rFonts w:hint="cs"/>
          <w:rtl/>
        </w:rPr>
        <w:t>'</w:t>
      </w:r>
      <w:r w:rsidRPr="00CB2412">
        <w:rPr>
          <w:rStyle w:val="af4"/>
          <w:rtl/>
        </w:rPr>
        <w:t>.</w:t>
      </w:r>
    </w:p>
    <w:p w14:paraId="609962BC" w14:textId="670B0FF5" w:rsidR="00B8196E" w:rsidRPr="00B8196E" w:rsidRDefault="00D16104" w:rsidP="00CB2412">
      <w:pPr>
        <w:pStyle w:val="36"/>
        <w:framePr w:wrap="notBeside"/>
        <w:rPr>
          <w:rtl/>
        </w:rPr>
      </w:pPr>
      <w:r w:rsidRPr="00CB2412">
        <w:rPr>
          <w:rtl/>
        </w:rPr>
        <w:t>רי"צ</w:t>
      </w:r>
      <w:r w:rsidR="00B8196E" w:rsidRPr="00B8196E">
        <w:rPr>
          <w:rtl/>
        </w:rPr>
        <w:t>:</w:t>
      </w:r>
    </w:p>
    <w:p w14:paraId="74E5D56D" w14:textId="4CE0A150" w:rsidR="00005560" w:rsidRDefault="00D16104" w:rsidP="00011D2B">
      <w:pPr>
        <w:pStyle w:val="afffff8"/>
        <w:rPr>
          <w:rtl/>
        </w:rPr>
      </w:pPr>
      <w:r w:rsidRPr="006F178A">
        <w:rPr>
          <w:rtl/>
        </w:rPr>
        <w:t xml:space="preserve">אין הברכה מצויה אלא בדבר הסמוי מן העין, </w:t>
      </w:r>
    </w:p>
    <w:p w14:paraId="670D3238" w14:textId="1E49D95D" w:rsidR="00B8196E" w:rsidRPr="00B8196E" w:rsidRDefault="00FD563E" w:rsidP="00CB2412">
      <w:pPr>
        <w:pStyle w:val="36"/>
        <w:framePr w:wrap="notBeside"/>
        <w:rPr>
          <w:rtl/>
        </w:rPr>
      </w:pPr>
      <w:r w:rsidRPr="00CB2412">
        <w:rPr>
          <w:rFonts w:hint="cs"/>
          <w:rtl/>
        </w:rPr>
        <w:t>ותדר"י</w:t>
      </w:r>
      <w:r w:rsidR="00B8196E" w:rsidRPr="00B8196E">
        <w:rPr>
          <w:rFonts w:hint="cs"/>
          <w:rtl/>
        </w:rPr>
        <w:t>:</w:t>
      </w:r>
    </w:p>
    <w:p w14:paraId="74E5D56E" w14:textId="0B235F57" w:rsidR="00D16104" w:rsidRPr="006F178A" w:rsidRDefault="00005560" w:rsidP="00ED1EBD">
      <w:pPr>
        <w:rPr>
          <w:rtl/>
        </w:rPr>
      </w:pPr>
      <w:r>
        <w:rPr>
          <w:rFonts w:hint="cs"/>
          <w:rtl/>
        </w:rPr>
        <w:t>ד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>יצו ה</w:t>
      </w:r>
      <w:r w:rsidR="00D16104">
        <w:rPr>
          <w:rStyle w:val="af4"/>
          <w:rtl/>
        </w:rPr>
        <w:t>'</w:t>
      </w:r>
      <w:r w:rsidR="00D16104" w:rsidRPr="004F0BC8">
        <w:rPr>
          <w:rStyle w:val="af4"/>
          <w:rtl/>
        </w:rPr>
        <w:t xml:space="preserve"> אתך את הברכה באסמיך</w:t>
      </w:r>
      <w:r w:rsidR="00D16104" w:rsidRPr="004F0BC8">
        <w:rPr>
          <w:rStyle w:val="af4"/>
          <w:rFonts w:hint="cs"/>
          <w:rtl/>
        </w:rPr>
        <w:t>'</w:t>
      </w:r>
      <w:r>
        <w:rPr>
          <w:rStyle w:val="afffff3"/>
          <w:rFonts w:hint="cs"/>
          <w:rtl/>
        </w:rPr>
        <w:t>.</w:t>
      </w:r>
    </w:p>
    <w:p w14:paraId="74E5D56F" w14:textId="77777777" w:rsidR="00D16104" w:rsidRPr="00C668B2" w:rsidRDefault="00005560" w:rsidP="0045747B">
      <w:pPr>
        <w:pStyle w:val="afffffe"/>
        <w:rPr>
          <w:spacing w:val="-2"/>
          <w:rtl/>
        </w:rPr>
      </w:pPr>
      <w:r w:rsidRPr="00053775">
        <w:rPr>
          <w:rFonts w:cs="PFT_Frank"/>
          <w:b/>
          <w:bCs/>
          <w:spacing w:val="-2"/>
          <w:szCs w:val="14"/>
          <w:rtl/>
        </w:rPr>
        <w:t>הנכנס למוד</w:t>
      </w:r>
      <w:r w:rsidR="00D16104" w:rsidRPr="00053775">
        <w:rPr>
          <w:rFonts w:cs="PFT_Frank"/>
          <w:b/>
          <w:bCs/>
          <w:spacing w:val="-2"/>
          <w:szCs w:val="14"/>
          <w:rtl/>
        </w:rPr>
        <w:t xml:space="preserve"> גרנו</w:t>
      </w:r>
      <w:r w:rsidRPr="00053775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C668B2">
        <w:rPr>
          <w:rFonts w:hint="cs"/>
          <w:spacing w:val="-2"/>
          <w:rtl/>
        </w:rPr>
        <w:t>אומר יה''ר מה''א</w:t>
      </w:r>
      <w:r w:rsidR="00D16104" w:rsidRPr="00C668B2">
        <w:rPr>
          <w:spacing w:val="-2"/>
          <w:rtl/>
        </w:rPr>
        <w:t xml:space="preserve"> שתשלח ברכה במעשה ידנו.</w:t>
      </w:r>
    </w:p>
    <w:p w14:paraId="74E5D570" w14:textId="77777777" w:rsidR="00D16104" w:rsidRPr="006F178A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התחיל למוד</w:t>
      </w:r>
      <w:r w:rsidR="00005560" w:rsidRPr="00053775">
        <w:rPr>
          <w:rFonts w:cs="PFT_Frank" w:hint="cs"/>
          <w:b/>
          <w:bCs/>
          <w:szCs w:val="14"/>
          <w:rtl/>
        </w:rPr>
        <w:t>-</w:t>
      </w:r>
      <w:r w:rsidRPr="00053775">
        <w:rPr>
          <w:rFonts w:cs="PFT_Frank"/>
          <w:b/>
          <w:bCs/>
          <w:szCs w:val="14"/>
          <w:rtl/>
        </w:rPr>
        <w:t xml:space="preserve"> </w:t>
      </w:r>
      <w:r w:rsidR="00005560">
        <w:rPr>
          <w:rtl/>
        </w:rPr>
        <w:t>אומר</w:t>
      </w:r>
      <w:r w:rsidRPr="006F178A">
        <w:rPr>
          <w:rtl/>
        </w:rPr>
        <w:t xml:space="preserve"> ברוך השולח ברכה בכרי הזה.</w:t>
      </w:r>
    </w:p>
    <w:p w14:paraId="74E5D571" w14:textId="77777777" w:rsidR="00D16104" w:rsidRPr="006F178A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מדד ואח</w:t>
      </w:r>
      <w:r w:rsidR="00FD563E" w:rsidRPr="00053775">
        <w:rPr>
          <w:rFonts w:cs="PFT_Frank" w:hint="cs"/>
          <w:b/>
          <w:bCs/>
          <w:szCs w:val="14"/>
          <w:rtl/>
        </w:rPr>
        <w:t>"כ</w:t>
      </w:r>
      <w:r w:rsidRPr="00053775">
        <w:rPr>
          <w:rFonts w:cs="PFT_Frank"/>
          <w:b/>
          <w:bCs/>
          <w:szCs w:val="14"/>
          <w:rtl/>
        </w:rPr>
        <w:t xml:space="preserve"> בירך</w:t>
      </w:r>
      <w:r w:rsidRPr="006F178A">
        <w:rPr>
          <w:rtl/>
        </w:rPr>
        <w:t xml:space="preserve"> </w:t>
      </w:r>
      <w:r w:rsidR="00FD563E">
        <w:rPr>
          <w:rtl/>
        </w:rPr>
        <w:t>–</w:t>
      </w:r>
      <w:r w:rsidRPr="006F178A">
        <w:rPr>
          <w:rtl/>
        </w:rPr>
        <w:t xml:space="preserve"> הר</w:t>
      </w:r>
      <w:r w:rsidR="00FD563E">
        <w:rPr>
          <w:rFonts w:hint="cs"/>
          <w:rtl/>
        </w:rPr>
        <w:t>"ז</w:t>
      </w:r>
      <w:r w:rsidRPr="006F178A">
        <w:rPr>
          <w:rtl/>
        </w:rPr>
        <w:t xml:space="preserve"> תפלת שוא.</w:t>
      </w:r>
      <w:r w:rsidR="00FD563E">
        <w:rPr>
          <w:rFonts w:hint="cs"/>
          <w:rtl/>
        </w:rPr>
        <w:t xml:space="preserve"> </w:t>
      </w:r>
      <w:r w:rsidRPr="006F178A">
        <w:rPr>
          <w:rtl/>
        </w:rPr>
        <w:t>שאין הברכה מצויה בדבר השקול</w:t>
      </w:r>
      <w:r w:rsidR="00005560">
        <w:rPr>
          <w:rFonts w:hint="cs"/>
          <w:rtl/>
        </w:rPr>
        <w:t>,</w:t>
      </w:r>
      <w:r w:rsidRPr="006F178A">
        <w:rPr>
          <w:rtl/>
        </w:rPr>
        <w:t xml:space="preserve"> המדוד</w:t>
      </w:r>
      <w:r w:rsidR="00005560">
        <w:rPr>
          <w:rFonts w:hint="cs"/>
          <w:rtl/>
        </w:rPr>
        <w:t>,</w:t>
      </w:r>
      <w:r w:rsidRPr="006F178A">
        <w:rPr>
          <w:rtl/>
        </w:rPr>
        <w:t xml:space="preserve"> המנוי</w:t>
      </w:r>
      <w:r w:rsidR="00005560">
        <w:rPr>
          <w:rFonts w:hint="cs"/>
          <w:rtl/>
        </w:rPr>
        <w:t>,</w:t>
      </w:r>
      <w:r w:rsidRPr="006F178A">
        <w:rPr>
          <w:rtl/>
        </w:rPr>
        <w:t xml:space="preserve"> אלא בדבר הסמוי מן העין.</w:t>
      </w:r>
    </w:p>
    <w:p w14:paraId="74E5D572" w14:textId="2BDAD12F" w:rsidR="00D16104" w:rsidRPr="006F178A" w:rsidRDefault="007A7A35" w:rsidP="002A4915">
      <w:pPr>
        <w:pStyle w:val="afff0"/>
        <w:rPr>
          <w:rtl/>
        </w:rPr>
      </w:pPr>
      <w:r>
        <w:rPr>
          <w:rFonts w:ascii="MS Mincho" w:hAnsi="MS Mincho" w:hint="cs"/>
          <w:rtl/>
        </w:rPr>
        <w:t>***</w:t>
      </w:r>
      <w:r w:rsidR="00D16104">
        <w:rPr>
          <w:rFonts w:ascii="MS Mincho" w:hAnsi="MS Mincho" w:hint="cs"/>
          <w:rtl/>
        </w:rPr>
        <w:t xml:space="preserve"> </w:t>
      </w:r>
      <w:r w:rsidR="00A70053">
        <w:rPr>
          <w:rFonts w:hint="cs"/>
          <w:rtl/>
        </w:rPr>
        <w:t>***</w:t>
      </w:r>
    </w:p>
    <w:p w14:paraId="74E5D573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tl/>
        </w:rPr>
        <w:t>ח:</w:t>
      </w:r>
    </w:p>
    <w:p w14:paraId="51D27DF2" w14:textId="1BECF69A" w:rsidR="00B8196E" w:rsidRPr="00B8196E" w:rsidRDefault="000B2515" w:rsidP="00A70053">
      <w:pPr>
        <w:pStyle w:val="36"/>
        <w:framePr w:wrap="notBeside"/>
        <w:rPr>
          <w:rtl/>
        </w:rPr>
      </w:pPr>
      <w:r w:rsidRPr="00A70053">
        <w:rPr>
          <w:rFonts w:hint="cs"/>
          <w:rtl/>
        </w:rPr>
        <w:t>רי"ו</w:t>
      </w:r>
      <w:r w:rsidR="00B8196E" w:rsidRPr="00B8196E">
        <w:rPr>
          <w:rFonts w:hint="cs"/>
          <w:rtl/>
        </w:rPr>
        <w:t>:</w:t>
      </w:r>
    </w:p>
    <w:p w14:paraId="74E5D574" w14:textId="1EA8EE81" w:rsidR="000B2515" w:rsidRPr="00A70053" w:rsidRDefault="00D16104" w:rsidP="0045747B">
      <w:pPr>
        <w:rPr>
          <w:rtl/>
        </w:rPr>
      </w:pPr>
      <w:r w:rsidRPr="00011D2B">
        <w:rPr>
          <w:rStyle w:val="afffff9"/>
          <w:rtl/>
        </w:rPr>
        <w:t>גשמים נעצרין</w:t>
      </w:r>
      <w:r w:rsidRPr="00A70053">
        <w:rPr>
          <w:rtl/>
        </w:rPr>
        <w:t xml:space="preserve"> בשביל פוסקי צדקה ברבים ואין נותנין,</w:t>
      </w:r>
    </w:p>
    <w:p w14:paraId="74E5D575" w14:textId="77777777" w:rsidR="00D16104" w:rsidRPr="00757D20" w:rsidRDefault="00FD563E" w:rsidP="00A70053">
      <w:pPr>
        <w:rPr>
          <w:rtl/>
        </w:rPr>
      </w:pPr>
      <w:r w:rsidRPr="00FD563E">
        <w:rPr>
          <w:rStyle w:val="af4"/>
          <w:rFonts w:hint="cs"/>
          <w:rtl/>
        </w:rPr>
        <w:t xml:space="preserve">גשם אין </w:t>
      </w:r>
      <w:r>
        <w:rPr>
          <w:rFonts w:hint="cs"/>
          <w:rtl/>
        </w:rPr>
        <w:t>-</w:t>
      </w:r>
      <w:r>
        <w:rPr>
          <w:rStyle w:val="af4"/>
          <w:rFonts w:hint="cs"/>
          <w:rtl/>
        </w:rPr>
        <w:t>ו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>איש מתהלל במתת שקר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>.</w:t>
      </w:r>
    </w:p>
    <w:p w14:paraId="7A691E16" w14:textId="301AA8DB" w:rsidR="00B8196E" w:rsidRPr="00B8196E" w:rsidRDefault="00D16104" w:rsidP="00222A92">
      <w:pPr>
        <w:pStyle w:val="36"/>
        <w:framePr w:wrap="notBeside"/>
        <w:rPr>
          <w:rtl/>
        </w:rPr>
      </w:pPr>
      <w:r w:rsidRPr="00222A92">
        <w:rPr>
          <w:rtl/>
        </w:rPr>
        <w:t>רי"ו ל</w:t>
      </w:r>
      <w:r w:rsidR="000B2515" w:rsidRPr="00222A92">
        <w:rPr>
          <w:rFonts w:hint="cs"/>
          <w:rtl/>
        </w:rPr>
        <w:t>תינוק</w:t>
      </w:r>
      <w:r w:rsidRPr="00222A92">
        <w:rPr>
          <w:rtl/>
        </w:rPr>
        <w:t xml:space="preserve"> דר"ל</w:t>
      </w:r>
      <w:r w:rsidR="00B8196E" w:rsidRPr="00B8196E">
        <w:rPr>
          <w:rFonts w:hint="cs"/>
          <w:rtl/>
        </w:rPr>
        <w:t>:</w:t>
      </w:r>
    </w:p>
    <w:p w14:paraId="74E5D576" w14:textId="01F3A0B6" w:rsidR="00D16104" w:rsidRDefault="000B2515" w:rsidP="0045747B">
      <w:pPr>
        <w:rPr>
          <w:rStyle w:val="afffff3"/>
          <w:rtl/>
        </w:rPr>
      </w:pPr>
      <w:r>
        <w:rPr>
          <w:rStyle w:val="afffff3"/>
          <w:rFonts w:hint="cs"/>
          <w:rtl/>
        </w:rPr>
        <w:t xml:space="preserve">פסוק לי פסוקך </w:t>
      </w:r>
      <w:r w:rsidR="00D16104" w:rsidRPr="005C3F27">
        <w:rPr>
          <w:rStyle w:val="afffff3"/>
          <w:rtl/>
        </w:rPr>
        <w:t xml:space="preserve">א"ל: </w:t>
      </w:r>
      <w:r w:rsidR="00D16104" w:rsidRPr="005C3F27">
        <w:rPr>
          <w:rStyle w:val="af4"/>
          <w:rtl/>
        </w:rPr>
        <w:t>עשר תעשר.</w:t>
      </w:r>
      <w:r w:rsidR="00D16104" w:rsidRPr="006F178A">
        <w:rPr>
          <w:rtl/>
        </w:rPr>
        <w:t xml:space="preserve"> </w:t>
      </w:r>
      <w:r w:rsidR="00FD563E">
        <w:rPr>
          <w:rStyle w:val="afffff3"/>
          <w:rFonts w:hint="cs"/>
          <w:rtl/>
        </w:rPr>
        <w:t>פירשו</w:t>
      </w:r>
      <w:r w:rsidR="00D16104" w:rsidRPr="005C3F27">
        <w:rPr>
          <w:rStyle w:val="afffff3"/>
          <w:rtl/>
        </w:rPr>
        <w:t xml:space="preserve"> </w:t>
      </w:r>
      <w:r w:rsidR="00D16104" w:rsidRPr="006F178A">
        <w:rPr>
          <w:rtl/>
        </w:rPr>
        <w:t xml:space="preserve">בשביל </w:t>
      </w:r>
      <w:r w:rsidR="00D16104" w:rsidRPr="00C668B2">
        <w:rPr>
          <w:spacing w:val="-2"/>
          <w:rtl/>
        </w:rPr>
        <w:t>שתתעשר</w:t>
      </w:r>
      <w:r w:rsidR="00D16104" w:rsidRPr="00C668B2">
        <w:rPr>
          <w:rStyle w:val="afffff3"/>
          <w:spacing w:val="-2"/>
          <w:rtl/>
        </w:rPr>
        <w:t xml:space="preserve"> </w:t>
      </w:r>
      <w:r w:rsidR="00FD563E" w:rsidRPr="00275241">
        <w:rPr>
          <w:rFonts w:hint="cs"/>
          <w:rtl/>
        </w:rPr>
        <w:t>ו</w:t>
      </w:r>
      <w:r w:rsidR="00D16104" w:rsidRPr="00C668B2">
        <w:rPr>
          <w:rFonts w:hint="cs"/>
          <w:spacing w:val="-2"/>
          <w:rtl/>
        </w:rPr>
        <w:t>לך ונסה,</w:t>
      </w:r>
      <w:r w:rsidR="00D16104" w:rsidRPr="00C668B2">
        <w:rPr>
          <w:spacing w:val="-2"/>
          <w:rtl/>
        </w:rPr>
        <w:t xml:space="preserve"> וא</w:t>
      </w:r>
      <w:r w:rsidR="00D16104" w:rsidRPr="00C668B2">
        <w:rPr>
          <w:rFonts w:hint="cs"/>
          <w:spacing w:val="-2"/>
          <w:rtl/>
        </w:rPr>
        <w:t>פי'</w:t>
      </w:r>
      <w:r w:rsidR="00D16104" w:rsidRPr="00C668B2">
        <w:rPr>
          <w:spacing w:val="-2"/>
          <w:rtl/>
        </w:rPr>
        <w:t xml:space="preserve"> ד</w:t>
      </w:r>
      <w:r w:rsidR="00D16104" w:rsidRPr="00C668B2">
        <w:rPr>
          <w:rStyle w:val="af4"/>
          <w:spacing w:val="-2"/>
          <w:rtl/>
        </w:rPr>
        <w:t>'</w:t>
      </w:r>
      <w:r w:rsidR="00D16104" w:rsidRPr="00222A92">
        <w:rPr>
          <w:rStyle w:val="af4"/>
          <w:rtl/>
        </w:rPr>
        <w:t>לא תנסו את ה',</w:t>
      </w:r>
      <w:r w:rsidR="00181EC3">
        <w:rPr>
          <w:rFonts w:hint="cs"/>
          <w:spacing w:val="-2"/>
          <w:rtl/>
        </w:rPr>
        <w:t xml:space="preserve"> </w:t>
      </w:r>
      <w:r w:rsidRPr="00222A92">
        <w:rPr>
          <w:rFonts w:hint="cs"/>
          <w:rtl/>
        </w:rPr>
        <w:t>חוץ מזו</w:t>
      </w:r>
      <w:r w:rsidRPr="00C668B2">
        <w:rPr>
          <w:rStyle w:val="af4"/>
          <w:rFonts w:hint="cs"/>
          <w:spacing w:val="-2"/>
          <w:rtl/>
        </w:rPr>
        <w:t xml:space="preserve"> </w:t>
      </w:r>
      <w:r w:rsidRPr="00222A92">
        <w:rPr>
          <w:rStyle w:val="af4"/>
          <w:rFonts w:hint="cs"/>
          <w:rtl/>
        </w:rPr>
        <w:t>דבחנוני נא בזאת</w:t>
      </w:r>
    </w:p>
    <w:p w14:paraId="52D83C41" w14:textId="09FD44E8" w:rsidR="00B8196E" w:rsidRPr="00B8196E" w:rsidRDefault="00D16104" w:rsidP="00222A92">
      <w:pPr>
        <w:pStyle w:val="36"/>
        <w:framePr w:wrap="notBeside"/>
        <w:rPr>
          <w:rtl/>
        </w:rPr>
      </w:pPr>
      <w:r w:rsidRPr="00222A92">
        <w:rPr>
          <w:rtl/>
        </w:rPr>
        <w:t>מרב</w:t>
      </w:r>
      <w:r w:rsidR="00B8196E" w:rsidRPr="00B8196E">
        <w:rPr>
          <w:rtl/>
        </w:rPr>
        <w:t>:</w:t>
      </w:r>
    </w:p>
    <w:p w14:paraId="74E5D577" w14:textId="57D99FE7" w:rsidR="00D16104" w:rsidRPr="006F178A" w:rsidRDefault="00D16104" w:rsidP="0045747B">
      <w:pPr>
        <w:rPr>
          <w:rtl/>
        </w:rPr>
      </w:pPr>
      <w:r w:rsidRPr="006F178A">
        <w:rPr>
          <w:rtl/>
        </w:rPr>
        <w:t>עד שיבלו שפתותיכם מלומר די.</w:t>
      </w:r>
    </w:p>
    <w:p w14:paraId="30512876" w14:textId="17513571" w:rsidR="00B8196E" w:rsidRPr="00B8196E" w:rsidRDefault="00D16104" w:rsidP="00E773FA">
      <w:pPr>
        <w:pStyle w:val="36"/>
        <w:framePr w:wrap="notBeside"/>
        <w:rPr>
          <w:rtl/>
        </w:rPr>
      </w:pPr>
      <w:r w:rsidRPr="00E773FA">
        <w:rPr>
          <w:rtl/>
        </w:rPr>
        <w:t xml:space="preserve">א"ל </w:t>
      </w:r>
      <w:r w:rsidR="00FD563E" w:rsidRPr="00E773FA">
        <w:rPr>
          <w:rFonts w:hint="cs"/>
          <w:rtl/>
        </w:rPr>
        <w:t>תינוק</w:t>
      </w:r>
      <w:r w:rsidR="00B8196E" w:rsidRPr="00B8196E">
        <w:rPr>
          <w:rFonts w:hint="cs"/>
          <w:rtl/>
        </w:rPr>
        <w:t>:</w:t>
      </w:r>
    </w:p>
    <w:p w14:paraId="226F4802" w14:textId="2A2A3572" w:rsidR="00E773FA" w:rsidRPr="00A3467E" w:rsidRDefault="00D16104" w:rsidP="00E773FA">
      <w:pPr>
        <w:spacing w:after="60"/>
        <w:rPr>
          <w:rtl/>
        </w:rPr>
      </w:pPr>
      <w:r w:rsidRPr="00A3467E">
        <w:rPr>
          <w:rtl/>
        </w:rPr>
        <w:t>אם</w:t>
      </w:r>
      <w:r w:rsidR="00FD563E">
        <w:rPr>
          <w:rtl/>
        </w:rPr>
        <w:t xml:space="preserve"> היה מגיע לקרא זה</w:t>
      </w:r>
      <w:r w:rsidR="00682A8B">
        <w:rPr>
          <w:rFonts w:hint="cs"/>
          <w:rtl/>
        </w:rPr>
        <w:t>,</w:t>
      </w:r>
      <w:r w:rsidR="00FD563E">
        <w:rPr>
          <w:rtl/>
        </w:rPr>
        <w:t xml:space="preserve"> לא היה צריך ל</w:t>
      </w:r>
      <w:r w:rsidR="00FD563E">
        <w:rPr>
          <w:rFonts w:hint="cs"/>
          <w:rtl/>
        </w:rPr>
        <w:t>ך ולרבך.</w:t>
      </w:r>
    </w:p>
    <w:p w14:paraId="4C4F5C63" w14:textId="2C49DBE2" w:rsidR="00B8196E" w:rsidRPr="00B8196E" w:rsidRDefault="00D16104" w:rsidP="00E773FA">
      <w:pPr>
        <w:pStyle w:val="36"/>
        <w:framePr w:wrap="notBeside"/>
        <w:rPr>
          <w:rtl/>
        </w:rPr>
      </w:pPr>
      <w:r w:rsidRPr="00E773FA">
        <w:rPr>
          <w:rtl/>
        </w:rPr>
        <w:lastRenderedPageBreak/>
        <w:t>ו</w:t>
      </w:r>
      <w:r w:rsidRPr="00E773FA">
        <w:rPr>
          <w:rFonts w:hint="cs"/>
          <w:rtl/>
        </w:rPr>
        <w:t>עוד</w:t>
      </w:r>
      <w:r w:rsidRPr="00E773FA">
        <w:rPr>
          <w:rtl/>
        </w:rPr>
        <w:t xml:space="preserve"> </w:t>
      </w:r>
      <w:r w:rsidRPr="00E773FA">
        <w:rPr>
          <w:rFonts w:hint="cs"/>
          <w:rtl/>
        </w:rPr>
        <w:t xml:space="preserve">מצא </w:t>
      </w:r>
      <w:r w:rsidRPr="00E773FA">
        <w:rPr>
          <w:rtl/>
        </w:rPr>
        <w:t xml:space="preserve"> רי"ו ל</w:t>
      </w:r>
      <w:r w:rsidRPr="00E773FA">
        <w:rPr>
          <w:rFonts w:hint="cs"/>
          <w:rtl/>
        </w:rPr>
        <w:t>תינוק</w:t>
      </w:r>
      <w:r w:rsidRPr="00E773FA">
        <w:rPr>
          <w:rtl/>
        </w:rPr>
        <w:t xml:space="preserve"> דר"ל</w:t>
      </w:r>
      <w:r w:rsidR="00B8196E" w:rsidRPr="00B8196E">
        <w:rPr>
          <w:rFonts w:hint="cs"/>
          <w:rtl/>
        </w:rPr>
        <w:t>:</w:t>
      </w:r>
    </w:p>
    <w:p w14:paraId="74E5D579" w14:textId="30085FC9" w:rsidR="00D16104" w:rsidRPr="006F178A" w:rsidRDefault="00D16104" w:rsidP="0045747B">
      <w:pPr>
        <w:rPr>
          <w:rtl/>
        </w:rPr>
      </w:pPr>
      <w:r w:rsidRPr="00A824E4">
        <w:rPr>
          <w:rStyle w:val="af4"/>
          <w:rtl/>
        </w:rPr>
        <w:t>'אולת אדם תסלף דרכו ועל ה</w:t>
      </w:r>
      <w:r>
        <w:rPr>
          <w:rStyle w:val="af4"/>
          <w:rtl/>
        </w:rPr>
        <w:t>'</w:t>
      </w:r>
      <w:r w:rsidRPr="00A824E4">
        <w:rPr>
          <w:rStyle w:val="af4"/>
          <w:rtl/>
        </w:rPr>
        <w:t xml:space="preserve"> יזעף לבו'.</w:t>
      </w:r>
    </w:p>
    <w:p w14:paraId="11AC9A55" w14:textId="1B6FA3B1" w:rsidR="00B8196E" w:rsidRPr="00B8196E" w:rsidRDefault="00FD563E" w:rsidP="00E773FA">
      <w:pPr>
        <w:pStyle w:val="36"/>
        <w:framePr w:wrap="notBeside"/>
        <w:rPr>
          <w:rtl/>
        </w:rPr>
      </w:pPr>
      <w:r w:rsidRPr="00E773FA">
        <w:rPr>
          <w:rFonts w:hint="cs"/>
          <w:rtl/>
        </w:rPr>
        <w:t xml:space="preserve">תמה </w:t>
      </w:r>
      <w:r w:rsidR="00D16104" w:rsidRPr="00E773FA">
        <w:rPr>
          <w:rtl/>
        </w:rPr>
        <w:t>רי"ו</w:t>
      </w:r>
      <w:r w:rsidR="00B8196E" w:rsidRPr="00B8196E">
        <w:rPr>
          <w:rFonts w:hint="cs"/>
          <w:rtl/>
        </w:rPr>
        <w:t>:</w:t>
      </w:r>
    </w:p>
    <w:p w14:paraId="74E5D57A" w14:textId="699EF1BC" w:rsidR="00D16104" w:rsidRPr="006F178A" w:rsidRDefault="007E1EBE" w:rsidP="0045747B">
      <w:pPr>
        <w:rPr>
          <w:rtl/>
        </w:rPr>
      </w:pPr>
      <w:r>
        <w:rPr>
          <w:rFonts w:hint="cs"/>
          <w:rtl/>
        </w:rPr>
        <w:t>היכן</w:t>
      </w:r>
      <w:r w:rsidR="00D16104">
        <w:rPr>
          <w:rFonts w:hint="cs"/>
          <w:rtl/>
        </w:rPr>
        <w:t xml:space="preserve"> רמוז בתורה</w:t>
      </w:r>
      <w:r>
        <w:rPr>
          <w:rFonts w:hint="cs"/>
          <w:rtl/>
        </w:rPr>
        <w:t xml:space="preserve">, </w:t>
      </w:r>
      <w:r w:rsidR="00D16104" w:rsidRPr="005C3F27">
        <w:rPr>
          <w:rStyle w:val="afffff3"/>
          <w:rtl/>
        </w:rPr>
        <w:t>א"ל</w:t>
      </w:r>
      <w:r w:rsidR="00217DE7">
        <w:rPr>
          <w:rStyle w:val="afffff3"/>
          <w:rFonts w:hint="cs"/>
          <w:rtl/>
        </w:rPr>
        <w:t>:</w:t>
      </w:r>
      <w:r w:rsidR="00D16104" w:rsidRPr="005C3F27">
        <w:rPr>
          <w:rStyle w:val="afffff3"/>
          <w:rtl/>
        </w:rPr>
        <w:t xml:space="preserve"> </w:t>
      </w:r>
      <w:r w:rsidR="00217DE7">
        <w:rPr>
          <w:rStyle w:val="af4"/>
          <w:rFonts w:hint="cs"/>
          <w:rtl/>
        </w:rPr>
        <w:t>'</w:t>
      </w:r>
      <w:r w:rsidR="00D16104" w:rsidRPr="002C641B">
        <w:rPr>
          <w:rStyle w:val="af4"/>
          <w:rtl/>
        </w:rPr>
        <w:t>מה זאת עשה אלהים לנו'.</w:t>
      </w:r>
    </w:p>
    <w:p w14:paraId="74E5D57B" w14:textId="7544D804" w:rsidR="00D16104" w:rsidRPr="00217DE7" w:rsidRDefault="00D16104" w:rsidP="00235133">
      <w:pPr>
        <w:spacing w:after="60"/>
        <w:rPr>
          <w:spacing w:val="-6"/>
          <w:rtl/>
        </w:rPr>
      </w:pPr>
      <w:r w:rsidRPr="00217DE7">
        <w:rPr>
          <w:spacing w:val="-6"/>
          <w:rtl/>
        </w:rPr>
        <w:t>דל עיני</w:t>
      </w:r>
      <w:r w:rsidRPr="00217DE7">
        <w:rPr>
          <w:rFonts w:hint="cs"/>
          <w:spacing w:val="-6"/>
          <w:rtl/>
        </w:rPr>
        <w:t>ו</w:t>
      </w:r>
      <w:r w:rsidRPr="00217DE7">
        <w:rPr>
          <w:spacing w:val="-6"/>
          <w:rtl/>
        </w:rPr>
        <w:t xml:space="preserve"> ו</w:t>
      </w:r>
      <w:r w:rsidRPr="00217DE7">
        <w:rPr>
          <w:rFonts w:hint="cs"/>
          <w:spacing w:val="-6"/>
          <w:rtl/>
        </w:rPr>
        <w:t>ראהו, באה אמו והוציאתו, שלא י</w:t>
      </w:r>
      <w:r w:rsidR="00217DE7" w:rsidRPr="00217DE7">
        <w:rPr>
          <w:rFonts w:hint="cs"/>
          <w:spacing w:val="-6"/>
          <w:rtl/>
        </w:rPr>
        <w:t>זיקהו כפי שעשה לאביו</w:t>
      </w:r>
      <w:r w:rsidR="00235133">
        <w:rPr>
          <w:rFonts w:hint="cs"/>
          <w:spacing w:val="-6"/>
          <w:rtl/>
        </w:rPr>
        <w:t>.</w:t>
      </w:r>
    </w:p>
    <w:p w14:paraId="379C46B2" w14:textId="5FEF3C2B" w:rsidR="00B8196E" w:rsidRPr="00B8196E" w:rsidRDefault="00D16104" w:rsidP="00F501FB">
      <w:pPr>
        <w:pStyle w:val="36"/>
        <w:framePr w:wrap="notBeside"/>
        <w:rPr>
          <w:rtl/>
        </w:rPr>
      </w:pPr>
      <w:r w:rsidRPr="00F501FB">
        <w:rPr>
          <w:rtl/>
        </w:rPr>
        <w:t>רי"ו</w:t>
      </w:r>
      <w:r w:rsidR="00B8196E" w:rsidRPr="00B8196E">
        <w:rPr>
          <w:rFonts w:hint="cs"/>
          <w:rtl/>
        </w:rPr>
        <w:t>:</w:t>
      </w:r>
    </w:p>
    <w:p w14:paraId="74E5D57C" w14:textId="27F686C0" w:rsidR="00D16104" w:rsidRPr="00C668B2" w:rsidRDefault="00D16104" w:rsidP="0045747B">
      <w:pPr>
        <w:rPr>
          <w:spacing w:val="-2"/>
          <w:rtl/>
        </w:rPr>
      </w:pPr>
      <w:r w:rsidRPr="00F501FB">
        <w:rPr>
          <w:rtl/>
        </w:rPr>
        <w:t xml:space="preserve">מטר </w:t>
      </w:r>
      <w:r w:rsidR="007E1EBE" w:rsidRPr="00F501FB">
        <w:rPr>
          <w:rFonts w:hint="cs"/>
          <w:rtl/>
        </w:rPr>
        <w:t>בא אפי</w:t>
      </w:r>
      <w:r w:rsidR="0036143F" w:rsidRPr="00F501FB">
        <w:rPr>
          <w:rFonts w:hint="cs"/>
          <w:rtl/>
        </w:rPr>
        <w:t>'</w:t>
      </w:r>
      <w:r w:rsidR="007E1EBE" w:rsidRPr="00F501FB">
        <w:rPr>
          <w:rFonts w:hint="cs"/>
          <w:rtl/>
        </w:rPr>
        <w:t xml:space="preserve"> </w:t>
      </w:r>
      <w:r w:rsidRPr="00F501FB">
        <w:rPr>
          <w:rtl/>
        </w:rPr>
        <w:t>בשביל יחיד</w:t>
      </w:r>
      <w:r w:rsidRPr="00C668B2">
        <w:rPr>
          <w:rFonts w:ascii="Fb Fontext" w:hAnsi="Fb Fontext"/>
          <w:spacing w:val="-2"/>
          <w:rtl/>
        </w:rPr>
        <w:t xml:space="preserve"> - </w:t>
      </w:r>
      <w:r w:rsidRPr="00C668B2">
        <w:rPr>
          <w:rStyle w:val="af4"/>
          <w:spacing w:val="-2"/>
          <w:rtl/>
        </w:rPr>
        <w:t>ד'</w:t>
      </w:r>
      <w:r w:rsidR="00CB6551">
        <w:rPr>
          <w:rStyle w:val="af4"/>
          <w:rFonts w:hint="cs"/>
          <w:spacing w:val="-2"/>
          <w:rtl/>
        </w:rPr>
        <w:t>'</w:t>
      </w:r>
      <w:r w:rsidRPr="00C668B2">
        <w:rPr>
          <w:rStyle w:val="af4"/>
          <w:spacing w:val="-2"/>
          <w:rtl/>
        </w:rPr>
        <w:t>לתת מטר ארצך,</w:t>
      </w:r>
      <w:r w:rsidRPr="00C668B2">
        <w:rPr>
          <w:rFonts w:ascii="Fb Fontext" w:hAnsi="Fb Fontext"/>
          <w:spacing w:val="-2"/>
          <w:rtl/>
        </w:rPr>
        <w:t xml:space="preserve"> </w:t>
      </w:r>
    </w:p>
    <w:p w14:paraId="74E5D57D" w14:textId="56545AAB" w:rsidR="00D16104" w:rsidRPr="006F178A" w:rsidRDefault="007E1EBE" w:rsidP="00F501FB">
      <w:pPr>
        <w:rPr>
          <w:rtl/>
        </w:rPr>
      </w:pPr>
      <w:r>
        <w:rPr>
          <w:rFonts w:hint="cs"/>
          <w:rtl/>
        </w:rPr>
        <w:t xml:space="preserve">אבל </w:t>
      </w:r>
      <w:r w:rsidR="00D16104" w:rsidRPr="006F178A">
        <w:rPr>
          <w:rtl/>
        </w:rPr>
        <w:t xml:space="preserve">פרנסה בשביל רבים - </w:t>
      </w:r>
      <w:r w:rsidR="00D16104">
        <w:rPr>
          <w:rtl/>
        </w:rPr>
        <w:t>ד'</w:t>
      </w:r>
      <w:r w:rsidR="00D16104" w:rsidRPr="009B717A">
        <w:rPr>
          <w:rStyle w:val="af4"/>
          <w:rtl/>
        </w:rPr>
        <w:t>הנני ממטיר לכם לחם.</w:t>
      </w:r>
    </w:p>
    <w:p w14:paraId="2EBA0D88" w14:textId="1304698D" w:rsidR="00B8196E" w:rsidRPr="00B8196E" w:rsidRDefault="00D16104" w:rsidP="00F501FB">
      <w:pPr>
        <w:pStyle w:val="36"/>
        <w:framePr w:wrap="notBeside"/>
        <w:rPr>
          <w:rtl/>
        </w:rPr>
      </w:pPr>
      <w:r w:rsidRPr="00F501FB">
        <w:rPr>
          <w:rtl/>
        </w:rPr>
        <w:t>ואין להקשות</w:t>
      </w:r>
      <w:r w:rsidR="00B8196E" w:rsidRPr="00B8196E">
        <w:rPr>
          <w:rtl/>
        </w:rPr>
        <w:t>:</w:t>
      </w:r>
    </w:p>
    <w:p w14:paraId="74E5D57E" w14:textId="60E0E4E5" w:rsidR="00D16104" w:rsidRPr="006F178A" w:rsidRDefault="00CB6551" w:rsidP="0045747B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דג' מתנות טובות ניתנו ע''י ג' פרנסים טובים </w:t>
      </w:r>
    </w:p>
    <w:p w14:paraId="74E5D57F" w14:textId="77777777" w:rsidR="00D16104" w:rsidRPr="006F178A" w:rsidRDefault="00D16104" w:rsidP="00F501F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באר</w:t>
      </w:r>
      <w:r w:rsidRPr="006F178A">
        <w:rPr>
          <w:rtl/>
        </w:rPr>
        <w:t xml:space="preserve"> בזכות מרים, </w:t>
      </w:r>
      <w:r w:rsidRPr="00053775">
        <w:rPr>
          <w:rFonts w:cs="PFT_Frank"/>
          <w:b/>
          <w:bCs/>
          <w:szCs w:val="14"/>
          <w:rtl/>
        </w:rPr>
        <w:t xml:space="preserve">עמוד ענן </w:t>
      </w:r>
      <w:r w:rsidRPr="006F178A">
        <w:rPr>
          <w:rtl/>
        </w:rPr>
        <w:t xml:space="preserve">בזכות אהרן, </w:t>
      </w:r>
      <w:r w:rsidRPr="00053775">
        <w:rPr>
          <w:rFonts w:cs="PFT_Frank"/>
          <w:b/>
          <w:bCs/>
          <w:szCs w:val="14"/>
          <w:rtl/>
        </w:rPr>
        <w:t>מן</w:t>
      </w:r>
      <w:r w:rsidRPr="006F178A">
        <w:rPr>
          <w:rtl/>
        </w:rPr>
        <w:t xml:space="preserve">  בזכות משה.</w:t>
      </w:r>
    </w:p>
    <w:p w14:paraId="74E5D580" w14:textId="77777777" w:rsidR="0036143F" w:rsidRDefault="00D16104" w:rsidP="00F501FB">
      <w:pPr>
        <w:rPr>
          <w:rtl/>
        </w:rPr>
      </w:pPr>
      <w:r w:rsidRPr="00905B95">
        <w:rPr>
          <w:rStyle w:val="afffd"/>
          <w:rFonts w:ascii="Fb Fontext" w:hAnsi="Fb Fontext" w:cs="PFT_Frank"/>
          <w:sz w:val="14"/>
          <w:szCs w:val="14"/>
          <w:rtl/>
        </w:rPr>
        <w:t>מתה מרים</w:t>
      </w:r>
      <w:r w:rsidR="0036143F">
        <w:rPr>
          <w:rtl/>
        </w:rPr>
        <w:t xml:space="preserve"> - נסתלק הבאר</w:t>
      </w:r>
      <w:r w:rsidRPr="006F178A">
        <w:rPr>
          <w:rtl/>
        </w:rPr>
        <w:t xml:space="preserve"> </w:t>
      </w:r>
      <w:r w:rsidRPr="002C641B">
        <w:rPr>
          <w:rStyle w:val="af4"/>
          <w:rtl/>
        </w:rPr>
        <w:t>ד'ותמת מרים',</w:t>
      </w:r>
      <w:r w:rsidRPr="006F178A">
        <w:rPr>
          <w:rtl/>
        </w:rPr>
        <w:t xml:space="preserve"> ואח"כ</w:t>
      </w:r>
      <w:r w:rsidR="0036143F">
        <w:rPr>
          <w:rStyle w:val="af4"/>
          <w:rtl/>
        </w:rPr>
        <w:t xml:space="preserve"> </w:t>
      </w:r>
      <w:r w:rsidRPr="00A824E4">
        <w:rPr>
          <w:rStyle w:val="af4"/>
          <w:rtl/>
        </w:rPr>
        <w:t>ולא היה מים</w:t>
      </w:r>
      <w:r w:rsidR="0036143F">
        <w:rPr>
          <w:rStyle w:val="af4"/>
          <w:rFonts w:hint="cs"/>
          <w:rtl/>
        </w:rPr>
        <w:t>'</w:t>
      </w:r>
      <w:r w:rsidRPr="006F178A">
        <w:rPr>
          <w:rtl/>
        </w:rPr>
        <w:t xml:space="preserve"> </w:t>
      </w:r>
    </w:p>
    <w:p w14:paraId="74E5D581" w14:textId="77777777" w:rsidR="00D16104" w:rsidRPr="006F178A" w:rsidRDefault="00D16104" w:rsidP="00F501FB">
      <w:pPr>
        <w:jc w:val="center"/>
        <w:rPr>
          <w:rtl/>
        </w:rPr>
      </w:pPr>
      <w:r w:rsidRPr="009972CD">
        <w:rPr>
          <w:rFonts w:cs="PFT_Frank"/>
          <w:b/>
          <w:bCs/>
          <w:szCs w:val="14"/>
          <w:rtl/>
        </w:rPr>
        <w:t>וחזרה</w:t>
      </w:r>
      <w:r w:rsidRPr="006F178A">
        <w:rPr>
          <w:rtl/>
        </w:rPr>
        <w:t xml:space="preserve"> בזכות שניהן.</w:t>
      </w:r>
    </w:p>
    <w:p w14:paraId="0DDFD9AC" w14:textId="77777777" w:rsidR="00235133" w:rsidRDefault="00D16104" w:rsidP="00F501FB">
      <w:pPr>
        <w:rPr>
          <w:rtl/>
        </w:rPr>
      </w:pPr>
      <w:r w:rsidRPr="00905B95">
        <w:rPr>
          <w:rStyle w:val="afffd"/>
          <w:rFonts w:ascii="Fb Fontext" w:hAnsi="Fb Fontext" w:cs="PFT_Frank"/>
          <w:sz w:val="14"/>
          <w:szCs w:val="14"/>
          <w:rtl/>
        </w:rPr>
        <w:t>מת אהרן</w:t>
      </w:r>
      <w:r w:rsidRPr="006F178A">
        <w:rPr>
          <w:rtl/>
        </w:rPr>
        <w:t xml:space="preserve"> - נסתלקו ענני כבוד,</w:t>
      </w:r>
      <w:r w:rsidRPr="00A824E4">
        <w:rPr>
          <w:rStyle w:val="af4"/>
          <w:rtl/>
        </w:rPr>
        <w:t xml:space="preserve"> </w:t>
      </w:r>
      <w:r w:rsidR="00A3467E">
        <w:rPr>
          <w:rStyle w:val="af4"/>
          <w:rFonts w:hint="cs"/>
          <w:rtl/>
        </w:rPr>
        <w:t>ד</w:t>
      </w:r>
      <w:r w:rsidRPr="00A824E4">
        <w:rPr>
          <w:rStyle w:val="af4"/>
          <w:rtl/>
        </w:rPr>
        <w:t>'וישמע הכנעני מלך ערד',</w:t>
      </w:r>
      <w:r w:rsidRPr="006F178A">
        <w:rPr>
          <w:rtl/>
        </w:rPr>
        <w:t xml:space="preserve"> שמת אהרן ונסתלקו ענני כבוד, </w:t>
      </w:r>
      <w:r w:rsidRPr="0036143F">
        <w:rPr>
          <w:rStyle w:val="afffffc"/>
          <w:rtl/>
        </w:rPr>
        <w:t>וסבר ניתנה לו רשות להלחם בישראל.</w:t>
      </w:r>
      <w:r w:rsidRPr="006F178A">
        <w:rPr>
          <w:rtl/>
        </w:rPr>
        <w:t xml:space="preserve"> </w:t>
      </w:r>
    </w:p>
    <w:p w14:paraId="74E5D582" w14:textId="1EC1DA49" w:rsidR="00D16104" w:rsidRPr="006F178A" w:rsidRDefault="00D16104" w:rsidP="00F501FB">
      <w:pPr>
        <w:rPr>
          <w:rtl/>
        </w:rPr>
      </w:pPr>
      <w:r w:rsidRPr="006F178A">
        <w:rPr>
          <w:rtl/>
        </w:rPr>
        <w:t>והי</w:t>
      </w:r>
      <w:r w:rsidR="00CB6551">
        <w:rPr>
          <w:rFonts w:hint="cs"/>
          <w:rtl/>
        </w:rPr>
        <w:t>י</w:t>
      </w:r>
      <w:r w:rsidRPr="006F178A">
        <w:rPr>
          <w:rtl/>
        </w:rPr>
        <w:t xml:space="preserve">נו </w:t>
      </w:r>
      <w:r w:rsidRPr="002C641B">
        <w:rPr>
          <w:rStyle w:val="af4"/>
          <w:rtl/>
        </w:rPr>
        <w:t xml:space="preserve">ד'ויראו כל העדה </w:t>
      </w:r>
      <w:r w:rsidRPr="00A3467E">
        <w:rPr>
          <w:rStyle w:val="af4"/>
          <w:b/>
          <w:bCs/>
          <w:rtl/>
        </w:rPr>
        <w:t>כי</w:t>
      </w:r>
      <w:r w:rsidRPr="002C641B">
        <w:rPr>
          <w:rStyle w:val="af4"/>
          <w:rtl/>
        </w:rPr>
        <w:t xml:space="preserve"> גוע אהרן</w:t>
      </w:r>
      <w:r w:rsidR="00CB6551">
        <w:rPr>
          <w:rFonts w:hint="cs"/>
          <w:rtl/>
        </w:rPr>
        <w:t xml:space="preserve"> </w:t>
      </w:r>
      <w:r w:rsidR="00A3467E">
        <w:rPr>
          <w:rFonts w:hint="cs"/>
          <w:rtl/>
        </w:rPr>
        <w:t>-</w:t>
      </w:r>
      <w:r w:rsidRPr="00A3467E">
        <w:rPr>
          <w:rtl/>
        </w:rPr>
        <w:t>'</w:t>
      </w:r>
      <w:r w:rsidRPr="00CB6551">
        <w:rPr>
          <w:rStyle w:val="af4"/>
          <w:rtl/>
        </w:rPr>
        <w:t>וייראו</w:t>
      </w:r>
      <w:r w:rsidRPr="00A3467E">
        <w:rPr>
          <w:rtl/>
        </w:rPr>
        <w:t>'.</w:t>
      </w:r>
    </w:p>
    <w:p w14:paraId="0502AE3C" w14:textId="05AC8CCD" w:rsidR="00B8196E" w:rsidRPr="00B8196E" w:rsidRDefault="00D16104" w:rsidP="00081197">
      <w:pPr>
        <w:pStyle w:val="36"/>
        <w:framePr w:wrap="notBeside"/>
        <w:rPr>
          <w:rtl/>
        </w:rPr>
      </w:pPr>
      <w:r w:rsidRPr="00081197">
        <w:rPr>
          <w:rtl/>
        </w:rPr>
        <w:t>כדר"ל</w:t>
      </w:r>
      <w:r w:rsidR="00B8196E" w:rsidRPr="00B8196E">
        <w:rPr>
          <w:rFonts w:hint="cs"/>
          <w:rtl/>
        </w:rPr>
        <w:t>:</w:t>
      </w:r>
    </w:p>
    <w:p w14:paraId="26548E69" w14:textId="17F74AF1" w:rsidR="007A7A35" w:rsidRDefault="00D16104" w:rsidP="00081197">
      <w:pPr>
        <w:rPr>
          <w:rtl/>
        </w:rPr>
      </w:pPr>
      <w:r w:rsidRPr="006F178A">
        <w:rPr>
          <w:rtl/>
        </w:rPr>
        <w:t>כי משמש בארבע לשונות: א</w:t>
      </w:r>
      <w:r w:rsidR="00A3467E">
        <w:rPr>
          <w:rFonts w:hint="cs"/>
          <w:rtl/>
        </w:rPr>
        <w:t>ם</w:t>
      </w:r>
      <w:r w:rsidRPr="006F178A">
        <w:rPr>
          <w:rtl/>
        </w:rPr>
        <w:t xml:space="preserve">, </w:t>
      </w:r>
      <w:r w:rsidR="00A3467E">
        <w:rPr>
          <w:rFonts w:hint="cs"/>
          <w:rtl/>
        </w:rPr>
        <w:t>שמא</w:t>
      </w:r>
      <w:r w:rsidRPr="006F178A">
        <w:rPr>
          <w:rtl/>
        </w:rPr>
        <w:t xml:space="preserve">, אלא, </w:t>
      </w:r>
      <w:r w:rsidR="00A3467E">
        <w:rPr>
          <w:rFonts w:hint="cs"/>
          <w:rtl/>
        </w:rPr>
        <w:t>הרי</w:t>
      </w:r>
      <w:r w:rsidRPr="006F178A">
        <w:rPr>
          <w:rtl/>
        </w:rPr>
        <w:t xml:space="preserve">. </w:t>
      </w:r>
    </w:p>
    <w:p w14:paraId="74E5D583" w14:textId="511B4EC8" w:rsidR="0036143F" w:rsidRDefault="00D16104" w:rsidP="007A7A35">
      <w:pPr>
        <w:jc w:val="center"/>
        <w:rPr>
          <w:rtl/>
        </w:rPr>
      </w:pPr>
      <w:r w:rsidRPr="006F178A">
        <w:rPr>
          <w:rtl/>
        </w:rPr>
        <w:t xml:space="preserve">חזרו שניהם </w:t>
      </w:r>
      <w:r w:rsidRPr="00905B95">
        <w:rPr>
          <w:rStyle w:val="afffd"/>
          <w:rFonts w:ascii="Fb Fontext" w:hAnsi="Fb Fontext" w:cs="PFT_Frank"/>
          <w:sz w:val="14"/>
          <w:szCs w:val="14"/>
          <w:rtl/>
        </w:rPr>
        <w:t>בזכות משה</w:t>
      </w:r>
      <w:r w:rsidRPr="006F178A">
        <w:rPr>
          <w:rtl/>
        </w:rPr>
        <w:t>,</w:t>
      </w:r>
    </w:p>
    <w:p w14:paraId="74E5D584" w14:textId="77777777" w:rsidR="00D16104" w:rsidRPr="006F178A" w:rsidRDefault="00CB6551" w:rsidP="007A7A35">
      <w:pPr>
        <w:rPr>
          <w:rtl/>
        </w:rPr>
      </w:pPr>
      <w:r>
        <w:rPr>
          <w:rFonts w:hint="cs"/>
          <w:rtl/>
        </w:rPr>
        <w:t xml:space="preserve">וכשמת נסתלקו כולן </w:t>
      </w:r>
      <w:r w:rsidRPr="007A7A35">
        <w:rPr>
          <w:rStyle w:val="af4"/>
          <w:rFonts w:hint="cs"/>
          <w:rtl/>
        </w:rPr>
        <w:t>ד</w:t>
      </w:r>
      <w:r w:rsidR="00D16104" w:rsidRPr="007A7A35">
        <w:rPr>
          <w:rStyle w:val="af4"/>
          <w:rFonts w:hint="cs"/>
          <w:rtl/>
        </w:rPr>
        <w:t>'</w:t>
      </w:r>
      <w:r w:rsidR="00D16104" w:rsidRPr="007A7A35">
        <w:rPr>
          <w:rStyle w:val="af4"/>
          <w:rtl/>
        </w:rPr>
        <w:t>ואכח</w:t>
      </w:r>
      <w:r w:rsidR="00D16104" w:rsidRPr="007A7A35">
        <w:rPr>
          <w:rStyle w:val="af4"/>
          <w:rFonts w:hint="cs"/>
          <w:rtl/>
        </w:rPr>
        <w:t>י</w:t>
      </w:r>
      <w:r w:rsidR="00D16104" w:rsidRPr="007A7A35">
        <w:rPr>
          <w:rStyle w:val="af4"/>
          <w:rtl/>
        </w:rPr>
        <w:t>ד את שלשת הרעים בירח אחד</w:t>
      </w:r>
      <w:r w:rsidR="00D16104" w:rsidRPr="007A7A35">
        <w:rPr>
          <w:rStyle w:val="af4"/>
          <w:rFonts w:hint="cs"/>
          <w:rtl/>
        </w:rPr>
        <w:t>'</w:t>
      </w:r>
      <w:r w:rsidR="00D16104" w:rsidRPr="007A7A35">
        <w:rPr>
          <w:rStyle w:val="af4"/>
          <w:rtl/>
        </w:rPr>
        <w:t>.</w:t>
      </w:r>
    </w:p>
    <w:p w14:paraId="31BA70CC" w14:textId="77777777" w:rsidR="00B8196E" w:rsidRPr="00B8196E" w:rsidRDefault="00CB6551" w:rsidP="00252F66">
      <w:pPr>
        <w:pStyle w:val="36"/>
        <w:framePr w:wrap="notBeside"/>
        <w:rPr>
          <w:rtl/>
        </w:rPr>
      </w:pPr>
      <w:r w:rsidRPr="00252F66">
        <w:rPr>
          <w:rFonts w:hint="cs"/>
          <w:rtl/>
        </w:rPr>
        <w:t>ואפי'</w:t>
      </w:r>
      <w:r w:rsidR="00B8196E" w:rsidRPr="00B8196E">
        <w:rPr>
          <w:rtl/>
        </w:rPr>
        <w:t>:</w:t>
      </w:r>
    </w:p>
    <w:p w14:paraId="74E5D585" w14:textId="1AC925C3" w:rsidR="00A3467E" w:rsidRDefault="00235133" w:rsidP="00252F66">
      <w:pPr>
        <w:rPr>
          <w:rtl/>
        </w:rPr>
      </w:pPr>
      <w:r>
        <w:rPr>
          <w:rFonts w:hint="cs"/>
          <w:rtl/>
        </w:rPr>
        <w:t>ש</w:t>
      </w:r>
      <w:r w:rsidR="00D16104" w:rsidRPr="006F178A">
        <w:rPr>
          <w:rtl/>
        </w:rPr>
        <w:t>מרים מתה בניסן, ואהרן באב, ומשה באדר</w:t>
      </w:r>
      <w:r w:rsidR="00FB0998">
        <w:rPr>
          <w:rFonts w:hint="cs"/>
          <w:rtl/>
        </w:rPr>
        <w:t xml:space="preserve">, </w:t>
      </w:r>
      <w:r w:rsidR="00252F66">
        <w:rPr>
          <w:rFonts w:hint="cs"/>
          <w:rtl/>
        </w:rPr>
        <w:t xml:space="preserve">מלמד </w:t>
      </w:r>
      <w:r w:rsidR="00D16104" w:rsidRPr="006F178A">
        <w:rPr>
          <w:rtl/>
        </w:rPr>
        <w:t>שנתבטלו שלש מתנות טובות שנתנו על ידן, ונסתלקו כולן ב</w:t>
      </w:r>
      <w:r w:rsidR="00252F66">
        <w:rPr>
          <w:rFonts w:hint="cs"/>
          <w:rtl/>
        </w:rPr>
        <w:t>חודש</w:t>
      </w:r>
      <w:r w:rsidR="00D16104" w:rsidRPr="006F178A">
        <w:rPr>
          <w:rtl/>
        </w:rPr>
        <w:t xml:space="preserve"> אחד.</w:t>
      </w:r>
      <w:r w:rsidR="00FB0998">
        <w:rPr>
          <w:rFonts w:hint="cs"/>
          <w:rtl/>
        </w:rPr>
        <w:t xml:space="preserve"> </w:t>
      </w:r>
      <w:r w:rsidR="00FB0998" w:rsidRPr="009972CD">
        <w:rPr>
          <w:rFonts w:cs="PFT_Frank" w:hint="cs"/>
          <w:b/>
          <w:bCs/>
          <w:szCs w:val="14"/>
          <w:rtl/>
        </w:rPr>
        <w:t xml:space="preserve">א"כ </w:t>
      </w:r>
      <w:r w:rsidR="00A3467E" w:rsidRPr="009972CD">
        <w:rPr>
          <w:rFonts w:cs="PFT_Frank" w:hint="cs"/>
          <w:b/>
          <w:bCs/>
          <w:szCs w:val="14"/>
          <w:rtl/>
        </w:rPr>
        <w:t>מצינו</w:t>
      </w:r>
      <w:r w:rsidR="00A3467E">
        <w:rPr>
          <w:rFonts w:hint="cs"/>
          <w:rtl/>
        </w:rPr>
        <w:t xml:space="preserve"> </w:t>
      </w:r>
      <w:r w:rsidR="00D16104" w:rsidRPr="006F178A">
        <w:rPr>
          <w:rtl/>
        </w:rPr>
        <w:t>פרנסה בשביל יחיד</w:t>
      </w:r>
      <w:r w:rsidR="00252F66">
        <w:rPr>
          <w:rFonts w:hint="cs"/>
          <w:rtl/>
        </w:rPr>
        <w:t>.</w:t>
      </w:r>
      <w:r w:rsidR="00D16104" w:rsidRPr="006F178A">
        <w:rPr>
          <w:rtl/>
        </w:rPr>
        <w:t xml:space="preserve"> </w:t>
      </w:r>
    </w:p>
    <w:p w14:paraId="5B00D0C4" w14:textId="36339805" w:rsidR="00B8196E" w:rsidRPr="00B8196E" w:rsidRDefault="00D16104" w:rsidP="007A7A35">
      <w:pPr>
        <w:pStyle w:val="36"/>
        <w:framePr w:wrap="notBeside"/>
        <w:rPr>
          <w:rtl/>
        </w:rPr>
      </w:pPr>
      <w:r w:rsidRPr="007A7A35">
        <w:rPr>
          <w:rtl/>
        </w:rPr>
        <w:t>-</w:t>
      </w:r>
      <w:r w:rsidR="00252F66">
        <w:rPr>
          <w:rFonts w:hint="cs"/>
          <w:rtl/>
        </w:rPr>
        <w:t>תרצי'</w:t>
      </w:r>
      <w:r w:rsidR="00B8196E" w:rsidRPr="00B8196E">
        <w:rPr>
          <w:rFonts w:hint="cs"/>
          <w:rtl/>
        </w:rPr>
        <w:t>:</w:t>
      </w:r>
    </w:p>
    <w:p w14:paraId="74E5D586" w14:textId="76FCCAE6" w:rsidR="00D16104" w:rsidRPr="006F178A" w:rsidRDefault="00D16104" w:rsidP="0045747B">
      <w:pPr>
        <w:rPr>
          <w:rtl/>
        </w:rPr>
      </w:pPr>
      <w:r w:rsidRPr="006F178A">
        <w:rPr>
          <w:rtl/>
        </w:rPr>
        <w:t>שאני משה, כיון ד</w:t>
      </w:r>
      <w:r w:rsidR="00CB6551">
        <w:rPr>
          <w:rFonts w:hint="cs"/>
          <w:rtl/>
        </w:rPr>
        <w:t xml:space="preserve">נצרך </w:t>
      </w:r>
      <w:r w:rsidRPr="006F178A">
        <w:rPr>
          <w:rtl/>
        </w:rPr>
        <w:t>לרבים - כרבים דמי.</w:t>
      </w:r>
    </w:p>
    <w:p w14:paraId="74E5D587" w14:textId="29A141B5" w:rsidR="00D16104" w:rsidRPr="006F178A" w:rsidRDefault="00B8196E" w:rsidP="00B8196E">
      <w:pPr>
        <w:pStyle w:val="afffff8"/>
        <w:rPr>
          <w:rtl/>
        </w:rPr>
      </w:pPr>
      <w:r>
        <w:rPr>
          <w:rFonts w:hint="cs"/>
          <w:rtl/>
        </w:rPr>
        <w:t>ב' מעשים דר''פ</w:t>
      </w:r>
    </w:p>
    <w:p w14:paraId="74CA8013" w14:textId="5196FCB8" w:rsidR="00B8196E" w:rsidRPr="00B8196E" w:rsidRDefault="007E1EBE" w:rsidP="007A7A35">
      <w:pPr>
        <w:pStyle w:val="36"/>
        <w:framePr w:wrap="notBeside"/>
        <w:rPr>
          <w:rtl/>
        </w:rPr>
      </w:pPr>
      <w:r w:rsidRPr="00B8196E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14057E56" w14:textId="3CB7DDF3" w:rsidR="00B8196E" w:rsidRDefault="00D16104" w:rsidP="00B8196E">
      <w:pPr>
        <w:rPr>
          <w:rtl/>
        </w:rPr>
      </w:pPr>
      <w:r w:rsidRPr="00B8196E">
        <w:rPr>
          <w:rStyle w:val="afffff3"/>
          <w:rtl/>
        </w:rPr>
        <w:t>רהב</w:t>
      </w:r>
      <w:r w:rsidRPr="002E3708">
        <w:rPr>
          <w:rStyle w:val="afffff3"/>
          <w:rtl/>
        </w:rPr>
        <w:t xml:space="preserve">"מ ורשב"א ור"ח </w:t>
      </w:r>
      <w:r w:rsidR="007E1EBE">
        <w:rPr>
          <w:rStyle w:val="afffff3"/>
          <w:rFonts w:hint="cs"/>
          <w:rtl/>
        </w:rPr>
        <w:t xml:space="preserve">רמזו בשיעור ר''פ שאינו חריף כרבא </w:t>
      </w:r>
      <w:r w:rsidRPr="006F178A">
        <w:rPr>
          <w:rtl/>
        </w:rPr>
        <w:t>חלש</w:t>
      </w:r>
      <w:r>
        <w:rPr>
          <w:rFonts w:hint="cs"/>
          <w:rtl/>
        </w:rPr>
        <w:t>ה</w:t>
      </w:r>
      <w:r>
        <w:rPr>
          <w:rtl/>
        </w:rPr>
        <w:t xml:space="preserve"> דעת</w:t>
      </w:r>
      <w:r>
        <w:rPr>
          <w:rFonts w:hint="cs"/>
          <w:rtl/>
        </w:rPr>
        <w:t>ו</w:t>
      </w:r>
      <w:r w:rsidRPr="006F178A">
        <w:rPr>
          <w:rtl/>
        </w:rPr>
        <w:t xml:space="preserve">. </w:t>
      </w:r>
    </w:p>
    <w:p w14:paraId="79E63422" w14:textId="77777777" w:rsidR="00B8196E" w:rsidRPr="00B8196E" w:rsidRDefault="00D16104" w:rsidP="00B8196E">
      <w:pPr>
        <w:pStyle w:val="36"/>
        <w:framePr w:wrap="notBeside"/>
        <w:rPr>
          <w:rtl/>
        </w:rPr>
      </w:pPr>
      <w:r w:rsidRPr="00B8196E">
        <w:rPr>
          <w:rFonts w:hint="cs"/>
          <w:rtl/>
        </w:rPr>
        <w:t>הראוהו בחלום</w:t>
      </w:r>
      <w:r w:rsidR="00B8196E" w:rsidRPr="00B8196E">
        <w:rPr>
          <w:rtl/>
        </w:rPr>
        <w:t>:</w:t>
      </w:r>
    </w:p>
    <w:p w14:paraId="74E5D588" w14:textId="563CE9E7" w:rsidR="00D16104" w:rsidRPr="006F178A" w:rsidRDefault="00D16104" w:rsidP="00B8196E">
      <w:pPr>
        <w:spacing w:after="60"/>
        <w:rPr>
          <w:rtl/>
        </w:rPr>
      </w:pPr>
      <w:r w:rsidRPr="00B8196E">
        <w:rPr>
          <w:rStyle w:val="af4"/>
          <w:rFonts w:hint="cs"/>
          <w:rtl/>
        </w:rPr>
        <w:t>'</w:t>
      </w:r>
      <w:r w:rsidRPr="00B8196E">
        <w:rPr>
          <w:rStyle w:val="af4"/>
          <w:rtl/>
        </w:rPr>
        <w:t>ואכחד את שלשת הרעים</w:t>
      </w:r>
      <w:r w:rsidRPr="00B8196E">
        <w:rPr>
          <w:rStyle w:val="af4"/>
          <w:rFonts w:hint="cs"/>
          <w:rtl/>
        </w:rPr>
        <w:t>'</w:t>
      </w:r>
      <w:r w:rsidRPr="00B8196E">
        <w:rPr>
          <w:rStyle w:val="af4"/>
          <w:rtl/>
        </w:rPr>
        <w:t>.</w:t>
      </w:r>
      <w:r w:rsidR="007E1EBE" w:rsidRPr="009D0833">
        <w:rPr>
          <w:rStyle w:val="afffff3"/>
          <w:rFonts w:hint="cs"/>
          <w:spacing w:val="-6"/>
          <w:rtl/>
        </w:rPr>
        <w:t xml:space="preserve"> </w:t>
      </w:r>
      <w:r w:rsidR="00B8196E">
        <w:rPr>
          <w:rStyle w:val="afffff3"/>
          <w:spacing w:val="-6"/>
          <w:rtl/>
        </w:rPr>
        <w:tab/>
      </w:r>
      <w:r w:rsidR="00B8196E">
        <w:rPr>
          <w:rStyle w:val="afffff3"/>
          <w:spacing w:val="-6"/>
          <w:rtl/>
        </w:rPr>
        <w:tab/>
      </w:r>
      <w:r w:rsidR="00B8196E">
        <w:rPr>
          <w:rStyle w:val="afffff3"/>
          <w:spacing w:val="-6"/>
          <w:rtl/>
        </w:rPr>
        <w:tab/>
      </w:r>
      <w:r w:rsidR="00B8196E">
        <w:rPr>
          <w:rStyle w:val="afffff3"/>
          <w:spacing w:val="-6"/>
          <w:rtl/>
        </w:rPr>
        <w:tab/>
      </w:r>
      <w:r w:rsidR="00B8196E">
        <w:rPr>
          <w:rStyle w:val="afffff3"/>
          <w:spacing w:val="-6"/>
          <w:rtl/>
        </w:rPr>
        <w:tab/>
      </w:r>
      <w:r w:rsidRPr="009D0833">
        <w:rPr>
          <w:rStyle w:val="afffff3"/>
          <w:spacing w:val="-6"/>
          <w:rtl/>
        </w:rPr>
        <w:t>למחר</w:t>
      </w:r>
      <w:r w:rsidR="007E1EBE" w:rsidRPr="009D0833">
        <w:rPr>
          <w:rStyle w:val="afffff3"/>
          <w:rFonts w:hint="cs"/>
          <w:spacing w:val="-6"/>
          <w:rtl/>
        </w:rPr>
        <w:t xml:space="preserve"> </w:t>
      </w:r>
      <w:r w:rsidR="00CB6551" w:rsidRPr="009D0833">
        <w:rPr>
          <w:rStyle w:val="afffff3"/>
          <w:rFonts w:hint="cs"/>
          <w:spacing w:val="-6"/>
          <w:rtl/>
        </w:rPr>
        <w:t>א"ל</w:t>
      </w:r>
      <w:r w:rsidRPr="009D0833">
        <w:rPr>
          <w:rStyle w:val="afffff3"/>
          <w:spacing w:val="-6"/>
          <w:rtl/>
        </w:rPr>
        <w:t xml:space="preserve">: </w:t>
      </w:r>
      <w:r w:rsidRPr="00B8196E">
        <w:rPr>
          <w:rFonts w:hint="cs"/>
          <w:rtl/>
        </w:rPr>
        <w:t>ילכו</w:t>
      </w:r>
      <w:r w:rsidRPr="00B8196E">
        <w:rPr>
          <w:rtl/>
        </w:rPr>
        <w:t xml:space="preserve"> רבנן </w:t>
      </w:r>
      <w:r w:rsidR="001E34AB" w:rsidRPr="00B8196E">
        <w:rPr>
          <w:rFonts w:hint="cs"/>
          <w:rtl/>
        </w:rPr>
        <w:t>ל</w:t>
      </w:r>
      <w:r w:rsidRPr="00B8196E">
        <w:rPr>
          <w:rFonts w:hint="cs"/>
          <w:rtl/>
        </w:rPr>
        <w:t>שלום,</w:t>
      </w:r>
    </w:p>
    <w:p w14:paraId="74E5D589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ט:</w:t>
      </w:r>
    </w:p>
    <w:p w14:paraId="549725FD" w14:textId="0711053F" w:rsidR="00B8196E" w:rsidRPr="00B8196E" w:rsidRDefault="007E1EBE" w:rsidP="007A7A35">
      <w:pPr>
        <w:pStyle w:val="36"/>
        <w:framePr w:wrap="notBeside"/>
        <w:rPr>
          <w:rtl/>
        </w:rPr>
      </w:pPr>
      <w:r w:rsidRPr="00B8196E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58A" w14:textId="4F10DA65" w:rsidR="00D16104" w:rsidRPr="006F178A" w:rsidRDefault="00D16104" w:rsidP="00B8196E">
      <w:pPr>
        <w:pStyle w:val="afffffe"/>
        <w:spacing w:before="0"/>
        <w:rPr>
          <w:rtl/>
        </w:rPr>
      </w:pPr>
      <w:r w:rsidRPr="00B8196E">
        <w:rPr>
          <w:rStyle w:val="afffff3"/>
          <w:rtl/>
        </w:rPr>
        <w:t>רש</w:t>
      </w:r>
      <w:r w:rsidRPr="001E60E8">
        <w:rPr>
          <w:rStyle w:val="afffff3"/>
          <w:rtl/>
        </w:rPr>
        <w:t>ב"א</w:t>
      </w:r>
      <w:r w:rsidRPr="006F178A">
        <w:rPr>
          <w:rtl/>
        </w:rPr>
        <w:t xml:space="preserve"> </w:t>
      </w:r>
      <w:r w:rsidRPr="00A3467E">
        <w:rPr>
          <w:rStyle w:val="afffff3"/>
          <w:rtl/>
        </w:rPr>
        <w:t>שהיה לפני ר"פ</w:t>
      </w:r>
      <w:r w:rsidRPr="006F178A">
        <w:rPr>
          <w:rtl/>
        </w:rPr>
        <w:t xml:space="preserve"> </w:t>
      </w:r>
      <w:r w:rsidR="00A3467E">
        <w:rPr>
          <w:rFonts w:hint="cs"/>
          <w:rtl/>
        </w:rPr>
        <w:t>ה</w:t>
      </w:r>
      <w:r w:rsidRPr="006F178A">
        <w:rPr>
          <w:rtl/>
        </w:rPr>
        <w:t>קשהו הרבה</w:t>
      </w:r>
      <w:r w:rsidR="00A3467E">
        <w:rPr>
          <w:rFonts w:hint="cs"/>
          <w:rtl/>
        </w:rPr>
        <w:t xml:space="preserve">, וכשראהו </w:t>
      </w:r>
      <w:r w:rsidR="00A3467E">
        <w:rPr>
          <w:rFonts w:ascii="BA Fontov Regular" w:hAnsi="BA Fontov Regular" w:hint="cs"/>
          <w:sz w:val="18"/>
          <w:rtl/>
        </w:rPr>
        <w:t>נופל</w:t>
      </w:r>
      <w:r>
        <w:rPr>
          <w:rFonts w:hint="cs"/>
          <w:rtl/>
        </w:rPr>
        <w:t xml:space="preserve"> על פניו, </w:t>
      </w:r>
      <w:r w:rsidR="00A3467E">
        <w:rPr>
          <w:rStyle w:val="afffff3"/>
          <w:rFonts w:hint="cs"/>
          <w:rtl/>
        </w:rPr>
        <w:t>ו</w:t>
      </w:r>
      <w:r w:rsidR="0024616F">
        <w:rPr>
          <w:rStyle w:val="afffff3"/>
          <w:rFonts w:hint="cs"/>
          <w:rtl/>
        </w:rPr>
        <w:t>או</w:t>
      </w:r>
      <w:r w:rsidRPr="00A3467E">
        <w:rPr>
          <w:rStyle w:val="afffff3"/>
          <w:rFonts w:hint="cs"/>
          <w:rtl/>
        </w:rPr>
        <w:t>מר</w:t>
      </w:r>
      <w:r w:rsidRPr="00A3467E">
        <w:rPr>
          <w:rStyle w:val="afffff3"/>
          <w:rtl/>
        </w:rPr>
        <w:t xml:space="preserve">: </w:t>
      </w:r>
      <w:r w:rsidRPr="006F178A">
        <w:rPr>
          <w:rtl/>
        </w:rPr>
        <w:t xml:space="preserve">רחמנא </w:t>
      </w:r>
      <w:r>
        <w:rPr>
          <w:rFonts w:hint="cs"/>
          <w:rtl/>
        </w:rPr>
        <w:t>יצ</w:t>
      </w:r>
      <w:r w:rsidR="007E1EBE">
        <w:rPr>
          <w:rFonts w:hint="cs"/>
          <w:rtl/>
        </w:rPr>
        <w:t>י</w:t>
      </w:r>
      <w:r>
        <w:rPr>
          <w:rFonts w:hint="cs"/>
          <w:rtl/>
        </w:rPr>
        <w:t>ל</w:t>
      </w:r>
      <w:r w:rsidR="0024616F">
        <w:rPr>
          <w:rFonts w:hint="cs"/>
          <w:rtl/>
        </w:rPr>
        <w:t>ני</w:t>
      </w:r>
      <w:r>
        <w:rPr>
          <w:rFonts w:hint="cs"/>
          <w:rtl/>
        </w:rPr>
        <w:t xml:space="preserve"> מבושתו </w:t>
      </w:r>
      <w:r w:rsidRPr="006F178A">
        <w:rPr>
          <w:rtl/>
        </w:rPr>
        <w:t>דשימי.</w:t>
      </w:r>
      <w:r w:rsidR="0024616F">
        <w:rPr>
          <w:rFonts w:hint="cs"/>
          <w:rtl/>
        </w:rPr>
        <w:t xml:space="preserve"> </w:t>
      </w:r>
      <w:r w:rsidRPr="006F178A">
        <w:rPr>
          <w:rtl/>
        </w:rPr>
        <w:t>ק</w:t>
      </w:r>
      <w:r>
        <w:rPr>
          <w:rFonts w:hint="cs"/>
          <w:rtl/>
        </w:rPr>
        <w:t>י</w:t>
      </w:r>
      <w:r>
        <w:rPr>
          <w:rtl/>
        </w:rPr>
        <w:t>בל עלי</w:t>
      </w:r>
      <w:r>
        <w:rPr>
          <w:rFonts w:hint="cs"/>
          <w:rtl/>
        </w:rPr>
        <w:t>ו</w:t>
      </w:r>
      <w:r w:rsidRPr="006F178A">
        <w:rPr>
          <w:rtl/>
        </w:rPr>
        <w:t xml:space="preserve"> ש</w:t>
      </w:r>
      <w:r w:rsidRPr="001E60E8">
        <w:rPr>
          <w:rtl/>
        </w:rPr>
        <w:t>תיק</w:t>
      </w:r>
      <w:r w:rsidR="0024616F">
        <w:rPr>
          <w:rFonts w:hint="cs"/>
          <w:rtl/>
        </w:rPr>
        <w:t>ה.</w:t>
      </w:r>
    </w:p>
    <w:p w14:paraId="74E5D58B" w14:textId="2248AE8A" w:rsidR="00D16104" w:rsidRPr="006F178A" w:rsidRDefault="00B8196E" w:rsidP="00B8196E">
      <w:pPr>
        <w:pStyle w:val="afffff8"/>
        <w:rPr>
          <w:rtl/>
        </w:rPr>
      </w:pPr>
      <w:r>
        <w:rPr>
          <w:rFonts w:hint="cs"/>
          <w:rtl/>
        </w:rPr>
        <w:t xml:space="preserve">מטר ליחיד, גשמים דקים, </w:t>
      </w:r>
    </w:p>
    <w:p w14:paraId="64DA1BA9" w14:textId="027E2096" w:rsidR="00B8196E" w:rsidRPr="00B8196E" w:rsidRDefault="00D16104" w:rsidP="007A7A35">
      <w:pPr>
        <w:pStyle w:val="36"/>
        <w:framePr w:wrap="notBeside"/>
        <w:rPr>
          <w:rtl/>
        </w:rPr>
      </w:pPr>
      <w:r w:rsidRPr="00B8196E">
        <w:rPr>
          <w:rtl/>
        </w:rPr>
        <w:t xml:space="preserve">ואף </w:t>
      </w:r>
      <w:r w:rsidRPr="00B8196E">
        <w:rPr>
          <w:rFonts w:hint="cs"/>
          <w:rtl/>
        </w:rPr>
        <w:t>ל</w:t>
      </w:r>
      <w:r w:rsidRPr="00B8196E">
        <w:rPr>
          <w:rtl/>
        </w:rPr>
        <w:t>ר"ל</w:t>
      </w:r>
      <w:r w:rsidR="00B8196E" w:rsidRPr="00B8196E">
        <w:rPr>
          <w:rFonts w:hint="cs"/>
          <w:rtl/>
        </w:rPr>
        <w:t>:</w:t>
      </w:r>
    </w:p>
    <w:p w14:paraId="74E5D58C" w14:textId="5B97AD24" w:rsidR="00D16104" w:rsidRPr="007A7A35" w:rsidRDefault="00D16104" w:rsidP="0045747B">
      <w:pPr>
        <w:rPr>
          <w:rStyle w:val="af4"/>
          <w:rtl/>
        </w:rPr>
      </w:pPr>
      <w:r w:rsidRPr="00B8196E">
        <w:rPr>
          <w:rtl/>
        </w:rPr>
        <w:t>מ</w:t>
      </w:r>
      <w:r w:rsidRPr="006F178A">
        <w:rPr>
          <w:rFonts w:ascii="Fb Fontext" w:hAnsi="Fb Fontext"/>
          <w:rtl/>
        </w:rPr>
        <w:t>טר בשביל יחיד</w:t>
      </w:r>
      <w:r w:rsidRPr="009B717A">
        <w:rPr>
          <w:rStyle w:val="af4"/>
          <w:rtl/>
        </w:rPr>
        <w:t>.-</w:t>
      </w:r>
      <w:r w:rsidRPr="00A824E4">
        <w:rPr>
          <w:rStyle w:val="af4"/>
          <w:rtl/>
        </w:rPr>
        <w:t xml:space="preserve"> </w:t>
      </w:r>
      <w:r w:rsidRPr="007A7A35">
        <w:rPr>
          <w:rStyle w:val="af4"/>
          <w:rtl/>
        </w:rPr>
        <w:t>ומטר גשם יתן להם לאיש</w:t>
      </w:r>
      <w:r w:rsidR="0024616F" w:rsidRPr="007A7A35">
        <w:rPr>
          <w:rStyle w:val="af4"/>
          <w:rFonts w:hint="cs"/>
          <w:rtl/>
        </w:rPr>
        <w:t>,</w:t>
      </w:r>
      <w:r w:rsidRPr="007A7A35">
        <w:rPr>
          <w:rStyle w:val="af4"/>
          <w:rtl/>
        </w:rPr>
        <w:t xml:space="preserve"> עשב</w:t>
      </w:r>
      <w:r w:rsidR="0024616F" w:rsidRPr="007A7A35">
        <w:rPr>
          <w:rStyle w:val="af4"/>
          <w:rFonts w:hint="cs"/>
          <w:rtl/>
        </w:rPr>
        <w:t>,</w:t>
      </w:r>
      <w:r w:rsidRPr="007A7A35">
        <w:rPr>
          <w:rStyle w:val="af4"/>
          <w:rtl/>
        </w:rPr>
        <w:t xml:space="preserve"> בשדה'. </w:t>
      </w:r>
    </w:p>
    <w:p w14:paraId="74E5D58D" w14:textId="77777777" w:rsidR="00D16104" w:rsidRPr="006F178A" w:rsidRDefault="00D16104" w:rsidP="0045747B">
      <w:pPr>
        <w:rPr>
          <w:rtl/>
        </w:rPr>
      </w:pPr>
      <w:r w:rsidRPr="006F178A">
        <w:rPr>
          <w:rFonts w:ascii="Fb Fontext" w:hAnsi="Fb Fontext"/>
          <w:sz w:val="20"/>
          <w:rtl/>
        </w:rPr>
        <w:t xml:space="preserve">וכמעשה </w:t>
      </w:r>
      <w:r w:rsidRPr="009541B4">
        <w:rPr>
          <w:rStyle w:val="afffff3"/>
          <w:rtl/>
        </w:rPr>
        <w:t>בר"ד ב"ק</w:t>
      </w:r>
      <w:r w:rsidRPr="001E60E8">
        <w:rPr>
          <w:rStyle w:val="afffff3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ש</w:t>
      </w:r>
      <w:r w:rsidR="00CB6551">
        <w:rPr>
          <w:rFonts w:ascii="Fb Fontext" w:hAnsi="Fb Fontext" w:hint="cs"/>
          <w:sz w:val="20"/>
          <w:rtl/>
        </w:rPr>
        <w:t>ירד גשם בכל יום</w:t>
      </w:r>
      <w:r w:rsidR="0024616F">
        <w:rPr>
          <w:rFonts w:ascii="Fb Fontext" w:hAnsi="Fb Fontext" w:hint="cs"/>
          <w:sz w:val="20"/>
          <w:rtl/>
        </w:rPr>
        <w:t>, בערוגה שביקש עליה.</w:t>
      </w:r>
    </w:p>
    <w:p w14:paraId="74E5D58E" w14:textId="77777777" w:rsidR="00D16104" w:rsidRPr="006F178A" w:rsidRDefault="00D16104" w:rsidP="00E7477C">
      <w:pPr>
        <w:pStyle w:val="afffffe"/>
        <w:spacing w:before="0" w:after="60"/>
        <w:rPr>
          <w:rtl/>
        </w:rPr>
      </w:pPr>
      <w:r w:rsidRPr="009541B4">
        <w:rPr>
          <w:rStyle w:val="af4"/>
          <w:rtl/>
        </w:rPr>
        <w:lastRenderedPageBreak/>
        <w:t>'ה' עשה חזיזים'</w:t>
      </w:r>
      <w:r w:rsidRPr="001E60E8">
        <w:rPr>
          <w:rStyle w:val="af4"/>
          <w:rtl/>
        </w:rPr>
        <w:t xml:space="preserve"> </w:t>
      </w:r>
      <w:r w:rsidR="007E1EBE">
        <w:rPr>
          <w:rStyle w:val="af4"/>
          <w:rtl/>
        </w:rPr>
        <w:t>–</w:t>
      </w:r>
      <w:r w:rsidR="00CB6551">
        <w:rPr>
          <w:rStyle w:val="af4"/>
          <w:rFonts w:hint="cs"/>
          <w:rtl/>
        </w:rPr>
        <w:t xml:space="preserve"> </w:t>
      </w:r>
      <w:r w:rsidR="007E1EBE">
        <w:rPr>
          <w:rFonts w:hint="cs"/>
          <w:rtl/>
        </w:rPr>
        <w:t xml:space="preserve">ענן דק תחת ענן עבה </w:t>
      </w:r>
      <w:r w:rsidR="007E1EBE" w:rsidRPr="007E1EBE">
        <w:rPr>
          <w:rStyle w:val="afffffc"/>
          <w:rFonts w:hint="cs"/>
          <w:rtl/>
        </w:rPr>
        <w:t xml:space="preserve">[סימן למטר] </w:t>
      </w:r>
      <w:r w:rsidR="007E1EBE">
        <w:rPr>
          <w:rFonts w:hint="cs"/>
          <w:rtl/>
        </w:rPr>
        <w:t xml:space="preserve">לכל צדיק </w:t>
      </w:r>
    </w:p>
    <w:p w14:paraId="7C4B7301" w14:textId="20DE8553" w:rsidR="00B8196E" w:rsidRPr="00B8196E" w:rsidRDefault="00D16104" w:rsidP="007A7A35">
      <w:pPr>
        <w:pStyle w:val="36"/>
        <w:framePr w:wrap="notBeside"/>
        <w:rPr>
          <w:rtl/>
        </w:rPr>
      </w:pPr>
      <w:r w:rsidRPr="00B8196E">
        <w:rPr>
          <w:rtl/>
        </w:rPr>
        <w:t>ר"י</w:t>
      </w:r>
      <w:r w:rsidR="00B8196E" w:rsidRPr="00B8196E">
        <w:rPr>
          <w:rtl/>
        </w:rPr>
        <w:t>:</w:t>
      </w:r>
    </w:p>
    <w:p w14:paraId="74E5D58F" w14:textId="10B7F555" w:rsidR="00D16104" w:rsidRPr="007A7A35" w:rsidRDefault="0024616F" w:rsidP="00717726">
      <w:pPr>
        <w:spacing w:after="60"/>
        <w:rPr>
          <w:rtl/>
        </w:rPr>
      </w:pPr>
      <w:r w:rsidRPr="00B8196E">
        <w:rPr>
          <w:rFonts w:hint="cs"/>
          <w:rtl/>
        </w:rPr>
        <w:t>ש</w:t>
      </w:r>
      <w:r w:rsidRPr="007A7A35">
        <w:rPr>
          <w:rFonts w:hint="cs"/>
          <w:rtl/>
        </w:rPr>
        <w:t xml:space="preserve">מים דקים </w:t>
      </w:r>
      <w:r w:rsidR="007E1EBE" w:rsidRPr="007A7A35">
        <w:rPr>
          <w:rFonts w:hint="cs"/>
          <w:rtl/>
        </w:rPr>
        <w:t xml:space="preserve">בתחילה -יבוא מטר, בסוף </w:t>
      </w:r>
      <w:r w:rsidR="007E1EBE" w:rsidRPr="007A7A35">
        <w:rPr>
          <w:rtl/>
        </w:rPr>
        <w:t>–</w:t>
      </w:r>
      <w:r w:rsidR="007E1EBE" w:rsidRPr="007A7A35">
        <w:rPr>
          <w:rFonts w:hint="cs"/>
          <w:rtl/>
        </w:rPr>
        <w:t xml:space="preserve"> יפסק המטר. </w:t>
      </w:r>
    </w:p>
    <w:p w14:paraId="4A077132" w14:textId="77777777" w:rsidR="00B8196E" w:rsidRPr="00B8196E" w:rsidRDefault="00D16104" w:rsidP="007A7A35">
      <w:pPr>
        <w:pStyle w:val="36"/>
        <w:framePr w:wrap="notBeside"/>
        <w:rPr>
          <w:rtl/>
        </w:rPr>
      </w:pPr>
      <w:r w:rsidRPr="00B8196E">
        <w:rPr>
          <w:rtl/>
        </w:rPr>
        <w:t>עולא</w:t>
      </w:r>
      <w:r w:rsidR="00B8196E" w:rsidRPr="00B8196E">
        <w:rPr>
          <w:rtl/>
        </w:rPr>
        <w:t>:</w:t>
      </w:r>
    </w:p>
    <w:p w14:paraId="74E5D590" w14:textId="6D394B37" w:rsidR="00A3467E" w:rsidRPr="00717726" w:rsidRDefault="00A3467E" w:rsidP="0045747B">
      <w:pPr>
        <w:rPr>
          <w:rtl/>
        </w:rPr>
      </w:pPr>
      <w:r w:rsidRPr="00B8196E">
        <w:rPr>
          <w:rFonts w:hint="cs"/>
          <w:rtl/>
        </w:rPr>
        <w:t>ר</w:t>
      </w:r>
      <w:r w:rsidRPr="00717726">
        <w:rPr>
          <w:rFonts w:hint="cs"/>
          <w:rtl/>
        </w:rPr>
        <w:t>אה</w:t>
      </w:r>
      <w:r w:rsidR="00D16104" w:rsidRPr="00717726">
        <w:rPr>
          <w:rtl/>
        </w:rPr>
        <w:t xml:space="preserve"> </w:t>
      </w:r>
      <w:r w:rsidR="007E1EBE" w:rsidRPr="00717726">
        <w:rPr>
          <w:rFonts w:hint="cs"/>
          <w:rtl/>
        </w:rPr>
        <w:t>ענן דק</w:t>
      </w:r>
      <w:r w:rsidR="0024616F" w:rsidRPr="00717726">
        <w:rPr>
          <w:rFonts w:hint="cs"/>
          <w:rtl/>
        </w:rPr>
        <w:t xml:space="preserve"> בבבל</w:t>
      </w:r>
      <w:r w:rsidR="00D16104" w:rsidRPr="00717726">
        <w:rPr>
          <w:rtl/>
        </w:rPr>
        <w:t xml:space="preserve">. אמר </w:t>
      </w:r>
      <w:r w:rsidR="0024616F" w:rsidRPr="00717726">
        <w:rPr>
          <w:rFonts w:hint="cs"/>
          <w:rtl/>
        </w:rPr>
        <w:t>פנו</w:t>
      </w:r>
      <w:r w:rsidR="00D16104" w:rsidRPr="00717726">
        <w:rPr>
          <w:rtl/>
        </w:rPr>
        <w:t xml:space="preserve"> הכלים </w:t>
      </w:r>
      <w:r w:rsidR="0024616F" w:rsidRPr="00717726">
        <w:rPr>
          <w:rFonts w:hint="cs"/>
          <w:rtl/>
        </w:rPr>
        <w:t>מפני</w:t>
      </w:r>
      <w:r w:rsidR="00D16104" w:rsidRPr="00717726">
        <w:rPr>
          <w:rtl/>
        </w:rPr>
        <w:t xml:space="preserve"> הגשם</w:t>
      </w:r>
      <w:r w:rsidR="0024616F" w:rsidRPr="00717726">
        <w:rPr>
          <w:rFonts w:hint="cs"/>
          <w:rtl/>
        </w:rPr>
        <w:t xml:space="preserve">, </w:t>
      </w:r>
      <w:r w:rsidR="00D16104" w:rsidRPr="00717726">
        <w:rPr>
          <w:rtl/>
        </w:rPr>
        <w:t>ולבסוף לא הגיע</w:t>
      </w:r>
      <w:r w:rsidR="00D16104" w:rsidRPr="00717726">
        <w:rPr>
          <w:rFonts w:hint="cs"/>
          <w:rtl/>
        </w:rPr>
        <w:t>,</w:t>
      </w:r>
      <w:r w:rsidR="00D16104" w:rsidRPr="00717726">
        <w:rPr>
          <w:rtl/>
        </w:rPr>
        <w:t xml:space="preserve"> אמר </w:t>
      </w:r>
      <w:r w:rsidR="0024616F" w:rsidRPr="00717726">
        <w:rPr>
          <w:rFonts w:hint="cs"/>
          <w:rtl/>
        </w:rPr>
        <w:t>כמו שמשקרים הבבלים כך</w:t>
      </w:r>
      <w:r w:rsidRPr="00717726">
        <w:rPr>
          <w:rFonts w:hint="cs"/>
          <w:rtl/>
        </w:rPr>
        <w:t xml:space="preserve"> משקר מטרם,</w:t>
      </w:r>
    </w:p>
    <w:p w14:paraId="17F5203C" w14:textId="02515FCA" w:rsidR="00B8196E" w:rsidRPr="00B8196E" w:rsidRDefault="00D16104" w:rsidP="007A7A35">
      <w:pPr>
        <w:pStyle w:val="36"/>
        <w:framePr w:wrap="notBeside"/>
        <w:rPr>
          <w:rtl/>
        </w:rPr>
      </w:pPr>
      <w:r w:rsidRPr="007A7A35">
        <w:rPr>
          <w:rtl/>
        </w:rPr>
        <w:t>עולא</w:t>
      </w:r>
      <w:r w:rsidR="00B8196E" w:rsidRPr="00B8196E">
        <w:rPr>
          <w:rFonts w:hint="cs"/>
          <w:rtl/>
        </w:rPr>
        <w:t>:</w:t>
      </w:r>
    </w:p>
    <w:p w14:paraId="74E5D591" w14:textId="6270AEF7" w:rsidR="00D16104" w:rsidRPr="006F178A" w:rsidRDefault="00A3467E" w:rsidP="0024251A">
      <w:pPr>
        <w:rPr>
          <w:rtl/>
        </w:rPr>
      </w:pPr>
      <w:r w:rsidRPr="00B8196E">
        <w:rPr>
          <w:rFonts w:hint="cs"/>
          <w:rtl/>
        </w:rPr>
        <w:t>ר</w:t>
      </w:r>
      <w:r w:rsidRPr="007A7A35">
        <w:rPr>
          <w:rFonts w:hint="cs"/>
          <w:rtl/>
        </w:rPr>
        <w:t xml:space="preserve">אה </w:t>
      </w:r>
      <w:r w:rsidR="0024616F" w:rsidRPr="007A7A35">
        <w:rPr>
          <w:rFonts w:hint="cs"/>
          <w:rtl/>
        </w:rPr>
        <w:t>ש</w:t>
      </w:r>
      <w:r w:rsidR="007E1EBE" w:rsidRPr="007A7A35">
        <w:rPr>
          <w:rFonts w:hint="cs"/>
          <w:rtl/>
        </w:rPr>
        <w:t xml:space="preserve">בבבל התמרים בזול, ותמה איך לא עוסקים בתורה? </w:t>
      </w:r>
      <w:r w:rsidR="007E1EBE">
        <w:rPr>
          <w:rFonts w:hint="cs"/>
          <w:rtl/>
        </w:rPr>
        <w:t>כ</w:t>
      </w:r>
      <w:r w:rsidR="00D16104" w:rsidRPr="006F178A">
        <w:rPr>
          <w:rtl/>
        </w:rPr>
        <w:t xml:space="preserve">שציערוהו </w:t>
      </w:r>
      <w:r w:rsidR="00D16104" w:rsidRPr="00A3467E">
        <w:rPr>
          <w:rStyle w:val="afffffc"/>
          <w:rtl/>
        </w:rPr>
        <w:t>התמרים</w:t>
      </w:r>
      <w:r w:rsidR="00D16104" w:rsidRPr="006F178A">
        <w:rPr>
          <w:rtl/>
        </w:rPr>
        <w:t xml:space="preserve"> בלילה אמר </w:t>
      </w:r>
      <w:r w:rsidR="007E1EBE">
        <w:rPr>
          <w:rFonts w:hint="cs"/>
          <w:rtl/>
        </w:rPr>
        <w:t>ש</w:t>
      </w:r>
      <w:r w:rsidR="00D16104" w:rsidRPr="006F178A">
        <w:rPr>
          <w:rtl/>
        </w:rPr>
        <w:t>למרות זאת עוסקים בתורה</w:t>
      </w:r>
      <w:r w:rsidR="0024251A"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</w:p>
    <w:p w14:paraId="74E5D592" w14:textId="299A3DB5" w:rsidR="00D16104" w:rsidRPr="006F178A" w:rsidRDefault="00A41CE1" w:rsidP="00A41CE1">
      <w:pPr>
        <w:pStyle w:val="afffff8"/>
        <w:rPr>
          <w:rtl/>
        </w:rPr>
      </w:pPr>
      <w:r>
        <w:rPr>
          <w:rFonts w:hint="cs"/>
          <w:rtl/>
        </w:rPr>
        <w:t>מאיזה מים העולם שותה</w:t>
      </w:r>
    </w:p>
    <w:p w14:paraId="15B73442" w14:textId="22F37DD4" w:rsidR="00B8196E" w:rsidRPr="00B8196E" w:rsidRDefault="007E1EBE" w:rsidP="007A7A35">
      <w:pPr>
        <w:pStyle w:val="36"/>
        <w:framePr w:wrap="notBeside"/>
        <w:rPr>
          <w:rtl/>
        </w:rPr>
      </w:pPr>
      <w:r w:rsidRPr="007A7A35">
        <w:rPr>
          <w:rFonts w:hint="cs"/>
          <w:rtl/>
        </w:rPr>
        <w:t>תניא ל</w:t>
      </w:r>
      <w:r w:rsidR="00D16104" w:rsidRPr="007A7A35">
        <w:rPr>
          <w:rtl/>
        </w:rPr>
        <w:t>ר"א</w:t>
      </w:r>
      <w:r w:rsidR="00B8196E" w:rsidRPr="00B8196E">
        <w:rPr>
          <w:rtl/>
        </w:rPr>
        <w:t>:</w:t>
      </w:r>
    </w:p>
    <w:p w14:paraId="74E5D593" w14:textId="6BF79FB8" w:rsidR="00D16104" w:rsidRPr="007A7A35" w:rsidRDefault="007E1EBE" w:rsidP="002B702A">
      <w:pPr>
        <w:rPr>
          <w:rStyle w:val="af4"/>
          <w:rtl/>
        </w:rPr>
      </w:pPr>
      <w:r w:rsidRPr="007A7A35">
        <w:rPr>
          <w:rFonts w:hint="cs"/>
          <w:rtl/>
        </w:rPr>
        <w:t>ה</w:t>
      </w:r>
      <w:r w:rsidR="00D16104" w:rsidRPr="007A7A35">
        <w:rPr>
          <w:rtl/>
        </w:rPr>
        <w:t xml:space="preserve">עולם </w:t>
      </w:r>
      <w:r w:rsidR="00A3467E" w:rsidRPr="007A7A35">
        <w:rPr>
          <w:rFonts w:cs="PFT_Frank"/>
          <w:b/>
          <w:bCs/>
          <w:szCs w:val="14"/>
          <w:rtl/>
        </w:rPr>
        <w:t>ממימי אוקיינוס</w:t>
      </w:r>
      <w:r w:rsidR="00A3467E" w:rsidRPr="007A7A35">
        <w:rPr>
          <w:rtl/>
        </w:rPr>
        <w:t xml:space="preserve"> שותה,</w:t>
      </w:r>
      <w:r w:rsidR="0024616F" w:rsidRPr="007A7A35">
        <w:rPr>
          <w:rtl/>
        </w:rPr>
        <w:t xml:space="preserve"> </w:t>
      </w:r>
      <w:r w:rsidR="002B702A" w:rsidRPr="007A7A35">
        <w:rPr>
          <w:rFonts w:hint="cs"/>
          <w:rtl/>
        </w:rPr>
        <w:t>ד</w:t>
      </w:r>
      <w:r w:rsidR="002B702A" w:rsidRPr="007A7A35">
        <w:rPr>
          <w:rStyle w:val="af4"/>
          <w:rFonts w:hint="cs"/>
          <w:rtl/>
        </w:rPr>
        <w:t>ואד יעלה מן הארץ</w:t>
      </w:r>
      <w:r w:rsidR="0024616F" w:rsidRPr="007A7A35">
        <w:rPr>
          <w:rStyle w:val="af4"/>
          <w:rFonts w:hint="cs"/>
          <w:rtl/>
        </w:rPr>
        <w:t>'</w:t>
      </w:r>
      <w:r w:rsidR="00D16104" w:rsidRPr="007A7A35">
        <w:rPr>
          <w:rStyle w:val="af4"/>
          <w:rtl/>
        </w:rPr>
        <w:t xml:space="preserve"> </w:t>
      </w:r>
    </w:p>
    <w:p w14:paraId="58C4F714" w14:textId="0D927D32" w:rsidR="00B8196E" w:rsidRPr="00B8196E" w:rsidRDefault="00D16104" w:rsidP="007A7A35">
      <w:pPr>
        <w:pStyle w:val="36"/>
        <w:framePr w:wrap="notBeside"/>
        <w:rPr>
          <w:rtl/>
        </w:rPr>
      </w:pPr>
      <w:r w:rsidRPr="007A7A35">
        <w:rPr>
          <w:spacing w:val="0"/>
          <w:rtl/>
        </w:rPr>
        <w:t>רי"ה</w:t>
      </w:r>
      <w:r w:rsidR="00B8196E" w:rsidRPr="00B8196E">
        <w:rPr>
          <w:rtl/>
        </w:rPr>
        <w:t>:</w:t>
      </w:r>
    </w:p>
    <w:p w14:paraId="74E5D594" w14:textId="2A6DFE63" w:rsidR="00D16104" w:rsidRPr="007A7A35" w:rsidRDefault="00D16104" w:rsidP="0045747B">
      <w:pPr>
        <w:rPr>
          <w:rtl/>
        </w:rPr>
      </w:pPr>
      <w:r w:rsidRPr="00B8196E">
        <w:rPr>
          <w:rtl/>
        </w:rPr>
        <w:t>ה</w:t>
      </w:r>
      <w:r w:rsidRPr="007A7A35">
        <w:rPr>
          <w:rtl/>
        </w:rPr>
        <w:t xml:space="preserve">עולם </w:t>
      </w:r>
      <w:r w:rsidRPr="007A7A35">
        <w:rPr>
          <w:rFonts w:cs="PFT_Frank"/>
          <w:b/>
          <w:bCs/>
          <w:szCs w:val="14"/>
          <w:rtl/>
        </w:rPr>
        <w:t>ממים העליונים</w:t>
      </w:r>
      <w:r w:rsidRPr="007A7A35">
        <w:rPr>
          <w:rtl/>
        </w:rPr>
        <w:t xml:space="preserve"> </w:t>
      </w:r>
      <w:r w:rsidR="00A3467E" w:rsidRPr="007A7A35">
        <w:rPr>
          <w:rFonts w:hint="cs"/>
          <w:rtl/>
        </w:rPr>
        <w:t>ש</w:t>
      </w:r>
      <w:r w:rsidRPr="007A7A35">
        <w:rPr>
          <w:rtl/>
        </w:rPr>
        <w:t xml:space="preserve">ותה, </w:t>
      </w:r>
      <w:r w:rsidR="00A3467E" w:rsidRPr="007A7A35">
        <w:rPr>
          <w:rStyle w:val="af4"/>
          <w:rFonts w:hint="cs"/>
          <w:rtl/>
        </w:rPr>
        <w:t>ד</w:t>
      </w:r>
      <w:r w:rsidRPr="007A7A35">
        <w:rPr>
          <w:rStyle w:val="af4"/>
          <w:rFonts w:hint="cs"/>
          <w:rtl/>
        </w:rPr>
        <w:t>'</w:t>
      </w:r>
      <w:r w:rsidRPr="007A7A35">
        <w:rPr>
          <w:rStyle w:val="af4"/>
          <w:rtl/>
        </w:rPr>
        <w:t>למטר השמים תשתה מים</w:t>
      </w:r>
      <w:r w:rsidRPr="007A7A35">
        <w:rPr>
          <w:rStyle w:val="af4"/>
          <w:rFonts w:hint="cs"/>
          <w:rtl/>
        </w:rPr>
        <w:t>'</w:t>
      </w:r>
      <w:r w:rsidRPr="007A7A35">
        <w:rPr>
          <w:rStyle w:val="af4"/>
          <w:rtl/>
        </w:rPr>
        <w:t>.</w:t>
      </w:r>
    </w:p>
    <w:p w14:paraId="39752B27" w14:textId="77777777" w:rsidR="00B8196E" w:rsidRPr="00B8196E" w:rsidRDefault="007A7A35" w:rsidP="007A7A35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D16104" w:rsidRPr="007A7A35">
        <w:rPr>
          <w:rtl/>
        </w:rPr>
        <w:t>והך</w:t>
      </w:r>
      <w:r w:rsidR="00B8196E" w:rsidRPr="00B8196E">
        <w:rPr>
          <w:rtl/>
        </w:rPr>
        <w:t>:</w:t>
      </w:r>
    </w:p>
    <w:p w14:paraId="32F4114B" w14:textId="6AEA4C11" w:rsidR="007A7A35" w:rsidRDefault="00AA60B3" w:rsidP="0036143F">
      <w:pPr>
        <w:rPr>
          <w:rtl/>
        </w:rPr>
      </w:pPr>
      <w:r w:rsidRPr="00B8196E">
        <w:rPr>
          <w:rFonts w:hint="cs"/>
          <w:rtl/>
        </w:rPr>
        <w:t>ד</w:t>
      </w:r>
      <w:r w:rsidR="00D16104" w:rsidRPr="00A824E4">
        <w:rPr>
          <w:rStyle w:val="af4"/>
          <w:rtl/>
        </w:rPr>
        <w:t xml:space="preserve">'ואד יעלה </w:t>
      </w:r>
      <w:r w:rsidR="00D16104" w:rsidRPr="00757D20">
        <w:rPr>
          <w:rtl/>
        </w:rPr>
        <w:t>שהעננים עולים לרקיע, ומקבלין מי מטר,</w:t>
      </w:r>
    </w:p>
    <w:p w14:paraId="74E5D595" w14:textId="645FBDF0" w:rsidR="0036143F" w:rsidRDefault="00D16104" w:rsidP="0036143F">
      <w:pPr>
        <w:rPr>
          <w:rtl/>
        </w:rPr>
      </w:pPr>
      <w:r w:rsidRPr="00CB6551">
        <w:rPr>
          <w:rFonts w:ascii="Fb Fontext" w:hAnsi="Fb Fontext"/>
          <w:spacing w:val="-4"/>
          <w:rtl/>
        </w:rPr>
        <w:t xml:space="preserve">ומחשרות מים </w:t>
      </w:r>
      <w:r w:rsidR="00AA60B3" w:rsidRPr="00CB6551">
        <w:rPr>
          <w:rFonts w:ascii="Fb Fontext" w:hAnsi="Fb Fontext" w:hint="cs"/>
          <w:spacing w:val="-4"/>
          <w:rtl/>
        </w:rPr>
        <w:t xml:space="preserve">ע"ג </w:t>
      </w:r>
      <w:r w:rsidR="00CB6551" w:rsidRPr="00CB6551">
        <w:rPr>
          <w:rFonts w:ascii="Fb Fontext" w:hAnsi="Fb Fontext"/>
          <w:spacing w:val="-4"/>
          <w:rtl/>
        </w:rPr>
        <w:t>קרקע</w:t>
      </w:r>
      <w:r w:rsidR="00CB6551" w:rsidRPr="00CB6551">
        <w:rPr>
          <w:rFonts w:ascii="Fb Fontext" w:hAnsi="Fb Fontext" w:hint="cs"/>
          <w:spacing w:val="-4"/>
          <w:rtl/>
        </w:rPr>
        <w:t xml:space="preserve"> </w:t>
      </w:r>
      <w:r w:rsidR="00AA60B3">
        <w:rPr>
          <w:rFonts w:hint="cs"/>
          <w:rtl/>
        </w:rPr>
        <w:t>ו</w:t>
      </w:r>
      <w:r w:rsidRPr="006F178A">
        <w:rPr>
          <w:rtl/>
        </w:rPr>
        <w:t>בין טיפה לטיפה כמלא נימא,</w:t>
      </w:r>
      <w:r w:rsidR="002B702A">
        <w:rPr>
          <w:rFonts w:hint="cs"/>
          <w:rtl/>
        </w:rPr>
        <w:t xml:space="preserve"> </w:t>
      </w:r>
    </w:p>
    <w:p w14:paraId="74E5D596" w14:textId="26FA2FEC" w:rsidR="00AA60B3" w:rsidRPr="0036143F" w:rsidRDefault="00D16104" w:rsidP="007A7A35">
      <w:pPr>
        <w:rPr>
          <w:spacing w:val="-2"/>
          <w:rtl/>
        </w:rPr>
      </w:pPr>
      <w:r w:rsidRPr="0036143F">
        <w:rPr>
          <w:spacing w:val="-2"/>
          <w:rtl/>
        </w:rPr>
        <w:t xml:space="preserve">ללמדך שגדול יום הגשמים </w:t>
      </w:r>
      <w:r w:rsidR="00A3467E" w:rsidRPr="0036143F">
        <w:rPr>
          <w:spacing w:val="-2"/>
          <w:rtl/>
        </w:rPr>
        <w:t xml:space="preserve">כיום שנבראו בו שמים וארץ, </w:t>
      </w:r>
    </w:p>
    <w:p w14:paraId="76186D8A" w14:textId="77777777" w:rsidR="00B8196E" w:rsidRPr="00B8196E" w:rsidRDefault="007A7A35" w:rsidP="007A7A35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D110C8" w:rsidRPr="007A7A35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597" w14:textId="4AFD64FF" w:rsidR="00D16104" w:rsidRPr="006F178A" w:rsidRDefault="00D16104" w:rsidP="0045747B">
      <w:pPr>
        <w:rPr>
          <w:rtl/>
        </w:rPr>
      </w:pPr>
      <w:r w:rsidRPr="00B8196E">
        <w:rPr>
          <w:rtl/>
        </w:rPr>
        <w:t>'</w:t>
      </w:r>
      <w:r w:rsidRPr="0063694C">
        <w:rPr>
          <w:rStyle w:val="af4"/>
          <w:rtl/>
        </w:rPr>
        <w:t>משקה הרים מעליותיו'</w:t>
      </w:r>
      <w:r w:rsidR="00CB6551">
        <w:rPr>
          <w:rStyle w:val="af4"/>
          <w:rFonts w:hint="cs"/>
          <w:rtl/>
        </w:rPr>
        <w:t>-</w:t>
      </w:r>
      <w:r w:rsidRPr="006F178A">
        <w:rPr>
          <w:rtl/>
        </w:rPr>
        <w:t xml:space="preserve"> מעליותיו של הקב"ה, </w:t>
      </w:r>
      <w:r w:rsidRPr="00CB6551">
        <w:rPr>
          <w:rStyle w:val="afffff3"/>
          <w:rtl/>
        </w:rPr>
        <w:t>כ</w:t>
      </w:r>
      <w:r w:rsidR="00A3467E" w:rsidRPr="00CB6551">
        <w:rPr>
          <w:rStyle w:val="afffff3"/>
          <w:rFonts w:hint="cs"/>
          <w:rtl/>
        </w:rPr>
        <w:t>רי"ה</w:t>
      </w:r>
      <w:r w:rsidRPr="00CB6551">
        <w:rPr>
          <w:rStyle w:val="afffff3"/>
          <w:rtl/>
        </w:rPr>
        <w:t>.</w:t>
      </w:r>
    </w:p>
    <w:p w14:paraId="74E5D598" w14:textId="77777777" w:rsidR="00D16104" w:rsidRPr="006F178A" w:rsidRDefault="00D16104" w:rsidP="00D110C8">
      <w:pPr>
        <w:rPr>
          <w:rFonts w:cs="Guttman Vilna"/>
          <w:b/>
          <w:bCs/>
          <w:rtl/>
        </w:rPr>
      </w:pPr>
      <w:r w:rsidRPr="00A3467E">
        <w:rPr>
          <w:rStyle w:val="afffff3"/>
          <w:rtl/>
        </w:rPr>
        <w:t xml:space="preserve"> </w:t>
      </w:r>
      <w:r w:rsidR="0024616F">
        <w:rPr>
          <w:rStyle w:val="afffff3"/>
          <w:rtl/>
        </w:rPr>
        <w:tab/>
      </w:r>
      <w:r w:rsidR="0024616F">
        <w:rPr>
          <w:rStyle w:val="afffff3"/>
          <w:rtl/>
        </w:rPr>
        <w:tab/>
      </w:r>
      <w:r w:rsidR="0024616F">
        <w:rPr>
          <w:rStyle w:val="afffff3"/>
          <w:rtl/>
        </w:rPr>
        <w:tab/>
      </w:r>
      <w:r w:rsidRPr="00A3467E">
        <w:rPr>
          <w:rStyle w:val="afffff3"/>
          <w:rtl/>
        </w:rPr>
        <w:t xml:space="preserve">ור"א: </w:t>
      </w:r>
      <w:r w:rsidR="0024616F" w:rsidRPr="0024616F">
        <w:rPr>
          <w:rStyle w:val="af4"/>
          <w:rFonts w:hint="cs"/>
          <w:rtl/>
        </w:rPr>
        <w:t>מעליותיו</w:t>
      </w:r>
      <w:r w:rsidR="0024616F">
        <w:rPr>
          <w:rFonts w:hint="cs"/>
          <w:rtl/>
        </w:rPr>
        <w:t xml:space="preserve"> - </w:t>
      </w:r>
      <w:r w:rsidRPr="006F178A">
        <w:rPr>
          <w:rtl/>
        </w:rPr>
        <w:t xml:space="preserve">כיון </w:t>
      </w:r>
      <w:r w:rsidR="0024616F">
        <w:rPr>
          <w:rFonts w:hint="cs"/>
          <w:rtl/>
        </w:rPr>
        <w:t>ש</w:t>
      </w:r>
      <w:r w:rsidR="00AA60B3">
        <w:rPr>
          <w:rFonts w:hint="cs"/>
          <w:rtl/>
        </w:rPr>
        <w:t>עולים</w:t>
      </w:r>
      <w:r w:rsidR="00D110C8">
        <w:rPr>
          <w:rFonts w:hint="cs"/>
          <w:rtl/>
        </w:rPr>
        <w:t xml:space="preserve"> </w:t>
      </w:r>
      <w:r w:rsidR="00D110C8" w:rsidRPr="00D110C8">
        <w:rPr>
          <w:rStyle w:val="afffffc"/>
          <w:rFonts w:hint="cs"/>
          <w:rtl/>
        </w:rPr>
        <w:t xml:space="preserve">נחשב משם </w:t>
      </w:r>
      <w:r w:rsidRPr="00D110C8">
        <w:rPr>
          <w:rStyle w:val="afffffc"/>
          <w:rtl/>
        </w:rPr>
        <w:t>וכ</w:t>
      </w:r>
      <w:r w:rsidRPr="0024616F">
        <w:rPr>
          <w:rStyle w:val="afffffc"/>
          <w:rtl/>
        </w:rPr>
        <w:t>אבק ועפר מ</w:t>
      </w:r>
      <w:r w:rsidR="0024616F" w:rsidRPr="0024616F">
        <w:rPr>
          <w:rStyle w:val="afffffc"/>
          <w:rFonts w:hint="cs"/>
          <w:rtl/>
        </w:rPr>
        <w:t xml:space="preserve">ן </w:t>
      </w:r>
      <w:r w:rsidRPr="0024616F">
        <w:rPr>
          <w:rStyle w:val="afffffc"/>
          <w:rtl/>
        </w:rPr>
        <w:t>השמים</w:t>
      </w:r>
    </w:p>
    <w:p w14:paraId="2737A1D7" w14:textId="77777777" w:rsidR="00B8196E" w:rsidRPr="00B8196E" w:rsidRDefault="007A7A35" w:rsidP="00B8196E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D110C8" w:rsidRPr="007A7A35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599" w14:textId="4AC94A63" w:rsidR="00AA60B3" w:rsidRDefault="00D16104" w:rsidP="0045747B">
      <w:pPr>
        <w:rPr>
          <w:rtl/>
        </w:rPr>
      </w:pPr>
      <w:r w:rsidRPr="00B8196E">
        <w:rPr>
          <w:rtl/>
        </w:rPr>
        <w:t>'</w:t>
      </w:r>
      <w:r w:rsidRPr="0063694C">
        <w:rPr>
          <w:rStyle w:val="af4"/>
          <w:rtl/>
        </w:rPr>
        <w:t>נתן באוצרות</w:t>
      </w:r>
      <w:r w:rsidR="00AA60B3">
        <w:rPr>
          <w:rStyle w:val="af4"/>
          <w:rFonts w:hint="cs"/>
          <w:rtl/>
        </w:rPr>
        <w:t>,</w:t>
      </w:r>
      <w:r w:rsidR="00D110C8">
        <w:rPr>
          <w:rStyle w:val="afffffc"/>
          <w:rFonts w:hint="cs"/>
          <w:rtl/>
        </w:rPr>
        <w:t xml:space="preserve"> </w:t>
      </w:r>
      <w:r w:rsidR="00D110C8" w:rsidRPr="00D110C8">
        <w:rPr>
          <w:rStyle w:val="afffffc"/>
          <w:rFonts w:hint="cs"/>
          <w:rtl/>
        </w:rPr>
        <w:t>[</w:t>
      </w:r>
      <w:r w:rsidR="0024616F" w:rsidRPr="00D110C8">
        <w:rPr>
          <w:rStyle w:val="afffffc"/>
          <w:rFonts w:hint="cs"/>
          <w:rtl/>
        </w:rPr>
        <w:t>בר – ע''י</w:t>
      </w:r>
      <w:r w:rsidR="00D110C8" w:rsidRPr="00D110C8">
        <w:rPr>
          <w:rStyle w:val="afffffc"/>
          <w:rFonts w:hint="cs"/>
          <w:rtl/>
        </w:rPr>
        <w:t>]</w:t>
      </w:r>
      <w:r w:rsidR="0024616F" w:rsidRPr="0024616F">
        <w:rPr>
          <w:rFonts w:hint="cs"/>
          <w:rtl/>
        </w:rPr>
        <w:t xml:space="preserve"> </w:t>
      </w:r>
      <w:r w:rsidRPr="0063694C">
        <w:rPr>
          <w:rStyle w:val="af4"/>
          <w:rtl/>
        </w:rPr>
        <w:t>תהומות',</w:t>
      </w:r>
      <w:r w:rsidRPr="006F178A">
        <w:rPr>
          <w:rtl/>
        </w:rPr>
        <w:t xml:space="preserve"> </w:t>
      </w:r>
      <w:r w:rsidRPr="00A3467E">
        <w:rPr>
          <w:rStyle w:val="afffff3"/>
          <w:rtl/>
        </w:rPr>
        <w:t xml:space="preserve">כר"א </w:t>
      </w:r>
      <w:r w:rsidRPr="006F178A">
        <w:rPr>
          <w:rtl/>
        </w:rPr>
        <w:t xml:space="preserve"> </w:t>
      </w:r>
    </w:p>
    <w:p w14:paraId="7B9042D7" w14:textId="77777777" w:rsidR="00B8196E" w:rsidRPr="00B8196E" w:rsidRDefault="00D16104" w:rsidP="00B8196E">
      <w:pPr>
        <w:pStyle w:val="36"/>
        <w:framePr w:wrap="notBeside"/>
        <w:rPr>
          <w:rtl/>
        </w:rPr>
      </w:pPr>
      <w:r w:rsidRPr="007A7A35">
        <w:rPr>
          <w:rtl/>
        </w:rPr>
        <w:t>ולרי"ה</w:t>
      </w:r>
      <w:r w:rsidR="00B8196E" w:rsidRPr="00B8196E">
        <w:rPr>
          <w:rtl/>
        </w:rPr>
        <w:t>:</w:t>
      </w:r>
    </w:p>
    <w:p w14:paraId="74E5D59A" w14:textId="1AC11005" w:rsidR="00D16104" w:rsidRPr="00B8196E" w:rsidRDefault="00D16104" w:rsidP="007A7A35">
      <w:pPr>
        <w:spacing w:after="60"/>
        <w:rPr>
          <w:rtl/>
        </w:rPr>
      </w:pPr>
      <w:r w:rsidRPr="006F178A">
        <w:rPr>
          <w:rtl/>
        </w:rPr>
        <w:t>ההוא בברייתו של עולם.</w:t>
      </w:r>
      <w:r w:rsidR="0036143F">
        <w:rPr>
          <w:rFonts w:hint="cs"/>
          <w:rtl/>
        </w:rPr>
        <w:t xml:space="preserve"> </w:t>
      </w:r>
      <w:r w:rsidR="00D110C8" w:rsidRPr="0036143F">
        <w:rPr>
          <w:rStyle w:val="afffffc"/>
          <w:rFonts w:hint="cs"/>
          <w:rtl/>
        </w:rPr>
        <w:t>יקוו המים.</w:t>
      </w:r>
      <w:r w:rsidR="00D110C8">
        <w:rPr>
          <w:rFonts w:hint="cs"/>
          <w:rtl/>
        </w:rPr>
        <w:t xml:space="preserve"> </w:t>
      </w:r>
    </w:p>
    <w:p w14:paraId="7B495FDC" w14:textId="13ED7E10" w:rsidR="00B8196E" w:rsidRPr="00B8196E" w:rsidRDefault="007A7A35" w:rsidP="00B8196E">
      <w:pPr>
        <w:pStyle w:val="36"/>
        <w:framePr w:wrap="notBeside"/>
        <w:rPr>
          <w:rtl/>
        </w:rPr>
      </w:pPr>
      <w:r w:rsidRPr="00B8196E">
        <w:rPr>
          <w:rFonts w:hint="cs"/>
          <w:rtl/>
        </w:rPr>
        <w:t>ד</w:t>
      </w:r>
      <w:r w:rsidR="00B8196E" w:rsidRPr="00B8196E">
        <w:rPr>
          <w:rFonts w:hint="cs"/>
          <w:rtl/>
        </w:rPr>
        <w:t>.</w:t>
      </w:r>
    </w:p>
    <w:p w14:paraId="74E5D59B" w14:textId="5B9842D9" w:rsidR="00D110C8" w:rsidRPr="006F178A" w:rsidRDefault="007A7A35" w:rsidP="007A7A35">
      <w:pPr>
        <w:pStyle w:val="afffffe"/>
        <w:spacing w:before="0"/>
        <w:rPr>
          <w:rtl/>
        </w:rPr>
      </w:pPr>
      <w:r w:rsidRPr="007A7A35">
        <w:rPr>
          <w:rStyle w:val="afffff3"/>
          <w:rFonts w:hint="cs"/>
          <w:rtl/>
        </w:rPr>
        <w:t>כתיב</w:t>
      </w:r>
      <w:r>
        <w:rPr>
          <w:rStyle w:val="af4"/>
          <w:rFonts w:hint="cs"/>
          <w:rtl/>
        </w:rPr>
        <w:t xml:space="preserve"> </w:t>
      </w:r>
      <w:r w:rsidR="00D110C8" w:rsidRPr="00CC56D5">
        <w:rPr>
          <w:rStyle w:val="af4"/>
          <w:rtl/>
        </w:rPr>
        <w:t xml:space="preserve">'חשכת מים' </w:t>
      </w:r>
      <w:r w:rsidR="00D110C8" w:rsidRPr="007A7A35">
        <w:rPr>
          <w:rStyle w:val="afffff3"/>
          <w:rtl/>
        </w:rPr>
        <w:t>וכתיב</w:t>
      </w:r>
      <w:r w:rsidR="00D110C8" w:rsidRPr="00A824E4">
        <w:rPr>
          <w:rStyle w:val="af4"/>
          <w:rtl/>
        </w:rPr>
        <w:t xml:space="preserve"> 'חשרת מים' </w:t>
      </w:r>
    </w:p>
    <w:p w14:paraId="2E407E53" w14:textId="03280A94" w:rsidR="00B8196E" w:rsidRPr="00B8196E" w:rsidRDefault="0036143F" w:rsidP="00B8196E">
      <w:pPr>
        <w:pStyle w:val="36"/>
        <w:framePr w:wrap="notBeside"/>
        <w:rPr>
          <w:rtl/>
        </w:rPr>
      </w:pPr>
      <w:r w:rsidRPr="007A7A35">
        <w:rPr>
          <w:rFonts w:hint="cs"/>
          <w:rtl/>
        </w:rPr>
        <w:t>לר"א</w:t>
      </w:r>
      <w:r w:rsidR="00B8196E" w:rsidRPr="00B8196E">
        <w:rPr>
          <w:rtl/>
        </w:rPr>
        <w:t>:</w:t>
      </w:r>
    </w:p>
    <w:p w14:paraId="74E5D59C" w14:textId="6E4A2A2A" w:rsidR="00D110C8" w:rsidRPr="007A7A35" w:rsidRDefault="00D110C8" w:rsidP="00D110C8">
      <w:pPr>
        <w:rPr>
          <w:spacing w:val="-4"/>
          <w:rtl/>
        </w:rPr>
      </w:pPr>
      <w:r w:rsidRPr="007A7A35">
        <w:rPr>
          <w:spacing w:val="-4"/>
          <w:rtl/>
        </w:rPr>
        <w:t>שממתקין ומ</w:t>
      </w:r>
      <w:r w:rsidRPr="007A7A35">
        <w:rPr>
          <w:rFonts w:hint="cs"/>
          <w:spacing w:val="-4"/>
          <w:rtl/>
        </w:rPr>
        <w:t>ת</w:t>
      </w:r>
      <w:r w:rsidR="0036143F" w:rsidRPr="007A7A35">
        <w:rPr>
          <w:spacing w:val="-4"/>
          <w:rtl/>
        </w:rPr>
        <w:t>כש</w:t>
      </w:r>
      <w:r w:rsidRPr="007A7A35">
        <w:rPr>
          <w:spacing w:val="-4"/>
          <w:rtl/>
        </w:rPr>
        <w:t>רין</w:t>
      </w:r>
      <w:r w:rsidRPr="007A7A35">
        <w:rPr>
          <w:rFonts w:hint="cs"/>
          <w:spacing w:val="-4"/>
          <w:rtl/>
        </w:rPr>
        <w:t xml:space="preserve"> בעבים. </w:t>
      </w:r>
      <w:r w:rsidR="0036143F" w:rsidRPr="007A7A35">
        <w:rPr>
          <w:rStyle w:val="afffff3"/>
          <w:rFonts w:hint="cs"/>
          <w:spacing w:val="-4"/>
          <w:rtl/>
        </w:rPr>
        <w:t>ל</w:t>
      </w:r>
      <w:r w:rsidRPr="007A7A35">
        <w:rPr>
          <w:rStyle w:val="afffff3"/>
          <w:spacing w:val="-4"/>
          <w:rtl/>
        </w:rPr>
        <w:t>רי"ה:</w:t>
      </w:r>
      <w:r w:rsidRPr="007A7A35">
        <w:rPr>
          <w:spacing w:val="-4"/>
          <w:rtl/>
        </w:rPr>
        <w:t xml:space="preserve"> כשהענן</w:t>
      </w:r>
      <w:r w:rsidRPr="007A7A35">
        <w:rPr>
          <w:rFonts w:hint="cs"/>
          <w:spacing w:val="-4"/>
          <w:rtl/>
        </w:rPr>
        <w:t xml:space="preserve"> חשוך מרובין מימיו</w:t>
      </w:r>
      <w:r w:rsidRPr="007A7A35">
        <w:rPr>
          <w:spacing w:val="-4"/>
          <w:rtl/>
        </w:rPr>
        <w:t>.</w:t>
      </w:r>
    </w:p>
    <w:p w14:paraId="1E14A5B4" w14:textId="2CB65550" w:rsidR="00B8196E" w:rsidRPr="00B8196E" w:rsidRDefault="007A7A35" w:rsidP="00B8196E">
      <w:pPr>
        <w:pStyle w:val="36"/>
        <w:framePr w:wrap="notBeside"/>
        <w:rPr>
          <w:rtl/>
        </w:rPr>
      </w:pPr>
      <w:r w:rsidRPr="007A7A35">
        <w:rPr>
          <w:rFonts w:hint="cs"/>
          <w:rtl/>
        </w:rPr>
        <w:t>ה</w:t>
      </w:r>
      <w:r w:rsidR="00B8196E" w:rsidRPr="00B8196E">
        <w:rPr>
          <w:rFonts w:hint="cs"/>
          <w:rtl/>
        </w:rPr>
        <w:t>.</w:t>
      </w:r>
    </w:p>
    <w:p w14:paraId="74E5D59D" w14:textId="20454FD7" w:rsidR="00D110C8" w:rsidRPr="00D110C8" w:rsidRDefault="00D110C8" w:rsidP="00D110C8">
      <w:pPr>
        <w:rPr>
          <w:spacing w:val="-6"/>
          <w:rtl/>
        </w:rPr>
      </w:pPr>
      <w:r w:rsidRPr="00D110C8">
        <w:rPr>
          <w:rStyle w:val="af4"/>
          <w:spacing w:val="-6"/>
          <w:rtl/>
        </w:rPr>
        <w:t>'מפרי מעשיך תשבע הארץ</w:t>
      </w:r>
      <w:r w:rsidRPr="00962229">
        <w:rPr>
          <w:spacing w:val="-6"/>
          <w:rtl/>
        </w:rPr>
        <w:t xml:space="preserve"> </w:t>
      </w:r>
      <w:r w:rsidRPr="00D110C8">
        <w:rPr>
          <w:rStyle w:val="afffff3"/>
          <w:rFonts w:hint="cs"/>
          <w:spacing w:val="-6"/>
          <w:rtl/>
        </w:rPr>
        <w:t>רי''ה</w:t>
      </w:r>
      <w:r w:rsidRPr="00D110C8">
        <w:rPr>
          <w:rFonts w:hint="cs"/>
          <w:spacing w:val="-6"/>
          <w:rtl/>
        </w:rPr>
        <w:t xml:space="preserve"> מ</w:t>
      </w:r>
      <w:r w:rsidRPr="00962229">
        <w:rPr>
          <w:spacing w:val="-6"/>
          <w:rtl/>
        </w:rPr>
        <w:t>ים העליונים</w:t>
      </w:r>
      <w:r w:rsidRPr="00D110C8">
        <w:rPr>
          <w:rFonts w:hint="cs"/>
          <w:spacing w:val="-6"/>
          <w:rtl/>
        </w:rPr>
        <w:t xml:space="preserve">, </w:t>
      </w:r>
      <w:r w:rsidRPr="00D110C8">
        <w:rPr>
          <w:rStyle w:val="afffff3"/>
          <w:spacing w:val="-6"/>
          <w:rtl/>
        </w:rPr>
        <w:t xml:space="preserve">ר"א: </w:t>
      </w:r>
      <w:r w:rsidRPr="00D110C8">
        <w:rPr>
          <w:spacing w:val="-6"/>
          <w:rtl/>
        </w:rPr>
        <w:t>מעש</w:t>
      </w:r>
      <w:r w:rsidRPr="00D110C8">
        <w:rPr>
          <w:rFonts w:hint="cs"/>
          <w:spacing w:val="-6"/>
          <w:rtl/>
        </w:rPr>
        <w:t>"י</w:t>
      </w:r>
      <w:r w:rsidRPr="00D110C8">
        <w:rPr>
          <w:spacing w:val="-6"/>
          <w:rtl/>
        </w:rPr>
        <w:t xml:space="preserve"> של הקב"ה.</w:t>
      </w:r>
    </w:p>
    <w:p w14:paraId="74E5D59E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tl/>
        </w:rPr>
        <w:t>י.</w:t>
      </w:r>
    </w:p>
    <w:p w14:paraId="74E5D59F" w14:textId="6E5002D3" w:rsidR="00CB6551" w:rsidRPr="006F178A" w:rsidRDefault="00CB6551" w:rsidP="007A7A35">
      <w:pPr>
        <w:pStyle w:val="afffff8"/>
        <w:rPr>
          <w:rtl/>
        </w:rPr>
      </w:pPr>
      <w:r>
        <w:rPr>
          <w:rFonts w:hint="cs"/>
          <w:rtl/>
        </w:rPr>
        <w:t>ארץ ישראל</w:t>
      </w:r>
      <w:r w:rsidR="00E7477C">
        <w:rPr>
          <w:rFonts w:hint="cs"/>
          <w:rtl/>
        </w:rPr>
        <w:t xml:space="preserve"> ממה שותה</w:t>
      </w:r>
    </w:p>
    <w:p w14:paraId="05C7A567" w14:textId="43144AEC" w:rsidR="00B8196E" w:rsidRPr="00B8196E" w:rsidRDefault="00120B21" w:rsidP="00B8196E">
      <w:pPr>
        <w:pStyle w:val="36"/>
        <w:framePr w:wrap="notBeside"/>
        <w:rPr>
          <w:rtl/>
        </w:rPr>
      </w:pPr>
      <w:r w:rsidRPr="007A7A35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5A0" w14:textId="72997FC5" w:rsidR="00D16104" w:rsidRPr="004925D4" w:rsidRDefault="00D16104" w:rsidP="0045747B">
      <w:pPr>
        <w:rPr>
          <w:spacing w:val="-2"/>
          <w:rtl/>
        </w:rPr>
      </w:pPr>
      <w:r w:rsidRPr="00A13C0E">
        <w:rPr>
          <w:spacing w:val="-2"/>
          <w:rtl/>
        </w:rPr>
        <w:t>נבראת</w:t>
      </w:r>
      <w:r w:rsidRPr="004925D4">
        <w:rPr>
          <w:spacing w:val="-2"/>
          <w:rtl/>
        </w:rPr>
        <w:t xml:space="preserve"> תחילה וכל העולם לבסוף, </w:t>
      </w:r>
      <w:r w:rsidR="00AA60B3">
        <w:rPr>
          <w:rFonts w:hint="cs"/>
          <w:spacing w:val="-2"/>
          <w:rtl/>
        </w:rPr>
        <w:t>- ד</w:t>
      </w:r>
      <w:r w:rsidRPr="004925D4">
        <w:rPr>
          <w:rStyle w:val="af4"/>
          <w:rFonts w:hint="cs"/>
          <w:spacing w:val="-2"/>
          <w:rtl/>
        </w:rPr>
        <w:t>'</w:t>
      </w:r>
      <w:r w:rsidRPr="004925D4">
        <w:rPr>
          <w:rStyle w:val="af4"/>
          <w:spacing w:val="-2"/>
          <w:rtl/>
        </w:rPr>
        <w:t>עד לא עשה ארץ וחוצות</w:t>
      </w:r>
      <w:r w:rsidRPr="004925D4">
        <w:rPr>
          <w:rStyle w:val="af4"/>
          <w:rFonts w:hint="cs"/>
          <w:spacing w:val="-2"/>
          <w:rtl/>
        </w:rPr>
        <w:t>'</w:t>
      </w:r>
      <w:r w:rsidRPr="004925D4">
        <w:rPr>
          <w:rStyle w:val="af4"/>
          <w:spacing w:val="-2"/>
          <w:rtl/>
        </w:rPr>
        <w:t>.</w:t>
      </w:r>
    </w:p>
    <w:p w14:paraId="7CAF1F54" w14:textId="7E7AF86B" w:rsidR="00B8196E" w:rsidRPr="00B8196E" w:rsidRDefault="00120B21" w:rsidP="00B8196E">
      <w:pPr>
        <w:pStyle w:val="36"/>
        <w:framePr w:wrap="notBeside"/>
        <w:rPr>
          <w:rtl/>
        </w:rPr>
      </w:pPr>
      <w:r w:rsidRPr="007A7A35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5A1" w14:textId="0D6F2A1C" w:rsidR="00D110C8" w:rsidRDefault="00D16104" w:rsidP="00D110C8">
      <w:pPr>
        <w:rPr>
          <w:rStyle w:val="af4"/>
          <w:spacing w:val="-6"/>
          <w:rtl/>
        </w:rPr>
      </w:pPr>
      <w:r w:rsidRPr="00C668B2">
        <w:rPr>
          <w:spacing w:val="-4"/>
          <w:rtl/>
        </w:rPr>
        <w:t>משקה אותה הקב"ה בעצמו,</w:t>
      </w:r>
      <w:r w:rsidR="00857E1B">
        <w:rPr>
          <w:rFonts w:hint="cs"/>
          <w:spacing w:val="-4"/>
          <w:rtl/>
        </w:rPr>
        <w:t xml:space="preserve"> וקודם לכל העולם וע''י מי גשמים </w:t>
      </w:r>
      <w:r w:rsidRPr="00C668B2">
        <w:rPr>
          <w:spacing w:val="-4"/>
          <w:rtl/>
        </w:rPr>
        <w:t xml:space="preserve"> </w:t>
      </w:r>
      <w:r w:rsidR="00857E1B" w:rsidRPr="00D110C8">
        <w:rPr>
          <w:rFonts w:hint="cs"/>
          <w:spacing w:val="-4"/>
          <w:rtl/>
        </w:rPr>
        <w:t xml:space="preserve">וכל העולם ע''י שליח, ולבסוף, ובמי תמצית, </w:t>
      </w:r>
      <w:r w:rsidR="00857E1B" w:rsidRPr="00D110C8">
        <w:rPr>
          <w:rStyle w:val="af4"/>
          <w:rFonts w:hint="cs"/>
          <w:spacing w:val="-4"/>
          <w:rtl/>
        </w:rPr>
        <w:t>ושולח מים על פני חוצות,</w:t>
      </w:r>
      <w:r w:rsidR="00D110C8" w:rsidRPr="00D110C8">
        <w:rPr>
          <w:rStyle w:val="af4"/>
          <w:rFonts w:hint="cs"/>
          <w:spacing w:val="-4"/>
          <w:rtl/>
        </w:rPr>
        <w:t xml:space="preserve"> </w:t>
      </w:r>
    </w:p>
    <w:p w14:paraId="74E5D5A2" w14:textId="77777777" w:rsidR="00D16104" w:rsidRPr="00D110C8" w:rsidRDefault="00D110C8" w:rsidP="00D110C8">
      <w:pPr>
        <w:rPr>
          <w:rtl/>
        </w:rPr>
      </w:pPr>
      <w:r w:rsidRPr="00D110C8">
        <w:rPr>
          <w:rStyle w:val="af4"/>
          <w:rFonts w:hint="cs"/>
          <w:spacing w:val="-6"/>
          <w:rtl/>
        </w:rPr>
        <w:t>'</w:t>
      </w:r>
      <w:r w:rsidRPr="00D110C8">
        <w:rPr>
          <w:rStyle w:val="af4"/>
          <w:spacing w:val="-6"/>
          <w:rtl/>
        </w:rPr>
        <w:t>הנתן מטר על פני ארץ.</w:t>
      </w:r>
      <w:r w:rsidRPr="00D110C8">
        <w:rPr>
          <w:rStyle w:val="af4"/>
          <w:rFonts w:hint="cs"/>
          <w:spacing w:val="-6"/>
          <w:rtl/>
        </w:rPr>
        <w:t xml:space="preserve"> </w:t>
      </w:r>
      <w:r w:rsidR="00D16104" w:rsidRPr="00D110C8">
        <w:rPr>
          <w:rtl/>
        </w:rPr>
        <w:t>משל ל</w:t>
      </w:r>
      <w:r w:rsidR="00322056" w:rsidRPr="00D110C8">
        <w:rPr>
          <w:rtl/>
        </w:rPr>
        <w:t>מגבל</w:t>
      </w:r>
      <w:r w:rsidR="00A13C0E" w:rsidRPr="00D110C8">
        <w:rPr>
          <w:rFonts w:hint="cs"/>
          <w:rtl/>
        </w:rPr>
        <w:t xml:space="preserve"> </w:t>
      </w:r>
      <w:r w:rsidR="00857E1B" w:rsidRPr="00D110C8">
        <w:rPr>
          <w:rFonts w:hint="cs"/>
          <w:rtl/>
        </w:rPr>
        <w:t>שלוקח האוכל ו</w:t>
      </w:r>
      <w:r w:rsidR="00A13C0E" w:rsidRPr="00D110C8">
        <w:rPr>
          <w:rtl/>
        </w:rPr>
        <w:t>מניח הפסולת</w:t>
      </w:r>
    </w:p>
    <w:p w14:paraId="74E5D5A3" w14:textId="77777777" w:rsidR="00857E1B" w:rsidRPr="00857E1B" w:rsidRDefault="00857E1B" w:rsidP="007A7A35">
      <w:pPr>
        <w:pStyle w:val="afffff8"/>
        <w:rPr>
          <w:rtl/>
        </w:rPr>
      </w:pPr>
      <w:r w:rsidRPr="00857E1B">
        <w:rPr>
          <w:rFonts w:hint="cs"/>
          <w:rtl/>
        </w:rPr>
        <w:t>גיהנם גן עדן וכל העולם</w:t>
      </w:r>
    </w:p>
    <w:p w14:paraId="2970CBA5" w14:textId="45460741" w:rsidR="007A7A35" w:rsidRPr="007A7A35" w:rsidRDefault="00857E1B" w:rsidP="007A7A35">
      <w:pPr>
        <w:spacing w:after="60"/>
        <w:rPr>
          <w:spacing w:val="-2"/>
          <w:rtl/>
        </w:rPr>
      </w:pPr>
      <w:r w:rsidRPr="009C5606">
        <w:rPr>
          <w:rFonts w:hint="cs"/>
          <w:spacing w:val="-2"/>
          <w:rtl/>
        </w:rPr>
        <w:t xml:space="preserve">העולם שותה </w:t>
      </w:r>
      <w:r w:rsidRPr="009C5606">
        <w:rPr>
          <w:rStyle w:val="afffff3"/>
          <w:rFonts w:hint="cs"/>
          <w:spacing w:val="-2"/>
          <w:rtl/>
        </w:rPr>
        <w:t>ריב"ל</w:t>
      </w:r>
      <w:r w:rsidRPr="009C5606">
        <w:rPr>
          <w:rFonts w:hint="cs"/>
          <w:spacing w:val="-2"/>
          <w:rtl/>
        </w:rPr>
        <w:t xml:space="preserve"> מתמצית</w:t>
      </w:r>
      <w:r w:rsidRPr="009C5606">
        <w:rPr>
          <w:rStyle w:val="afffff3"/>
          <w:rFonts w:hint="cs"/>
          <w:spacing w:val="-2"/>
          <w:rtl/>
        </w:rPr>
        <w:t xml:space="preserve"> </w:t>
      </w:r>
      <w:r w:rsidR="00D16104" w:rsidRPr="009C5606">
        <w:rPr>
          <w:spacing w:val="-2"/>
          <w:rtl/>
        </w:rPr>
        <w:t>גן עדן</w:t>
      </w:r>
      <w:r w:rsidRPr="009C5606">
        <w:rPr>
          <w:rFonts w:hint="cs"/>
          <w:spacing w:val="-2"/>
          <w:rtl/>
        </w:rPr>
        <w:t xml:space="preserve">, </w:t>
      </w:r>
      <w:r w:rsidRPr="009C5606">
        <w:rPr>
          <w:rStyle w:val="afffff3"/>
          <w:rFonts w:hint="cs"/>
          <w:spacing w:val="-2"/>
          <w:rtl/>
        </w:rPr>
        <w:t>תנא</w:t>
      </w:r>
      <w:r w:rsidRPr="009C5606">
        <w:rPr>
          <w:rFonts w:hint="cs"/>
          <w:spacing w:val="-2"/>
          <w:rtl/>
        </w:rPr>
        <w:t>: מתמצית בית כור תרקב</w:t>
      </w:r>
    </w:p>
    <w:p w14:paraId="4A907F27" w14:textId="77777777" w:rsidR="00B8196E" w:rsidRPr="00B8196E" w:rsidRDefault="00D16104" w:rsidP="00B8196E">
      <w:pPr>
        <w:pStyle w:val="36"/>
        <w:framePr w:wrap="notBeside"/>
        <w:rPr>
          <w:rtl/>
        </w:rPr>
      </w:pPr>
      <w:r w:rsidRPr="007A7A35">
        <w:rPr>
          <w:rtl/>
        </w:rPr>
        <w:lastRenderedPageBreak/>
        <w:t>מצרים</w:t>
      </w:r>
      <w:r w:rsidR="00B8196E" w:rsidRPr="00B8196E">
        <w:rPr>
          <w:rtl/>
        </w:rPr>
        <w:t>:</w:t>
      </w:r>
    </w:p>
    <w:p w14:paraId="74E5D5A6" w14:textId="2450CB35" w:rsidR="00D16104" w:rsidRPr="006F178A" w:rsidRDefault="00D16104" w:rsidP="007A7A35">
      <w:pPr>
        <w:rPr>
          <w:rtl/>
        </w:rPr>
      </w:pPr>
      <w:r w:rsidRPr="006F178A">
        <w:rPr>
          <w:rFonts w:ascii="Fb Fontext" w:hAnsi="Fb Fontext"/>
          <w:rtl/>
        </w:rPr>
        <w:t xml:space="preserve">היא </w:t>
      </w:r>
      <w:r w:rsidR="00120B21">
        <w:rPr>
          <w:rFonts w:ascii="Fb Fontext" w:hAnsi="Fb Fontext" w:hint="cs"/>
          <w:rtl/>
        </w:rPr>
        <w:t>ת'</w:t>
      </w:r>
      <w:r w:rsidRPr="006F178A">
        <w:rPr>
          <w:rFonts w:ascii="Fb Fontext" w:hAnsi="Fb Fontext"/>
          <w:rtl/>
        </w:rPr>
        <w:t xml:space="preserve"> על </w:t>
      </w:r>
      <w:r w:rsidR="00120B21">
        <w:rPr>
          <w:rFonts w:ascii="Fb Fontext" w:hAnsi="Fb Fontext" w:hint="cs"/>
          <w:rtl/>
        </w:rPr>
        <w:t xml:space="preserve">ת' </w:t>
      </w:r>
      <w:r w:rsidRPr="006F178A">
        <w:rPr>
          <w:rFonts w:ascii="Fb Fontext" w:hAnsi="Fb Fontext"/>
          <w:rtl/>
        </w:rPr>
        <w:t xml:space="preserve">פרסה, </w:t>
      </w:r>
      <w:r w:rsidR="00857E1B">
        <w:rPr>
          <w:rFonts w:ascii="Fb Fontext" w:hAnsi="Fb Fontext" w:hint="cs"/>
          <w:rtl/>
        </w:rPr>
        <w:t>אחד מס' ב</w:t>
      </w:r>
      <w:r w:rsidRPr="006F178A">
        <w:rPr>
          <w:rFonts w:ascii="Fb Fontext" w:hAnsi="Fb Fontext"/>
          <w:rtl/>
        </w:rPr>
        <w:t>כוש.</w:t>
      </w:r>
      <w:r w:rsidR="00003133">
        <w:rPr>
          <w:rFonts w:hint="cs"/>
          <w:rtl/>
        </w:rPr>
        <w:t xml:space="preserve"> </w:t>
      </w:r>
      <w:r w:rsidR="00857E1B">
        <w:rPr>
          <w:rFonts w:hint="cs"/>
          <w:rtl/>
        </w:rPr>
        <w:t xml:space="preserve">וכוש מעולם, ועולם מגן, וגן מעדן, ועדן מגיהנם, </w:t>
      </w:r>
      <w:r w:rsidR="00857E1B">
        <w:rPr>
          <w:rtl/>
        </w:rPr>
        <w:t>נמצא</w:t>
      </w:r>
      <w:r w:rsidRPr="006F178A">
        <w:rPr>
          <w:rtl/>
        </w:rPr>
        <w:t xml:space="preserve"> כל העולם ככיסוי קדרה לגיהנם.</w:t>
      </w:r>
    </w:p>
    <w:p w14:paraId="74E5D5A7" w14:textId="77777777" w:rsidR="00D16104" w:rsidRPr="006F178A" w:rsidRDefault="00D16104" w:rsidP="003F34C4">
      <w:pPr>
        <w:rPr>
          <w:rtl/>
        </w:rPr>
      </w:pPr>
      <w:r w:rsidRPr="00003133">
        <w:rPr>
          <w:rStyle w:val="afffff3"/>
          <w:rtl/>
        </w:rPr>
        <w:t xml:space="preserve">וי"א: </w:t>
      </w:r>
      <w:r w:rsidRPr="006F178A">
        <w:rPr>
          <w:rtl/>
        </w:rPr>
        <w:t xml:space="preserve">גיהנם אין לה שיעור, </w:t>
      </w:r>
      <w:r w:rsidR="003F34C4">
        <w:rPr>
          <w:rFonts w:hint="cs"/>
          <w:rtl/>
        </w:rPr>
        <w:t xml:space="preserve"> </w:t>
      </w:r>
      <w:r w:rsidRPr="006F178A">
        <w:rPr>
          <w:rtl/>
        </w:rPr>
        <w:t xml:space="preserve"> </w:t>
      </w:r>
      <w:r w:rsidRPr="00003133">
        <w:rPr>
          <w:rStyle w:val="afffff3"/>
          <w:rtl/>
        </w:rPr>
        <w:t>וי"א:</w:t>
      </w:r>
      <w:r w:rsidRPr="006F178A">
        <w:rPr>
          <w:rtl/>
        </w:rPr>
        <w:t xml:space="preserve"> עדן אין לה שיעור.</w:t>
      </w:r>
    </w:p>
    <w:p w14:paraId="6F29E06A" w14:textId="77777777" w:rsidR="00B8196E" w:rsidRPr="00B8196E" w:rsidRDefault="00B656B9" w:rsidP="00B8196E">
      <w:pPr>
        <w:pStyle w:val="36"/>
        <w:framePr w:wrap="notBeside"/>
        <w:rPr>
          <w:rtl/>
        </w:rPr>
      </w:pPr>
      <w:r w:rsidRPr="007A7A35">
        <w:rPr>
          <w:rFonts w:hint="cs"/>
          <w:rtl/>
        </w:rPr>
        <w:t>בבל</w:t>
      </w:r>
      <w:r w:rsidR="00B8196E" w:rsidRPr="00B8196E">
        <w:rPr>
          <w:rtl/>
        </w:rPr>
        <w:t>:</w:t>
      </w:r>
    </w:p>
    <w:p w14:paraId="74E5D5A8" w14:textId="4724F077" w:rsidR="00003133" w:rsidRDefault="003F34C4" w:rsidP="003F34C4">
      <w:pPr>
        <w:rPr>
          <w:rtl/>
        </w:rPr>
      </w:pPr>
      <w:r w:rsidRPr="003F34C4">
        <w:rPr>
          <w:rFonts w:hint="cs"/>
          <w:rtl/>
        </w:rPr>
        <w:t>מפני</w:t>
      </w:r>
      <w:r>
        <w:rPr>
          <w:rStyle w:val="af4"/>
          <w:rFonts w:hint="cs"/>
          <w:rtl/>
        </w:rPr>
        <w:t xml:space="preserve"> </w:t>
      </w:r>
      <w:r w:rsidRPr="003F34C4">
        <w:rPr>
          <w:rFonts w:hint="cs"/>
          <w:rtl/>
        </w:rPr>
        <w:t>ש</w:t>
      </w:r>
      <w:r w:rsidR="00D16104" w:rsidRPr="00A9343E">
        <w:rPr>
          <w:rStyle w:val="af4"/>
          <w:rtl/>
        </w:rPr>
        <w:t>'</w:t>
      </w:r>
      <w:r w:rsidR="00D16104" w:rsidRPr="007A7A35">
        <w:rPr>
          <w:rStyle w:val="af4"/>
          <w:rtl/>
        </w:rPr>
        <w:t>שוכנת על מים רבים רבת אוצרת'</w:t>
      </w:r>
      <w:r w:rsidR="00D16104" w:rsidRPr="00A9343E">
        <w:rPr>
          <w:rStyle w:val="af4"/>
          <w:rtl/>
        </w:rPr>
        <w:t xml:space="preserve"> </w:t>
      </w:r>
      <w:r w:rsidR="00A9343E" w:rsidRPr="00A9343E">
        <w:rPr>
          <w:rFonts w:hint="cs"/>
          <w:rtl/>
        </w:rPr>
        <w:t xml:space="preserve">אוצרותיה מלאות בר </w:t>
      </w:r>
    </w:p>
    <w:p w14:paraId="74E5D5A9" w14:textId="77777777" w:rsidR="00D16104" w:rsidRDefault="00D16104" w:rsidP="00B656B9">
      <w:pPr>
        <w:ind w:left="113" w:firstLine="113"/>
        <w:rPr>
          <w:rtl/>
        </w:rPr>
      </w:pPr>
      <w:r w:rsidRPr="00C668B2">
        <w:rPr>
          <w:rStyle w:val="afffff3"/>
          <w:rtl/>
        </w:rPr>
        <w:t xml:space="preserve">רב: </w:t>
      </w:r>
      <w:r w:rsidR="00322056" w:rsidRPr="00C668B2">
        <w:rPr>
          <w:rFonts w:hint="cs"/>
          <w:rtl/>
        </w:rPr>
        <w:t xml:space="preserve">עשירה שמגדלת בלא מטר, </w:t>
      </w:r>
      <w:r w:rsidRPr="00C668B2">
        <w:rPr>
          <w:rStyle w:val="afffff3"/>
          <w:rtl/>
        </w:rPr>
        <w:t>אביי:</w:t>
      </w:r>
      <w:r w:rsidRPr="00C668B2">
        <w:rPr>
          <w:rtl/>
        </w:rPr>
        <w:t xml:space="preserve"> </w:t>
      </w:r>
      <w:r w:rsidR="00A9343E">
        <w:rPr>
          <w:rFonts w:hint="cs"/>
          <w:rtl/>
        </w:rPr>
        <w:t xml:space="preserve">לפי </w:t>
      </w:r>
      <w:r w:rsidR="00322056" w:rsidRPr="00C668B2">
        <w:rPr>
          <w:rFonts w:hint="cs"/>
          <w:rtl/>
        </w:rPr>
        <w:t xml:space="preserve">שהיא </w:t>
      </w:r>
      <w:r w:rsidR="00A9343E">
        <w:rPr>
          <w:rtl/>
        </w:rPr>
        <w:t>לחה</w:t>
      </w:r>
      <w:r w:rsidRPr="00C668B2">
        <w:rPr>
          <w:rtl/>
        </w:rPr>
        <w:t>.</w:t>
      </w:r>
    </w:p>
    <w:p w14:paraId="4A79D77F" w14:textId="50E10D14" w:rsidR="00B8196E" w:rsidRPr="00B8196E" w:rsidRDefault="00B8196E" w:rsidP="00B8196E">
      <w:pPr>
        <w:pStyle w:val="afff0"/>
        <w:rPr>
          <w:rtl/>
        </w:rPr>
      </w:pPr>
      <w:r>
        <w:rPr>
          <w:rFonts w:hint="cs"/>
          <w:rtl/>
        </w:rPr>
        <w:t>*</w:t>
      </w:r>
      <w:r w:rsidRPr="00B8196E">
        <w:rPr>
          <w:rFonts w:hint="cs"/>
          <w:rtl/>
        </w:rPr>
        <w:t>***</w:t>
      </w:r>
    </w:p>
    <w:p>
      <w:pPr>
        <w:pStyle w:val="MishnaBatzad"/>
        <w:rPr>
          <w:ins w:id="20037" w:author="קלוד" w:date="2026-10-06T10:10:38Z"/>
        </w:rPr>
      </w:pPr>
      <w:ins w:id="20036" w:author="קלוד" w:date="2026-10-06T10:10:38Z">
        <w:r>
          <w:t xml:space="preserve">משנה ג</w:t>
        </w:r>
      </w:ins>
    </w:p>
    <w:p w14:paraId="74E5D5AA" w14:textId="77777777" w:rsidR="00D16104" w:rsidRPr="008C626C" w:rsidRDefault="00D16104" w:rsidP="008C626C">
      <w:pPr>
        <w:pStyle w:val="affffff2"/>
        <w:jc w:val="center"/>
        <w:rPr>
          <w:spacing w:val="8"/>
          <w:rtl/>
        </w:rPr>
      </w:pPr>
      <w:r w:rsidRPr="008C626C">
        <w:rPr>
          <w:spacing w:val="8"/>
          <w:rtl/>
        </w:rPr>
        <w:t>בשלשה במרחשון שואלין את הגשמים.</w:t>
      </w:r>
    </w:p>
    <w:p w14:paraId="74E5D5AB" w14:textId="77777777" w:rsidR="008C626C" w:rsidRDefault="00D16104" w:rsidP="0045747B">
      <w:pPr>
        <w:pStyle w:val="afff8"/>
        <w:rPr>
          <w:rtl/>
        </w:rPr>
      </w:pPr>
      <w:r w:rsidRPr="00322056">
        <w:rPr>
          <w:rStyle w:val="afffff1"/>
          <w:rtl/>
        </w:rPr>
        <w:t>רבן גמליאל:</w:t>
      </w:r>
      <w:r w:rsidRPr="006F178A">
        <w:rPr>
          <w:rtl/>
        </w:rPr>
        <w:t xml:space="preserve"> </w:t>
      </w:r>
      <w:r w:rsidR="008C626C">
        <w:rPr>
          <w:rtl/>
        </w:rPr>
        <w:tab/>
      </w:r>
      <w:r w:rsidRPr="006F178A">
        <w:rPr>
          <w:rtl/>
        </w:rPr>
        <w:t xml:space="preserve">בשבעה בו, חמשה עשר יום אחר החג, </w:t>
      </w:r>
    </w:p>
    <w:p w14:paraId="74E5D5AC" w14:textId="77777777" w:rsidR="00D16104" w:rsidRPr="006F178A" w:rsidRDefault="008C626C" w:rsidP="007A7A35">
      <w:pPr>
        <w:pStyle w:val="afff8"/>
        <w:spacing w:after="60" w:line="220" w:lineRule="exact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D16104" w:rsidRPr="006F178A">
        <w:rPr>
          <w:rtl/>
        </w:rPr>
        <w:t>כדי שיגיע אחרון שבישראל לנהר פרת.</w:t>
      </w:r>
    </w:p>
    <w:p w14:paraId="4CD2CF09" w14:textId="77777777" w:rsidR="00B8196E" w:rsidRPr="00B8196E" w:rsidRDefault="00D16104" w:rsidP="00B8196E">
      <w:pPr>
        <w:pStyle w:val="36"/>
        <w:framePr w:wrap="notBeside"/>
        <w:rPr>
          <w:rtl/>
        </w:rPr>
      </w:pPr>
      <w:r w:rsidRPr="007A7A35">
        <w:rPr>
          <w:rtl/>
        </w:rPr>
        <w:t xml:space="preserve"> ר"</w:t>
      </w:r>
      <w:r w:rsidRPr="007A7A35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5AD" w14:textId="27784A9A" w:rsidR="00D16104" w:rsidRPr="00186FF0" w:rsidRDefault="00D16104" w:rsidP="007A7A35">
      <w:pPr>
        <w:pStyle w:val="afffffe"/>
        <w:spacing w:before="0"/>
        <w:rPr>
          <w:rtl/>
        </w:rPr>
      </w:pPr>
      <w:r>
        <w:rPr>
          <w:rFonts w:cs="PFT_Frank" w:hint="cs"/>
          <w:b/>
          <w:bCs/>
          <w:szCs w:val="14"/>
          <w:rtl/>
        </w:rPr>
        <w:t xml:space="preserve">הלכה </w:t>
      </w:r>
      <w:r>
        <w:rPr>
          <w:rStyle w:val="afffff3"/>
          <w:rFonts w:cs="PFT_Frank" w:hint="cs"/>
          <w:b/>
          <w:bCs/>
          <w:szCs w:val="14"/>
          <w:rtl/>
          <w:rPrChange w:id="9007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כר</w:t>
      </w:r>
      <w:r>
        <w:rPr>
          <w:rStyle w:val="afffff3"/>
          <w:rFonts w:cs="PFT_Frank"/>
          <w:b/>
          <w:bCs/>
          <w:szCs w:val="14"/>
          <w:rtl/>
          <w:rPrChange w:id="9008" w:author="מנוע אמוראים" w:date="2026-10-05T16:42:12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ff3"/>
          <w:rFonts w:cs="PFT_Frank" w:hint="cs"/>
          <w:b/>
          <w:bCs/>
          <w:szCs w:val="14"/>
          <w:rtl/>
          <w:rPrChange w:id="9009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ג</w:t>
      </w:r>
    </w:p>
    <w:p w14:paraId="1D616742" w14:textId="77777777" w:rsidR="00B8196E" w:rsidRPr="00B8196E" w:rsidRDefault="00857E1B" w:rsidP="00B8196E">
      <w:pPr>
        <w:pStyle w:val="36"/>
        <w:framePr w:wrap="notBeside"/>
        <w:rPr>
          <w:rtl/>
        </w:rPr>
      </w:pPr>
      <w:r w:rsidRPr="007A7A35">
        <w:rPr>
          <w:rFonts w:hint="cs"/>
          <w:rtl/>
        </w:rPr>
        <w:t>שמואל</w:t>
      </w:r>
      <w:r w:rsidR="00B8196E" w:rsidRPr="00B8196E">
        <w:rPr>
          <w:rtl/>
        </w:rPr>
        <w:t>:</w:t>
      </w:r>
    </w:p>
    <w:p w14:paraId="74E5D5AE" w14:textId="16503080" w:rsidR="00857E1B" w:rsidRPr="009C5606" w:rsidRDefault="00857E1B" w:rsidP="0045747B">
      <w:pPr>
        <w:rPr>
          <w:rStyle w:val="afffffc"/>
          <w:spacing w:val="-2"/>
          <w:rtl/>
        </w:rPr>
      </w:pPr>
      <w:r w:rsidRPr="007A7A35">
        <w:rPr>
          <w:rFonts w:hint="cs"/>
          <w:rtl/>
        </w:rPr>
        <w:t xml:space="preserve">הלכה </w:t>
      </w:r>
      <w:r w:rsidR="00D16104" w:rsidRPr="007A7A35">
        <w:rPr>
          <w:rtl/>
        </w:rPr>
        <w:t>חנניה:</w:t>
      </w:r>
      <w:r w:rsidR="00D16104" w:rsidRPr="009C5606">
        <w:rPr>
          <w:spacing w:val="-2"/>
          <w:rtl/>
        </w:rPr>
        <w:t xml:space="preserve"> </w:t>
      </w:r>
      <w:r w:rsidRPr="009C5606">
        <w:rPr>
          <w:rFonts w:hint="cs"/>
          <w:spacing w:val="-2"/>
          <w:rtl/>
        </w:rPr>
        <w:t xml:space="preserve">בגולה </w:t>
      </w:r>
      <w:r w:rsidRPr="003F34C4">
        <w:rPr>
          <w:rStyle w:val="afffffc"/>
          <w:rFonts w:hint="cs"/>
          <w:rtl/>
        </w:rPr>
        <w:t xml:space="preserve">בבבל </w:t>
      </w:r>
      <w:r w:rsidRPr="009C5606">
        <w:rPr>
          <w:rFonts w:hint="cs"/>
          <w:spacing w:val="-2"/>
          <w:rtl/>
        </w:rPr>
        <w:t xml:space="preserve">מיום ששים בתקופה </w:t>
      </w:r>
      <w:r w:rsidRPr="009C5606">
        <w:rPr>
          <w:rStyle w:val="afffffc"/>
          <w:rFonts w:hint="cs"/>
          <w:spacing w:val="-2"/>
          <w:rtl/>
        </w:rPr>
        <w:t>שעמוקה וא''צ</w:t>
      </w:r>
    </w:p>
    <w:p w14:paraId="74E5D5AF" w14:textId="77777777" w:rsidR="00186FF0" w:rsidRDefault="00D16104" w:rsidP="0045747B">
      <w:pPr>
        <w:rPr>
          <w:rStyle w:val="afffff3"/>
          <w:rtl/>
        </w:rPr>
      </w:pPr>
      <w:r w:rsidRPr="009D0833">
        <w:rPr>
          <w:rFonts w:ascii="Fb Fontext" w:hAnsi="Fb Fontext" w:cs="PFT_Frank"/>
          <w:b/>
          <w:bCs/>
          <w:szCs w:val="14"/>
          <w:rtl/>
        </w:rPr>
        <w:t>יום ששים</w:t>
      </w:r>
      <w:r w:rsidR="00857E1B" w:rsidRPr="009D0833">
        <w:rPr>
          <w:rFonts w:ascii="Fb Fontext" w:hAnsi="Fb Fontext" w:cs="PFT_Frank" w:hint="cs"/>
          <w:b/>
          <w:bCs/>
          <w:szCs w:val="14"/>
          <w:rtl/>
        </w:rPr>
        <w:t xml:space="preserve"> עצמו</w:t>
      </w:r>
      <w:r w:rsidRPr="006F178A">
        <w:rPr>
          <w:rFonts w:ascii="Fb Fontext" w:hAnsi="Fb Fontext"/>
          <w:rtl/>
        </w:rPr>
        <w:t xml:space="preserve"> </w:t>
      </w:r>
      <w:r w:rsidR="00806DEC" w:rsidRPr="00FF6171">
        <w:rPr>
          <w:rStyle w:val="afffff3"/>
          <w:rFonts w:hint="cs"/>
          <w:rtl/>
        </w:rPr>
        <w:t>לרב</w:t>
      </w:r>
      <w:r w:rsidR="00806DEC" w:rsidRPr="00FF6171">
        <w:rPr>
          <w:rStyle w:val="afffff3"/>
          <w:rtl/>
        </w:rPr>
        <w:t>:</w:t>
      </w:r>
      <w:r w:rsidR="00806DEC"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מ</w:t>
      </w:r>
      <w:r w:rsidR="00186FF0">
        <w:rPr>
          <w:rFonts w:ascii="Fb Fontext" w:hAnsi="Fb Fontext" w:hint="cs"/>
          <w:rtl/>
        </w:rPr>
        <w:t>זכירים</w:t>
      </w:r>
      <w:r w:rsidRPr="006F178A">
        <w:rPr>
          <w:rFonts w:ascii="Fb Fontext" w:hAnsi="Fb Fontext" w:hint="cs"/>
          <w:rtl/>
        </w:rPr>
        <w:t>.</w:t>
      </w:r>
      <w:r w:rsidR="00857E1B">
        <w:rPr>
          <w:rFonts w:ascii="Fb Fontext" w:hAnsi="Fb Fontext" w:hint="cs"/>
          <w:rtl/>
        </w:rPr>
        <w:t xml:space="preserve"> </w:t>
      </w:r>
      <w:r w:rsidR="00857E1B" w:rsidRPr="00857E1B">
        <w:rPr>
          <w:rStyle w:val="afffff3"/>
          <w:rFonts w:hint="cs"/>
          <w:rtl/>
        </w:rPr>
        <w:t>לשמואל</w:t>
      </w:r>
      <w:r w:rsidR="00857E1B">
        <w:rPr>
          <w:rStyle w:val="afffff3"/>
          <w:rFonts w:hint="cs"/>
          <w:rtl/>
        </w:rPr>
        <w:t>:</w:t>
      </w:r>
      <w:r w:rsidR="00857E1B">
        <w:rPr>
          <w:rFonts w:ascii="Fb Fontext" w:hAnsi="Fb Fontext" w:hint="cs"/>
          <w:rtl/>
        </w:rPr>
        <w:t xml:space="preserve"> לא,</w:t>
      </w:r>
      <w:r w:rsidRPr="006F178A">
        <w:rPr>
          <w:rFonts w:ascii="Fb Fontext" w:hAnsi="Fb Fontext"/>
          <w:rtl/>
        </w:rPr>
        <w:t xml:space="preserve"> </w:t>
      </w:r>
      <w:r w:rsidR="00186FF0" w:rsidRPr="00053775">
        <w:rPr>
          <w:rFonts w:cs="PFT_Frank" w:hint="cs"/>
          <w:b/>
          <w:bCs/>
          <w:szCs w:val="14"/>
          <w:rtl/>
        </w:rPr>
        <w:t>והלכה</w:t>
      </w:r>
      <w:r w:rsidR="00857E1B">
        <w:rPr>
          <w:rFonts w:cs="PFT_Frank" w:hint="cs"/>
          <w:b/>
          <w:bCs/>
          <w:szCs w:val="14"/>
          <w:rtl/>
        </w:rPr>
        <w:t xml:space="preserve"> כרב</w:t>
      </w:r>
      <w:r w:rsidR="00186FF0" w:rsidRPr="00053775">
        <w:rPr>
          <w:rFonts w:cs="PFT_Frank" w:hint="cs"/>
          <w:b/>
          <w:bCs/>
          <w:szCs w:val="14"/>
          <w:rtl/>
        </w:rPr>
        <w:t xml:space="preserve">. </w:t>
      </w:r>
    </w:p>
    <w:p w14:paraId="4B72BE98" w14:textId="26A014AE" w:rsidR="00B8196E" w:rsidRPr="00B8196E" w:rsidRDefault="00D16104" w:rsidP="00B8196E">
      <w:pPr>
        <w:pStyle w:val="36"/>
        <w:framePr w:wrap="notBeside"/>
        <w:rPr>
          <w:rtl/>
        </w:rPr>
      </w:pPr>
      <w:r w:rsidRPr="007A7A35">
        <w:rPr>
          <w:rtl/>
        </w:rPr>
        <w:t>וסימ</w:t>
      </w:r>
      <w:r w:rsidR="00857E1B" w:rsidRPr="007A7A35">
        <w:rPr>
          <w:rFonts w:hint="cs"/>
          <w:rtl/>
        </w:rPr>
        <w:t>ן</w:t>
      </w:r>
      <w:r w:rsidR="00B8196E" w:rsidRPr="00B8196E">
        <w:rPr>
          <w:rtl/>
        </w:rPr>
        <w:t>:</w:t>
      </w:r>
    </w:p>
    <w:p w14:paraId="74E5D5B0" w14:textId="62D61F11" w:rsidR="00D16104" w:rsidRDefault="00D16104" w:rsidP="0045747B">
      <w:pPr>
        <w:rPr>
          <w:rtl/>
        </w:rPr>
      </w:pPr>
      <w:r w:rsidRPr="00186FF0">
        <w:rPr>
          <w:rStyle w:val="afffffc"/>
          <w:rFonts w:hint="cs"/>
          <w:rtl/>
        </w:rPr>
        <w:t>רב שבא</w:t>
      </w:r>
      <w:r w:rsidRPr="00186FF0">
        <w:rPr>
          <w:rStyle w:val="afffffc"/>
          <w:rtl/>
        </w:rPr>
        <w:t>"</w:t>
      </w:r>
      <w:r w:rsidRPr="00186FF0">
        <w:rPr>
          <w:rStyle w:val="afffffc"/>
          <w:rFonts w:hint="cs"/>
          <w:rtl/>
        </w:rPr>
        <w:t xml:space="preserve">י </w:t>
      </w:r>
      <w:r w:rsidR="00186FF0">
        <w:rPr>
          <w:rFonts w:hint="cs"/>
          <w:rtl/>
        </w:rPr>
        <w:t>צריכים מים</w:t>
      </w:r>
      <w:r w:rsidRPr="006F178A">
        <w:rPr>
          <w:rtl/>
        </w:rPr>
        <w:t xml:space="preserve">, </w:t>
      </w:r>
      <w:r w:rsidR="00186FF0" w:rsidRPr="00053775">
        <w:rPr>
          <w:rFonts w:cs="PFT_Frank" w:hint="cs"/>
          <w:b/>
          <w:bCs/>
          <w:szCs w:val="14"/>
          <w:rtl/>
        </w:rPr>
        <w:t>תחתונים</w:t>
      </w:r>
      <w:r w:rsidRPr="006F178A">
        <w:rPr>
          <w:rtl/>
        </w:rPr>
        <w:t xml:space="preserve"> </w:t>
      </w:r>
      <w:r w:rsidRPr="00186FF0">
        <w:rPr>
          <w:rStyle w:val="afffffc"/>
          <w:rFonts w:hint="cs"/>
          <w:rtl/>
        </w:rPr>
        <w:t>שמואל שבבבל</w:t>
      </w:r>
      <w:r w:rsidRPr="006F178A">
        <w:rPr>
          <w:rFonts w:hint="cs"/>
          <w:rtl/>
        </w:rPr>
        <w:t xml:space="preserve"> </w:t>
      </w:r>
      <w:r w:rsidR="00186FF0">
        <w:rPr>
          <w:rFonts w:hint="cs"/>
          <w:rtl/>
        </w:rPr>
        <w:t>א"צ מים</w:t>
      </w:r>
      <w:r w:rsidRPr="006F178A">
        <w:rPr>
          <w:rtl/>
        </w:rPr>
        <w:t>.</w:t>
      </w:r>
    </w:p>
    <w:p w14:paraId="5263313C" w14:textId="77777777" w:rsidR="00B8196E" w:rsidRPr="00B8196E" w:rsidRDefault="007A7A35" w:rsidP="00B8196E">
      <w:pPr>
        <w:pStyle w:val="36"/>
        <w:framePr w:wrap="notBeside"/>
        <w:rPr>
          <w:rtl/>
        </w:rPr>
      </w:pPr>
      <w:r w:rsidRPr="007A7A35">
        <w:rPr>
          <w:rFonts w:hint="cs"/>
          <w:rtl/>
        </w:rPr>
        <w:t>ר''פ</w:t>
      </w:r>
      <w:r w:rsidR="00B8196E" w:rsidRPr="00B8196E">
        <w:rPr>
          <w:rtl/>
        </w:rPr>
        <w:t>:</w:t>
      </w:r>
    </w:p>
    <w:p w14:paraId="7C8F7E9D" w14:textId="179BE314" w:rsidR="007A7A35" w:rsidRDefault="007A7A35" w:rsidP="0045747B">
      <w:pPr>
        <w:rPr>
          <w:rtl/>
        </w:rPr>
      </w:pPr>
      <w:r w:rsidRPr="009972CD">
        <w:rPr>
          <w:rFonts w:cs="PFT_Frank" w:hint="cs"/>
          <w:b/>
          <w:bCs/>
          <w:szCs w:val="14"/>
          <w:rtl/>
        </w:rPr>
        <w:t>הלכתא</w:t>
      </w:r>
      <w:r>
        <w:rPr>
          <w:rFonts w:hint="cs"/>
          <w:rtl/>
        </w:rPr>
        <w:t xml:space="preserve"> יום שישים כלאחר שישים </w:t>
      </w:r>
    </w:p>
    <w:p w14:paraId="146DC886" w14:textId="67D30BB3" w:rsidR="00E40619" w:rsidRPr="006F178A" w:rsidRDefault="00324374" w:rsidP="00324374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39" w:author="קלוד" w:date="2026-10-06T10:10:38Z"/>
        </w:rPr>
      </w:pPr>
      <w:ins w:id="20038" w:author="קלוד" w:date="2026-10-06T10:10:38Z">
        <w:r>
          <w:t xml:space="preserve">משנה ד</w:t>
        </w:r>
      </w:ins>
    </w:p>
    <w:p w14:paraId="74E5D5B1" w14:textId="77777777" w:rsidR="00D16104" w:rsidRPr="00392931" w:rsidRDefault="00D16104" w:rsidP="009D0833">
      <w:pPr>
        <w:pStyle w:val="affffff2"/>
        <w:rPr>
          <w:rtl/>
        </w:rPr>
      </w:pPr>
      <w:r w:rsidRPr="009D0833">
        <w:rPr>
          <w:rtl/>
        </w:rPr>
        <w:t>ה</w:t>
      </w:r>
      <w:r w:rsidRPr="00392931">
        <w:rPr>
          <w:rtl/>
        </w:rPr>
        <w:t xml:space="preserve">גיע </w:t>
      </w:r>
      <w:r w:rsidRPr="009C1970">
        <w:rPr>
          <w:rFonts w:hint="cs"/>
          <w:rtl/>
        </w:rPr>
        <w:t>י</w:t>
      </w:r>
      <w:r w:rsidRPr="00392931">
        <w:rPr>
          <w:rtl/>
        </w:rPr>
        <w:t>"</w:t>
      </w:r>
      <w:r w:rsidRPr="00392931">
        <w:rPr>
          <w:rFonts w:hint="eastAsia"/>
          <w:rtl/>
        </w:rPr>
        <w:t>ז</w:t>
      </w:r>
      <w:r w:rsidRPr="00392931">
        <w:rPr>
          <w:rtl/>
        </w:rPr>
        <w:t xml:space="preserve"> במרחשון ולא ירדו גשמים</w:t>
      </w:r>
      <w:r w:rsidR="003F34C4">
        <w:rPr>
          <w:rFonts w:hint="cs"/>
          <w:rtl/>
        </w:rPr>
        <w:t>,</w:t>
      </w:r>
      <w:r w:rsidRPr="00392931">
        <w:rPr>
          <w:rtl/>
        </w:rPr>
        <w:t xml:space="preserve"> היחידים מתענין </w:t>
      </w:r>
      <w:r w:rsidR="00806DEC">
        <w:rPr>
          <w:rFonts w:hint="cs"/>
          <w:rtl/>
        </w:rPr>
        <w:t>ג'</w:t>
      </w:r>
      <w:r w:rsidRPr="00392931">
        <w:rPr>
          <w:rtl/>
        </w:rPr>
        <w:t xml:space="preserve"> תעניות, </w:t>
      </w:r>
    </w:p>
    <w:p w14:paraId="74E5D5B2" w14:textId="77777777" w:rsidR="00D16104" w:rsidRPr="00223D18" w:rsidRDefault="00D16104" w:rsidP="0045747B">
      <w:pPr>
        <w:pStyle w:val="afff8"/>
        <w:rPr>
          <w:rtl/>
        </w:rPr>
      </w:pPr>
      <w:r w:rsidRPr="00223D18">
        <w:rPr>
          <w:rtl/>
        </w:rPr>
        <w:t>אוכלין משחשיכה, ומותרין במלאכה, וברחיצה, ובסיכה, ובנעילת הסנדל, ובתשמיש המטה.</w:t>
      </w:r>
    </w:p>
    <w:p w14:paraId="74E5D5B3" w14:textId="77777777" w:rsidR="00D16104" w:rsidRPr="00806DEC" w:rsidRDefault="00D16104" w:rsidP="0045747B">
      <w:pPr>
        <w:pStyle w:val="afff8"/>
        <w:rPr>
          <w:spacing w:val="2"/>
          <w:rtl/>
        </w:rPr>
      </w:pPr>
      <w:r w:rsidRPr="00806DEC">
        <w:rPr>
          <w:b/>
          <w:spacing w:val="2"/>
          <w:rtl/>
          <w:rPrChange w:id="40001" w:author="Claude" w:date="2026-10-06T13:34:57Z">
            <w:rPr>
              <w:b/>
              <w:spacing w:val="2"/>
              <w:sz w:val="20"/>
              <w:rtl/>
            </w:rPr>
          </w:rPrChange>
        </w:rPr>
        <w:t>הגיע ר"</w:t>
      </w:r>
      <w:r w:rsidRPr="00806DEC">
        <w:rPr>
          <w:rFonts w:hint="cs"/>
          <w:b/>
          <w:spacing w:val="2"/>
          <w:rtl/>
          <w:rPrChange w:id="40002" w:author="Claude" w:date="2026-10-06T13:34:57Z">
            <w:rPr>
              <w:rFonts w:hint="cs"/>
              <w:b/>
              <w:spacing w:val="2"/>
              <w:sz w:val="20"/>
              <w:rtl/>
            </w:rPr>
          </w:rPrChange>
        </w:rPr>
        <w:t>ח כסלי</w:t>
      </w:r>
      <w:r w:rsidR="00186FF0" w:rsidRPr="00806DEC">
        <w:rPr>
          <w:b/>
          <w:spacing w:val="2"/>
          <w:rtl/>
          <w:rPrChange w:id="40003" w:author="Claude" w:date="2026-10-06T13:34:57Z">
            <w:rPr>
              <w:b/>
              <w:spacing w:val="2"/>
              <w:sz w:val="20"/>
              <w:rtl/>
            </w:rPr>
          </w:rPrChange>
        </w:rPr>
        <w:t xml:space="preserve">ו ולא ירדו גשמים </w:t>
      </w:r>
      <w:r w:rsidRPr="00806DEC">
        <w:rPr>
          <w:b/>
          <w:spacing w:val="2"/>
          <w:rtl/>
          <w:rPrChange w:id="40004" w:author="Claude" w:date="2026-10-06T13:34:57Z">
            <w:rPr>
              <w:b/>
              <w:spacing w:val="2"/>
              <w:sz w:val="20"/>
              <w:rtl/>
            </w:rPr>
          </w:rPrChange>
        </w:rPr>
        <w:t>ב"ד</w:t>
      </w:r>
      <w:r w:rsidRPr="00806DEC">
        <w:rPr>
          <w:rFonts w:hint="cs"/>
          <w:b/>
          <w:spacing w:val="2"/>
          <w:rtl/>
          <w:rPrChange w:id="40005" w:author="Claude" w:date="2026-10-06T13:34:57Z">
            <w:rPr>
              <w:rFonts w:hint="cs"/>
              <w:b/>
              <w:spacing w:val="2"/>
              <w:sz w:val="20"/>
              <w:rtl/>
            </w:rPr>
          </w:rPrChange>
        </w:rPr>
        <w:t xml:space="preserve"> </w:t>
      </w:r>
      <w:r w:rsidRPr="00806DEC">
        <w:rPr>
          <w:b/>
          <w:spacing w:val="2"/>
          <w:rtl/>
          <w:rPrChange w:id="40006" w:author="Claude" w:date="2026-10-06T13:34:57Z">
            <w:rPr>
              <w:b/>
              <w:spacing w:val="2"/>
              <w:sz w:val="20"/>
              <w:rtl/>
            </w:rPr>
          </w:rPrChange>
        </w:rPr>
        <w:t xml:space="preserve">גוזרין </w:t>
      </w:r>
      <w:r w:rsidR="00806DEC" w:rsidRPr="00806DEC">
        <w:rPr>
          <w:rFonts w:hint="cs"/>
          <w:b/>
          <w:spacing w:val="2"/>
          <w:rtl/>
          <w:rPrChange w:id="40007" w:author="Claude" w:date="2026-10-06T13:34:57Z">
            <w:rPr>
              <w:rFonts w:hint="cs"/>
              <w:b/>
              <w:spacing w:val="2"/>
              <w:sz w:val="20"/>
              <w:rtl/>
            </w:rPr>
          </w:rPrChange>
        </w:rPr>
        <w:t>ג'</w:t>
      </w:r>
      <w:r w:rsidRPr="00806DEC">
        <w:rPr>
          <w:b/>
          <w:spacing w:val="2"/>
          <w:rtl/>
          <w:rPrChange w:id="40008" w:author="Claude" w:date="2026-10-06T13:34:57Z">
            <w:rPr>
              <w:b/>
              <w:spacing w:val="2"/>
              <w:sz w:val="20"/>
              <w:rtl/>
            </w:rPr>
          </w:rPrChange>
        </w:rPr>
        <w:t xml:space="preserve"> תעניות על הצבור; </w:t>
      </w:r>
    </w:p>
    <w:p w14:paraId="74E5D5B4" w14:textId="77777777" w:rsidR="00D16104" w:rsidRPr="006F178A" w:rsidRDefault="00806DEC" w:rsidP="00324374">
      <w:pPr>
        <w:pStyle w:val="afff8"/>
        <w:spacing w:after="60" w:line="220" w:lineRule="exact"/>
        <w:rPr>
          <w:rtl/>
        </w:rPr>
      </w:pPr>
      <w:r>
        <w:rPr>
          <w:rtl/>
        </w:rPr>
        <w:t>אוכלין</w:t>
      </w:r>
      <w:r w:rsidR="00D16104" w:rsidRPr="006F178A">
        <w:rPr>
          <w:rtl/>
        </w:rPr>
        <w:t xml:space="preserve"> משחשיכה, ומותרין במלאכה וברחיצה ובסיכה ובנעילת הסנדל ובתשמיש המטה.</w:t>
      </w:r>
    </w:p>
    <w:p w14:paraId="46A8F5B7" w14:textId="2970A3F6" w:rsidR="00B8196E" w:rsidRPr="00B8196E" w:rsidRDefault="00857E1B" w:rsidP="00B8196E">
      <w:pPr>
        <w:pStyle w:val="36"/>
        <w:framePr w:wrap="notBeside"/>
        <w:rPr>
          <w:rtl/>
        </w:rPr>
      </w:pPr>
      <w:r w:rsidRPr="00324374">
        <w:rPr>
          <w:rFonts w:hint="cs"/>
          <w:rtl/>
        </w:rPr>
        <w:t>ר"ה</w:t>
      </w:r>
      <w:r w:rsidR="00B8196E" w:rsidRPr="00B8196E">
        <w:rPr>
          <w:rFonts w:hint="cs"/>
          <w:rtl/>
        </w:rPr>
        <w:t>:</w:t>
      </w:r>
    </w:p>
    <w:p w14:paraId="74E5D5B5" w14:textId="0422D097" w:rsidR="00D16104" w:rsidRPr="006F178A" w:rsidRDefault="00D16104" w:rsidP="00324374">
      <w:pPr>
        <w:pStyle w:val="afffffe"/>
        <w:spacing w:before="0"/>
        <w:rPr>
          <w:rtl/>
        </w:rPr>
      </w:pPr>
      <w:r w:rsidRPr="00C3600A">
        <w:rPr>
          <w:rStyle w:val="affff1"/>
          <w:rFonts w:hint="cs"/>
          <w:rtl/>
        </w:rPr>
        <w:t xml:space="preserve">יחידים </w:t>
      </w:r>
      <w:r w:rsidR="00857E1B">
        <w:rPr>
          <w:rStyle w:val="afffff3"/>
          <w:rFonts w:hint="cs"/>
          <w:rtl/>
        </w:rPr>
        <w:t>א.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רבנן.</w:t>
      </w:r>
      <w:r w:rsidR="00806DEC">
        <w:rPr>
          <w:rFonts w:hint="cs"/>
          <w:rtl/>
        </w:rPr>
        <w:t xml:space="preserve"> </w:t>
      </w:r>
      <w:r w:rsidR="00857E1B" w:rsidRPr="00857E1B">
        <w:rPr>
          <w:rStyle w:val="afffff3"/>
          <w:rFonts w:hint="cs"/>
          <w:rtl/>
        </w:rPr>
        <w:t>ב.</w:t>
      </w:r>
      <w:r w:rsidR="00857E1B">
        <w:rPr>
          <w:rFonts w:hint="cs"/>
          <w:rtl/>
        </w:rPr>
        <w:t xml:space="preserve"> </w:t>
      </w:r>
      <w:r w:rsidRPr="006F178A">
        <w:rPr>
          <w:rtl/>
        </w:rPr>
        <w:t>מתענין שני וחמישי ושני.</w:t>
      </w:r>
    </w:p>
    <w:p w14:paraId="74E5D5B6" w14:textId="40A8616C" w:rsidR="00B8196E" w:rsidRDefault="00806DEC" w:rsidP="0045747B">
      <w:pPr>
        <w:rPr>
          <w:rtl/>
        </w:rPr>
      </w:pPr>
      <w:r>
        <w:rPr>
          <w:rFonts w:hint="cs"/>
          <w:rtl/>
        </w:rPr>
        <w:t xml:space="preserve">ואין מתחילין בחמישי </w:t>
      </w:r>
      <w:r w:rsidR="00857E1B">
        <w:rPr>
          <w:rFonts w:hint="cs"/>
          <w:rtl/>
        </w:rPr>
        <w:t>-</w:t>
      </w:r>
      <w:r>
        <w:rPr>
          <w:rFonts w:hint="cs"/>
          <w:rtl/>
        </w:rPr>
        <w:t xml:space="preserve">שאפי' ביחיד חיישי' להפקעת שערים, </w:t>
      </w:r>
      <w:r w:rsidR="00857E1B">
        <w:rPr>
          <w:rFonts w:hint="cs"/>
          <w:rtl/>
        </w:rPr>
        <w:t>ותנ''ה וכן ש</w:t>
      </w:r>
      <w:r>
        <w:rPr>
          <w:rFonts w:hint="cs"/>
          <w:rtl/>
        </w:rPr>
        <w:t>מפסיקין בר''ח וביו''ט</w:t>
      </w:r>
      <w:r w:rsidRPr="00806DEC">
        <w:rPr>
          <w:rStyle w:val="afffffc"/>
          <w:rFonts w:hint="cs"/>
          <w:rtl/>
        </w:rPr>
        <w:t xml:space="preserve"> דמגילת תענית </w:t>
      </w:r>
      <w:r>
        <w:rPr>
          <w:rFonts w:hint="cs"/>
          <w:rtl/>
        </w:rPr>
        <w:t xml:space="preserve"> </w:t>
      </w:r>
    </w:p>
    <w:p w14:paraId="16AE3BD0" w14:textId="77777777" w:rsidR="00B8196E" w:rsidRDefault="00B8196E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74E5D5B7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lastRenderedPageBreak/>
        <w:t>י:</w:t>
      </w:r>
    </w:p>
    <w:p w14:paraId="24BE3321" w14:textId="6ECBD554" w:rsidR="00324374" w:rsidRPr="00A45556" w:rsidRDefault="00A45556" w:rsidP="00A45556">
      <w:pPr>
        <w:pStyle w:val="afffff8"/>
        <w:rPr>
          <w:rtl/>
        </w:rPr>
      </w:pPr>
      <w:r w:rsidRPr="00A45556">
        <w:rPr>
          <w:rFonts w:hint="cs"/>
          <w:rtl/>
        </w:rPr>
        <w:t xml:space="preserve"> מיהו יחידי</w:t>
      </w:r>
    </w:p>
    <w:p w14:paraId="72F818B2" w14:textId="2C06D993" w:rsidR="00B8196E" w:rsidRPr="00B8196E" w:rsidRDefault="00D16104" w:rsidP="00B8196E">
      <w:pPr>
        <w:pStyle w:val="36"/>
        <w:framePr w:wrap="notBeside"/>
        <w:rPr>
          <w:rtl/>
        </w:rPr>
      </w:pPr>
      <w:r w:rsidRPr="00324374">
        <w:rPr>
          <w:rtl/>
        </w:rPr>
        <w:t xml:space="preserve"> ת"ר</w:t>
      </w:r>
      <w:r w:rsidR="00B8196E" w:rsidRPr="00B8196E">
        <w:rPr>
          <w:rtl/>
        </w:rPr>
        <w:t>:</w:t>
      </w:r>
    </w:p>
    <w:p w14:paraId="74E5D5B8" w14:textId="5513C84D" w:rsidR="000911BD" w:rsidRDefault="00806DEC" w:rsidP="009D0833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כל </w:t>
      </w:r>
      <w:r w:rsidR="009D0833">
        <w:rPr>
          <w:rFonts w:ascii="Fb Fontext" w:hAnsi="Fb Fontext" w:hint="cs"/>
          <w:rtl/>
        </w:rPr>
        <w:t>ת''ח</w:t>
      </w:r>
      <w:r>
        <w:rPr>
          <w:rFonts w:ascii="Fb Fontext" w:hAnsi="Fb Fontext" w:hint="cs"/>
          <w:rtl/>
        </w:rPr>
        <w:t xml:space="preserve"> יחידים ו</w:t>
      </w:r>
      <w:r>
        <w:rPr>
          <w:rFonts w:ascii="Fb Fontext" w:hAnsi="Fb Fontext"/>
          <w:rtl/>
        </w:rPr>
        <w:t>אל יאמר</w:t>
      </w:r>
      <w:r>
        <w:rPr>
          <w:rFonts w:ascii="Fb Fontext" w:hAnsi="Fb Fontext" w:hint="cs"/>
          <w:rtl/>
        </w:rPr>
        <w:t xml:space="preserve"> </w:t>
      </w:r>
      <w:r w:rsidR="00D16104" w:rsidRPr="006F178A">
        <w:rPr>
          <w:rFonts w:ascii="Fb Fontext" w:hAnsi="Fb Fontext"/>
          <w:rtl/>
        </w:rPr>
        <w:t>איני ראוי להיות יחיד</w:t>
      </w:r>
      <w:r w:rsidR="000911BD">
        <w:rPr>
          <w:rFonts w:ascii="Fb Fontext" w:hAnsi="Fb Fontext" w:hint="cs"/>
          <w:rtl/>
        </w:rPr>
        <w:t>,</w:t>
      </w:r>
      <w:r w:rsidR="00D16104" w:rsidRPr="006F178A">
        <w:rPr>
          <w:rFonts w:ascii="Fb Fontext" w:hAnsi="Fb Fontext"/>
          <w:rtl/>
        </w:rPr>
        <w:t xml:space="preserve"> </w:t>
      </w:r>
    </w:p>
    <w:p w14:paraId="74E5D5B9" w14:textId="77777777" w:rsidR="00D16104" w:rsidRPr="006F178A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 xml:space="preserve">יחיד </w:t>
      </w:r>
      <w:r w:rsidRPr="006F178A">
        <w:rPr>
          <w:rtl/>
        </w:rPr>
        <w:t xml:space="preserve">- כל שראוי למנותו פרנס על הצבור, </w:t>
      </w:r>
    </w:p>
    <w:p w14:paraId="74E5D5BA" w14:textId="77777777" w:rsidR="00D16104" w:rsidRPr="00053775" w:rsidRDefault="00D16104" w:rsidP="0045747B">
      <w:pPr>
        <w:rPr>
          <w:rFonts w:cs="PFT_Frank"/>
          <w:b/>
          <w:bCs/>
          <w:szCs w:val="14"/>
          <w:rtl/>
        </w:rPr>
      </w:pPr>
      <w:r w:rsidRPr="00053775">
        <w:rPr>
          <w:rFonts w:cs="PFT_Frank"/>
          <w:b/>
          <w:bCs/>
          <w:szCs w:val="14"/>
          <w:rtl/>
        </w:rPr>
        <w:t xml:space="preserve">תלמיד </w:t>
      </w:r>
      <w:r w:rsidR="00857E1B">
        <w:rPr>
          <w:rtl/>
        </w:rPr>
        <w:t>–</w:t>
      </w:r>
      <w:r w:rsidRPr="006F178A">
        <w:rPr>
          <w:rtl/>
        </w:rPr>
        <w:t xml:space="preserve"> </w:t>
      </w:r>
      <w:r w:rsidR="00857E1B">
        <w:rPr>
          <w:rFonts w:hint="cs"/>
          <w:rtl/>
        </w:rPr>
        <w:t xml:space="preserve">שעונה בהלכה אפי' במס' כלה </w:t>
      </w:r>
    </w:p>
    <w:p w14:paraId="7C342AC1" w14:textId="2802B9A0" w:rsidR="00B8196E" w:rsidRPr="00B8196E" w:rsidRDefault="00D16104" w:rsidP="00B8196E">
      <w:pPr>
        <w:pStyle w:val="36"/>
        <w:framePr w:wrap="notBeside"/>
        <w:rPr>
          <w:rtl/>
        </w:rPr>
      </w:pPr>
      <w:r w:rsidRPr="000F3FD0">
        <w:rPr>
          <w:rFonts w:hint="cs"/>
          <w:rtl/>
        </w:rPr>
        <w:t>לר</w:t>
      </w:r>
      <w:r w:rsidRPr="000F3FD0">
        <w:rPr>
          <w:rtl/>
        </w:rPr>
        <w:t>"</w:t>
      </w:r>
      <w:r w:rsidRPr="000F3FD0">
        <w:rPr>
          <w:rFonts w:hint="cs"/>
          <w:rtl/>
        </w:rPr>
        <w:t>מ</w:t>
      </w:r>
      <w:r w:rsidR="00B8196E" w:rsidRPr="00B8196E">
        <w:rPr>
          <w:rFonts w:hint="cs"/>
          <w:rtl/>
        </w:rPr>
        <w:t>:</w:t>
      </w:r>
    </w:p>
    <w:p w14:paraId="74E5D5BB" w14:textId="11FB9948" w:rsidR="00D16104" w:rsidRPr="00C668B2" w:rsidRDefault="000911BD" w:rsidP="0045747B">
      <w:pPr>
        <w:rPr>
          <w:rtl/>
        </w:rPr>
      </w:pPr>
      <w:r w:rsidRPr="00C668B2">
        <w:rPr>
          <w:rtl/>
        </w:rPr>
        <w:t xml:space="preserve">לא כל הרוצה </w:t>
      </w:r>
      <w:r w:rsidR="00857E1B">
        <w:rPr>
          <w:rFonts w:hint="cs"/>
          <w:rtl/>
        </w:rPr>
        <w:t xml:space="preserve">עושה </w:t>
      </w:r>
      <w:r w:rsidRPr="00C668B2">
        <w:rPr>
          <w:rtl/>
        </w:rPr>
        <w:t>עצמו יחיד</w:t>
      </w:r>
      <w:r w:rsidR="00857E1B">
        <w:rPr>
          <w:rFonts w:hint="cs"/>
          <w:rtl/>
        </w:rPr>
        <w:t>, חוץ מתלמיד</w:t>
      </w:r>
    </w:p>
    <w:p w14:paraId="25E877A5" w14:textId="5D64198A" w:rsidR="00B8196E" w:rsidRPr="00B8196E" w:rsidRDefault="00D16104" w:rsidP="00B8196E">
      <w:pPr>
        <w:pStyle w:val="36"/>
        <w:framePr w:wrap="notBeside"/>
        <w:rPr>
          <w:rtl/>
        </w:rPr>
      </w:pPr>
      <w:r w:rsidRPr="000F3FD0">
        <w:rPr>
          <w:rFonts w:hint="cs"/>
          <w:rtl/>
        </w:rPr>
        <w:t>רבי יוסי</w:t>
      </w:r>
      <w:r w:rsidR="00B8196E" w:rsidRPr="00B8196E">
        <w:rPr>
          <w:rFonts w:hint="cs"/>
          <w:rtl/>
        </w:rPr>
        <w:t>:</w:t>
      </w:r>
    </w:p>
    <w:p w14:paraId="74E5D5BC" w14:textId="0B430A22" w:rsidR="00D16104" w:rsidRPr="006F178A" w:rsidRDefault="00D16104" w:rsidP="0045747B">
      <w:pPr>
        <w:rPr>
          <w:rtl/>
        </w:rPr>
      </w:pPr>
      <w:r w:rsidRPr="006F178A">
        <w:rPr>
          <w:rtl/>
        </w:rPr>
        <w:t>עושה, וזכור לטוב.</w:t>
      </w:r>
      <w:r w:rsidRPr="006F178A">
        <w:rPr>
          <w:rFonts w:hint="cs"/>
          <w:rtl/>
        </w:rPr>
        <w:t xml:space="preserve"> </w:t>
      </w:r>
      <w:r w:rsidR="00806DEC">
        <w:rPr>
          <w:rFonts w:hint="cs"/>
          <w:rtl/>
        </w:rPr>
        <w:t>-</w:t>
      </w:r>
      <w:r w:rsidR="00806DEC">
        <w:rPr>
          <w:rtl/>
        </w:rPr>
        <w:t>שאין שבח הוא לו, אלא צער</w:t>
      </w:r>
      <w:r w:rsidRPr="006F178A">
        <w:rPr>
          <w:rtl/>
        </w:rPr>
        <w:t>.</w:t>
      </w:r>
    </w:p>
    <w:p w14:paraId="74E5D5BE" w14:textId="77777777" w:rsidR="00857E1B" w:rsidRPr="0049108C" w:rsidRDefault="00857E1B" w:rsidP="0049108C">
      <w:pPr>
        <w:pStyle w:val="afffff8"/>
        <w:rPr>
          <w:rtl/>
        </w:rPr>
      </w:pPr>
      <w:r w:rsidRPr="0049108C">
        <w:rPr>
          <w:rFonts w:hint="cs"/>
          <w:rtl/>
        </w:rPr>
        <w:t>שלא לפרוש מן הציבור</w:t>
      </w:r>
    </w:p>
    <w:p w14:paraId="00147A1E" w14:textId="6950ED4A" w:rsidR="00B8196E" w:rsidRPr="00B8196E" w:rsidRDefault="00B8196E" w:rsidP="00B8196E">
      <w:pPr>
        <w:pStyle w:val="36"/>
        <w:framePr w:wrap="notBeside"/>
        <w:rPr>
          <w:rtl/>
        </w:rPr>
      </w:pPr>
      <w:r w:rsidRPr="00B8196E">
        <w:rPr>
          <w:rtl/>
        </w:rPr>
        <w:t>•</w:t>
      </w:r>
    </w:p>
    <w:p w14:paraId="74E5D5BF" w14:textId="4F4E0B4D" w:rsidR="00D16104" w:rsidRPr="000F3FD0" w:rsidRDefault="006532D7" w:rsidP="0045747B">
      <w:pPr>
        <w:rPr>
          <w:spacing w:val="-6"/>
          <w:rtl/>
        </w:rPr>
      </w:pPr>
      <w:r w:rsidRPr="000F3FD0">
        <w:rPr>
          <w:rFonts w:hint="cs"/>
          <w:spacing w:val="-6"/>
          <w:rtl/>
        </w:rPr>
        <w:t>ה</w:t>
      </w:r>
      <w:r w:rsidR="00D16104" w:rsidRPr="000F3FD0">
        <w:rPr>
          <w:spacing w:val="-6"/>
          <w:rtl/>
        </w:rPr>
        <w:t xml:space="preserve">מתענה על הצרה ועברה, על החולה ונתרפא </w:t>
      </w:r>
      <w:r w:rsidR="00D16104" w:rsidRPr="000F3FD0">
        <w:rPr>
          <w:rFonts w:hint="cs"/>
          <w:spacing w:val="-6"/>
          <w:rtl/>
        </w:rPr>
        <w:t>הר</w:t>
      </w:r>
      <w:r w:rsidR="00D16104" w:rsidRPr="000F3FD0">
        <w:rPr>
          <w:spacing w:val="-6"/>
          <w:rtl/>
        </w:rPr>
        <w:t>"</w:t>
      </w:r>
      <w:r w:rsidR="00D16104" w:rsidRPr="000F3FD0">
        <w:rPr>
          <w:rFonts w:hint="cs"/>
          <w:spacing w:val="-6"/>
          <w:rtl/>
        </w:rPr>
        <w:t>ז</w:t>
      </w:r>
      <w:r w:rsidR="00D16104" w:rsidRPr="000F3FD0">
        <w:rPr>
          <w:spacing w:val="-6"/>
          <w:rtl/>
        </w:rPr>
        <w:t xml:space="preserve"> מתענה ומשלים.</w:t>
      </w:r>
    </w:p>
    <w:p w14:paraId="74E5D5C0" w14:textId="77777777" w:rsidR="00D16104" w:rsidRPr="00C668B2" w:rsidRDefault="00D16104" w:rsidP="0045747B">
      <w:pPr>
        <w:rPr>
          <w:spacing w:val="-4"/>
          <w:rtl/>
        </w:rPr>
      </w:pPr>
      <w:r w:rsidRPr="00C668B2">
        <w:rPr>
          <w:spacing w:val="-4"/>
          <w:rtl/>
        </w:rPr>
        <w:t>ההולך ממקום שאין מתענין למקום שמתענין ה</w:t>
      </w:r>
      <w:r w:rsidRPr="00C668B2">
        <w:rPr>
          <w:rFonts w:hint="cs"/>
          <w:spacing w:val="-4"/>
          <w:rtl/>
        </w:rPr>
        <w:t>ר</w:t>
      </w:r>
      <w:r w:rsidRPr="00C668B2">
        <w:rPr>
          <w:spacing w:val="-4"/>
          <w:rtl/>
        </w:rPr>
        <w:t>"</w:t>
      </w:r>
      <w:r w:rsidRPr="00C668B2">
        <w:rPr>
          <w:rFonts w:hint="cs"/>
          <w:spacing w:val="-4"/>
          <w:rtl/>
        </w:rPr>
        <w:t>ז</w:t>
      </w:r>
      <w:r w:rsidRPr="00C668B2">
        <w:rPr>
          <w:spacing w:val="-4"/>
          <w:rtl/>
        </w:rPr>
        <w:t xml:space="preserve"> מתענה עמהן, </w:t>
      </w:r>
    </w:p>
    <w:p w14:paraId="74E5D5C1" w14:textId="26C3412C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ממקום שמתענין למקום שאין מתענין </w:t>
      </w:r>
      <w:r w:rsidR="006532D7">
        <w:rPr>
          <w:rFonts w:hint="cs"/>
          <w:rtl/>
        </w:rPr>
        <w:t>הר"ז</w:t>
      </w:r>
      <w:r w:rsidRPr="006F178A">
        <w:rPr>
          <w:rtl/>
        </w:rPr>
        <w:t xml:space="preserve"> מתענה ומשלים.</w:t>
      </w:r>
    </w:p>
    <w:p w14:paraId="052BD209" w14:textId="2AC30ED1" w:rsidR="009177DA" w:rsidRDefault="00D16104" w:rsidP="009177DA">
      <w:pPr>
        <w:rPr>
          <w:spacing w:val="-6"/>
          <w:rtl/>
        </w:rPr>
      </w:pPr>
      <w:r w:rsidRPr="00C668B2">
        <w:rPr>
          <w:spacing w:val="-6"/>
          <w:rtl/>
        </w:rPr>
        <w:t xml:space="preserve">שכח ואכל ושתה - אל יתראה בפני הצבור, ואל ינהיג עידונין בעצמו, </w:t>
      </w:r>
    </w:p>
    <w:p w14:paraId="36FFE5AB" w14:textId="0AA8E4D1" w:rsidR="003C2D7D" w:rsidRPr="009177DA" w:rsidRDefault="003C2D7D" w:rsidP="003C2D7D">
      <w:pPr>
        <w:pStyle w:val="afffff8"/>
        <w:rPr>
          <w:rStyle w:val="afffff3"/>
          <w:rFonts w:cs="FrankRuehl"/>
          <w:spacing w:val="-6"/>
          <w:szCs w:val="18"/>
          <w:rtl/>
        </w:rPr>
      </w:pPr>
      <w:r>
        <w:rPr>
          <w:rFonts w:hint="cs"/>
          <w:rtl/>
        </w:rPr>
        <w:t>דברי יעקב לבניו ויוסף לאחיו</w:t>
      </w:r>
    </w:p>
    <w:p w14:paraId="362B76BB" w14:textId="511DB223" w:rsidR="00B8196E" w:rsidRPr="00B8196E" w:rsidRDefault="00D16104" w:rsidP="00B8196E">
      <w:pPr>
        <w:pStyle w:val="36"/>
        <w:framePr w:wrap="notBeside"/>
        <w:rPr>
          <w:rtl/>
        </w:rPr>
      </w:pPr>
      <w:r w:rsidRPr="009177DA">
        <w:rPr>
          <w:rFonts w:hint="cs"/>
          <w:rtl/>
        </w:rPr>
        <w:t>יעקב לבניו</w:t>
      </w:r>
      <w:r w:rsidR="00B8196E" w:rsidRPr="00B8196E">
        <w:rPr>
          <w:rFonts w:hint="cs"/>
          <w:rtl/>
        </w:rPr>
        <w:t>:</w:t>
      </w:r>
    </w:p>
    <w:p w14:paraId="74E5D5C3" w14:textId="76EB265B" w:rsidR="00D16104" w:rsidRPr="006532D7" w:rsidRDefault="00D16104" w:rsidP="0045747B">
      <w:pPr>
        <w:rPr>
          <w:rtl/>
        </w:rPr>
      </w:pPr>
      <w:r w:rsidRPr="006532D7">
        <w:rPr>
          <w:rStyle w:val="af4"/>
          <w:rFonts w:hint="cs"/>
          <w:rtl/>
        </w:rPr>
        <w:t>למה תתראו</w:t>
      </w:r>
      <w:r w:rsidRPr="006532D7">
        <w:rPr>
          <w:rtl/>
        </w:rPr>
        <w:t xml:space="preserve"> אל תראו עצמכם שבעין </w:t>
      </w:r>
      <w:r w:rsidR="00857E1B">
        <w:rPr>
          <w:rtl/>
        </w:rPr>
        <w:t>שלא י</w:t>
      </w:r>
      <w:r w:rsidRPr="006532D7">
        <w:rPr>
          <w:rtl/>
        </w:rPr>
        <w:t>קנאו בכם.</w:t>
      </w:r>
    </w:p>
    <w:p w14:paraId="4A1B2555" w14:textId="61354311" w:rsidR="00B8196E" w:rsidRPr="00B8196E" w:rsidRDefault="006532D7" w:rsidP="00B8196E">
      <w:pPr>
        <w:pStyle w:val="36"/>
        <w:framePr w:wrap="notBeside"/>
        <w:rPr>
          <w:rtl/>
        </w:rPr>
      </w:pPr>
      <w:r w:rsidRPr="000542AB">
        <w:rPr>
          <w:rtl/>
        </w:rPr>
        <w:t xml:space="preserve">יוסף לאחיו: </w:t>
      </w:r>
      <w:r w:rsidR="00857E1B" w:rsidRPr="000542AB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5C4" w14:textId="447EA8B6" w:rsidR="00D16104" w:rsidRPr="00962229" w:rsidRDefault="00D16104" w:rsidP="0045747B">
      <w:pPr>
        <w:rPr>
          <w:spacing w:val="-4"/>
          <w:rtl/>
        </w:rPr>
      </w:pPr>
      <w:r w:rsidRPr="000542AB">
        <w:rPr>
          <w:rStyle w:val="af4"/>
          <w:rtl/>
        </w:rPr>
        <w:t>'אל תרגזו בדרך',</w:t>
      </w:r>
      <w:r w:rsidRPr="00962229">
        <w:rPr>
          <w:spacing w:val="-4"/>
          <w:rtl/>
        </w:rPr>
        <w:t xml:space="preserve"> </w:t>
      </w:r>
      <w:r w:rsidRPr="000542AB">
        <w:rPr>
          <w:rtl/>
        </w:rPr>
        <w:t>אל תתעסקו בהלכה, ש</w:t>
      </w:r>
      <w:r w:rsidR="00857E1B" w:rsidRPr="000542AB">
        <w:rPr>
          <w:rFonts w:hint="cs"/>
          <w:rtl/>
        </w:rPr>
        <w:t>לא תרגז הדרך.</w:t>
      </w:r>
      <w:r w:rsidR="00857E1B">
        <w:rPr>
          <w:rFonts w:hint="cs"/>
          <w:spacing w:val="-4"/>
          <w:rtl/>
        </w:rPr>
        <w:t xml:space="preserve"> </w:t>
      </w:r>
    </w:p>
    <w:p w14:paraId="74E5D5C5" w14:textId="77777777" w:rsidR="005F248D" w:rsidRDefault="00D16104" w:rsidP="000542AB">
      <w:pPr>
        <w:pStyle w:val="afffffb"/>
        <w:rPr>
          <w:rtl/>
        </w:rPr>
      </w:pPr>
      <w:r w:rsidRPr="006F178A">
        <w:rPr>
          <w:rFonts w:hint="cs"/>
          <w:rtl/>
        </w:rPr>
        <w:t>והא ד</w:t>
      </w:r>
      <w:r w:rsidRPr="006F178A">
        <w:rPr>
          <w:rtl/>
        </w:rPr>
        <w:t>שני ת"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</w:t>
      </w:r>
      <w:r w:rsidR="00B656B9">
        <w:rPr>
          <w:rFonts w:hint="cs"/>
          <w:rtl/>
        </w:rPr>
        <w:t xml:space="preserve">בדרך </w:t>
      </w:r>
      <w:r w:rsidRPr="006F178A">
        <w:rPr>
          <w:rtl/>
        </w:rPr>
        <w:t xml:space="preserve">ואין ביניהן דברי תורה ראויין לישרף, </w:t>
      </w:r>
    </w:p>
    <w:p w14:paraId="74E5D5C6" w14:textId="77777777" w:rsidR="00D16104" w:rsidRPr="006F178A" w:rsidRDefault="005F248D" w:rsidP="00EE0BBA">
      <w:pPr>
        <w:pStyle w:val="afffffb"/>
        <w:rPr>
          <w:rtl/>
        </w:rPr>
      </w:pPr>
      <w:r>
        <w:rPr>
          <w:rFonts w:hint="cs"/>
          <w:rtl/>
        </w:rPr>
        <w:t xml:space="preserve">- </w:t>
      </w:r>
      <w:r w:rsidR="00857E1B">
        <w:rPr>
          <w:rFonts w:hint="cs"/>
          <w:rtl/>
        </w:rPr>
        <w:t>היינו להעמיק, אבל לגרוס צריך</w:t>
      </w:r>
      <w:r w:rsidR="00857E1B">
        <w:rPr>
          <w:rStyle w:val="af4"/>
          <w:rFonts w:hint="cs"/>
          <w:rtl/>
        </w:rPr>
        <w:t>.</w:t>
      </w:r>
    </w:p>
    <w:p w14:paraId="16B60ECE" w14:textId="5ABEB7E0" w:rsidR="00B8196E" w:rsidRPr="00B8196E" w:rsidRDefault="00857E1B" w:rsidP="00B8196E">
      <w:pPr>
        <w:pStyle w:val="36"/>
        <w:framePr w:wrap="notBeside"/>
        <w:rPr>
          <w:rtl/>
        </w:rPr>
      </w:pPr>
      <w:r w:rsidRPr="00EE0BBA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5C7" w14:textId="776C7449" w:rsidR="00D16104" w:rsidRPr="00962229" w:rsidRDefault="00D16104" w:rsidP="005F248D">
      <w:pPr>
        <w:rPr>
          <w:rStyle w:val="afffffc"/>
          <w:rtl/>
        </w:rPr>
      </w:pPr>
      <w:r w:rsidRPr="00EE0BBA">
        <w:rPr>
          <w:rtl/>
        </w:rPr>
        <w:t>אל תפסעו פסיעה גסה</w:t>
      </w:r>
      <w:r w:rsidRPr="00962229">
        <w:rPr>
          <w:spacing w:val="-6"/>
          <w:rtl/>
        </w:rPr>
        <w:t xml:space="preserve"> </w:t>
      </w:r>
      <w:r w:rsidR="006532D7" w:rsidRPr="005F248D">
        <w:rPr>
          <w:rStyle w:val="afffffc"/>
          <w:rFonts w:hint="cs"/>
          <w:rtl/>
        </w:rPr>
        <w:t>ש</w:t>
      </w:r>
      <w:r w:rsidRPr="00962229">
        <w:rPr>
          <w:rStyle w:val="afffffc"/>
          <w:rtl/>
        </w:rPr>
        <w:t>נוטלת א</w:t>
      </w:r>
      <w:r w:rsidR="00C3600A" w:rsidRPr="005F248D">
        <w:rPr>
          <w:rStyle w:val="afffffc"/>
          <w:rFonts w:hint="cs"/>
          <w:rtl/>
        </w:rPr>
        <w:t>'</w:t>
      </w:r>
      <w:r w:rsidRPr="00962229">
        <w:rPr>
          <w:rStyle w:val="afffffc"/>
          <w:rtl/>
        </w:rPr>
        <w:t xml:space="preserve"> מ</w:t>
      </w:r>
      <w:r w:rsidRPr="00962229">
        <w:rPr>
          <w:rStyle w:val="afffffc"/>
          <w:rFonts w:hint="eastAsia"/>
          <w:rtl/>
        </w:rPr>
        <w:t>ת</w:t>
      </w:r>
      <w:r w:rsidRPr="00962229">
        <w:rPr>
          <w:rStyle w:val="afffffc"/>
          <w:rtl/>
        </w:rPr>
        <w:t>"</w:t>
      </w:r>
      <w:r w:rsidRPr="00962229">
        <w:rPr>
          <w:rStyle w:val="afffffc"/>
          <w:rFonts w:hint="eastAsia"/>
          <w:rtl/>
        </w:rPr>
        <w:t>ק</w:t>
      </w:r>
      <w:r w:rsidRPr="00962229">
        <w:rPr>
          <w:rStyle w:val="afffffc"/>
          <w:rtl/>
        </w:rPr>
        <w:t xml:space="preserve"> ממאור עיניו של אדם.</w:t>
      </w:r>
    </w:p>
    <w:p w14:paraId="2D4F3295" w14:textId="7544F6CC" w:rsidR="00B8196E" w:rsidRPr="00B8196E" w:rsidRDefault="00857E1B" w:rsidP="00B8196E">
      <w:pPr>
        <w:pStyle w:val="36"/>
        <w:framePr w:wrap="notBeside"/>
        <w:rPr>
          <w:rtl/>
        </w:rPr>
      </w:pPr>
      <w:r w:rsidRPr="00D23BBF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5C8" w14:textId="43DA6B32" w:rsidR="00857E1B" w:rsidRPr="00D23BBF" w:rsidRDefault="00857E1B" w:rsidP="0045747B">
      <w:pPr>
        <w:rPr>
          <w:rtl/>
        </w:rPr>
      </w:pPr>
      <w:r w:rsidRPr="00D23BBF">
        <w:rPr>
          <w:rtl/>
        </w:rPr>
        <w:t>הכנ</w:t>
      </w:r>
      <w:r w:rsidR="006532D7" w:rsidRPr="00D23BBF">
        <w:rPr>
          <w:rtl/>
        </w:rPr>
        <w:t xml:space="preserve">סו </w:t>
      </w:r>
      <w:r w:rsidRPr="00D23BBF">
        <w:rPr>
          <w:rFonts w:hint="cs"/>
          <w:rtl/>
        </w:rPr>
        <w:t>לעיר כשחמה זורחת</w:t>
      </w:r>
      <w:r w:rsidR="006532D7" w:rsidRPr="00D23BBF">
        <w:rPr>
          <w:rtl/>
        </w:rPr>
        <w:t xml:space="preserve"> </w:t>
      </w:r>
    </w:p>
    <w:p w14:paraId="3F98C7E1" w14:textId="0CD41E2E" w:rsidR="00B8196E" w:rsidRPr="00B8196E" w:rsidRDefault="006532D7" w:rsidP="00B8196E">
      <w:pPr>
        <w:pStyle w:val="36"/>
        <w:framePr w:wrap="notBeside"/>
        <w:rPr>
          <w:rtl/>
        </w:rPr>
      </w:pPr>
      <w:r w:rsidRPr="002E7B90">
        <w:rPr>
          <w:rtl/>
        </w:rPr>
        <w:t>כ</w:t>
      </w:r>
      <w:r w:rsidRPr="002E7B90">
        <w:rPr>
          <w:rFonts w:hint="cs"/>
          <w:rtl/>
        </w:rPr>
        <w:t>רב</w:t>
      </w:r>
      <w:r w:rsidR="00B8196E" w:rsidRPr="00B8196E">
        <w:rPr>
          <w:rFonts w:hint="cs"/>
          <w:rtl/>
        </w:rPr>
        <w:t>:</w:t>
      </w:r>
    </w:p>
    <w:p w14:paraId="74E5D5C9" w14:textId="7A4B8E23" w:rsidR="00D16104" w:rsidRPr="00392931" w:rsidRDefault="00D16104" w:rsidP="002E7B90">
      <w:pPr>
        <w:spacing w:after="60"/>
        <w:rPr>
          <w:rtl/>
        </w:rPr>
      </w:pPr>
      <w:r w:rsidRPr="002E7B90">
        <w:rPr>
          <w:rFonts w:hint="eastAsia"/>
          <w:rtl/>
        </w:rPr>
        <w:t>ד</w:t>
      </w:r>
      <w:r w:rsidRPr="002E7B90">
        <w:rPr>
          <w:rtl/>
        </w:rPr>
        <w:t>לעולם יצא אדם ויכנס בכי טוב</w:t>
      </w:r>
      <w:r w:rsidRPr="00962229">
        <w:rPr>
          <w:rtl/>
        </w:rPr>
        <w:t xml:space="preserve">, </w:t>
      </w:r>
      <w:r w:rsidRPr="00962229">
        <w:rPr>
          <w:rStyle w:val="af4"/>
          <w:rFonts w:cs="FrankRuehl" w:hint="eastAsia"/>
          <w:spacing w:val="-4"/>
          <w:rtl/>
        </w:rPr>
        <w:t>ד</w:t>
      </w:r>
      <w:r w:rsidRPr="006532D7">
        <w:rPr>
          <w:rStyle w:val="af4"/>
          <w:rtl/>
        </w:rPr>
        <w:t>'הבקר אור והאנשים שלחו</w:t>
      </w:r>
      <w:r w:rsidRPr="00962229">
        <w:rPr>
          <w:rStyle w:val="af4"/>
          <w:rFonts w:cs="FrankRuehl"/>
          <w:spacing w:val="-4"/>
          <w:rtl/>
        </w:rPr>
        <w:t>'.</w:t>
      </w:r>
    </w:p>
    <w:p w14:paraId="269E9D8D" w14:textId="6B36E94B" w:rsidR="00B8196E" w:rsidRPr="00B8196E" w:rsidRDefault="00D16104" w:rsidP="00B8196E">
      <w:pPr>
        <w:pStyle w:val="36"/>
        <w:framePr w:wrap="notBeside"/>
        <w:rPr>
          <w:rtl/>
        </w:rPr>
      </w:pPr>
      <w:r w:rsidRPr="002E7B90">
        <w:rPr>
          <w:rtl/>
        </w:rPr>
        <w:t>ר"</w:t>
      </w:r>
      <w:r w:rsidRPr="002E7B90">
        <w:rPr>
          <w:rFonts w:hint="eastAsia"/>
          <w:rtl/>
        </w:rPr>
        <w:t>ח</w:t>
      </w:r>
      <w:r w:rsidR="00B8196E" w:rsidRPr="00B8196E">
        <w:rPr>
          <w:rtl/>
        </w:rPr>
        <w:t>:</w:t>
      </w:r>
    </w:p>
    <w:p w14:paraId="74E5D5CA" w14:textId="2C99E2CD" w:rsidR="00B37256" w:rsidRPr="00DB68ED" w:rsidRDefault="00D16104" w:rsidP="0045747B">
      <w:pPr>
        <w:rPr>
          <w:rtl/>
        </w:rPr>
      </w:pPr>
      <w:r w:rsidRPr="00DB68ED">
        <w:rPr>
          <w:rtl/>
        </w:rPr>
        <w:t>מהל</w:t>
      </w:r>
      <w:r w:rsidR="00B37256" w:rsidRPr="00DB68ED">
        <w:rPr>
          <w:rtl/>
        </w:rPr>
        <w:t>ך בדרך אל יאכל יותר משני רעבון.</w:t>
      </w:r>
      <w:r w:rsidR="00B37256" w:rsidRPr="00DB68ED">
        <w:rPr>
          <w:rFonts w:hint="cs"/>
          <w:rtl/>
        </w:rPr>
        <w:t xml:space="preserve"> </w:t>
      </w:r>
    </w:p>
    <w:p w14:paraId="74E5D5CB" w14:textId="77777777" w:rsidR="00D16104" w:rsidRPr="004925D4" w:rsidRDefault="00B37256" w:rsidP="00DB68ED">
      <w:pPr>
        <w:rPr>
          <w:spacing w:val="-4"/>
          <w:rtl/>
        </w:rPr>
      </w:pPr>
      <w:r w:rsidRPr="00B37256">
        <w:rPr>
          <w:rStyle w:val="afffff3"/>
          <w:rFonts w:hint="cs"/>
          <w:rtl/>
        </w:rPr>
        <w:t>א.</w:t>
      </w:r>
      <w:r w:rsidR="00D16104" w:rsidRPr="004925D4">
        <w:rPr>
          <w:rFonts w:ascii="Fb Fontext" w:hAnsi="Fb Fontext"/>
          <w:spacing w:val="-4"/>
          <w:rtl/>
        </w:rPr>
        <w:t xml:space="preserve"> </w:t>
      </w:r>
      <w:r w:rsidR="00D16104" w:rsidRPr="00DB68ED">
        <w:rPr>
          <w:rtl/>
        </w:rPr>
        <w:t>מצד קושי מעיים</w:t>
      </w:r>
      <w:r w:rsidR="006532D7" w:rsidRPr="00DB68ED">
        <w:rPr>
          <w:rFonts w:hint="cs"/>
          <w:rtl/>
        </w:rPr>
        <w:t>,</w:t>
      </w:r>
      <w:r w:rsidR="00D16104" w:rsidRPr="004925D4">
        <w:rPr>
          <w:rFonts w:ascii="Fb Fontext" w:hAnsi="Fb Fontext"/>
          <w:spacing w:val="-4"/>
          <w:rtl/>
        </w:rPr>
        <w:t xml:space="preserve"> </w:t>
      </w:r>
      <w:r w:rsidRPr="00B37256">
        <w:rPr>
          <w:rStyle w:val="afffff3"/>
          <w:rFonts w:hint="cs"/>
          <w:rtl/>
        </w:rPr>
        <w:t>ב.</w:t>
      </w:r>
      <w:r w:rsidR="00D16104" w:rsidRPr="00DB68ED">
        <w:rPr>
          <w:rtl/>
        </w:rPr>
        <w:t xml:space="preserve"> </w:t>
      </w:r>
      <w:r w:rsidRPr="00DB68ED">
        <w:rPr>
          <w:rFonts w:hint="cs"/>
          <w:rtl/>
        </w:rPr>
        <w:t>שמא</w:t>
      </w:r>
      <w:r w:rsidRPr="00DB68ED">
        <w:rPr>
          <w:rtl/>
        </w:rPr>
        <w:t xml:space="preserve"> </w:t>
      </w:r>
      <w:r w:rsidR="00D16104" w:rsidRPr="00DB68ED">
        <w:rPr>
          <w:rtl/>
        </w:rPr>
        <w:t>יחסר לו אח"</w:t>
      </w:r>
      <w:r w:rsidR="00D16104" w:rsidRPr="00DB68ED">
        <w:rPr>
          <w:rFonts w:hint="eastAsia"/>
          <w:rtl/>
        </w:rPr>
        <w:t>כ</w:t>
      </w:r>
      <w:r w:rsidR="006532D7">
        <w:rPr>
          <w:rFonts w:ascii="Fb Fontext" w:hAnsi="Fb Fontext" w:hint="cs"/>
          <w:spacing w:val="-4"/>
          <w:rtl/>
        </w:rPr>
        <w:t>.</w:t>
      </w:r>
      <w:r w:rsidR="00D16104" w:rsidRPr="004925D4">
        <w:rPr>
          <w:rFonts w:ascii="Fb Fontext" w:hAnsi="Fb Fontext"/>
          <w:spacing w:val="-4"/>
          <w:rtl/>
        </w:rPr>
        <w:t xml:space="preserve"> </w:t>
      </w:r>
    </w:p>
    <w:p w14:paraId="176D7052" w14:textId="744E4D91" w:rsidR="00B8196E" w:rsidRPr="00B8196E" w:rsidRDefault="006532D7" w:rsidP="00B8196E">
      <w:pPr>
        <w:pStyle w:val="36"/>
        <w:framePr w:wrap="notBeside"/>
        <w:rPr>
          <w:rtl/>
        </w:rPr>
      </w:pPr>
      <w:r w:rsidRPr="00DB68ED">
        <w:rPr>
          <w:rFonts w:hint="cs"/>
          <w:rtl/>
        </w:rPr>
        <w:t xml:space="preserve">נפק''מ </w:t>
      </w:r>
      <w:r w:rsidR="00B37256" w:rsidRPr="00DB68ED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5CC" w14:textId="4A1B6138" w:rsidR="00D16104" w:rsidRPr="006F178A" w:rsidRDefault="00D16104" w:rsidP="0045747B">
      <w:pPr>
        <w:rPr>
          <w:rtl/>
        </w:rPr>
      </w:pPr>
      <w:r w:rsidRPr="006F178A">
        <w:rPr>
          <w:rFonts w:hint="cs"/>
          <w:rtl/>
        </w:rPr>
        <w:t xml:space="preserve">בספינה </w:t>
      </w:r>
      <w:r w:rsidRPr="006532D7">
        <w:rPr>
          <w:rStyle w:val="afffffc"/>
          <w:rFonts w:hint="cs"/>
          <w:rtl/>
        </w:rPr>
        <w:t>דאין קושי מעיים</w:t>
      </w:r>
      <w:r w:rsidRPr="006F178A">
        <w:rPr>
          <w:rFonts w:hint="cs"/>
          <w:rtl/>
        </w:rPr>
        <w:t xml:space="preserve"> </w:t>
      </w:r>
      <w:r w:rsidR="006532D7" w:rsidRPr="006532D7">
        <w:rPr>
          <w:rStyle w:val="afffff3"/>
          <w:rFonts w:hint="cs"/>
          <w:rtl/>
        </w:rPr>
        <w:t>ב.</w:t>
      </w:r>
      <w:r w:rsidRPr="006F178A">
        <w:rPr>
          <w:rFonts w:hint="cs"/>
          <w:rtl/>
        </w:rPr>
        <w:t xml:space="preserve">  מכפר לכפר </w:t>
      </w:r>
      <w:r w:rsidRPr="006532D7">
        <w:rPr>
          <w:rStyle w:val="afffffc"/>
          <w:rFonts w:hint="cs"/>
          <w:rtl/>
        </w:rPr>
        <w:t xml:space="preserve">דאין חשש מזונות </w:t>
      </w:r>
    </w:p>
    <w:p w14:paraId="718BCCA3" w14:textId="1898447F" w:rsidR="00B8196E" w:rsidRPr="00B8196E" w:rsidRDefault="00D16104" w:rsidP="00B8196E">
      <w:pPr>
        <w:pStyle w:val="36"/>
        <w:framePr w:wrap="notBeside"/>
        <w:rPr>
          <w:rtl/>
        </w:rPr>
      </w:pPr>
      <w:r w:rsidRPr="00213860">
        <w:rPr>
          <w:rFonts w:hint="cs"/>
          <w:rtl/>
        </w:rPr>
        <w:t>ר</w:t>
      </w:r>
      <w:r w:rsidRPr="00213860">
        <w:rPr>
          <w:rtl/>
        </w:rPr>
        <w:t>"</w:t>
      </w:r>
      <w:r w:rsidRPr="00213860">
        <w:rPr>
          <w:rFonts w:hint="cs"/>
          <w:rtl/>
        </w:rPr>
        <w:t>פ</w:t>
      </w:r>
      <w:r w:rsidR="00B8196E" w:rsidRPr="00B8196E">
        <w:rPr>
          <w:rFonts w:hint="cs"/>
          <w:rtl/>
        </w:rPr>
        <w:t>:</w:t>
      </w:r>
    </w:p>
    <w:p w14:paraId="74E5D5CD" w14:textId="3110EE1E" w:rsidR="00D16104" w:rsidRPr="006F178A" w:rsidRDefault="00D16104" w:rsidP="005F0381">
      <w:pPr>
        <w:spacing w:after="60"/>
        <w:rPr>
          <w:rtl/>
        </w:rPr>
      </w:pPr>
      <w:r w:rsidRPr="00213860">
        <w:rPr>
          <w:rtl/>
        </w:rPr>
        <w:t xml:space="preserve">כל פרסה ופרסה </w:t>
      </w:r>
      <w:r w:rsidR="006532D7" w:rsidRPr="00213860">
        <w:rPr>
          <w:rFonts w:hint="cs"/>
          <w:rtl/>
        </w:rPr>
        <w:t>אכל לחם אחד</w:t>
      </w:r>
      <w:r w:rsidR="006532D7" w:rsidRPr="00B37256">
        <w:rPr>
          <w:rStyle w:val="afffffc"/>
          <w:rFonts w:hint="cs"/>
          <w:rtl/>
        </w:rPr>
        <w:t xml:space="preserve"> </w:t>
      </w:r>
      <w:r w:rsidR="00B37256" w:rsidRPr="00B37256">
        <w:rPr>
          <w:rStyle w:val="afffffc"/>
          <w:rFonts w:hint="cs"/>
          <w:rtl/>
        </w:rPr>
        <w:t xml:space="preserve">שסבר </w:t>
      </w:r>
      <w:r w:rsidR="006532D7" w:rsidRPr="00B37256">
        <w:rPr>
          <w:rStyle w:val="afffffc"/>
          <w:rFonts w:hint="cs"/>
          <w:rtl/>
        </w:rPr>
        <w:t>ד</w:t>
      </w:r>
      <w:r w:rsidRPr="00B37256">
        <w:rPr>
          <w:rStyle w:val="afffffc"/>
          <w:rtl/>
        </w:rPr>
        <w:t xml:space="preserve">משום </w:t>
      </w:r>
      <w:r w:rsidR="00B37256">
        <w:rPr>
          <w:rStyle w:val="afffffc"/>
          <w:rFonts w:hint="cs"/>
          <w:rtl/>
        </w:rPr>
        <w:t xml:space="preserve">חולי </w:t>
      </w:r>
      <w:r w:rsidRPr="00B37256">
        <w:rPr>
          <w:rStyle w:val="afffffc"/>
          <w:rtl/>
        </w:rPr>
        <w:t>מעיי</w:t>
      </w:r>
      <w:r w:rsidR="007352C5" w:rsidRPr="00B37256">
        <w:rPr>
          <w:rStyle w:val="afffffc"/>
          <w:rFonts w:hint="cs"/>
          <w:rtl/>
        </w:rPr>
        <w:t>ם</w:t>
      </w:r>
      <w:r w:rsidRPr="00B37256">
        <w:rPr>
          <w:rStyle w:val="afffffc"/>
          <w:rtl/>
        </w:rPr>
        <w:t>.</w:t>
      </w:r>
    </w:p>
    <w:p w14:paraId="24BB6773" w14:textId="2284BC52" w:rsidR="00B8196E" w:rsidRPr="00B8196E" w:rsidRDefault="00442806" w:rsidP="00B8196E">
      <w:pPr>
        <w:pStyle w:val="36"/>
        <w:framePr w:wrap="notBeside"/>
        <w:rPr>
          <w:rtl/>
        </w:rPr>
      </w:pPr>
      <w:r w:rsidRPr="00442806">
        <w:rPr>
          <w:rFonts w:hint="cs"/>
          <w:rtl/>
        </w:rPr>
        <w:t>רב</w:t>
      </w:r>
      <w:r w:rsidR="00B8196E" w:rsidRPr="00B8196E">
        <w:rPr>
          <w:rFonts w:hint="cs"/>
          <w:rtl/>
        </w:rPr>
        <w:t>:</w:t>
      </w:r>
    </w:p>
    <w:p w14:paraId="74E5D5CE" w14:textId="2CDFE75B" w:rsidR="00D16104" w:rsidRPr="006F178A" w:rsidRDefault="00D16104" w:rsidP="005F0381">
      <w:pPr>
        <w:pStyle w:val="afffffe"/>
        <w:spacing w:before="0"/>
        <w:rPr>
          <w:rtl/>
        </w:rPr>
      </w:pPr>
      <w:r w:rsidRPr="004F0BC8">
        <w:rPr>
          <w:rStyle w:val="af4"/>
          <w:rFonts w:hint="cs"/>
          <w:rtl/>
        </w:rPr>
        <w:t>'</w:t>
      </w:r>
      <w:r w:rsidRPr="004F0BC8">
        <w:rPr>
          <w:rStyle w:val="af4"/>
          <w:rtl/>
        </w:rPr>
        <w:t>ברעב פדך ממות</w:t>
      </w:r>
      <w:r w:rsidRPr="004F0BC8">
        <w:rPr>
          <w:rStyle w:val="af4"/>
          <w:rFonts w:hint="cs"/>
          <w:rtl/>
        </w:rPr>
        <w:t>'</w:t>
      </w:r>
      <w:r w:rsidRPr="004F0BC8">
        <w:rPr>
          <w:rStyle w:val="af4"/>
          <w:rtl/>
        </w:rPr>
        <w:t>.</w:t>
      </w:r>
    </w:p>
    <w:p w14:paraId="74E5D5CF" w14:textId="67FF0A6C" w:rsidR="00D16104" w:rsidRPr="00442806" w:rsidRDefault="007352C5" w:rsidP="00B8196E">
      <w:pPr>
        <w:rPr>
          <w:rtl/>
        </w:rPr>
      </w:pPr>
      <w:r w:rsidRPr="00442806">
        <w:rPr>
          <w:rtl/>
        </w:rPr>
        <w:t>בשכר שמרעיב עצמו בשני רעבון</w:t>
      </w:r>
      <w:r w:rsidRPr="00442806">
        <w:rPr>
          <w:rFonts w:hint="cs"/>
          <w:rtl/>
        </w:rPr>
        <w:t xml:space="preserve"> </w:t>
      </w:r>
      <w:r w:rsidR="00D16104" w:rsidRPr="00442806">
        <w:rPr>
          <w:rtl/>
        </w:rPr>
        <w:t>ניצול ממיתה משונה.</w:t>
      </w:r>
    </w:p>
    <w:p w14:paraId="5C1C9F68" w14:textId="77777777" w:rsidR="00B8196E" w:rsidRPr="00B8196E" w:rsidRDefault="00442806" w:rsidP="00B8196E">
      <w:pPr>
        <w:pStyle w:val="36"/>
        <w:framePr w:wrap="notBeside"/>
        <w:rPr>
          <w:rtl/>
        </w:rPr>
      </w:pPr>
      <w:r w:rsidRPr="00442806">
        <w:rPr>
          <w:rFonts w:hint="cs"/>
          <w:rtl/>
        </w:rPr>
        <w:t>ר''ל</w:t>
      </w:r>
      <w:r w:rsidR="00B8196E" w:rsidRPr="00B8196E">
        <w:rPr>
          <w:rtl/>
        </w:rPr>
        <w:t>:</w:t>
      </w:r>
    </w:p>
    <w:p w14:paraId="74E5D5D0" w14:textId="4DCA11E0" w:rsidR="00D16104" w:rsidRDefault="00D16104" w:rsidP="00B8196E">
      <w:pPr>
        <w:rPr>
          <w:spacing w:val="-2"/>
          <w:rtl/>
        </w:rPr>
      </w:pPr>
      <w:r w:rsidRPr="004925D4">
        <w:rPr>
          <w:rStyle w:val="af4"/>
          <w:rFonts w:hint="cs"/>
          <w:spacing w:val="-2"/>
          <w:rtl/>
        </w:rPr>
        <w:t>'</w:t>
      </w:r>
      <w:r w:rsidRPr="004925D4">
        <w:rPr>
          <w:rStyle w:val="af4"/>
          <w:spacing w:val="-2"/>
          <w:rtl/>
        </w:rPr>
        <w:t>וליוסף ילד שני בנים בטרם תבוא שנת הרעב</w:t>
      </w:r>
      <w:r w:rsidRPr="004925D4">
        <w:rPr>
          <w:rStyle w:val="af4"/>
          <w:rFonts w:hint="cs"/>
          <w:spacing w:val="-2"/>
          <w:rtl/>
        </w:rPr>
        <w:t>'</w:t>
      </w:r>
      <w:r w:rsidRPr="004925D4">
        <w:rPr>
          <w:rStyle w:val="af4"/>
          <w:spacing w:val="-2"/>
          <w:rtl/>
        </w:rPr>
        <w:t>.</w:t>
      </w:r>
    </w:p>
    <w:p w14:paraId="0A0C1981" w14:textId="64A02A80" w:rsidR="00B8196E" w:rsidRDefault="007352C5" w:rsidP="00B8196E">
      <w:pPr>
        <w:rPr>
          <w:rFonts w:ascii="BA Esthetic Regular" w:hAnsi="BA Esthetic Regular" w:cs="PFT_Frank"/>
          <w:bCs/>
          <w:szCs w:val="15"/>
          <w:rtl/>
        </w:rPr>
      </w:pPr>
      <w:r>
        <w:rPr>
          <w:rFonts w:hint="cs"/>
          <w:spacing w:val="-2"/>
          <w:rtl/>
        </w:rPr>
        <w:t>ש</w:t>
      </w:r>
      <w:r w:rsidR="00B37256">
        <w:rPr>
          <w:spacing w:val="-2"/>
          <w:rtl/>
        </w:rPr>
        <w:t xml:space="preserve">אסור </w:t>
      </w:r>
      <w:r w:rsidRPr="004925D4">
        <w:rPr>
          <w:spacing w:val="-2"/>
          <w:rtl/>
        </w:rPr>
        <w:t>לשמש מטתו בשני רעבון,</w:t>
      </w:r>
      <w:r w:rsidR="00AE140E">
        <w:rPr>
          <w:rFonts w:hint="cs"/>
          <w:spacing w:val="-2"/>
          <w:rtl/>
        </w:rPr>
        <w:t xml:space="preserve"> </w:t>
      </w:r>
      <w:r w:rsidR="00AE140E">
        <w:rPr>
          <w:rStyle w:val="afffff3"/>
          <w:rFonts w:hint="cs"/>
          <w:rtl/>
        </w:rPr>
        <w:t>תנ</w:t>
      </w:r>
      <w:r w:rsidR="00D16104" w:rsidRPr="007352C5">
        <w:rPr>
          <w:rStyle w:val="afffff3"/>
          <w:rtl/>
        </w:rPr>
        <w:t>א:</w:t>
      </w:r>
      <w:r w:rsidR="00D16104" w:rsidRPr="006F178A">
        <w:rPr>
          <w:rtl/>
        </w:rPr>
        <w:t xml:space="preserve"> חסוכי</w:t>
      </w:r>
      <w:r w:rsidR="00AE140E">
        <w:rPr>
          <w:rtl/>
        </w:rPr>
        <w:t xml:space="preserve"> בנים </w:t>
      </w:r>
      <w:r w:rsidR="00AE140E">
        <w:rPr>
          <w:rFonts w:hint="cs"/>
          <w:rtl/>
        </w:rPr>
        <w:t>מותר.</w:t>
      </w:r>
      <w:r w:rsidR="00B8196E">
        <w:rPr>
          <w:rtl/>
        </w:rPr>
        <w:br w:type="page"/>
      </w:r>
    </w:p>
    <w:p w14:paraId="3F1DC57F" w14:textId="1A5D582B" w:rsidR="00442806" w:rsidRPr="00A45556" w:rsidRDefault="00A45556" w:rsidP="00A45556">
      <w:pPr>
        <w:pStyle w:val="afffff8"/>
        <w:rPr>
          <w:rtl/>
        </w:rPr>
      </w:pPr>
      <w:r w:rsidRPr="00A45556">
        <w:rPr>
          <w:rFonts w:hint="cs"/>
          <w:rtl/>
        </w:rPr>
        <w:lastRenderedPageBreak/>
        <w:t>הפורש מצער הציבור</w:t>
      </w:r>
    </w:p>
    <w:p w14:paraId="1B9B7807" w14:textId="06EA59CD" w:rsidR="00B8196E" w:rsidRPr="00B8196E" w:rsidRDefault="00D16104" w:rsidP="00B8196E">
      <w:pPr>
        <w:pStyle w:val="36"/>
        <w:framePr w:wrap="notBeside"/>
        <w:rPr>
          <w:rtl/>
        </w:rPr>
      </w:pPr>
      <w:r w:rsidRPr="00442806">
        <w:rPr>
          <w:rtl/>
        </w:rPr>
        <w:t>ת"ר</w:t>
      </w:r>
      <w:r w:rsidR="00B8196E" w:rsidRPr="00B8196E">
        <w:rPr>
          <w:rtl/>
        </w:rPr>
        <w:t>:</w:t>
      </w:r>
    </w:p>
    <w:p w14:paraId="74E5D5D2" w14:textId="3F9A4024" w:rsidR="00D16104" w:rsidRPr="006F178A" w:rsidRDefault="00B37256" w:rsidP="0045747B">
      <w:pPr>
        <w:rPr>
          <w:rtl/>
        </w:rPr>
      </w:pPr>
      <w:r>
        <w:rPr>
          <w:rFonts w:ascii="Fb Fontext" w:hAnsi="Fb Fontext" w:hint="cs"/>
          <w:sz w:val="20"/>
          <w:rtl/>
        </w:rPr>
        <w:t>הפורש מצער הציבור, ב'</w:t>
      </w:r>
      <w:r w:rsidR="00D16104" w:rsidRPr="006F178A">
        <w:rPr>
          <w:rFonts w:ascii="Fb Fontext" w:hAnsi="Fb Fontext"/>
          <w:sz w:val="20"/>
          <w:rtl/>
        </w:rPr>
        <w:t xml:space="preserve"> מלאכי השרת שמלוין </w:t>
      </w:r>
      <w:r>
        <w:rPr>
          <w:rFonts w:ascii="Fb Fontext" w:hAnsi="Fb Fontext"/>
          <w:sz w:val="20"/>
          <w:rtl/>
        </w:rPr>
        <w:t xml:space="preserve">לאדם, </w:t>
      </w:r>
      <w:r w:rsidR="007352C5">
        <w:rPr>
          <w:rFonts w:ascii="Fb Fontext" w:hAnsi="Fb Fontext"/>
          <w:sz w:val="20"/>
          <w:rtl/>
        </w:rPr>
        <w:t>מניחין</w:t>
      </w:r>
      <w:r w:rsidR="00D16104" w:rsidRPr="006F178A">
        <w:rPr>
          <w:rFonts w:ascii="Fb Fontext" w:hAnsi="Fb Fontext"/>
          <w:sz w:val="20"/>
          <w:rtl/>
        </w:rPr>
        <w:t xml:space="preserve"> ידיהן על ראשו, ואומרים: - אל יראה בנחמת צבור.</w:t>
      </w:r>
    </w:p>
    <w:p w14:paraId="336A139B" w14:textId="42E1AF38" w:rsidR="00B8196E" w:rsidRPr="00B8196E" w:rsidRDefault="00D16104" w:rsidP="00B8196E">
      <w:pPr>
        <w:pStyle w:val="36"/>
        <w:framePr w:wrap="notBeside"/>
        <w:rPr>
          <w:rtl/>
        </w:rPr>
      </w:pPr>
      <w:r w:rsidRPr="00082C6E">
        <w:rPr>
          <w:rtl/>
        </w:rPr>
        <w:t>תניא אידך</w:t>
      </w:r>
      <w:r w:rsidR="00B8196E" w:rsidRPr="00B8196E">
        <w:rPr>
          <w:rtl/>
        </w:rPr>
        <w:t>:</w:t>
      </w:r>
    </w:p>
    <w:p w14:paraId="74E5D5D3" w14:textId="4BA27B89" w:rsidR="00D16104" w:rsidRPr="00F353F6" w:rsidRDefault="00D16104" w:rsidP="0045747B">
      <w:pPr>
        <w:rPr>
          <w:rStyle w:val="af4"/>
          <w:rtl/>
        </w:rPr>
      </w:pPr>
      <w:r w:rsidRPr="006F178A">
        <w:rPr>
          <w:rtl/>
        </w:rPr>
        <w:t>בז</w:t>
      </w:r>
      <w:r w:rsidR="00584C2E">
        <w:rPr>
          <w:rtl/>
        </w:rPr>
        <w:t xml:space="preserve">מן שהצבור שרוי בצער אל יאמר </w:t>
      </w:r>
      <w:r w:rsidRPr="006F178A">
        <w:rPr>
          <w:rtl/>
        </w:rPr>
        <w:t>אוכל ואשתה</w:t>
      </w:r>
      <w:r w:rsidR="00584C2E">
        <w:rPr>
          <w:rFonts w:hint="cs"/>
          <w:rtl/>
        </w:rPr>
        <w:t xml:space="preserve"> </w:t>
      </w:r>
      <w:r w:rsidR="00AE140E">
        <w:rPr>
          <w:rFonts w:hint="cs"/>
          <w:rtl/>
        </w:rPr>
        <w:t>ד</w:t>
      </w:r>
      <w:r w:rsidRPr="00F353F6">
        <w:rPr>
          <w:rtl/>
        </w:rPr>
        <w:t>אכול ושתו כי מחר נמות,</w:t>
      </w:r>
      <w:r w:rsidRPr="00C668B2">
        <w:rPr>
          <w:spacing w:val="-2"/>
          <w:rtl/>
        </w:rPr>
        <w:t xml:space="preserve"> </w:t>
      </w:r>
      <w:r w:rsidRPr="006F178A">
        <w:rPr>
          <w:rFonts w:hint="cs"/>
          <w:rtl/>
        </w:rPr>
        <w:t>ו</w:t>
      </w:r>
      <w:r w:rsidRPr="006F178A">
        <w:rPr>
          <w:rtl/>
        </w:rPr>
        <w:t>בתריה –</w:t>
      </w:r>
      <w:r w:rsidRPr="00F353F6">
        <w:rPr>
          <w:rStyle w:val="af4"/>
          <w:rtl/>
        </w:rPr>
        <w:t>אם יכפר העון הזה לכם עד תמתון</w:t>
      </w:r>
      <w:r w:rsidRPr="00F353F6">
        <w:rPr>
          <w:rStyle w:val="af4"/>
          <w:rFonts w:hint="cs"/>
          <w:rtl/>
        </w:rPr>
        <w:t>'</w:t>
      </w:r>
      <w:r w:rsidRPr="00F353F6">
        <w:rPr>
          <w:rStyle w:val="af4"/>
          <w:rtl/>
        </w:rPr>
        <w:t>.</w:t>
      </w:r>
    </w:p>
    <w:p w14:paraId="74E5D5D4" w14:textId="18A4903A" w:rsidR="00D16104" w:rsidRPr="006F178A" w:rsidRDefault="00B8196E" w:rsidP="00B8196E">
      <w:pPr>
        <w:ind w:left="226" w:firstLine="113"/>
        <w:rPr>
          <w:rtl/>
        </w:rPr>
      </w:pPr>
      <w:r>
        <w:rPr>
          <w:rFonts w:ascii="Fb Fontext" w:hAnsi="Fb Fontext" w:hint="cs"/>
          <w:rtl/>
        </w:rPr>
        <w:t xml:space="preserve"> </w:t>
      </w:r>
      <w:r w:rsidR="00AE140E">
        <w:rPr>
          <w:rFonts w:ascii="Fb Fontext" w:hAnsi="Fb Fontext" w:hint="cs"/>
          <w:rtl/>
        </w:rPr>
        <w:t>[</w:t>
      </w:r>
      <w:r w:rsidR="00D16104" w:rsidRPr="006F178A">
        <w:rPr>
          <w:rFonts w:ascii="Fb Fontext" w:hAnsi="Fb Fontext"/>
          <w:rtl/>
        </w:rPr>
        <w:t>רשעים</w:t>
      </w:r>
      <w:r w:rsidR="00D16104" w:rsidRPr="00A824E4">
        <w:rPr>
          <w:rStyle w:val="af4"/>
          <w:rtl/>
        </w:rPr>
        <w:t xml:space="preserve"> </w:t>
      </w:r>
      <w:r w:rsidR="00D16104" w:rsidRPr="00A824E4">
        <w:rPr>
          <w:rStyle w:val="af4"/>
          <w:rFonts w:hint="cs"/>
          <w:rtl/>
        </w:rPr>
        <w:t>'</w:t>
      </w:r>
      <w:r w:rsidR="00D16104" w:rsidRPr="00A824E4">
        <w:rPr>
          <w:rStyle w:val="af4"/>
          <w:rtl/>
        </w:rPr>
        <w:t xml:space="preserve">אקחה יין ונסבאה שכר </w:t>
      </w:r>
      <w:r w:rsidR="00D16104" w:rsidRPr="00AE140E">
        <w:rPr>
          <w:rStyle w:val="af4"/>
          <w:b/>
          <w:bCs/>
          <w:rtl/>
        </w:rPr>
        <w:t>והיה כזה יום מחר</w:t>
      </w:r>
      <w:r w:rsidR="00D16104" w:rsidRPr="00AE140E">
        <w:rPr>
          <w:rStyle w:val="af4"/>
          <w:rFonts w:hint="cs"/>
          <w:b/>
          <w:bCs/>
          <w:rtl/>
        </w:rPr>
        <w:t>'</w:t>
      </w:r>
      <w:r w:rsidR="00D16104" w:rsidRPr="00A824E4">
        <w:rPr>
          <w:rStyle w:val="af4"/>
          <w:rtl/>
        </w:rPr>
        <w:t>.</w:t>
      </w:r>
      <w:r w:rsidR="00AE140E">
        <w:rPr>
          <w:rStyle w:val="af4"/>
          <w:rFonts w:hint="cs"/>
          <w:rtl/>
        </w:rPr>
        <w:t>]</w:t>
      </w:r>
    </w:p>
    <w:p w14:paraId="74E5D5D5" w14:textId="7038453E" w:rsidR="007352C5" w:rsidRDefault="00D16104" w:rsidP="0045747B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>אלא: יצ</w:t>
      </w:r>
      <w:r w:rsidR="00584C2E">
        <w:rPr>
          <w:rFonts w:ascii="Fb Fontext" w:hAnsi="Fb Fontext" w:hint="cs"/>
          <w:sz w:val="20"/>
          <w:rtl/>
        </w:rPr>
        <w:t>ט</w:t>
      </w:r>
      <w:r w:rsidRPr="006F178A">
        <w:rPr>
          <w:rFonts w:ascii="Fb Fontext" w:hAnsi="Fb Fontext"/>
          <w:sz w:val="20"/>
          <w:rtl/>
        </w:rPr>
        <w:t xml:space="preserve">ער </w:t>
      </w:r>
      <w:r w:rsidR="00584C2E">
        <w:rPr>
          <w:rFonts w:ascii="Fb Fontext" w:hAnsi="Fb Fontext" w:hint="cs"/>
          <w:sz w:val="20"/>
          <w:rtl/>
        </w:rPr>
        <w:t>ע</w:t>
      </w:r>
      <w:r w:rsidRPr="006F178A">
        <w:rPr>
          <w:rFonts w:ascii="Fb Fontext" w:hAnsi="Fb Fontext"/>
          <w:sz w:val="20"/>
          <w:rtl/>
        </w:rPr>
        <w:t>ם הצבור</w:t>
      </w:r>
      <w:r w:rsidR="00584C2E">
        <w:rPr>
          <w:rFonts w:ascii="Fb Fontext" w:hAnsi="Fb Fontext" w:hint="cs"/>
          <w:sz w:val="20"/>
          <w:rtl/>
        </w:rPr>
        <w:t xml:space="preserve"> כ</w:t>
      </w:r>
      <w:r w:rsidRPr="006F178A">
        <w:rPr>
          <w:rFonts w:ascii="Fb Fontext" w:hAnsi="Fb Fontext"/>
          <w:sz w:val="20"/>
          <w:rtl/>
        </w:rPr>
        <w:t>משה רבינו</w:t>
      </w:r>
      <w:r w:rsidR="007352C5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</w:t>
      </w:r>
      <w:r w:rsidR="007352C5">
        <w:rPr>
          <w:rFonts w:ascii="Fb Fontext" w:hAnsi="Fb Fontext" w:hint="cs"/>
          <w:sz w:val="20"/>
          <w:rtl/>
        </w:rPr>
        <w:t>ד'</w:t>
      </w:r>
      <w:r w:rsidRPr="007352C5">
        <w:rPr>
          <w:rStyle w:val="af4"/>
          <w:rtl/>
        </w:rPr>
        <w:t xml:space="preserve">וידי משה כבדים </w:t>
      </w:r>
      <w:r w:rsidRPr="00AE140E">
        <w:rPr>
          <w:rStyle w:val="af4"/>
          <w:b/>
          <w:bCs/>
          <w:rtl/>
        </w:rPr>
        <w:t xml:space="preserve">ויקחו אבן </w:t>
      </w:r>
      <w:r w:rsidRPr="007352C5">
        <w:rPr>
          <w:rStyle w:val="af4"/>
          <w:rtl/>
        </w:rPr>
        <w:t>וישימו תחתיו</w:t>
      </w:r>
      <w:r w:rsidRPr="006F178A">
        <w:rPr>
          <w:rFonts w:ascii="Fb Fontext" w:hAnsi="Fb Fontext"/>
          <w:sz w:val="20"/>
          <w:rtl/>
        </w:rPr>
        <w:t xml:space="preserve">, </w:t>
      </w:r>
      <w:r w:rsidRPr="005F248D">
        <w:rPr>
          <w:rStyle w:val="afffffc"/>
          <w:rtl/>
        </w:rPr>
        <w:t>ו</w:t>
      </w:r>
      <w:r w:rsidR="00AE140E" w:rsidRPr="005F248D">
        <w:rPr>
          <w:rStyle w:val="afffffc"/>
          <w:rFonts w:hint="cs"/>
          <w:rtl/>
        </w:rPr>
        <w:t>לא כר או כסת</w:t>
      </w:r>
      <w:r w:rsidRPr="006F178A">
        <w:rPr>
          <w:rFonts w:ascii="Fb Fontext" w:hAnsi="Fb Fontext"/>
          <w:sz w:val="20"/>
          <w:rtl/>
        </w:rPr>
        <w:t xml:space="preserve"> </w:t>
      </w:r>
    </w:p>
    <w:p w14:paraId="74E5D5D6" w14:textId="77777777" w:rsidR="00D16104" w:rsidRDefault="00D16104" w:rsidP="0045747B">
      <w:pPr>
        <w:rPr>
          <w:rtl/>
        </w:rPr>
      </w:pPr>
      <w:r w:rsidRPr="006F178A">
        <w:rPr>
          <w:rFonts w:ascii="Fb Fontext" w:hAnsi="Fb Fontext"/>
          <w:sz w:val="20"/>
          <w:rtl/>
        </w:rPr>
        <w:t>וכל המצער עצמו עם הצבור - זוכה ורואה בנחמת צבור.</w:t>
      </w:r>
    </w:p>
    <w:p w14:paraId="74E5D5D7" w14:textId="77777777" w:rsidR="00584C2E" w:rsidRPr="006F178A" w:rsidRDefault="00584C2E" w:rsidP="00E47AAB">
      <w:pPr>
        <w:pStyle w:val="afffff8"/>
        <w:rPr>
          <w:rtl/>
        </w:rPr>
      </w:pPr>
      <w:r>
        <w:rPr>
          <w:rFonts w:hint="cs"/>
          <w:rtl/>
        </w:rPr>
        <w:t>מי מעיד ב</w:t>
      </w:r>
      <w:r w:rsidR="00AE140E">
        <w:rPr>
          <w:rFonts w:hint="cs"/>
          <w:rtl/>
        </w:rPr>
        <w:t>אדם, וצדקת הדין.</w:t>
      </w:r>
    </w:p>
    <w:p w14:paraId="513C48D1" w14:textId="327F07B1" w:rsidR="00B8196E" w:rsidRPr="00B8196E" w:rsidRDefault="00584C2E" w:rsidP="00B8196E">
      <w:pPr>
        <w:pStyle w:val="36"/>
        <w:framePr w:wrap="notBeside"/>
        <w:rPr>
          <w:rtl/>
        </w:rPr>
      </w:pPr>
      <w:r w:rsidRPr="00E47AAB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5D8" w14:textId="38B9F6C2" w:rsidR="00D16104" w:rsidRPr="004925D4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אבני</w:t>
      </w:r>
      <w:r w:rsidR="007352C5" w:rsidRPr="00053775">
        <w:rPr>
          <w:rFonts w:cs="PFT_Frank" w:hint="cs"/>
          <w:b/>
          <w:bCs/>
          <w:szCs w:val="14"/>
          <w:rtl/>
        </w:rPr>
        <w:t>ם</w:t>
      </w:r>
      <w:r w:rsidRPr="00053775">
        <w:rPr>
          <w:rFonts w:cs="PFT_Frank"/>
          <w:b/>
          <w:bCs/>
          <w:szCs w:val="14"/>
          <w:rtl/>
        </w:rPr>
        <w:t xml:space="preserve"> וקורות ביתו של אדם</w:t>
      </w:r>
      <w:r w:rsidR="00584C2E">
        <w:rPr>
          <w:rtl/>
        </w:rPr>
        <w:t xml:space="preserve"> </w:t>
      </w:r>
      <w:r w:rsidR="00584C2E">
        <w:rPr>
          <w:rFonts w:hint="cs"/>
          <w:rtl/>
        </w:rPr>
        <w:t>-</w:t>
      </w:r>
      <w:r w:rsidRPr="004925D4">
        <w:rPr>
          <w:rtl/>
        </w:rPr>
        <w:t xml:space="preserve"> </w:t>
      </w:r>
      <w:r w:rsidR="007352C5">
        <w:rPr>
          <w:rStyle w:val="af4"/>
          <w:rFonts w:hint="cs"/>
          <w:spacing w:val="-2"/>
          <w:rtl/>
        </w:rPr>
        <w:t>ד</w:t>
      </w:r>
      <w:r w:rsidRPr="004925D4">
        <w:rPr>
          <w:rStyle w:val="af4"/>
          <w:rFonts w:hint="cs"/>
          <w:spacing w:val="-2"/>
          <w:rtl/>
        </w:rPr>
        <w:t>'</w:t>
      </w:r>
      <w:r w:rsidRPr="004925D4">
        <w:rPr>
          <w:rStyle w:val="af4"/>
          <w:spacing w:val="-2"/>
          <w:rtl/>
        </w:rPr>
        <w:t>אבן מקיר תזעק וכפיס מעץ יעננה</w:t>
      </w:r>
      <w:r w:rsidRPr="004925D4">
        <w:rPr>
          <w:rStyle w:val="af4"/>
          <w:rFonts w:hint="cs"/>
          <w:spacing w:val="-2"/>
          <w:rtl/>
        </w:rPr>
        <w:t>'</w:t>
      </w:r>
      <w:r w:rsidRPr="004925D4">
        <w:rPr>
          <w:rStyle w:val="af4"/>
          <w:spacing w:val="-2"/>
          <w:rtl/>
        </w:rPr>
        <w:t>.</w:t>
      </w:r>
    </w:p>
    <w:p w14:paraId="3A82BE73" w14:textId="4B5C2A22" w:rsidR="00B8196E" w:rsidRPr="00B8196E" w:rsidRDefault="00584C2E" w:rsidP="00B8196E">
      <w:pPr>
        <w:pStyle w:val="36"/>
        <w:framePr w:wrap="notBeside"/>
        <w:rPr>
          <w:rtl/>
        </w:rPr>
      </w:pPr>
      <w:r w:rsidRPr="00E47AAB">
        <w:rPr>
          <w:rFonts w:hint="cs"/>
          <w:rtl/>
        </w:rPr>
        <w:t xml:space="preserve">ב. </w:t>
      </w:r>
      <w:r w:rsidR="00D16104" w:rsidRPr="00E47AAB">
        <w:rPr>
          <w:rFonts w:hint="cs"/>
          <w:rtl/>
        </w:rPr>
        <w:t>ר</w:t>
      </w:r>
      <w:r w:rsidR="00D16104" w:rsidRPr="00E47AAB">
        <w:rPr>
          <w:rtl/>
        </w:rPr>
        <w:t>"</w:t>
      </w:r>
      <w:r w:rsidR="007352C5" w:rsidRPr="00E47AAB">
        <w:rPr>
          <w:rFonts w:hint="cs"/>
          <w:rtl/>
        </w:rPr>
        <w:t>ש</w:t>
      </w:r>
      <w:r w:rsidR="00B8196E" w:rsidRPr="00B8196E">
        <w:rPr>
          <w:rFonts w:hint="cs"/>
          <w:rtl/>
        </w:rPr>
        <w:t>:</w:t>
      </w:r>
    </w:p>
    <w:p w14:paraId="74E5D5D9" w14:textId="5136B320" w:rsidR="00D16104" w:rsidRPr="006F178A" w:rsidRDefault="00584C2E" w:rsidP="0045747B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ב'</w:t>
      </w:r>
      <w:r w:rsidR="00D16104" w:rsidRPr="00053775">
        <w:rPr>
          <w:rFonts w:cs="PFT_Frank"/>
          <w:b/>
          <w:bCs/>
          <w:szCs w:val="14"/>
          <w:rtl/>
        </w:rPr>
        <w:t xml:space="preserve"> מלאכי השרת </w:t>
      </w:r>
      <w:r w:rsidR="00D16104" w:rsidRPr="006F178A">
        <w:rPr>
          <w:rtl/>
        </w:rPr>
        <w:t xml:space="preserve">המלוין לאדם </w:t>
      </w:r>
      <w:r>
        <w:rPr>
          <w:rFonts w:hint="cs"/>
          <w:rtl/>
        </w:rPr>
        <w:t>-</w:t>
      </w:r>
      <w:r w:rsidR="007352C5">
        <w:rPr>
          <w:rStyle w:val="af4"/>
          <w:rFonts w:hint="cs"/>
          <w:rtl/>
        </w:rPr>
        <w:t>ד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>כי מלאכיו יצוה לך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>.</w:t>
      </w:r>
    </w:p>
    <w:p w14:paraId="2190E569" w14:textId="28AD18E9" w:rsidR="00B8196E" w:rsidRPr="00B8196E" w:rsidRDefault="00584C2E" w:rsidP="00B8196E">
      <w:pPr>
        <w:pStyle w:val="36"/>
        <w:framePr w:wrap="notBeside"/>
        <w:rPr>
          <w:rtl/>
        </w:rPr>
      </w:pPr>
      <w:r w:rsidRPr="00E47AAB">
        <w:rPr>
          <w:rFonts w:hint="cs"/>
          <w:rtl/>
        </w:rPr>
        <w:t xml:space="preserve">ג. </w:t>
      </w:r>
      <w:r w:rsidR="00D16104" w:rsidRPr="00E47AAB">
        <w:rPr>
          <w:rtl/>
        </w:rPr>
        <w:t>ר</w:t>
      </w:r>
      <w:r w:rsidR="00CD4304" w:rsidRPr="00E47AAB">
        <w:rPr>
          <w:rFonts w:hint="cs"/>
          <w:rtl/>
        </w:rPr>
        <w:t>"ח</w:t>
      </w:r>
      <w:r w:rsidR="00B8196E" w:rsidRPr="00B8196E">
        <w:rPr>
          <w:rtl/>
        </w:rPr>
        <w:t>:</w:t>
      </w:r>
    </w:p>
    <w:p w14:paraId="74E5D5DA" w14:textId="6317C296" w:rsidR="00D16104" w:rsidRPr="00C668B2" w:rsidRDefault="00D16104" w:rsidP="00B8196E">
      <w:pPr>
        <w:rPr>
          <w:spacing w:val="-2"/>
          <w:rtl/>
        </w:rPr>
      </w:pPr>
      <w:r w:rsidRPr="00053775">
        <w:rPr>
          <w:rFonts w:cs="PFT_Frank"/>
          <w:b/>
          <w:bCs/>
          <w:spacing w:val="-2"/>
          <w:szCs w:val="14"/>
          <w:rtl/>
        </w:rPr>
        <w:t>נשמתו</w:t>
      </w:r>
      <w:r w:rsidRPr="00C668B2">
        <w:rPr>
          <w:spacing w:val="-2"/>
          <w:rtl/>
        </w:rPr>
        <w:t xml:space="preserve">, </w:t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B8196E">
        <w:rPr>
          <w:spacing w:val="-2"/>
          <w:rtl/>
        </w:rPr>
        <w:tab/>
      </w:r>
      <w:r w:rsidR="007352C5" w:rsidRPr="00C668B2">
        <w:rPr>
          <w:rFonts w:hint="cs"/>
          <w:spacing w:val="-2"/>
          <w:rtl/>
        </w:rPr>
        <w:t>ד</w:t>
      </w:r>
      <w:r w:rsidRPr="00C668B2">
        <w:rPr>
          <w:rStyle w:val="af4"/>
          <w:rFonts w:hint="cs"/>
          <w:spacing w:val="-2"/>
          <w:rtl/>
        </w:rPr>
        <w:t>'</w:t>
      </w:r>
      <w:r w:rsidRPr="00C668B2">
        <w:rPr>
          <w:rStyle w:val="af4"/>
          <w:spacing w:val="-2"/>
          <w:rtl/>
        </w:rPr>
        <w:t>משכבת חיקך שמר פתחי פיך</w:t>
      </w:r>
      <w:r w:rsidRPr="00C668B2">
        <w:rPr>
          <w:rStyle w:val="af4"/>
          <w:rFonts w:hint="cs"/>
          <w:spacing w:val="-2"/>
          <w:rtl/>
        </w:rPr>
        <w:t>'</w:t>
      </w:r>
      <w:r w:rsidRPr="00C668B2">
        <w:rPr>
          <w:rStyle w:val="af4"/>
          <w:spacing w:val="-2"/>
          <w:rtl/>
        </w:rPr>
        <w:t>,</w:t>
      </w:r>
      <w:r w:rsidRPr="00C668B2">
        <w:rPr>
          <w:spacing w:val="-2"/>
          <w:rtl/>
        </w:rPr>
        <w:t xml:space="preserve"> </w:t>
      </w:r>
    </w:p>
    <w:p w14:paraId="313412BF" w14:textId="34AA58CC" w:rsidR="00B8196E" w:rsidRPr="00B8196E" w:rsidRDefault="00584C2E" w:rsidP="00B8196E">
      <w:pPr>
        <w:pStyle w:val="36"/>
        <w:framePr w:wrap="notBeside"/>
        <w:rPr>
          <w:rtl/>
        </w:rPr>
      </w:pPr>
      <w:r w:rsidRPr="00E47AAB">
        <w:rPr>
          <w:rFonts w:hint="cs"/>
          <w:rtl/>
        </w:rPr>
        <w:t xml:space="preserve">ד. </w:t>
      </w:r>
      <w:r w:rsidR="00D16104" w:rsidRPr="00E47AAB">
        <w:rPr>
          <w:rtl/>
        </w:rPr>
        <w:t>וי</w:t>
      </w:r>
      <w:r w:rsidR="00CD4304" w:rsidRPr="00E47AAB">
        <w:rPr>
          <w:rFonts w:hint="cs"/>
          <w:rtl/>
        </w:rPr>
        <w:t>"א</w:t>
      </w:r>
      <w:r w:rsidR="00B8196E" w:rsidRPr="00B8196E">
        <w:rPr>
          <w:rtl/>
        </w:rPr>
        <w:t>:</w:t>
      </w:r>
    </w:p>
    <w:p w14:paraId="74E5D5DB" w14:textId="231329B7" w:rsidR="00D16104" w:rsidRPr="007352C5" w:rsidRDefault="00910E23" w:rsidP="0045747B">
      <w:pPr>
        <w:rPr>
          <w:rStyle w:val="afffff3"/>
          <w:rtl/>
        </w:rPr>
      </w:pPr>
      <w:r>
        <w:rPr>
          <w:rFonts w:ascii="Fb Fontext" w:hAnsi="Fb Fontext" w:cs="PFT_Frank" w:hint="cs"/>
          <w:b/>
          <w:bCs/>
          <w:sz w:val="20"/>
          <w:szCs w:val="14"/>
          <w:rtl/>
        </w:rPr>
        <w:t>א</w:t>
      </w:r>
      <w:r w:rsidR="00D16104" w:rsidRPr="00053775">
        <w:rPr>
          <w:rFonts w:ascii="Fb Fontext" w:hAnsi="Fb Fontext" w:cs="PFT_Frank"/>
          <w:b/>
          <w:bCs/>
          <w:sz w:val="20"/>
          <w:szCs w:val="14"/>
          <w:rtl/>
        </w:rPr>
        <w:t>בריו</w:t>
      </w:r>
      <w:r w:rsidR="00D16104" w:rsidRPr="006F178A">
        <w:rPr>
          <w:rFonts w:ascii="Fb Fontext" w:hAnsi="Fb Fontext"/>
          <w:sz w:val="20"/>
          <w:rtl/>
        </w:rPr>
        <w:t xml:space="preserve">, </w:t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B8196E">
        <w:rPr>
          <w:rFonts w:ascii="Fb Fontext" w:hAnsi="Fb Fontext"/>
          <w:sz w:val="20"/>
          <w:rtl/>
        </w:rPr>
        <w:tab/>
      </w:r>
      <w:r w:rsidR="007352C5" w:rsidRPr="00CD4304">
        <w:rPr>
          <w:rStyle w:val="af4"/>
          <w:rFonts w:hint="cs"/>
          <w:rtl/>
        </w:rPr>
        <w:t>ד</w:t>
      </w:r>
      <w:r w:rsidR="00D16104" w:rsidRPr="00CD4304">
        <w:rPr>
          <w:rStyle w:val="af4"/>
          <w:rtl/>
        </w:rPr>
        <w:t>אתם עדי נאם ה'.</w:t>
      </w:r>
    </w:p>
    <w:p w14:paraId="74E5D5DC" w14:textId="36E5A91A" w:rsidR="00D16104" w:rsidRPr="00C668B2" w:rsidRDefault="00D16104" w:rsidP="0045747B">
      <w:pPr>
        <w:rPr>
          <w:spacing w:val="-2"/>
          <w:rtl/>
        </w:rPr>
      </w:pPr>
      <w:r w:rsidRPr="00C668B2">
        <w:rPr>
          <w:rStyle w:val="af4"/>
          <w:rFonts w:hint="cs"/>
          <w:spacing w:val="-2"/>
          <w:rtl/>
        </w:rPr>
        <w:t>'</w:t>
      </w:r>
      <w:r w:rsidRPr="00C668B2">
        <w:rPr>
          <w:rStyle w:val="af4"/>
          <w:spacing w:val="-2"/>
          <w:rtl/>
        </w:rPr>
        <w:t xml:space="preserve">אל אמונה' </w:t>
      </w:r>
      <w:r w:rsidR="007352C5" w:rsidRPr="00910E23">
        <w:rPr>
          <w:rtl/>
        </w:rPr>
        <w:t>שנפרעין מ</w:t>
      </w:r>
      <w:r w:rsidR="006920A7" w:rsidRPr="00910E23">
        <w:rPr>
          <w:rFonts w:hint="cs"/>
          <w:rtl/>
        </w:rPr>
        <w:t>צדיקים כ</w:t>
      </w:r>
      <w:r w:rsidRPr="00910E23">
        <w:rPr>
          <w:rtl/>
        </w:rPr>
        <w:t>רשעים</w:t>
      </w:r>
      <w:r w:rsidR="00012528">
        <w:rPr>
          <w:rFonts w:hint="cs"/>
          <w:rtl/>
        </w:rPr>
        <w:t>,</w:t>
      </w:r>
      <w:r w:rsidRPr="00910E23">
        <w:rPr>
          <w:rtl/>
        </w:rPr>
        <w:t xml:space="preserve"> אפי</w:t>
      </w:r>
      <w:r w:rsidR="00012528">
        <w:rPr>
          <w:rFonts w:hint="cs"/>
          <w:rtl/>
        </w:rPr>
        <w:t>'</w:t>
      </w:r>
      <w:r w:rsidR="007352C5" w:rsidRPr="00910E23">
        <w:rPr>
          <w:rFonts w:hint="cs"/>
          <w:rtl/>
        </w:rPr>
        <w:t xml:space="preserve"> </w:t>
      </w:r>
      <w:r w:rsidR="00CD4304" w:rsidRPr="00910E23">
        <w:rPr>
          <w:rtl/>
        </w:rPr>
        <w:t>על עבירה קלה</w:t>
      </w:r>
      <w:r w:rsidRPr="00910E23">
        <w:rPr>
          <w:rtl/>
        </w:rPr>
        <w:t>,</w:t>
      </w:r>
      <w:r w:rsidRPr="00C668B2">
        <w:rPr>
          <w:rFonts w:ascii="Fb Fontext" w:hAnsi="Fb Fontext"/>
          <w:spacing w:val="-2"/>
          <w:rtl/>
        </w:rPr>
        <w:t xml:space="preserve"> </w:t>
      </w:r>
    </w:p>
    <w:p w14:paraId="74E5D5DD" w14:textId="77777777" w:rsidR="00D16104" w:rsidRPr="00C668B2" w:rsidRDefault="00D16104" w:rsidP="0045747B">
      <w:pPr>
        <w:rPr>
          <w:rtl/>
        </w:rPr>
      </w:pPr>
      <w:r w:rsidRPr="00C668B2">
        <w:rPr>
          <w:rStyle w:val="af4"/>
          <w:spacing w:val="-4"/>
          <w:rtl/>
        </w:rPr>
        <w:t>ואין עול</w:t>
      </w:r>
      <w:r w:rsidRPr="00C668B2">
        <w:rPr>
          <w:rtl/>
        </w:rPr>
        <w:t xml:space="preserve"> </w:t>
      </w:r>
      <w:r w:rsidRPr="00910E23">
        <w:rPr>
          <w:rtl/>
        </w:rPr>
        <w:t>שמשלמין שכר ל</w:t>
      </w:r>
      <w:r w:rsidR="006920A7" w:rsidRPr="00910E23">
        <w:rPr>
          <w:rFonts w:hint="cs"/>
          <w:rtl/>
        </w:rPr>
        <w:t>רשעים כ</w:t>
      </w:r>
      <w:r w:rsidRPr="00910E23">
        <w:rPr>
          <w:rtl/>
        </w:rPr>
        <w:t xml:space="preserve">צדיקים </w:t>
      </w:r>
      <w:r w:rsidR="00CD4304" w:rsidRPr="00910E23">
        <w:rPr>
          <w:rtl/>
        </w:rPr>
        <w:t>אפי</w:t>
      </w:r>
      <w:r w:rsidR="00CD4304" w:rsidRPr="00910E23">
        <w:rPr>
          <w:rFonts w:hint="cs"/>
          <w:rtl/>
        </w:rPr>
        <w:t>'</w:t>
      </w:r>
      <w:r w:rsidRPr="00910E23">
        <w:rPr>
          <w:rtl/>
        </w:rPr>
        <w:t xml:space="preserve"> על מצוה קלה,</w:t>
      </w:r>
      <w:r w:rsidRPr="00C668B2">
        <w:rPr>
          <w:rtl/>
        </w:rPr>
        <w:t xml:space="preserve"> </w:t>
      </w:r>
    </w:p>
    <w:p w14:paraId="74E5D5DE" w14:textId="77777777" w:rsidR="00D16104" w:rsidRPr="00962229" w:rsidRDefault="00D16104" w:rsidP="0045747B">
      <w:pPr>
        <w:rPr>
          <w:spacing w:val="-2"/>
          <w:rtl/>
        </w:rPr>
      </w:pPr>
      <w:r w:rsidRPr="00CC56D5">
        <w:rPr>
          <w:rStyle w:val="af4"/>
          <w:rFonts w:hint="cs"/>
          <w:rtl/>
        </w:rPr>
        <w:t>'</w:t>
      </w:r>
      <w:r w:rsidRPr="00CC56D5">
        <w:rPr>
          <w:rStyle w:val="af4"/>
          <w:rtl/>
        </w:rPr>
        <w:t>צדיק וישר הוא</w:t>
      </w:r>
      <w:r w:rsidRPr="00CC56D5">
        <w:rPr>
          <w:rStyle w:val="af4"/>
          <w:rFonts w:hint="cs"/>
          <w:rtl/>
        </w:rPr>
        <w:t>'</w:t>
      </w:r>
      <w:r w:rsidR="00AE140E">
        <w:rPr>
          <w:rStyle w:val="af4"/>
          <w:rFonts w:hint="cs"/>
          <w:rtl/>
        </w:rPr>
        <w:t xml:space="preserve"> </w:t>
      </w:r>
      <w:r w:rsidRPr="006F178A">
        <w:rPr>
          <w:rtl/>
        </w:rPr>
        <w:t>שבשעת פטירתו כל מעשיו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נפרטין לפניו, </w:t>
      </w:r>
      <w:r w:rsidRPr="0053392B">
        <w:rPr>
          <w:spacing w:val="-4"/>
          <w:rtl/>
        </w:rPr>
        <w:t>כך עשית במקום פלוני ביום פלוני, והוא אומר הן וחותם</w:t>
      </w:r>
      <w:r w:rsidR="00AE140E">
        <w:rPr>
          <w:rFonts w:hint="cs"/>
          <w:spacing w:val="-4"/>
          <w:rtl/>
        </w:rPr>
        <w:t xml:space="preserve">, </w:t>
      </w:r>
      <w:r w:rsidR="00CD4304">
        <w:rPr>
          <w:rFonts w:hint="cs"/>
          <w:spacing w:val="-2"/>
          <w:rtl/>
        </w:rPr>
        <w:t>ו</w:t>
      </w:r>
      <w:r w:rsidRPr="00962229">
        <w:rPr>
          <w:spacing w:val="-2"/>
          <w:rtl/>
        </w:rPr>
        <w:t xml:space="preserve">מצדיק עליו את הדין </w:t>
      </w:r>
      <w:r w:rsidR="0053392B">
        <w:rPr>
          <w:rFonts w:hint="cs"/>
          <w:spacing w:val="-2"/>
          <w:rtl/>
        </w:rPr>
        <w:t xml:space="preserve">- </w:t>
      </w:r>
      <w:r w:rsidRPr="00910E23">
        <w:rPr>
          <w:rStyle w:val="af4"/>
          <w:rtl/>
        </w:rPr>
        <w:t>'למען תצדק בדברך'.</w:t>
      </w:r>
    </w:p>
    <w:p w14:paraId="74E5D5DF" w14:textId="453E0234" w:rsidR="00D16104" w:rsidRPr="00053775" w:rsidRDefault="00D16104" w:rsidP="00C3600A">
      <w:pPr>
        <w:pStyle w:val="afffff8"/>
        <w:rPr>
          <w:rtl/>
        </w:rPr>
      </w:pPr>
      <w:r w:rsidRPr="00053775">
        <w:rPr>
          <w:rFonts w:hint="cs"/>
          <w:rtl/>
        </w:rPr>
        <w:t>כל היושב בתענית</w:t>
      </w:r>
      <w:r w:rsidR="00B8196E">
        <w:rPr>
          <w:rFonts w:hint="cs"/>
          <w:rtl/>
        </w:rPr>
        <w:t xml:space="preserve"> </w:t>
      </w:r>
      <w:r w:rsidR="00B8196E" w:rsidRPr="00B8196E">
        <w:rPr>
          <w:rStyle w:val="afffffc"/>
          <w:rFonts w:hint="cs"/>
          <w:b/>
          <w:bCs w:val="0"/>
          <w:rtl/>
        </w:rPr>
        <w:t>חוטא, קדוש, חסיד.</w:t>
      </w:r>
    </w:p>
    <w:p w14:paraId="0E85B99E" w14:textId="30C6D07E" w:rsidR="00B8196E" w:rsidRPr="00B8196E" w:rsidRDefault="006920A7" w:rsidP="00A35A7F">
      <w:pPr>
        <w:pStyle w:val="36"/>
        <w:framePr w:wrap="notBeside"/>
        <w:rPr>
          <w:rtl/>
        </w:rPr>
      </w:pPr>
      <w:r w:rsidRPr="00A35A7F">
        <w:rPr>
          <w:rFonts w:hint="cs"/>
          <w:rtl/>
        </w:rPr>
        <w:t xml:space="preserve">א. </w:t>
      </w:r>
      <w:r w:rsidR="00D16104" w:rsidRPr="00A35A7F">
        <w:rPr>
          <w:rtl/>
        </w:rPr>
        <w:t>שמואל</w:t>
      </w:r>
      <w:r w:rsidR="00B8196E" w:rsidRPr="00B8196E">
        <w:rPr>
          <w:rFonts w:hint="cs"/>
          <w:rtl/>
        </w:rPr>
        <w:t>:</w:t>
      </w:r>
    </w:p>
    <w:p w14:paraId="74E5D5E0" w14:textId="60D961B1" w:rsidR="00D16104" w:rsidRPr="007176D0" w:rsidRDefault="00D16104" w:rsidP="0045747B">
      <w:pPr>
        <w:rPr>
          <w:rStyle w:val="afffffc"/>
          <w:rtl/>
        </w:rPr>
      </w:pPr>
      <w:r w:rsidRPr="00053775">
        <w:rPr>
          <w:rFonts w:cs="PFT_Frank"/>
          <w:b/>
          <w:bCs/>
          <w:szCs w:val="14"/>
          <w:rtl/>
        </w:rPr>
        <w:t>נקרא חוטא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Pr="00CD4304">
        <w:rPr>
          <w:rStyle w:val="afffff3"/>
          <w:rFonts w:hint="cs"/>
          <w:rtl/>
        </w:rPr>
        <w:t>כר</w:t>
      </w:r>
      <w:r w:rsidRPr="00CD4304">
        <w:rPr>
          <w:rStyle w:val="afffff3"/>
          <w:rtl/>
        </w:rPr>
        <w:t>"</w:t>
      </w:r>
      <w:r w:rsidRPr="00CD4304">
        <w:rPr>
          <w:rStyle w:val="afffff3"/>
          <w:rFonts w:hint="cs"/>
          <w:rtl/>
        </w:rPr>
        <w:t>א</w:t>
      </w:r>
      <w:r w:rsidR="007176D0">
        <w:rPr>
          <w:rStyle w:val="afffff3"/>
          <w:rFonts w:hint="cs"/>
          <w:rtl/>
        </w:rPr>
        <w:t xml:space="preserve"> ב"ר</w:t>
      </w:r>
      <w:r w:rsidRPr="00CD4304">
        <w:rPr>
          <w:rStyle w:val="afffff3"/>
          <w:rtl/>
        </w:rPr>
        <w:t xml:space="preserve">: </w:t>
      </w:r>
      <w:r w:rsidRPr="002C641B">
        <w:rPr>
          <w:rStyle w:val="af4"/>
          <w:rFonts w:hint="cs"/>
          <w:rtl/>
        </w:rPr>
        <w:t>ד</w:t>
      </w:r>
      <w:r w:rsidRPr="002C641B">
        <w:rPr>
          <w:rStyle w:val="af4"/>
          <w:rtl/>
        </w:rPr>
        <w:t>מאשר חטא על הנפש</w:t>
      </w:r>
      <w:r w:rsidRPr="002C641B">
        <w:rPr>
          <w:rStyle w:val="af4"/>
          <w:rFonts w:hint="cs"/>
          <w:rtl/>
        </w:rPr>
        <w:t>'</w:t>
      </w:r>
      <w:r w:rsidRPr="002C641B">
        <w:rPr>
          <w:rStyle w:val="af4"/>
          <w:rtl/>
        </w:rPr>
        <w:t>,</w:t>
      </w:r>
      <w:r w:rsidRPr="006F178A">
        <w:rPr>
          <w:rtl/>
        </w:rPr>
        <w:t xml:space="preserve"> </w:t>
      </w:r>
      <w:r w:rsidR="006920A7">
        <w:rPr>
          <w:rFonts w:hint="cs"/>
          <w:rtl/>
        </w:rPr>
        <w:t xml:space="preserve">נזיר </w:t>
      </w:r>
      <w:r w:rsidRPr="009D0833">
        <w:rPr>
          <w:rFonts w:hint="cs"/>
          <w:spacing w:val="-4"/>
          <w:rtl/>
        </w:rPr>
        <w:t>שצ</w:t>
      </w:r>
      <w:r w:rsidRPr="009D0833">
        <w:rPr>
          <w:spacing w:val="-4"/>
          <w:rtl/>
        </w:rPr>
        <w:t xml:space="preserve">יער עצמו </w:t>
      </w:r>
      <w:r w:rsidRPr="001F1AF9">
        <w:rPr>
          <w:rtl/>
        </w:rPr>
        <w:t>מ</w:t>
      </w:r>
      <w:r w:rsidR="006920A7" w:rsidRPr="001F1AF9">
        <w:rPr>
          <w:rtl/>
        </w:rPr>
        <w:t>היין,</w:t>
      </w:r>
      <w:r w:rsidRPr="001F1AF9">
        <w:rPr>
          <w:rFonts w:hint="cs"/>
          <w:rtl/>
        </w:rPr>
        <w:t xml:space="preserve"> וק</w:t>
      </w:r>
      <w:r w:rsidRPr="001F1AF9">
        <w:rPr>
          <w:rtl/>
        </w:rPr>
        <w:t>"</w:t>
      </w:r>
      <w:r w:rsidR="007176D0" w:rsidRPr="001F1AF9">
        <w:rPr>
          <w:rFonts w:hint="cs"/>
          <w:rtl/>
        </w:rPr>
        <w:t>ו למצער עצמו מכל דבר</w:t>
      </w:r>
      <w:r w:rsidRPr="009D0833">
        <w:rPr>
          <w:rFonts w:hint="cs"/>
          <w:spacing w:val="-4"/>
          <w:rtl/>
        </w:rPr>
        <w:t xml:space="preserve">. </w:t>
      </w:r>
      <w:r w:rsidRPr="009D0833">
        <w:rPr>
          <w:rStyle w:val="afffffc"/>
          <w:rFonts w:hint="cs"/>
          <w:spacing w:val="-4"/>
          <w:rtl/>
        </w:rPr>
        <w:t>וקדוש</w:t>
      </w:r>
      <w:r w:rsidR="004875D9" w:rsidRPr="009D0833">
        <w:rPr>
          <w:rStyle w:val="afffffc"/>
          <w:rFonts w:hint="cs"/>
          <w:spacing w:val="-4"/>
          <w:rtl/>
        </w:rPr>
        <w:t xml:space="preserve"> יהיה</w:t>
      </w:r>
      <w:r w:rsidRPr="009D0833">
        <w:rPr>
          <w:rStyle w:val="af4"/>
          <w:rFonts w:hint="cs"/>
          <w:spacing w:val="-4"/>
          <w:rtl/>
        </w:rPr>
        <w:t xml:space="preserve"> </w:t>
      </w:r>
      <w:r w:rsidR="007176D0" w:rsidRPr="009D0833">
        <w:rPr>
          <w:rStyle w:val="afffffc"/>
          <w:rFonts w:hint="cs"/>
          <w:spacing w:val="-4"/>
          <w:rtl/>
        </w:rPr>
        <w:t>-</w:t>
      </w:r>
      <w:r w:rsidRPr="009D0833">
        <w:rPr>
          <w:rStyle w:val="afffffc"/>
          <w:rFonts w:hint="cs"/>
          <w:spacing w:val="-4"/>
          <w:rtl/>
        </w:rPr>
        <w:t>א</w:t>
      </w:r>
      <w:r w:rsidR="004875D9" w:rsidRPr="009D0833">
        <w:rPr>
          <w:rStyle w:val="afffffc"/>
          <w:rFonts w:hint="cs"/>
          <w:spacing w:val="-4"/>
          <w:rtl/>
        </w:rPr>
        <w:t>שיער</w:t>
      </w:r>
    </w:p>
    <w:p w14:paraId="2AE2C54F" w14:textId="6EC8FB32" w:rsidR="00B8196E" w:rsidRPr="00B8196E" w:rsidRDefault="006920A7" w:rsidP="001F1AF9">
      <w:pPr>
        <w:pStyle w:val="36"/>
        <w:framePr w:wrap="notBeside"/>
        <w:rPr>
          <w:rtl/>
        </w:rPr>
      </w:pPr>
      <w:r w:rsidRPr="001F1AF9">
        <w:rPr>
          <w:rFonts w:hint="cs"/>
          <w:rtl/>
        </w:rPr>
        <w:t xml:space="preserve">ב. </w:t>
      </w:r>
      <w:r w:rsidR="00D16104" w:rsidRPr="001F1AF9">
        <w:rPr>
          <w:rFonts w:hint="cs"/>
          <w:rtl/>
        </w:rPr>
        <w:t>ר</w:t>
      </w:r>
      <w:r w:rsidR="00D16104" w:rsidRPr="001F1AF9">
        <w:rPr>
          <w:rtl/>
        </w:rPr>
        <w:t>"</w:t>
      </w:r>
      <w:r w:rsidR="00D16104" w:rsidRPr="001F1AF9">
        <w:rPr>
          <w:rFonts w:hint="cs"/>
          <w:rtl/>
        </w:rPr>
        <w:t>א</w:t>
      </w:r>
      <w:r w:rsidR="00B8196E" w:rsidRPr="00B8196E">
        <w:rPr>
          <w:rFonts w:hint="cs"/>
          <w:rtl/>
        </w:rPr>
        <w:t>:</w:t>
      </w:r>
    </w:p>
    <w:p w14:paraId="74E5D5E3" w14:textId="1B807A5B" w:rsidR="007176D0" w:rsidRPr="00DB437F" w:rsidRDefault="00D16104" w:rsidP="00DB437F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נקרא קדוש,</w:t>
      </w:r>
      <w:r w:rsidRPr="006F178A">
        <w:rPr>
          <w:rtl/>
        </w:rPr>
        <w:t xml:space="preserve"> </w:t>
      </w:r>
      <w:r w:rsidRPr="004F0BC8">
        <w:rPr>
          <w:rStyle w:val="af4"/>
          <w:rtl/>
        </w:rPr>
        <w:t>קדוש יהיה.</w:t>
      </w:r>
      <w:r w:rsidR="006920A7" w:rsidRPr="006920A7">
        <w:rPr>
          <w:rFonts w:hint="cs"/>
          <w:rtl/>
        </w:rPr>
        <w:t xml:space="preserve"> </w:t>
      </w:r>
      <w:r w:rsidRPr="006F178A">
        <w:rPr>
          <w:rFonts w:hint="cs"/>
          <w:rtl/>
        </w:rPr>
        <w:t>כ</w:t>
      </w:r>
      <w:r w:rsidRPr="006F178A">
        <w:rPr>
          <w:rtl/>
        </w:rPr>
        <w:t>"</w:t>
      </w:r>
      <w:r w:rsidRPr="006F178A">
        <w:rPr>
          <w:rFonts w:hint="cs"/>
          <w:rtl/>
        </w:rPr>
        <w:t>ש מצער עצמו מכל דבר</w:t>
      </w:r>
      <w:r w:rsidR="004875D9">
        <w:rPr>
          <w:rFonts w:hint="cs"/>
          <w:rtl/>
        </w:rPr>
        <w:t xml:space="preserve">, </w:t>
      </w:r>
      <w:r w:rsidR="00DB437F">
        <w:rPr>
          <w:rFonts w:hint="cs"/>
          <w:rtl/>
        </w:rPr>
        <w:t>והך ד</w:t>
      </w:r>
      <w:r w:rsidR="004875D9" w:rsidRPr="006920A7">
        <w:rPr>
          <w:rStyle w:val="af4"/>
          <w:rFonts w:hint="cs"/>
          <w:rtl/>
        </w:rPr>
        <w:t>ו</w:t>
      </w:r>
      <w:r w:rsidR="006920A7" w:rsidRPr="006920A7">
        <w:rPr>
          <w:rStyle w:val="af4"/>
          <w:rFonts w:hint="cs"/>
          <w:rtl/>
        </w:rPr>
        <w:t>מאשר חטא</w:t>
      </w:r>
      <w:r w:rsidR="006920A7">
        <w:rPr>
          <w:rFonts w:hint="cs"/>
          <w:rtl/>
        </w:rPr>
        <w:t xml:space="preserve"> </w:t>
      </w:r>
      <w:r w:rsidR="00DB437F">
        <w:rPr>
          <w:rtl/>
        </w:rPr>
        <w:t>–</w:t>
      </w:r>
      <w:r w:rsidR="006920A7">
        <w:rPr>
          <w:rFonts w:hint="cs"/>
          <w:rtl/>
        </w:rPr>
        <w:t xml:space="preserve"> </w:t>
      </w:r>
      <w:r w:rsidR="00DB437F">
        <w:rPr>
          <w:rFonts w:hint="cs"/>
          <w:rtl/>
        </w:rPr>
        <w:t xml:space="preserve">היינו </w:t>
      </w:r>
      <w:r w:rsidR="006920A7">
        <w:rPr>
          <w:rFonts w:hint="cs"/>
          <w:rtl/>
        </w:rPr>
        <w:t>ב</w:t>
      </w:r>
      <w:r w:rsidR="004875D9">
        <w:rPr>
          <w:rFonts w:hint="cs"/>
          <w:rtl/>
        </w:rPr>
        <w:t>נטמא.</w:t>
      </w:r>
      <w:r w:rsidR="00DB437F">
        <w:rPr>
          <w:rFonts w:hint="cs"/>
          <w:rtl/>
        </w:rPr>
        <w:t xml:space="preserve"> </w:t>
      </w:r>
      <w:r w:rsidR="00DB437F">
        <w:rPr>
          <w:rStyle w:val="afffff3"/>
          <w:rFonts w:hint="cs"/>
          <w:rtl/>
        </w:rPr>
        <w:t>ו</w:t>
      </w:r>
      <w:r w:rsidRPr="00DB437F">
        <w:rPr>
          <w:rStyle w:val="afffff3"/>
          <w:rFonts w:hint="cs"/>
          <w:rtl/>
        </w:rPr>
        <w:t xml:space="preserve">הך </w:t>
      </w:r>
      <w:r w:rsidR="006920A7" w:rsidRPr="00DB437F">
        <w:rPr>
          <w:rStyle w:val="afffff3"/>
          <w:rFonts w:hint="cs"/>
          <w:rtl/>
        </w:rPr>
        <w:t>ד</w:t>
      </w:r>
      <w:r w:rsidRPr="00DB437F">
        <w:rPr>
          <w:rStyle w:val="afffff3"/>
          <w:rFonts w:hint="cs"/>
          <w:rtl/>
        </w:rPr>
        <w:t>ר</w:t>
      </w:r>
      <w:r w:rsidRPr="00DB437F">
        <w:rPr>
          <w:rStyle w:val="afffff3"/>
          <w:rtl/>
        </w:rPr>
        <w:t>"</w:t>
      </w:r>
      <w:r w:rsidRPr="00DB437F">
        <w:rPr>
          <w:rStyle w:val="afffff3"/>
          <w:rFonts w:hint="cs"/>
          <w:rtl/>
        </w:rPr>
        <w:t>א</w:t>
      </w:r>
      <w:r w:rsidR="008C626C" w:rsidRPr="00DB437F">
        <w:rPr>
          <w:rStyle w:val="afffff3"/>
          <w:rFonts w:hint="cs"/>
          <w:rtl/>
        </w:rPr>
        <w:t>:</w:t>
      </w:r>
      <w:r w:rsidR="00DB437F">
        <w:rPr>
          <w:rStyle w:val="afffff3"/>
          <w:rFonts w:hint="cs"/>
          <w:rtl/>
        </w:rPr>
        <w:t xml:space="preserve"> </w:t>
      </w:r>
      <w:r w:rsidR="00A66BE7" w:rsidRPr="00DB437F">
        <w:rPr>
          <w:rFonts w:hint="cs"/>
          <w:rtl/>
        </w:rPr>
        <w:t>ד</w:t>
      </w:r>
      <w:r w:rsidR="005F248D" w:rsidRPr="00DB437F">
        <w:rPr>
          <w:rtl/>
        </w:rPr>
        <w:t xml:space="preserve">ימוד </w:t>
      </w:r>
      <w:r w:rsidRPr="00DB437F">
        <w:rPr>
          <w:rtl/>
        </w:rPr>
        <w:t>עצמו כאילו קדוש שרוי בתוך מעיו</w:t>
      </w:r>
      <w:r w:rsidR="00A66BE7" w:rsidRPr="001F1AF9">
        <w:rPr>
          <w:rFonts w:hint="cs"/>
          <w:spacing w:val="-6"/>
          <w:rtl/>
        </w:rPr>
        <w:t xml:space="preserve"> </w:t>
      </w:r>
      <w:r w:rsidR="00A66BE7" w:rsidRPr="001F1AF9">
        <w:rPr>
          <w:rStyle w:val="afffffc"/>
          <w:rFonts w:hint="cs"/>
          <w:spacing w:val="-6"/>
          <w:rtl/>
        </w:rPr>
        <w:t>ולא יתענה</w:t>
      </w:r>
      <w:r w:rsidR="00614E64" w:rsidRPr="001F1AF9">
        <w:rPr>
          <w:rFonts w:hint="cs"/>
          <w:spacing w:val="-6"/>
          <w:rtl/>
        </w:rPr>
        <w:t xml:space="preserve"> </w:t>
      </w:r>
      <w:r w:rsidR="00DB437F">
        <w:rPr>
          <w:rFonts w:hint="cs"/>
          <w:rtl/>
        </w:rPr>
        <w:t xml:space="preserve">- </w:t>
      </w:r>
      <w:r w:rsidR="00614E64" w:rsidRPr="00DB437F">
        <w:rPr>
          <w:rFonts w:hint="cs"/>
          <w:rtl/>
        </w:rPr>
        <w:t>כשלא סובל התענית</w:t>
      </w:r>
      <w:r w:rsidR="006808C3">
        <w:rPr>
          <w:rFonts w:hint="cs"/>
          <w:rtl/>
        </w:rPr>
        <w:t>.</w:t>
      </w:r>
      <w:r w:rsidRPr="00DB437F">
        <w:rPr>
          <w:rtl/>
        </w:rPr>
        <w:t xml:space="preserve"> </w:t>
      </w:r>
    </w:p>
    <w:p w14:paraId="7412133D" w14:textId="1DB8E858" w:rsidR="00B8196E" w:rsidRPr="00B8196E" w:rsidRDefault="00104E67" w:rsidP="00CF1B73">
      <w:pPr>
        <w:pStyle w:val="36"/>
        <w:framePr w:wrap="notBeside"/>
        <w:rPr>
          <w:rtl/>
        </w:rPr>
      </w:pPr>
      <w:r w:rsidRPr="00CF1B73">
        <w:rPr>
          <w:rFonts w:hint="cs"/>
          <w:rtl/>
        </w:rPr>
        <w:t xml:space="preserve">ג. </w:t>
      </w:r>
      <w:r w:rsidR="00D16104" w:rsidRPr="00CF1B73">
        <w:rPr>
          <w:rtl/>
        </w:rPr>
        <w:t>ר"ל</w:t>
      </w:r>
      <w:r w:rsidR="00B8196E" w:rsidRPr="00B8196E">
        <w:rPr>
          <w:rFonts w:hint="cs"/>
          <w:rtl/>
        </w:rPr>
        <w:t>:</w:t>
      </w:r>
    </w:p>
    <w:p w14:paraId="0804C968" w14:textId="07A8DC24" w:rsidR="00B8196E" w:rsidRPr="006F178A" w:rsidRDefault="00D16104" w:rsidP="00B8196E">
      <w:pPr>
        <w:rPr>
          <w:rtl/>
        </w:rPr>
      </w:pPr>
      <w:r w:rsidRPr="00053775">
        <w:rPr>
          <w:rFonts w:ascii="Fb Fontext" w:hAnsi="Fb Fontext" w:cs="PFT_Frank"/>
          <w:b/>
          <w:bCs/>
          <w:sz w:val="20"/>
          <w:szCs w:val="14"/>
          <w:rtl/>
        </w:rPr>
        <w:t>נקרא חסיד,</w:t>
      </w:r>
      <w:r w:rsidRPr="006F178A">
        <w:rPr>
          <w:rFonts w:ascii="Fb Fontext" w:hAnsi="Fb Fontext"/>
          <w:sz w:val="20"/>
          <w:rtl/>
        </w:rPr>
        <w:t xml:space="preserve"> </w:t>
      </w:r>
      <w:r w:rsidR="007176D0">
        <w:rPr>
          <w:rFonts w:ascii="Fb Fontext" w:hAnsi="Fb Fontext" w:hint="cs"/>
          <w:sz w:val="20"/>
          <w:rtl/>
        </w:rPr>
        <w:t>ד</w:t>
      </w:r>
      <w:r w:rsidR="007176D0" w:rsidRPr="007176D0">
        <w:rPr>
          <w:rStyle w:val="af4"/>
          <w:rFonts w:hint="cs"/>
          <w:rtl/>
        </w:rPr>
        <w:t>'</w:t>
      </w:r>
      <w:r w:rsidRPr="006808C3">
        <w:rPr>
          <w:rStyle w:val="af4"/>
          <w:rtl/>
        </w:rPr>
        <w:t xml:space="preserve">גמל נפשו איש </w:t>
      </w:r>
      <w:r w:rsidRPr="006808C3">
        <w:rPr>
          <w:rStyle w:val="af4"/>
          <w:rFonts w:hint="cs"/>
          <w:rtl/>
        </w:rPr>
        <w:t>חסד</w:t>
      </w:r>
      <w:r w:rsidRPr="006808C3">
        <w:rPr>
          <w:rStyle w:val="af4"/>
          <w:rtl/>
        </w:rPr>
        <w:t>'</w:t>
      </w:r>
      <w:r w:rsidRPr="006F178A">
        <w:rPr>
          <w:rFonts w:ascii="Fb Fontext" w:hAnsi="Fb Fontext"/>
          <w:sz w:val="20"/>
          <w:rtl/>
        </w:rPr>
        <w:t>.</w:t>
      </w:r>
    </w:p>
    <w:p w14:paraId="3B53C09A" w14:textId="3F6806A9" w:rsidR="00B8196E" w:rsidRPr="00B8196E" w:rsidRDefault="00104E67" w:rsidP="00CF1B73">
      <w:pPr>
        <w:pStyle w:val="36"/>
        <w:framePr w:wrap="notBeside"/>
        <w:rPr>
          <w:rtl/>
        </w:rPr>
      </w:pPr>
      <w:r w:rsidRPr="00CF1B73">
        <w:rPr>
          <w:rFonts w:hint="cs"/>
          <w:rtl/>
        </w:rPr>
        <w:t>ר"ש</w:t>
      </w:r>
      <w:r w:rsidR="00B8196E" w:rsidRPr="00B8196E">
        <w:rPr>
          <w:rtl/>
        </w:rPr>
        <w:t>:</w:t>
      </w:r>
    </w:p>
    <w:p w14:paraId="74E5D5E5" w14:textId="1D9369EF" w:rsidR="00D16104" w:rsidRDefault="00104E67" w:rsidP="0045747B">
      <w:pPr>
        <w:rPr>
          <w:rtl/>
        </w:rPr>
      </w:pPr>
      <w:r w:rsidRPr="006808C3">
        <w:rPr>
          <w:rFonts w:hint="cs"/>
          <w:rtl/>
        </w:rPr>
        <w:t>ת"ח</w:t>
      </w:r>
      <w:r w:rsidR="007176D0" w:rsidRPr="006808C3">
        <w:rPr>
          <w:rtl/>
        </w:rPr>
        <w:t xml:space="preserve"> </w:t>
      </w:r>
      <w:r w:rsidR="007176D0" w:rsidRPr="006808C3">
        <w:rPr>
          <w:rFonts w:hint="cs"/>
          <w:rtl/>
        </w:rPr>
        <w:t>ש</w:t>
      </w:r>
      <w:r w:rsidR="00D16104" w:rsidRPr="006808C3">
        <w:rPr>
          <w:rFonts w:hint="cs"/>
          <w:rtl/>
        </w:rPr>
        <w:t>יש</w:t>
      </w:r>
      <w:r w:rsidR="00D16104" w:rsidRPr="006808C3">
        <w:rPr>
          <w:rtl/>
        </w:rPr>
        <w:t>ב בתענית</w:t>
      </w:r>
      <w:r w:rsidRPr="006808C3">
        <w:rPr>
          <w:rFonts w:hint="cs"/>
          <w:rtl/>
        </w:rPr>
        <w:t>,</w:t>
      </w:r>
      <w:r w:rsidRPr="006808C3">
        <w:rPr>
          <w:rtl/>
        </w:rPr>
        <w:t xml:space="preserve"> </w:t>
      </w:r>
      <w:r w:rsidR="00D16104" w:rsidRPr="006808C3">
        <w:rPr>
          <w:rFonts w:hint="cs"/>
          <w:rtl/>
        </w:rPr>
        <w:t>שיאכל כלב סעודתו</w:t>
      </w:r>
      <w:r w:rsidR="00D16104" w:rsidRPr="006F178A">
        <w:rPr>
          <w:rFonts w:ascii="Fb Fontext" w:hAnsi="Fb Fontext" w:hint="cs"/>
          <w:rtl/>
        </w:rPr>
        <w:t xml:space="preserve"> </w:t>
      </w:r>
      <w:r w:rsidR="00D16104" w:rsidRPr="007176D0">
        <w:rPr>
          <w:rStyle w:val="afffffc"/>
          <w:rFonts w:hint="cs"/>
          <w:rtl/>
        </w:rPr>
        <w:t>שאין בזה תועלת</w:t>
      </w:r>
    </w:p>
    <w:p w14:paraId="4E452565" w14:textId="3113461A" w:rsidR="00B8196E" w:rsidRPr="00B8196E" w:rsidRDefault="005F248D" w:rsidP="006808C3">
      <w:pPr>
        <w:pStyle w:val="36"/>
        <w:framePr w:wrap="notBeside"/>
        <w:rPr>
          <w:rtl/>
        </w:rPr>
      </w:pPr>
      <w:r w:rsidRPr="006808C3">
        <w:rPr>
          <w:rtl/>
        </w:rPr>
        <w:t>ר"ל</w:t>
      </w:r>
      <w:r w:rsidR="00B8196E" w:rsidRPr="00B8196E">
        <w:rPr>
          <w:rtl/>
        </w:rPr>
        <w:t>:</w:t>
      </w:r>
    </w:p>
    <w:p w14:paraId="74E5D5E6" w14:textId="0340212B" w:rsidR="005F248D" w:rsidRPr="006808C3" w:rsidRDefault="005F248D" w:rsidP="005F248D">
      <w:pPr>
        <w:rPr>
          <w:rtl/>
        </w:rPr>
      </w:pPr>
      <w:r w:rsidRPr="006808C3">
        <w:rPr>
          <w:rtl/>
        </w:rPr>
        <w:lastRenderedPageBreak/>
        <w:t>אין ת"ח</w:t>
      </w:r>
      <w:r w:rsidRPr="006808C3">
        <w:rPr>
          <w:rFonts w:hint="cs"/>
          <w:rtl/>
        </w:rPr>
        <w:t xml:space="preserve"> </w:t>
      </w:r>
      <w:r w:rsidRPr="006808C3">
        <w:rPr>
          <w:rtl/>
        </w:rPr>
        <w:t>רשאי לישב בתענית, מפני שממעט במלאכת שמים.</w:t>
      </w:r>
    </w:p>
    <w:p w14:paraId="613334C7" w14:textId="657767CF" w:rsidR="00B8196E" w:rsidRPr="00B8196E" w:rsidRDefault="00D16104" w:rsidP="00D17D03">
      <w:pPr>
        <w:pStyle w:val="36"/>
        <w:framePr w:wrap="notBeside"/>
        <w:rPr>
          <w:rtl/>
        </w:rPr>
      </w:pPr>
      <w:r w:rsidRPr="00D17D03">
        <w:rPr>
          <w:rFonts w:hint="cs"/>
          <w:rtl/>
        </w:rPr>
        <w:t>ריב</w:t>
      </w:r>
      <w:r w:rsidRPr="00D17D03">
        <w:rPr>
          <w:rtl/>
        </w:rPr>
        <w:t>"</w:t>
      </w:r>
      <w:r w:rsidRPr="00D17D03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5E7" w14:textId="3B55AF4F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אין תענית ציבור בבבל </w:t>
      </w:r>
      <w:r w:rsidR="00104E67" w:rsidRPr="00104E67">
        <w:rPr>
          <w:rStyle w:val="afffffc"/>
          <w:rFonts w:hint="cs"/>
          <w:rtl/>
        </w:rPr>
        <w:t>שמפסיקה מבעו''י</w:t>
      </w:r>
      <w:r w:rsidR="00D17D03">
        <w:rPr>
          <w:rStyle w:val="afffffc"/>
          <w:rFonts w:hint="cs"/>
          <w:rtl/>
        </w:rPr>
        <w:t>.</w:t>
      </w:r>
      <w:r w:rsidR="00104E67">
        <w:rPr>
          <w:rFonts w:hint="cs"/>
          <w:rtl/>
        </w:rPr>
        <w:t xml:space="preserve"> </w:t>
      </w:r>
      <w:r w:rsidRPr="006F178A">
        <w:rPr>
          <w:rtl/>
        </w:rPr>
        <w:t>אלא ט"ב בלבד.</w:t>
      </w:r>
    </w:p>
    <w:p w14:paraId="74E5D5E8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יא:</w:t>
      </w:r>
    </w:p>
    <w:p w14:paraId="74E5D5E9" w14:textId="77777777" w:rsidR="00D16104" w:rsidRPr="007176D0" w:rsidRDefault="00104E67" w:rsidP="00C3600A">
      <w:pPr>
        <w:pStyle w:val="afffff8"/>
        <w:rPr>
          <w:rtl/>
        </w:rPr>
      </w:pPr>
      <w:r>
        <w:rPr>
          <w:rFonts w:hint="cs"/>
          <w:rtl/>
        </w:rPr>
        <w:t>תענית שעות ועננו</w:t>
      </w:r>
    </w:p>
    <w:p w14:paraId="27D53CAC" w14:textId="282B1013" w:rsidR="00B8196E" w:rsidRPr="00B8196E" w:rsidRDefault="00D16104" w:rsidP="008B5CF4">
      <w:pPr>
        <w:pStyle w:val="36"/>
        <w:framePr w:wrap="notBeside"/>
        <w:rPr>
          <w:rtl/>
        </w:rPr>
      </w:pPr>
      <w:r w:rsidRPr="008B5CF4">
        <w:rPr>
          <w:rFonts w:hint="cs"/>
          <w:rtl/>
        </w:rPr>
        <w:t>מר</w:t>
      </w:r>
      <w:r w:rsidRPr="008B5CF4">
        <w:rPr>
          <w:rtl/>
        </w:rPr>
        <w:t>"</w:t>
      </w:r>
      <w:r w:rsidRPr="008B5CF4">
        <w:rPr>
          <w:rFonts w:hint="cs"/>
          <w:rtl/>
        </w:rPr>
        <w:t>ה</w:t>
      </w:r>
      <w:r w:rsidR="00B8196E" w:rsidRPr="00B8196E">
        <w:rPr>
          <w:rtl/>
        </w:rPr>
        <w:t>:</w:t>
      </w:r>
    </w:p>
    <w:p w14:paraId="74E5D5EA" w14:textId="61F5A559" w:rsidR="00D16104" w:rsidRDefault="00104E67" w:rsidP="0045747B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>יחיד שקיבל תענית</w:t>
      </w:r>
      <w:r>
        <w:rPr>
          <w:rtl/>
        </w:rPr>
        <w:t xml:space="preserve">, אפילו אכל </w:t>
      </w:r>
      <w:r w:rsidR="00D16104" w:rsidRPr="006F178A">
        <w:rPr>
          <w:rtl/>
        </w:rPr>
        <w:t xml:space="preserve">כל הלילה </w:t>
      </w:r>
      <w:r w:rsidR="00D16104" w:rsidRPr="00C668B2">
        <w:rPr>
          <w:rtl/>
        </w:rPr>
        <w:t>למחר מתפלל תפילת תענית</w:t>
      </w:r>
      <w:r>
        <w:rPr>
          <w:rFonts w:hint="cs"/>
          <w:rtl/>
        </w:rPr>
        <w:t xml:space="preserve"> </w:t>
      </w:r>
      <w:r w:rsidRPr="00104E67">
        <w:rPr>
          <w:rStyle w:val="afffffc"/>
          <w:rFonts w:hint="cs"/>
          <w:rtl/>
        </w:rPr>
        <w:t>עננו</w:t>
      </w:r>
      <w:r w:rsidR="00D16104" w:rsidRPr="00C668B2">
        <w:rPr>
          <w:rtl/>
        </w:rPr>
        <w:t>.</w:t>
      </w:r>
      <w:r w:rsidR="007176D0" w:rsidRPr="00C668B2">
        <w:rPr>
          <w:rFonts w:hint="cs"/>
          <w:rtl/>
        </w:rPr>
        <w:t xml:space="preserve"> </w:t>
      </w:r>
      <w:r w:rsidR="00D16104" w:rsidRPr="00D67F2E">
        <w:rPr>
          <w:rFonts w:cs="PFT_Frank"/>
          <w:b/>
          <w:bCs/>
          <w:szCs w:val="14"/>
          <w:rtl/>
        </w:rPr>
        <w:t>לן בתעניתו</w:t>
      </w:r>
      <w:r w:rsidR="00D16104" w:rsidRPr="00C668B2">
        <w:rPr>
          <w:rtl/>
        </w:rPr>
        <w:t xml:space="preserve"> אינו מתפלל של תענית.</w:t>
      </w:r>
    </w:p>
    <w:p w14:paraId="41C1D80B" w14:textId="77777777" w:rsidR="00B8196E" w:rsidRPr="00B8196E" w:rsidRDefault="00104E67" w:rsidP="0014243D">
      <w:pPr>
        <w:pStyle w:val="36"/>
        <w:framePr w:wrap="notBeside"/>
        <w:rPr>
          <w:rtl/>
        </w:rPr>
      </w:pPr>
      <w:r w:rsidRPr="0014243D">
        <w:rPr>
          <w:rFonts w:hint="cs"/>
          <w:rtl/>
        </w:rPr>
        <w:t>והטעם</w:t>
      </w:r>
      <w:r w:rsidR="00B8196E" w:rsidRPr="00B8196E">
        <w:rPr>
          <w:rtl/>
        </w:rPr>
        <w:t>:</w:t>
      </w:r>
    </w:p>
    <w:p w14:paraId="74E5D5EB" w14:textId="40EC3BE0" w:rsidR="00104E67" w:rsidRDefault="00104E67" w:rsidP="0045747B">
      <w:pPr>
        <w:rPr>
          <w:rtl/>
        </w:rPr>
      </w:pPr>
      <w:r w:rsidRPr="00B8196E">
        <w:rPr>
          <w:rFonts w:hint="cs"/>
          <w:rtl/>
        </w:rPr>
        <w:t>כ</w:t>
      </w:r>
      <w:r>
        <w:rPr>
          <w:rFonts w:hint="cs"/>
          <w:rtl/>
        </w:rPr>
        <w:t xml:space="preserve">יון שלא קיבלו עליו מאתמול, </w:t>
      </w:r>
    </w:p>
    <w:p w14:paraId="74E5D5EC" w14:textId="77777777" w:rsidR="00104E67" w:rsidRDefault="00104E67" w:rsidP="000D2432">
      <w:pPr>
        <w:spacing w:after="60"/>
        <w:rPr>
          <w:rtl/>
        </w:rPr>
      </w:pPr>
      <w:r w:rsidRPr="00D67F2E">
        <w:rPr>
          <w:rFonts w:cs="PFT_Frank" w:hint="cs"/>
          <w:b/>
          <w:bCs/>
          <w:szCs w:val="14"/>
          <w:rtl/>
        </w:rPr>
        <w:t>אבל אם קיבל</w:t>
      </w:r>
      <w:r>
        <w:rPr>
          <w:rFonts w:hint="cs"/>
          <w:rtl/>
        </w:rPr>
        <w:t xml:space="preserve"> מתענין אפי' לשעות, ומתפלל עננו </w:t>
      </w:r>
    </w:p>
    <w:p w14:paraId="188B30FA" w14:textId="76C41E8B" w:rsidR="00B8196E" w:rsidRPr="00B8196E" w:rsidRDefault="000F2C5D" w:rsidP="0025337B">
      <w:pPr>
        <w:pStyle w:val="36"/>
        <w:framePr w:wrap="notBeside"/>
        <w:rPr>
          <w:rtl/>
        </w:rPr>
      </w:pPr>
      <w:r w:rsidRPr="0025337B">
        <w:rPr>
          <w:rFonts w:hint="cs"/>
          <w:rtl/>
        </w:rPr>
        <w:t>שאלו למ''ע</w:t>
      </w:r>
      <w:r w:rsidR="00D16104" w:rsidRPr="0025337B">
        <w:rPr>
          <w:rFonts w:hint="cs"/>
          <w:rtl/>
        </w:rPr>
        <w:t>:</w:t>
      </w:r>
      <w:r w:rsidR="00D16104" w:rsidRPr="0025337B">
        <w:rPr>
          <w:rtl/>
        </w:rPr>
        <w:t xml:space="preserve"> </w:t>
      </w:r>
      <w:r w:rsidRPr="0025337B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5ED" w14:textId="212160CC" w:rsidR="00104E67" w:rsidRPr="0025337B" w:rsidRDefault="007176D0" w:rsidP="0045747B">
      <w:pPr>
        <w:rPr>
          <w:rtl/>
        </w:rPr>
      </w:pPr>
      <w:r w:rsidRPr="00B8196E">
        <w:rPr>
          <w:rFonts w:hint="cs"/>
          <w:rtl/>
        </w:rPr>
        <w:t>א</w:t>
      </w:r>
      <w:r w:rsidRPr="0025337B">
        <w:rPr>
          <w:rFonts w:hint="cs"/>
          <w:rtl/>
        </w:rPr>
        <w:t xml:space="preserve">י </w:t>
      </w:r>
      <w:r w:rsidR="00D16104" w:rsidRPr="0025337B">
        <w:rPr>
          <w:rtl/>
        </w:rPr>
        <w:t>מתענין לשעות</w:t>
      </w:r>
      <w:r w:rsidRPr="0025337B">
        <w:rPr>
          <w:rFonts w:hint="cs"/>
          <w:rtl/>
        </w:rPr>
        <w:t>,</w:t>
      </w:r>
      <w:r w:rsidR="00104E67" w:rsidRPr="0025337B">
        <w:rPr>
          <w:rFonts w:hint="cs"/>
          <w:rtl/>
        </w:rPr>
        <w:t xml:space="preserve"> </w:t>
      </w:r>
      <w:r w:rsidR="000F2C5D" w:rsidRPr="0025337B">
        <w:rPr>
          <w:rStyle w:val="afffff3"/>
          <w:rFonts w:hint="cs"/>
          <w:rtl/>
        </w:rPr>
        <w:t>ב.</w:t>
      </w:r>
      <w:r w:rsidR="000F2C5D" w:rsidRPr="0025337B">
        <w:rPr>
          <w:rFonts w:hint="cs"/>
          <w:rtl/>
        </w:rPr>
        <w:t xml:space="preserve"> </w:t>
      </w:r>
      <w:r w:rsidR="00D16104" w:rsidRPr="0025337B">
        <w:rPr>
          <w:rtl/>
        </w:rPr>
        <w:t xml:space="preserve">קנקני נכרים </w:t>
      </w:r>
      <w:r w:rsidRPr="0025337B">
        <w:rPr>
          <w:rFonts w:hint="cs"/>
          <w:rtl/>
        </w:rPr>
        <w:t xml:space="preserve">אם </w:t>
      </w:r>
      <w:r w:rsidR="00D16104" w:rsidRPr="0025337B">
        <w:rPr>
          <w:rtl/>
        </w:rPr>
        <w:t>אסורין</w:t>
      </w:r>
      <w:r w:rsidR="00104E67" w:rsidRPr="0025337B">
        <w:rPr>
          <w:rFonts w:hint="cs"/>
          <w:rtl/>
        </w:rPr>
        <w:t xml:space="preserve">, </w:t>
      </w:r>
    </w:p>
    <w:p w14:paraId="74E5D5EE" w14:textId="77777777" w:rsidR="00D16104" w:rsidRPr="0025337B" w:rsidRDefault="00104E67" w:rsidP="0025337B">
      <w:pPr>
        <w:rPr>
          <w:rtl/>
        </w:rPr>
      </w:pPr>
      <w:r w:rsidRPr="009C5606">
        <w:rPr>
          <w:rStyle w:val="afffff3"/>
          <w:rFonts w:hint="cs"/>
          <w:spacing w:val="-4"/>
          <w:rtl/>
        </w:rPr>
        <w:t>ג.</w:t>
      </w:r>
      <w:r w:rsidRPr="009C5606">
        <w:rPr>
          <w:rFonts w:hint="cs"/>
          <w:spacing w:val="-4"/>
          <w:rtl/>
        </w:rPr>
        <w:t xml:space="preserve"> </w:t>
      </w:r>
      <w:r w:rsidR="00D16104" w:rsidRPr="0025337B">
        <w:rPr>
          <w:rtl/>
        </w:rPr>
        <w:t xml:space="preserve">במה שימש משה כל </w:t>
      </w:r>
      <w:r w:rsidR="000F2C5D" w:rsidRPr="0025337B">
        <w:rPr>
          <w:rFonts w:hint="cs"/>
          <w:rtl/>
        </w:rPr>
        <w:t>ז'</w:t>
      </w:r>
      <w:r w:rsidRPr="0025337B">
        <w:rPr>
          <w:rtl/>
        </w:rPr>
        <w:t xml:space="preserve"> ימי המלואים</w:t>
      </w:r>
      <w:r w:rsidRPr="0025337B">
        <w:rPr>
          <w:rFonts w:hint="cs"/>
          <w:rtl/>
        </w:rPr>
        <w:t>-</w:t>
      </w:r>
      <w:r w:rsidR="00D16104" w:rsidRPr="0025337B">
        <w:rPr>
          <w:rtl/>
        </w:rPr>
        <w:t xml:space="preserve"> לא ה</w:t>
      </w:r>
      <w:r w:rsidR="00D16104" w:rsidRPr="0025337B">
        <w:rPr>
          <w:rFonts w:hint="cs"/>
          <w:rtl/>
        </w:rPr>
        <w:t>יה בידו</w:t>
      </w:r>
      <w:r w:rsidR="00D16104" w:rsidRPr="0025337B">
        <w:rPr>
          <w:rtl/>
        </w:rPr>
        <w:t>.</w:t>
      </w:r>
    </w:p>
    <w:p w14:paraId="234D3840" w14:textId="63FAA597" w:rsidR="00B8196E" w:rsidRPr="00B8196E" w:rsidRDefault="0025337B" w:rsidP="0025337B">
      <w:pPr>
        <w:pStyle w:val="36"/>
        <w:framePr w:wrap="notBeside"/>
        <w:rPr>
          <w:rtl/>
        </w:rPr>
      </w:pPr>
      <w:r w:rsidRPr="0025337B">
        <w:rPr>
          <w:rFonts w:hint="cs"/>
          <w:rtl/>
        </w:rPr>
        <w:t>ענו בביהמ''ד</w:t>
      </w:r>
      <w:r w:rsidR="000F2C5D" w:rsidRPr="0025337B">
        <w:rPr>
          <w:rFonts w:hint="cs"/>
          <w:rtl/>
        </w:rPr>
        <w:t>:</w:t>
      </w:r>
      <w:r w:rsidR="00104E67" w:rsidRPr="0025337B">
        <w:rPr>
          <w:rFonts w:hint="cs"/>
          <w:rtl/>
        </w:rPr>
        <w:t xml:space="preserve"> א</w:t>
      </w:r>
      <w:r w:rsidR="00B8196E" w:rsidRPr="00B8196E">
        <w:rPr>
          <w:rFonts w:hint="cs"/>
          <w:rtl/>
        </w:rPr>
        <w:t>.</w:t>
      </w:r>
    </w:p>
    <w:p w14:paraId="74E5D5EF" w14:textId="7E33C659" w:rsidR="00104E67" w:rsidRDefault="00D16104" w:rsidP="0045747B">
      <w:pPr>
        <w:rPr>
          <w:rtl/>
        </w:rPr>
      </w:pPr>
      <w:r w:rsidRPr="00B8196E">
        <w:rPr>
          <w:rtl/>
        </w:rPr>
        <w:t>מ</w:t>
      </w:r>
      <w:r w:rsidRPr="006F178A">
        <w:rPr>
          <w:rtl/>
        </w:rPr>
        <w:t>תענין לשעות, ומתפלל</w:t>
      </w:r>
      <w:r w:rsidR="00104E67">
        <w:rPr>
          <w:rFonts w:hint="cs"/>
          <w:rtl/>
        </w:rPr>
        <w:t xml:space="preserve"> עננו</w:t>
      </w:r>
      <w:r w:rsidRPr="006F178A">
        <w:rPr>
          <w:rtl/>
        </w:rPr>
        <w:t>.</w:t>
      </w:r>
    </w:p>
    <w:p w14:paraId="7ADEB93B" w14:textId="6216B995" w:rsidR="00B8196E" w:rsidRPr="00B8196E" w:rsidRDefault="00104E67" w:rsidP="000D2432">
      <w:pPr>
        <w:pStyle w:val="36"/>
        <w:framePr w:wrap="notBeside"/>
        <w:rPr>
          <w:rtl/>
        </w:rPr>
      </w:pPr>
      <w:r w:rsidRPr="000D2432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304DA1CC" w14:textId="1E88A2EA" w:rsidR="000D2432" w:rsidRDefault="00104E67" w:rsidP="000D2432">
      <w:pPr>
        <w:rPr>
          <w:rtl/>
        </w:rPr>
      </w:pPr>
      <w:r w:rsidRPr="00B8196E">
        <w:rPr>
          <w:rFonts w:hint="cs"/>
          <w:rtl/>
        </w:rPr>
        <w:t>ק</w:t>
      </w:r>
      <w:r>
        <w:rPr>
          <w:rFonts w:hint="cs"/>
          <w:rtl/>
        </w:rPr>
        <w:t xml:space="preserve">נקנים של נכרים מותרין </w:t>
      </w:r>
      <w:r w:rsidR="00D16104" w:rsidRPr="006F178A">
        <w:rPr>
          <w:rtl/>
        </w:rPr>
        <w:t xml:space="preserve">לאחר </w:t>
      </w:r>
      <w:r w:rsidR="007176D0">
        <w:rPr>
          <w:rFonts w:hint="cs"/>
          <w:rtl/>
        </w:rPr>
        <w:t xml:space="preserve">י''ב </w:t>
      </w:r>
      <w:r w:rsidR="00D16104" w:rsidRPr="006F178A">
        <w:rPr>
          <w:rtl/>
        </w:rPr>
        <w:t>מותרין.</w:t>
      </w:r>
    </w:p>
    <w:p w14:paraId="5BEA568E" w14:textId="06187BF6" w:rsidR="00B8196E" w:rsidRPr="00B8196E" w:rsidRDefault="00104E67" w:rsidP="000D2432">
      <w:pPr>
        <w:pStyle w:val="36"/>
        <w:framePr w:wrap="notBeside"/>
        <w:rPr>
          <w:rtl/>
        </w:rPr>
      </w:pPr>
      <w:r w:rsidRPr="000D2432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5F1" w14:textId="31F9EC48" w:rsidR="00D16104" w:rsidRDefault="000F2C5D" w:rsidP="000D2432">
      <w:pPr>
        <w:spacing w:after="60"/>
        <w:rPr>
          <w:rtl/>
        </w:rPr>
      </w:pPr>
      <w:r w:rsidRPr="00B8196E">
        <w:rPr>
          <w:rFonts w:hint="cs"/>
          <w:rtl/>
        </w:rPr>
        <w:t>מ</w:t>
      </w:r>
      <w:r>
        <w:rPr>
          <w:rFonts w:hint="cs"/>
          <w:rtl/>
        </w:rPr>
        <w:t>שה</w:t>
      </w:r>
      <w:r w:rsidR="00104E67">
        <w:rPr>
          <w:rFonts w:hint="cs"/>
          <w:rtl/>
        </w:rPr>
        <w:t xml:space="preserve"> שימש</w:t>
      </w:r>
      <w:r w:rsidR="00D16104" w:rsidRPr="006F178A">
        <w:rPr>
          <w:rtl/>
        </w:rPr>
        <w:t xml:space="preserve"> בחלוק לבן.</w:t>
      </w:r>
      <w:r>
        <w:rPr>
          <w:rFonts w:hint="cs"/>
          <w:rtl/>
        </w:rPr>
        <w:t xml:space="preserve"> </w:t>
      </w:r>
      <w:r w:rsidR="00104E67" w:rsidRPr="005F248D">
        <w:rPr>
          <w:rStyle w:val="afffffc"/>
          <w:rFonts w:hint="cs"/>
          <w:rtl/>
        </w:rPr>
        <w:t>[בלא אימרא</w:t>
      </w:r>
      <w:r w:rsidR="00D13FB9">
        <w:rPr>
          <w:rStyle w:val="afffffc"/>
          <w:rFonts w:hint="cs"/>
          <w:rtl/>
        </w:rPr>
        <w:t>, שלא יחשדהו</w:t>
      </w:r>
      <w:r w:rsidR="00104E67" w:rsidRPr="005F248D">
        <w:rPr>
          <w:rStyle w:val="afffffc"/>
          <w:rFonts w:hint="cs"/>
          <w:rtl/>
        </w:rPr>
        <w:t>]</w:t>
      </w:r>
    </w:p>
    <w:p w14:paraId="74E5D5F2" w14:textId="77777777" w:rsidR="00D16104" w:rsidRPr="006F178A" w:rsidRDefault="00D16104" w:rsidP="008A5DDC">
      <w:pPr>
        <w:pStyle w:val="afff2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יב</w:t>
      </w:r>
      <w:r w:rsidRPr="006F178A">
        <w:rPr>
          <w:rFonts w:cs="FontbitDavid" w:hint="cs"/>
          <w:rtl/>
        </w:rPr>
        <w:t>.</w:t>
      </w:r>
    </w:p>
    <w:p w14:paraId="1B824664" w14:textId="04E652DE" w:rsidR="00B8196E" w:rsidRPr="00B8196E" w:rsidRDefault="00BC7291" w:rsidP="00D13FB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104E67" w:rsidRPr="00D13FB9">
        <w:rPr>
          <w:rFonts w:hint="cs"/>
          <w:rtl/>
        </w:rPr>
        <w:t>ר"ח</w:t>
      </w:r>
      <w:r w:rsidR="00B8196E" w:rsidRPr="00B8196E">
        <w:rPr>
          <w:rFonts w:hint="cs"/>
          <w:rtl/>
        </w:rPr>
        <w:t>:</w:t>
      </w:r>
    </w:p>
    <w:p w14:paraId="74E5D5F3" w14:textId="305DDA09" w:rsidR="00104E67" w:rsidRDefault="006E2492" w:rsidP="00D13FB9">
      <w:pPr>
        <w:rPr>
          <w:rtl/>
        </w:rPr>
      </w:pPr>
      <w:r w:rsidRPr="00C668B2">
        <w:rPr>
          <w:rtl/>
        </w:rPr>
        <w:t xml:space="preserve">הא </w:t>
      </w:r>
      <w:r w:rsidRPr="00C668B2">
        <w:rPr>
          <w:rFonts w:hint="cs"/>
          <w:rtl/>
        </w:rPr>
        <w:t>ד</w:t>
      </w:r>
      <w:r w:rsidR="000F2C5D">
        <w:rPr>
          <w:rtl/>
        </w:rPr>
        <w:t>מתענין לשעות</w:t>
      </w:r>
      <w:r w:rsidR="00D16104" w:rsidRPr="00C668B2">
        <w:rPr>
          <w:rtl/>
        </w:rPr>
        <w:t xml:space="preserve">- </w:t>
      </w:r>
      <w:r w:rsidR="00104E67">
        <w:rPr>
          <w:rFonts w:hint="cs"/>
          <w:rtl/>
        </w:rPr>
        <w:t xml:space="preserve">כשלא אכל יום שלם, </w:t>
      </w:r>
    </w:p>
    <w:p w14:paraId="40611124" w14:textId="60E660EC" w:rsidR="00B8196E" w:rsidRPr="00B8196E" w:rsidRDefault="00104E67" w:rsidP="00D13FB9">
      <w:pPr>
        <w:pStyle w:val="36"/>
        <w:framePr w:wrap="notBeside"/>
        <w:rPr>
          <w:rtl/>
        </w:rPr>
      </w:pPr>
      <w:r w:rsidRPr="00D13FB9">
        <w:rPr>
          <w:rFonts w:hint="cs"/>
          <w:rtl/>
        </w:rPr>
        <w:t>והחידוש</w:t>
      </w:r>
      <w:r w:rsidR="00B8196E" w:rsidRPr="00B8196E">
        <w:rPr>
          <w:rtl/>
        </w:rPr>
        <w:t>:</w:t>
      </w:r>
    </w:p>
    <w:p w14:paraId="74E5D5F4" w14:textId="1C92A217" w:rsidR="00104E67" w:rsidRPr="00D13FB9" w:rsidRDefault="00104E67" w:rsidP="0045747B">
      <w:pPr>
        <w:rPr>
          <w:rtl/>
        </w:rPr>
      </w:pPr>
      <w:r w:rsidRPr="00D13FB9">
        <w:rPr>
          <w:rFonts w:hint="cs"/>
          <w:rtl/>
        </w:rPr>
        <w:t xml:space="preserve">כשלא היה בדעתו להתענות ונמלך בחצי היום. </w:t>
      </w:r>
    </w:p>
    <w:p w14:paraId="0EB634D5" w14:textId="6E86961E" w:rsidR="00B8196E" w:rsidRPr="00B8196E" w:rsidRDefault="00BC7291" w:rsidP="00D13FB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D16104" w:rsidRPr="00D13FB9">
        <w:rPr>
          <w:rFonts w:hint="cs"/>
          <w:rtl/>
        </w:rPr>
        <w:t>ר</w:t>
      </w:r>
      <w:r w:rsidR="00D16104" w:rsidRPr="00D13FB9">
        <w:rPr>
          <w:rtl/>
        </w:rPr>
        <w:t>"</w:t>
      </w:r>
      <w:r w:rsidR="00D16104" w:rsidRPr="00D13FB9">
        <w:rPr>
          <w:rFonts w:hint="cs"/>
          <w:rtl/>
        </w:rPr>
        <w:t>ח</w:t>
      </w:r>
      <w:r w:rsidR="00B8196E" w:rsidRPr="00B8196E">
        <w:rPr>
          <w:rtl/>
        </w:rPr>
        <w:t>:</w:t>
      </w:r>
    </w:p>
    <w:p w14:paraId="74E5D5F5" w14:textId="325C019A" w:rsidR="00D16104" w:rsidRPr="006F178A" w:rsidRDefault="00D16104" w:rsidP="00D13FB9">
      <w:pPr>
        <w:rPr>
          <w:rtl/>
        </w:rPr>
      </w:pPr>
      <w:r w:rsidRPr="006F178A">
        <w:rPr>
          <w:rtl/>
        </w:rPr>
        <w:t xml:space="preserve">כל תענית שלא שקעה עליו חמה </w:t>
      </w:r>
      <w:r w:rsidR="007176D0">
        <w:rPr>
          <w:rFonts w:hint="cs"/>
          <w:rtl/>
        </w:rPr>
        <w:t xml:space="preserve">אין </w:t>
      </w:r>
      <w:r w:rsidR="007176D0">
        <w:rPr>
          <w:rtl/>
        </w:rPr>
        <w:t>שמ</w:t>
      </w:r>
      <w:r w:rsidRPr="006F178A">
        <w:rPr>
          <w:rtl/>
        </w:rPr>
        <w:t>ה תענית.</w:t>
      </w:r>
    </w:p>
    <w:p w14:paraId="7AC7BCC0" w14:textId="331B6EFC" w:rsidR="00B8196E" w:rsidRPr="00B8196E" w:rsidRDefault="00D16104" w:rsidP="00753331">
      <w:pPr>
        <w:pStyle w:val="36"/>
        <w:framePr w:wrap="notBeside"/>
        <w:rPr>
          <w:rtl/>
        </w:rPr>
      </w:pPr>
      <w:r w:rsidRPr="00753331">
        <w:rPr>
          <w:rFonts w:hint="cs"/>
          <w:rtl/>
        </w:rPr>
        <w:t>וה</w:t>
      </w:r>
      <w:r w:rsidR="00260DF4" w:rsidRPr="00753331">
        <w:rPr>
          <w:rFonts w:hint="cs"/>
          <w:rtl/>
        </w:rPr>
        <w:t>ך</w:t>
      </w:r>
      <w:r w:rsidR="00B8196E" w:rsidRPr="00B8196E">
        <w:rPr>
          <w:rtl/>
        </w:rPr>
        <w:t>:</w:t>
      </w:r>
    </w:p>
    <w:p w14:paraId="74E5D5F6" w14:textId="537CEE1D" w:rsidR="00104E67" w:rsidRDefault="00D16104" w:rsidP="0045747B">
      <w:pPr>
        <w:rPr>
          <w:rtl/>
        </w:rPr>
      </w:pPr>
      <w:r w:rsidRPr="00C668B2">
        <w:rPr>
          <w:rFonts w:hint="cs"/>
          <w:rtl/>
        </w:rPr>
        <w:t>ד</w:t>
      </w:r>
      <w:r w:rsidRPr="00C668B2">
        <w:rPr>
          <w:rtl/>
        </w:rPr>
        <w:t>אנשי משמר מתענין ולא משלימין</w:t>
      </w:r>
      <w:r w:rsidR="000F2C5D">
        <w:rPr>
          <w:rFonts w:hint="cs"/>
          <w:rtl/>
        </w:rPr>
        <w:t xml:space="preserve">, </w:t>
      </w:r>
      <w:r w:rsidR="00104E67">
        <w:rPr>
          <w:rFonts w:hint="cs"/>
          <w:rtl/>
        </w:rPr>
        <w:t xml:space="preserve">- לצער בעלמא, </w:t>
      </w:r>
    </w:p>
    <w:p w14:paraId="55850D38" w14:textId="704488E3" w:rsidR="00B8196E" w:rsidRPr="00B8196E" w:rsidRDefault="000F2C5D" w:rsidP="00753331">
      <w:pPr>
        <w:pStyle w:val="36"/>
        <w:framePr w:wrap="notBeside"/>
        <w:rPr>
          <w:rtl/>
        </w:rPr>
      </w:pPr>
      <w:r w:rsidRPr="00753331">
        <w:rPr>
          <w:rFonts w:hint="cs"/>
          <w:rtl/>
        </w:rPr>
        <w:t>ו</w:t>
      </w:r>
      <w:r w:rsidR="00260DF4" w:rsidRPr="00753331">
        <w:rPr>
          <w:rFonts w:hint="cs"/>
          <w:rtl/>
        </w:rPr>
        <w:t>הך</w:t>
      </w:r>
      <w:r w:rsidR="00B8196E" w:rsidRPr="00B8196E">
        <w:rPr>
          <w:rtl/>
        </w:rPr>
        <w:t>:</w:t>
      </w:r>
    </w:p>
    <w:p w14:paraId="74E5D5F7" w14:textId="7FD97C5E" w:rsidR="00260DF4" w:rsidRPr="00753331" w:rsidRDefault="00260DF4" w:rsidP="0045747B">
      <w:pPr>
        <w:rPr>
          <w:rtl/>
        </w:rPr>
      </w:pPr>
      <w:r w:rsidRPr="00753331">
        <w:rPr>
          <w:rFonts w:hint="cs"/>
          <w:rtl/>
        </w:rPr>
        <w:t xml:space="preserve">דלא השלימו ט''ב שנדחה ליום א' ביו''ט עצים- לצער בעלמא </w:t>
      </w:r>
    </w:p>
    <w:p w14:paraId="2136A253" w14:textId="182B3AB5" w:rsidR="00B8196E" w:rsidRPr="00B8196E" w:rsidRDefault="00260DF4" w:rsidP="00753331">
      <w:pPr>
        <w:pStyle w:val="36"/>
        <w:framePr w:wrap="notBeside"/>
        <w:rPr>
          <w:rtl/>
        </w:rPr>
      </w:pPr>
      <w:r w:rsidRPr="00753331">
        <w:rPr>
          <w:rFonts w:hint="cs"/>
          <w:rtl/>
        </w:rPr>
        <w:t>והך דרי''ו</w:t>
      </w:r>
      <w:r w:rsidR="00B8196E" w:rsidRPr="00B8196E">
        <w:rPr>
          <w:rFonts w:hint="cs"/>
          <w:rtl/>
        </w:rPr>
        <w:t>:</w:t>
      </w:r>
    </w:p>
    <w:p w14:paraId="74E5D5F8" w14:textId="59014811" w:rsidR="00D16104" w:rsidRPr="00753331" w:rsidRDefault="00260DF4" w:rsidP="0045747B">
      <w:pPr>
        <w:rPr>
          <w:rtl/>
        </w:rPr>
      </w:pPr>
      <w:r w:rsidRPr="00753331">
        <w:rPr>
          <w:rFonts w:hint="cs"/>
          <w:rtl/>
        </w:rPr>
        <w:t xml:space="preserve">אהא בתענית </w:t>
      </w:r>
      <w:r w:rsidR="000F2C5D" w:rsidRPr="00753331">
        <w:rPr>
          <w:rtl/>
        </w:rPr>
        <w:t>עד שאבוא לביתי</w:t>
      </w:r>
      <w:r w:rsidR="00095E6A">
        <w:rPr>
          <w:rFonts w:hint="cs"/>
          <w:rtl/>
        </w:rPr>
        <w:t xml:space="preserve"> </w:t>
      </w:r>
      <w:r w:rsidR="000F2C5D" w:rsidRPr="00753331">
        <w:rPr>
          <w:rFonts w:hint="cs"/>
          <w:rtl/>
        </w:rPr>
        <w:t>-</w:t>
      </w:r>
      <w:r w:rsidR="00095E6A">
        <w:rPr>
          <w:rFonts w:hint="cs"/>
          <w:rtl/>
        </w:rPr>
        <w:t xml:space="preserve"> </w:t>
      </w:r>
      <w:r w:rsidRPr="00753331">
        <w:rPr>
          <w:rFonts w:hint="cs"/>
          <w:rtl/>
        </w:rPr>
        <w:t>להשתמט מבית הנשיא</w:t>
      </w:r>
      <w:r w:rsidR="00D16104" w:rsidRPr="00753331">
        <w:rPr>
          <w:rtl/>
        </w:rPr>
        <w:t>.</w:t>
      </w:r>
    </w:p>
    <w:p w14:paraId="74E5D5FA" w14:textId="77777777" w:rsidR="00260DF4" w:rsidRPr="00260DF4" w:rsidRDefault="00260DF4" w:rsidP="00095E6A">
      <w:pPr>
        <w:pStyle w:val="afffff8"/>
        <w:rPr>
          <w:rtl/>
        </w:rPr>
      </w:pPr>
      <w:r w:rsidRPr="00260DF4">
        <w:rPr>
          <w:rFonts w:hint="cs"/>
          <w:rtl/>
        </w:rPr>
        <w:t>קבלת תענית יחיד</w:t>
      </w:r>
    </w:p>
    <w:p w14:paraId="57C5D909" w14:textId="0FD7C99D" w:rsidR="00B8196E" w:rsidRPr="00B8196E" w:rsidRDefault="00D16104" w:rsidP="00095E6A">
      <w:pPr>
        <w:pStyle w:val="36"/>
        <w:framePr w:wrap="notBeside"/>
        <w:rPr>
          <w:rtl/>
        </w:rPr>
      </w:pPr>
      <w:r w:rsidRPr="00095E6A">
        <w:rPr>
          <w:rtl/>
        </w:rPr>
        <w:t>שמואל</w:t>
      </w:r>
      <w:r w:rsidR="00B8196E" w:rsidRPr="00B8196E">
        <w:rPr>
          <w:rtl/>
        </w:rPr>
        <w:t>:</w:t>
      </w:r>
    </w:p>
    <w:p w14:paraId="74E5D5FB" w14:textId="564608A0" w:rsidR="000F2C5D" w:rsidRPr="00095E6A" w:rsidRDefault="00D16104" w:rsidP="0045747B">
      <w:pPr>
        <w:rPr>
          <w:rtl/>
        </w:rPr>
      </w:pPr>
      <w:r w:rsidRPr="00095E6A">
        <w:rPr>
          <w:rtl/>
        </w:rPr>
        <w:t>תענית שלא קיבל מבעו"</w:t>
      </w:r>
      <w:r w:rsidRPr="00095E6A">
        <w:rPr>
          <w:rFonts w:hint="eastAsia"/>
          <w:rtl/>
        </w:rPr>
        <w:t>י</w:t>
      </w:r>
      <w:r w:rsidRPr="00095E6A">
        <w:rPr>
          <w:rtl/>
        </w:rPr>
        <w:t xml:space="preserve"> </w:t>
      </w:r>
      <w:r w:rsidR="006E2492" w:rsidRPr="00095E6A">
        <w:rPr>
          <w:rFonts w:hint="cs"/>
          <w:rtl/>
        </w:rPr>
        <w:t>אי</w:t>
      </w:r>
      <w:r w:rsidR="000F2C5D" w:rsidRPr="00095E6A">
        <w:rPr>
          <w:rFonts w:hint="cs"/>
          <w:rtl/>
        </w:rPr>
        <w:t>נ</w:t>
      </w:r>
      <w:r w:rsidR="006E2492" w:rsidRPr="00095E6A">
        <w:rPr>
          <w:rFonts w:hint="cs"/>
          <w:rtl/>
        </w:rPr>
        <w:t>ה</w:t>
      </w:r>
      <w:r w:rsidRPr="00095E6A">
        <w:rPr>
          <w:rtl/>
        </w:rPr>
        <w:t xml:space="preserve"> תענית, </w:t>
      </w:r>
      <w:r w:rsidR="00260DF4" w:rsidRPr="00095E6A">
        <w:rPr>
          <w:rFonts w:hint="cs"/>
          <w:rtl/>
        </w:rPr>
        <w:t>וכמפוח מלא רוח.</w:t>
      </w:r>
    </w:p>
    <w:p w14:paraId="74E5D5FC" w14:textId="67308688" w:rsidR="00260DF4" w:rsidRDefault="00D16104" w:rsidP="0045747B">
      <w:pPr>
        <w:rPr>
          <w:rtl/>
        </w:rPr>
      </w:pPr>
      <w:r w:rsidRPr="00053775">
        <w:rPr>
          <w:rFonts w:cs="PFT_Frank" w:hint="cs"/>
          <w:b/>
          <w:bCs/>
          <w:szCs w:val="14"/>
          <w:rtl/>
        </w:rPr>
        <w:t>ומקבל ע</w:t>
      </w:r>
      <w:r w:rsidRPr="00053775">
        <w:rPr>
          <w:rFonts w:cs="PFT_Frank"/>
          <w:b/>
          <w:bCs/>
          <w:szCs w:val="14"/>
          <w:rtl/>
        </w:rPr>
        <w:t>"</w:t>
      </w:r>
      <w:r w:rsidRPr="00053775">
        <w:rPr>
          <w:rFonts w:cs="PFT_Frank" w:hint="cs"/>
          <w:b/>
          <w:bCs/>
          <w:szCs w:val="14"/>
          <w:rtl/>
        </w:rPr>
        <w:t xml:space="preserve">ע </w:t>
      </w:r>
      <w:r w:rsidRPr="00053775">
        <w:rPr>
          <w:rFonts w:cs="PFT_Frank"/>
          <w:b/>
          <w:bCs/>
          <w:szCs w:val="14"/>
          <w:rtl/>
        </w:rPr>
        <w:t>–</w:t>
      </w:r>
      <w:r w:rsidRPr="006F178A">
        <w:rPr>
          <w:rFonts w:hint="cs"/>
          <w:rtl/>
        </w:rPr>
        <w:t xml:space="preserve"> </w:t>
      </w:r>
      <w:r w:rsidRPr="00FF6171">
        <w:rPr>
          <w:rStyle w:val="afffff3"/>
          <w:rFonts w:hint="cs"/>
          <w:rtl/>
        </w:rPr>
        <w:t>לרב:</w:t>
      </w:r>
      <w:r w:rsidRPr="006F178A">
        <w:rPr>
          <w:rFonts w:hint="cs"/>
          <w:rtl/>
        </w:rPr>
        <w:t xml:space="preserve"> במנחה </w:t>
      </w:r>
      <w:r w:rsidR="006E2492">
        <w:rPr>
          <w:rStyle w:val="afffffc"/>
          <w:rFonts w:hint="cs"/>
          <w:rtl/>
        </w:rPr>
        <w:t>ואפי' בשוק</w:t>
      </w:r>
      <w:r w:rsidR="00260DF4">
        <w:rPr>
          <w:rStyle w:val="afffffc"/>
          <w:rFonts w:hint="cs"/>
          <w:rtl/>
        </w:rPr>
        <w:t>,</w:t>
      </w:r>
      <w:r w:rsidR="00B916C4">
        <w:rPr>
          <w:rStyle w:val="afffffc"/>
          <w:rFonts w:hint="cs"/>
          <w:rtl/>
        </w:rPr>
        <w:t xml:space="preserve"> </w:t>
      </w:r>
      <w:r w:rsidRPr="006E2492">
        <w:rPr>
          <w:rStyle w:val="afffffc"/>
          <w:rFonts w:hint="cs"/>
          <w:rtl/>
        </w:rPr>
        <w:t xml:space="preserve"> </w:t>
      </w:r>
      <w:r w:rsidRPr="000F2C5D">
        <w:rPr>
          <w:rStyle w:val="afffff3"/>
          <w:rFonts w:hint="cs"/>
          <w:rtl/>
        </w:rPr>
        <w:t xml:space="preserve">ולשמואל: </w:t>
      </w:r>
      <w:r w:rsidRPr="006F178A">
        <w:rPr>
          <w:rFonts w:hint="cs"/>
          <w:rtl/>
        </w:rPr>
        <w:t>בתפילת מנחה</w:t>
      </w:r>
      <w:r w:rsidR="00B916C4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74E5D5FD" w14:textId="77777777" w:rsidR="00260DF4" w:rsidRPr="009C5606" w:rsidRDefault="00260DF4" w:rsidP="0045747B">
      <w:pPr>
        <w:rPr>
          <w:spacing w:val="-4"/>
          <w:rtl/>
        </w:rPr>
      </w:pPr>
      <w:r w:rsidRPr="003F34C4">
        <w:rPr>
          <w:rStyle w:val="afffff3"/>
          <w:rFonts w:hint="cs"/>
          <w:rtl/>
        </w:rPr>
        <w:t>ולשון מגילת תענית</w:t>
      </w:r>
      <w:r w:rsidRPr="009C5606">
        <w:rPr>
          <w:rFonts w:hint="cs"/>
          <w:spacing w:val="-4"/>
          <w:rtl/>
        </w:rPr>
        <w:t xml:space="preserve"> </w:t>
      </w:r>
      <w:r w:rsidRPr="00B916C4">
        <w:rPr>
          <w:rFonts w:hint="cs"/>
          <w:rtl/>
        </w:rPr>
        <w:t>שכל אדם שקיבל ע''ע תענית וחל ביו''ט</w:t>
      </w:r>
      <w:r w:rsidRPr="009C5606">
        <w:rPr>
          <w:rFonts w:hint="cs"/>
          <w:spacing w:val="-4"/>
          <w:rtl/>
        </w:rPr>
        <w:t xml:space="preserve"> </w:t>
      </w:r>
      <w:r w:rsidRPr="009D0833">
        <w:rPr>
          <w:rFonts w:cs="PFT_Frank" w:hint="cs"/>
          <w:b/>
          <w:bCs/>
          <w:spacing w:val="-4"/>
          <w:szCs w:val="14"/>
          <w:rtl/>
        </w:rPr>
        <w:t>ייסר</w:t>
      </w:r>
      <w:r w:rsidRPr="009C5606">
        <w:rPr>
          <w:rFonts w:hint="cs"/>
          <w:spacing w:val="-4"/>
          <w:rtl/>
        </w:rPr>
        <w:t>,</w:t>
      </w:r>
    </w:p>
    <w:p w14:paraId="05898F86" w14:textId="0D0549CB" w:rsidR="00B8196E" w:rsidRPr="00B8196E" w:rsidRDefault="00260DF4" w:rsidP="00DA4A91">
      <w:pPr>
        <w:pStyle w:val="36"/>
        <w:framePr w:wrap="notBeside"/>
        <w:rPr>
          <w:rtl/>
        </w:rPr>
      </w:pPr>
      <w:r w:rsidRPr="00DA4A91">
        <w:rPr>
          <w:rFonts w:hint="cs"/>
          <w:rtl/>
        </w:rPr>
        <w:t>מסייע לשמואל</w:t>
      </w:r>
      <w:r w:rsidR="00B8196E" w:rsidRPr="00B8196E">
        <w:rPr>
          <w:rFonts w:hint="cs"/>
          <w:rtl/>
        </w:rPr>
        <w:t>:</w:t>
      </w:r>
    </w:p>
    <w:p w14:paraId="4233407D" w14:textId="08216E1A" w:rsidR="00DA4A91" w:rsidRDefault="00260DF4" w:rsidP="005F248D">
      <w:pPr>
        <w:rPr>
          <w:rtl/>
        </w:rPr>
      </w:pPr>
      <w:r>
        <w:rPr>
          <w:rFonts w:hint="cs"/>
          <w:rtl/>
        </w:rPr>
        <w:t xml:space="preserve">שצריך לאסור עצמו בתפילה, </w:t>
      </w:r>
    </w:p>
    <w:p w14:paraId="26A9AC53" w14:textId="32516FD1" w:rsidR="00B8196E" w:rsidRPr="00B8196E" w:rsidRDefault="00260DF4" w:rsidP="00DA4A91">
      <w:pPr>
        <w:pStyle w:val="36"/>
        <w:framePr w:wrap="notBeside"/>
        <w:rPr>
          <w:rtl/>
        </w:rPr>
      </w:pPr>
      <w:r w:rsidRPr="00DA4A91">
        <w:rPr>
          <w:rFonts w:hint="cs"/>
          <w:rtl/>
        </w:rPr>
        <w:t>ולרב</w:t>
      </w:r>
      <w:r w:rsidR="00B8196E" w:rsidRPr="00B8196E">
        <w:rPr>
          <w:rtl/>
        </w:rPr>
        <w:t>:</w:t>
      </w:r>
    </w:p>
    <w:p w14:paraId="087322EF" w14:textId="606BE7D4" w:rsidR="000F506D" w:rsidRDefault="00260DF4" w:rsidP="005F248D">
      <w:pPr>
        <w:rPr>
          <w:spacing w:val="-4"/>
          <w:rtl/>
        </w:rPr>
      </w:pPr>
      <w:r>
        <w:rPr>
          <w:rFonts w:hint="cs"/>
          <w:rtl/>
        </w:rPr>
        <w:t xml:space="preserve">גרסינן </w:t>
      </w:r>
      <w:r w:rsidRPr="009D0833">
        <w:rPr>
          <w:rFonts w:cs="PFT_Frank" w:hint="cs"/>
          <w:b/>
          <w:bCs/>
          <w:szCs w:val="14"/>
          <w:rtl/>
        </w:rPr>
        <w:t>יאסר</w:t>
      </w:r>
      <w:r>
        <w:rPr>
          <w:rFonts w:hint="cs"/>
          <w:rtl/>
        </w:rPr>
        <w:t xml:space="preserve"> </w:t>
      </w:r>
      <w:r w:rsidRPr="009C5606">
        <w:rPr>
          <w:rStyle w:val="afffffc"/>
          <w:rFonts w:hint="cs"/>
          <w:spacing w:val="-4"/>
          <w:rtl/>
        </w:rPr>
        <w:t xml:space="preserve">[מעצמו אפי' שלא בתפילה] </w:t>
      </w:r>
    </w:p>
    <w:p w14:paraId="0117F53C" w14:textId="7A38D9D9" w:rsidR="00B8196E" w:rsidRPr="00B8196E" w:rsidRDefault="00260DF4" w:rsidP="000F506D">
      <w:pPr>
        <w:pStyle w:val="36"/>
        <w:framePr w:wrap="notBeside"/>
        <w:rPr>
          <w:rtl/>
        </w:rPr>
      </w:pPr>
      <w:r w:rsidRPr="000F506D">
        <w:rPr>
          <w:rFonts w:hint="cs"/>
          <w:rtl/>
        </w:rPr>
        <w:t>ומשמיע</w:t>
      </w:r>
      <w:r w:rsidR="00B8196E" w:rsidRPr="00B8196E">
        <w:rPr>
          <w:rtl/>
        </w:rPr>
        <w:t>:</w:t>
      </w:r>
    </w:p>
    <w:p w14:paraId="74E5D5FF" w14:textId="5BD12226" w:rsidR="00D16104" w:rsidRPr="009237E0" w:rsidRDefault="00D16104" w:rsidP="00DA4A91">
      <w:pPr>
        <w:rPr>
          <w:rtl/>
        </w:rPr>
      </w:pPr>
      <w:r w:rsidRPr="009237E0">
        <w:rPr>
          <w:rtl/>
        </w:rPr>
        <w:t xml:space="preserve">נדרו קודם </w:t>
      </w:r>
      <w:r w:rsidR="000F2C5D" w:rsidRPr="009237E0">
        <w:rPr>
          <w:rFonts w:hint="cs"/>
          <w:rtl/>
        </w:rPr>
        <w:t>יבטל</w:t>
      </w:r>
      <w:r w:rsidRPr="009237E0">
        <w:rPr>
          <w:rtl/>
        </w:rPr>
        <w:t xml:space="preserve"> גזרתנו.</w:t>
      </w:r>
      <w:r w:rsidR="00DA4A91" w:rsidRPr="009237E0">
        <w:rPr>
          <w:rFonts w:hint="cs"/>
          <w:rtl/>
        </w:rPr>
        <w:t xml:space="preserve"> </w:t>
      </w:r>
      <w:r w:rsidRPr="009237E0">
        <w:rPr>
          <w:rtl/>
        </w:rPr>
        <w:t>ואם גזרתנו קודמת תבטל את נדרו.</w:t>
      </w:r>
    </w:p>
    <w:p w14:paraId="74E5D600" w14:textId="50B40929" w:rsidR="00D16104" w:rsidRPr="006F178A" w:rsidRDefault="007A7A35" w:rsidP="0045747B">
      <w:pPr>
        <w:pStyle w:val="afff0"/>
        <w:rPr>
          <w:del w:id="90006" w:author="מנוע עיצוב" w:date="2026-10-08T11:01:28Z"/>
          <w:rtl/>
        </w:rPr>
      </w:pPr>
      <w:del w:id="90005" w:author="מנוע עיצוב" w:date="2026-10-08T11:01:28Z">
        <w:r>
          <w:rPr>
            <w:rFonts w:ascii="MS Mincho" w:hAnsi="MS Mincho" w:hint="cs"/>
            <w:rtl/>
          </w:rPr>
          <w:delText xml:space="preserve">***</w:delText>
        </w:r>
      </w:del>
    </w:p>
    <w:p w14:paraId="74E5D601" w14:textId="77777777" w:rsidR="006E2492" w:rsidRDefault="00D16104" w:rsidP="009D0833">
      <w:pPr>
        <w:pStyle w:val="afffff8"/>
        <w:rPr>
          <w:rtl/>
        </w:rPr>
      </w:pPr>
      <w:r w:rsidRPr="006F178A">
        <w:rPr>
          <w:rtl/>
        </w:rPr>
        <w:lastRenderedPageBreak/>
        <w:t xml:space="preserve">עד מתי אוכל ושותה </w:t>
      </w:r>
    </w:p>
    <w:p w14:paraId="74E5D602" w14:textId="17B397F4" w:rsidR="00D16104" w:rsidRPr="006F178A" w:rsidRDefault="00D16104" w:rsidP="0045747B">
      <w:pPr>
        <w:rPr>
          <w:rFonts w:cs="Guttman Vilna"/>
          <w:b/>
          <w:bCs/>
          <w:rtl/>
        </w:rPr>
      </w:pPr>
      <w:r w:rsidRPr="00FF6171">
        <w:rPr>
          <w:rStyle w:val="afffff3"/>
          <w:rFonts w:hint="cs"/>
          <w:rtl/>
        </w:rPr>
        <w:t>לרבי: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עד שיעלה עמוד השחר,</w:t>
      </w:r>
      <w:r w:rsidR="00BD757A">
        <w:rPr>
          <w:rFonts w:ascii="Fb Fontext" w:hAnsi="Fb Fontext" w:hint="cs"/>
          <w:rtl/>
        </w:rPr>
        <w:t xml:space="preserve"> </w:t>
      </w:r>
      <w:r w:rsidR="00BD757A">
        <w:rPr>
          <w:rStyle w:val="afffff3"/>
          <w:rFonts w:hint="cs"/>
          <w:rtl/>
        </w:rPr>
        <w:t xml:space="preserve"> </w:t>
      </w:r>
      <w:r w:rsidR="009237E0">
        <w:rPr>
          <w:rStyle w:val="afffff3"/>
          <w:rtl/>
        </w:rPr>
        <w:tab/>
      </w:r>
      <w:r w:rsidR="009237E0">
        <w:rPr>
          <w:rStyle w:val="afffff3"/>
          <w:rtl/>
        </w:rPr>
        <w:tab/>
      </w:r>
      <w:r w:rsidRPr="006E2492">
        <w:rPr>
          <w:rStyle w:val="afffff3"/>
          <w:rFonts w:hint="cs"/>
          <w:rtl/>
        </w:rPr>
        <w:t>לראבר</w:t>
      </w:r>
      <w:r w:rsidRPr="006E2492">
        <w:rPr>
          <w:rStyle w:val="afffff3"/>
          <w:rtl/>
        </w:rPr>
        <w:t>"</w:t>
      </w:r>
      <w:r w:rsidRPr="006E2492">
        <w:rPr>
          <w:rStyle w:val="afffff3"/>
          <w:rFonts w:hint="cs"/>
          <w:rtl/>
        </w:rPr>
        <w:t>ש</w:t>
      </w:r>
      <w:r w:rsidRPr="006E2492">
        <w:rPr>
          <w:rStyle w:val="afffff3"/>
          <w:rtl/>
        </w:rPr>
        <w:t xml:space="preserve">: </w:t>
      </w:r>
      <w:r w:rsidRPr="006F178A">
        <w:rPr>
          <w:rtl/>
        </w:rPr>
        <w:t>עד קרות הגבר.</w:t>
      </w:r>
    </w:p>
    <w:p w14:paraId="05C46659" w14:textId="7898828A" w:rsidR="00B8196E" w:rsidRPr="00B8196E" w:rsidRDefault="00BD757A" w:rsidP="009237E0">
      <w:pPr>
        <w:pStyle w:val="36"/>
        <w:framePr w:wrap="notBeside"/>
        <w:rPr>
          <w:rtl/>
        </w:rPr>
      </w:pPr>
      <w:r w:rsidRPr="009237E0">
        <w:rPr>
          <w:rFonts w:hint="cs"/>
          <w:rtl/>
        </w:rPr>
        <w:t>א. רבא</w:t>
      </w:r>
      <w:r w:rsidR="00B8196E" w:rsidRPr="00B8196E">
        <w:rPr>
          <w:rtl/>
        </w:rPr>
        <w:t>:</w:t>
      </w:r>
    </w:p>
    <w:p w14:paraId="74E5D603" w14:textId="380DD580" w:rsidR="00D16104" w:rsidRPr="00C668B2" w:rsidRDefault="00BD757A" w:rsidP="0045747B">
      <w:pPr>
        <w:rPr>
          <w:rFonts w:cs="Guttman Vilna"/>
          <w:b/>
          <w:bCs/>
          <w:spacing w:val="-2"/>
          <w:rtl/>
        </w:rPr>
      </w:pPr>
      <w:r w:rsidRPr="00E071B1">
        <w:rPr>
          <w:rFonts w:hint="cs"/>
          <w:rtl/>
        </w:rPr>
        <w:t>דווקא</w:t>
      </w:r>
      <w:r>
        <w:rPr>
          <w:rFonts w:hint="cs"/>
          <w:spacing w:val="-2"/>
          <w:rtl/>
        </w:rPr>
        <w:t xml:space="preserve"> </w:t>
      </w:r>
      <w:r w:rsidRPr="00D67F2E">
        <w:rPr>
          <w:rFonts w:cs="PFT_Frank" w:hint="cs"/>
          <w:b/>
          <w:bCs/>
          <w:spacing w:val="-2"/>
          <w:szCs w:val="14"/>
          <w:rtl/>
        </w:rPr>
        <w:t>כ</w:t>
      </w:r>
      <w:r w:rsidR="006E2492" w:rsidRPr="00D67F2E">
        <w:rPr>
          <w:rFonts w:cs="PFT_Frank"/>
          <w:b/>
          <w:bCs/>
          <w:spacing w:val="-2"/>
          <w:szCs w:val="14"/>
          <w:rtl/>
        </w:rPr>
        <w:t>שלא גמר סעודתו,</w:t>
      </w:r>
      <w:r w:rsidR="006E2492" w:rsidRPr="00C668B2">
        <w:rPr>
          <w:spacing w:val="-2"/>
          <w:rtl/>
        </w:rPr>
        <w:t xml:space="preserve"> </w:t>
      </w:r>
      <w:r w:rsidR="006E2492" w:rsidRPr="00E071B1">
        <w:rPr>
          <w:rtl/>
        </w:rPr>
        <w:t>אבל גמר סעודתו</w:t>
      </w:r>
      <w:r w:rsidR="00D16104" w:rsidRPr="00E071B1">
        <w:rPr>
          <w:rFonts w:hint="cs"/>
          <w:rtl/>
        </w:rPr>
        <w:t xml:space="preserve"> </w:t>
      </w:r>
      <w:r w:rsidR="00D16104" w:rsidRPr="00E071B1">
        <w:rPr>
          <w:rtl/>
        </w:rPr>
        <w:t>אינו אוכל.</w:t>
      </w:r>
    </w:p>
    <w:p w14:paraId="514EA8F7" w14:textId="38F97E69" w:rsidR="00B8196E" w:rsidRPr="00B8196E" w:rsidRDefault="00BD757A" w:rsidP="00E071B1">
      <w:pPr>
        <w:pStyle w:val="36"/>
        <w:framePr w:wrap="notBeside"/>
        <w:rPr>
          <w:rtl/>
        </w:rPr>
      </w:pPr>
      <w:r w:rsidRPr="00E071B1">
        <w:rPr>
          <w:rFonts w:hint="cs"/>
          <w:rtl/>
        </w:rPr>
        <w:t>הקשה אביי</w:t>
      </w:r>
      <w:r w:rsidR="00B8196E" w:rsidRPr="00B8196E">
        <w:rPr>
          <w:rtl/>
        </w:rPr>
        <w:t>:</w:t>
      </w:r>
    </w:p>
    <w:p w14:paraId="74E5D604" w14:textId="4817BA30" w:rsidR="00D16104" w:rsidRPr="006F178A" w:rsidRDefault="00BD757A" w:rsidP="0045747B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דאכל ועמד הר''ז אוכל </w:t>
      </w:r>
      <w:r w:rsidR="00D16104" w:rsidRPr="006F178A">
        <w:rPr>
          <w:rtl/>
        </w:rPr>
        <w:t xml:space="preserve">- </w:t>
      </w:r>
      <w:r w:rsidR="00760EFE">
        <w:rPr>
          <w:rFonts w:hint="cs"/>
          <w:rtl/>
        </w:rPr>
        <w:t>ב</w:t>
      </w:r>
      <w:r w:rsidR="00D16104" w:rsidRPr="006F178A">
        <w:rPr>
          <w:rtl/>
        </w:rPr>
        <w:t>שלא סילק.</w:t>
      </w:r>
    </w:p>
    <w:p w14:paraId="212D843A" w14:textId="2185D0C4" w:rsidR="00B8196E" w:rsidRPr="00B8196E" w:rsidRDefault="00BD757A" w:rsidP="00E071B1">
      <w:pPr>
        <w:pStyle w:val="36"/>
        <w:framePr w:wrap="notBeside"/>
        <w:rPr>
          <w:rtl/>
        </w:rPr>
      </w:pPr>
      <w:r w:rsidRPr="00E071B1">
        <w:rPr>
          <w:rFonts w:hint="cs"/>
          <w:rtl/>
        </w:rPr>
        <w:t xml:space="preserve">ב. </w:t>
      </w:r>
      <w:r w:rsidR="00D16104" w:rsidRPr="00E071B1">
        <w:rPr>
          <w:rFonts w:hint="cs"/>
          <w:rtl/>
        </w:rPr>
        <w:t>א</w:t>
      </w:r>
      <w:r w:rsidR="00D16104" w:rsidRPr="00E071B1">
        <w:rPr>
          <w:rtl/>
        </w:rPr>
        <w:t>"</w:t>
      </w:r>
      <w:r w:rsidR="00D16104" w:rsidRPr="00E071B1">
        <w:rPr>
          <w:rFonts w:hint="cs"/>
          <w:rtl/>
        </w:rPr>
        <w:t>ד</w:t>
      </w:r>
      <w:r w:rsidR="00D16104" w:rsidRPr="00E071B1">
        <w:rPr>
          <w:rtl/>
        </w:rPr>
        <w:t xml:space="preserve"> </w:t>
      </w:r>
      <w:r w:rsidR="00D16104" w:rsidRPr="00E071B1">
        <w:rPr>
          <w:rFonts w:hint="cs"/>
          <w:rtl/>
        </w:rPr>
        <w:t xml:space="preserve">- </w:t>
      </w:r>
      <w:r w:rsidR="00D16104" w:rsidRPr="00E071B1">
        <w:rPr>
          <w:rtl/>
        </w:rPr>
        <w:t>רבא</w:t>
      </w:r>
      <w:r w:rsidR="00B8196E" w:rsidRPr="00B8196E">
        <w:rPr>
          <w:rtl/>
        </w:rPr>
        <w:t>:</w:t>
      </w:r>
    </w:p>
    <w:p w14:paraId="74E5D605" w14:textId="4F9BA59E" w:rsidR="00D16104" w:rsidRPr="006F178A" w:rsidRDefault="00D16104" w:rsidP="0045747B">
      <w:pPr>
        <w:rPr>
          <w:rFonts w:cs="Guttman Vilna"/>
          <w:b/>
          <w:bCs/>
          <w:rtl/>
        </w:rPr>
      </w:pPr>
      <w:r>
        <w:rPr>
          <w:rFonts w:hint="cs"/>
          <w:rtl/>
        </w:rPr>
        <w:t>דווקא</w:t>
      </w:r>
      <w:r w:rsidRPr="00D67F2E">
        <w:rPr>
          <w:rFonts w:cs="PFT_Frank" w:hint="cs"/>
          <w:b/>
          <w:bCs/>
          <w:szCs w:val="14"/>
          <w:rtl/>
        </w:rPr>
        <w:t xml:space="preserve"> </w:t>
      </w:r>
      <w:r w:rsidRPr="00D67F2E">
        <w:rPr>
          <w:rFonts w:cs="PFT_Frank"/>
          <w:b/>
          <w:bCs/>
          <w:szCs w:val="14"/>
          <w:rtl/>
        </w:rPr>
        <w:t>כשלא ישן,</w:t>
      </w:r>
      <w:r w:rsidRPr="006F178A">
        <w:rPr>
          <w:rtl/>
        </w:rPr>
        <w:t xml:space="preserve"> אבל ישן - אינו אוכל.</w:t>
      </w:r>
    </w:p>
    <w:p w14:paraId="047A9E8B" w14:textId="071483DC" w:rsidR="00B8196E" w:rsidRPr="00B8196E" w:rsidRDefault="00BD757A" w:rsidP="00E071B1">
      <w:pPr>
        <w:pStyle w:val="36"/>
        <w:framePr w:wrap="notBeside"/>
        <w:rPr>
          <w:rtl/>
        </w:rPr>
      </w:pPr>
      <w:r w:rsidRPr="00E071B1">
        <w:rPr>
          <w:rFonts w:hint="cs"/>
          <w:rtl/>
        </w:rPr>
        <w:t>הקשה אביי</w:t>
      </w:r>
      <w:r w:rsidR="00B8196E" w:rsidRPr="00B8196E">
        <w:rPr>
          <w:rFonts w:hint="cs"/>
          <w:rtl/>
        </w:rPr>
        <w:t>:</w:t>
      </w:r>
    </w:p>
    <w:p w14:paraId="74E5D606" w14:textId="07F95D3D" w:rsidR="003F34C4" w:rsidRDefault="00D16104" w:rsidP="003F34C4">
      <w:pPr>
        <w:rPr>
          <w:rtl/>
        </w:rPr>
      </w:pPr>
      <w:r w:rsidRPr="006F178A">
        <w:rPr>
          <w:rFonts w:hint="cs"/>
          <w:rtl/>
        </w:rPr>
        <w:t>דישן ועמד הר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ז אוכל </w:t>
      </w:r>
      <w:r w:rsidR="00E071B1">
        <w:rPr>
          <w:rFonts w:hint="cs"/>
          <w:rtl/>
        </w:rPr>
        <w:t xml:space="preserve">- </w:t>
      </w:r>
      <w:r w:rsidRPr="006F178A">
        <w:rPr>
          <w:rFonts w:hint="cs"/>
          <w:rtl/>
        </w:rPr>
        <w:t xml:space="preserve">במתנמנם </w:t>
      </w:r>
    </w:p>
    <w:p w14:paraId="74E5D607" w14:textId="77777777" w:rsidR="00D16104" w:rsidRPr="00BD757A" w:rsidRDefault="003F34C4" w:rsidP="00E071B1">
      <w:pPr>
        <w:rPr>
          <w:rStyle w:val="afffffc"/>
          <w:rtl/>
        </w:rPr>
      </w:pPr>
      <w:r>
        <w:rPr>
          <w:rStyle w:val="afffffc"/>
          <w:rFonts w:hint="cs"/>
          <w:rtl/>
        </w:rPr>
        <w:t>[</w:t>
      </w:r>
      <w:r w:rsidR="00D16104" w:rsidRPr="00BD757A">
        <w:rPr>
          <w:rStyle w:val="afffffc"/>
          <w:rtl/>
        </w:rPr>
        <w:t>קר</w:t>
      </w:r>
      <w:r>
        <w:rPr>
          <w:rStyle w:val="afffffc"/>
          <w:rFonts w:hint="cs"/>
          <w:rtl/>
        </w:rPr>
        <w:t>א</w:t>
      </w:r>
      <w:r w:rsidR="00D16104" w:rsidRPr="00BD757A">
        <w:rPr>
          <w:rStyle w:val="afffffc"/>
          <w:rtl/>
        </w:rPr>
        <w:t>ו ל</w:t>
      </w:r>
      <w:r>
        <w:rPr>
          <w:rStyle w:val="afffffc"/>
          <w:rFonts w:hint="cs"/>
          <w:rtl/>
        </w:rPr>
        <w:t>ו</w:t>
      </w:r>
      <w:r w:rsidR="00D16104" w:rsidRPr="00BD757A">
        <w:rPr>
          <w:rStyle w:val="afffffc"/>
          <w:rtl/>
        </w:rPr>
        <w:t xml:space="preserve"> וע</w:t>
      </w:r>
      <w:r>
        <w:rPr>
          <w:rStyle w:val="afffffc"/>
          <w:rFonts w:hint="cs"/>
          <w:rtl/>
        </w:rPr>
        <w:t>ונה</w:t>
      </w:r>
      <w:r w:rsidR="00D16104" w:rsidRPr="00BD757A">
        <w:rPr>
          <w:rStyle w:val="afffffc"/>
          <w:rtl/>
        </w:rPr>
        <w:t>, ולא י</w:t>
      </w:r>
      <w:r w:rsidR="007A6F76" w:rsidRPr="00BD757A">
        <w:rPr>
          <w:rStyle w:val="afffffc"/>
          <w:rFonts w:hint="cs"/>
          <w:rtl/>
        </w:rPr>
        <w:t>ו</w:t>
      </w:r>
      <w:r w:rsidR="00D16104" w:rsidRPr="00BD757A">
        <w:rPr>
          <w:rStyle w:val="afffffc"/>
          <w:rtl/>
        </w:rPr>
        <w:t xml:space="preserve">דע </w:t>
      </w:r>
      <w:r w:rsidR="00760EFE" w:rsidRPr="00BD757A">
        <w:rPr>
          <w:rStyle w:val="afffffc"/>
          <w:rFonts w:hint="cs"/>
          <w:rtl/>
        </w:rPr>
        <w:t>להשיב ס</w:t>
      </w:r>
      <w:r w:rsidR="00D16104" w:rsidRPr="00BD757A">
        <w:rPr>
          <w:rStyle w:val="afffffc"/>
          <w:rtl/>
        </w:rPr>
        <w:t>ברא, ו</w:t>
      </w:r>
      <w:r w:rsidR="00D16104" w:rsidRPr="00BD757A">
        <w:rPr>
          <w:rStyle w:val="afffffc"/>
          <w:rFonts w:hint="cs"/>
          <w:rtl/>
        </w:rPr>
        <w:t>כשמזכירים לו נזכר</w:t>
      </w:r>
      <w:r w:rsidR="00BD757A">
        <w:rPr>
          <w:rStyle w:val="afffffc"/>
          <w:rFonts w:hint="cs"/>
          <w:rtl/>
        </w:rPr>
        <w:t>.</w:t>
      </w:r>
      <w:r>
        <w:rPr>
          <w:rStyle w:val="afffffc"/>
          <w:rFonts w:hint="cs"/>
          <w:rtl/>
        </w:rPr>
        <w:t>]</w:t>
      </w:r>
      <w:r w:rsidR="00D16104" w:rsidRPr="00BD757A">
        <w:rPr>
          <w:rStyle w:val="afffffc"/>
          <w:rFonts w:hint="cs"/>
          <w:rtl/>
        </w:rPr>
        <w:t xml:space="preserve"> </w:t>
      </w:r>
    </w:p>
    <w:p w14:paraId="74E5D608" w14:textId="44867528" w:rsidR="00D16104" w:rsidRPr="006F178A" w:rsidRDefault="007A7A35" w:rsidP="0045747B">
      <w:pPr>
        <w:pStyle w:val="afff0"/>
        <w:rPr>
          <w:del w:id="90008" w:author="מנוע עיצוב" w:date="2026-10-08T11:01:28Z"/>
          <w:rtl/>
        </w:rPr>
      </w:pPr>
      <w:del w:id="90007" w:author="מנוע עיצוב" w:date="2026-10-08T11:01:28Z">
        <w:r>
          <w:rPr>
            <w:rFonts w:ascii="MS Mincho" w:hAnsi="MS Mincho" w:hint="cs"/>
            <w:rtl/>
          </w:rPr>
          <w:delText xml:space="preserve">***</w:delText>
        </w:r>
      </w:del>
    </w:p>
    <w:p w14:paraId="74E5D609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יב:</w:t>
      </w:r>
    </w:p>
    <w:p w14:paraId="74E5D60A" w14:textId="77777777" w:rsidR="00760EFE" w:rsidRPr="00053775" w:rsidRDefault="00D16104" w:rsidP="00E76DCF">
      <w:pPr>
        <w:pStyle w:val="afffff8"/>
        <w:rPr>
          <w:rtl/>
        </w:rPr>
      </w:pPr>
      <w:r w:rsidRPr="00053775">
        <w:rPr>
          <w:rtl/>
        </w:rPr>
        <w:t xml:space="preserve">יחיד שקיבל עליו תענית </w:t>
      </w:r>
    </w:p>
    <w:p w14:paraId="135E5A50" w14:textId="303DD361" w:rsidR="00B8196E" w:rsidRPr="00B8196E" w:rsidRDefault="00E76DCF" w:rsidP="008440D3">
      <w:pPr>
        <w:pStyle w:val="36"/>
        <w:framePr w:wrap="notBeside"/>
        <w:rPr>
          <w:rtl/>
        </w:rPr>
      </w:pPr>
      <w:r w:rsidRPr="008440D3">
        <w:rPr>
          <w:rtl/>
        </w:rPr>
        <w:t>ר"</w:t>
      </w:r>
      <w:r w:rsidRPr="008440D3">
        <w:rPr>
          <w:rFonts w:hint="cs"/>
          <w:rtl/>
        </w:rPr>
        <w:t>כ מרב</w:t>
      </w:r>
      <w:r w:rsidR="00B8196E" w:rsidRPr="00B8196E">
        <w:rPr>
          <w:rtl/>
        </w:rPr>
        <w:t>:</w:t>
      </w:r>
    </w:p>
    <w:p w14:paraId="74E5D60B" w14:textId="6811F12E" w:rsidR="00D16104" w:rsidRPr="006F178A" w:rsidRDefault="00D16104" w:rsidP="0045747B">
      <w:pPr>
        <w:rPr>
          <w:rtl/>
        </w:rPr>
      </w:pPr>
      <w:r w:rsidRPr="005F47E6">
        <w:rPr>
          <w:rtl/>
        </w:rPr>
        <w:t xml:space="preserve">אסור בנעילת הסנדל, שמא </w:t>
      </w:r>
      <w:r w:rsidR="00AC112A">
        <w:rPr>
          <w:rFonts w:hint="cs"/>
          <w:rtl/>
        </w:rPr>
        <w:t xml:space="preserve">קיבל עליו </w:t>
      </w:r>
      <w:r w:rsidRPr="005F47E6">
        <w:rPr>
          <w:rtl/>
        </w:rPr>
        <w:t>תענית צבור.</w:t>
      </w:r>
    </w:p>
    <w:p w14:paraId="6A9B7380" w14:textId="73D8F789" w:rsidR="00B8196E" w:rsidRPr="00B8196E" w:rsidRDefault="00C61097" w:rsidP="00C61097">
      <w:pPr>
        <w:pStyle w:val="36"/>
        <w:framePr w:wrap="notBeside"/>
        <w:rPr>
          <w:rtl/>
        </w:rPr>
      </w:pPr>
      <w:r w:rsidRPr="00C61097">
        <w:rPr>
          <w:rFonts w:hint="cs"/>
          <w:rtl/>
        </w:rPr>
        <w:t>רבר''ש</w:t>
      </w:r>
      <w:r w:rsidR="00B8196E" w:rsidRPr="00B8196E">
        <w:rPr>
          <w:rtl/>
        </w:rPr>
        <w:t>:</w:t>
      </w:r>
    </w:p>
    <w:p w14:paraId="74E5D60C" w14:textId="4CFB954C" w:rsidR="00D16104" w:rsidRPr="006F178A" w:rsidRDefault="00D16104" w:rsidP="0045747B">
      <w:pPr>
        <w:rPr>
          <w:rtl/>
        </w:rPr>
      </w:pPr>
      <w:r w:rsidRPr="00053775">
        <w:rPr>
          <w:rFonts w:cs="PFT_Frank" w:hint="cs"/>
          <w:b/>
          <w:bCs/>
          <w:szCs w:val="14"/>
          <w:rtl/>
        </w:rPr>
        <w:t>איך ינהג</w:t>
      </w:r>
      <w:r w:rsidRPr="00053775">
        <w:rPr>
          <w:rFonts w:cs="PFT_Frank"/>
          <w:b/>
          <w:bCs/>
          <w:szCs w:val="14"/>
          <w:rtl/>
        </w:rPr>
        <w:t xml:space="preserve">? </w:t>
      </w:r>
      <w:r w:rsidR="00760EFE">
        <w:rPr>
          <w:rFonts w:hint="cs"/>
          <w:rtl/>
        </w:rPr>
        <w:t>יאמר</w:t>
      </w:r>
      <w:r w:rsidRPr="006F178A">
        <w:rPr>
          <w:rtl/>
        </w:rPr>
        <w:t xml:space="preserve"> למחר אהא לפניך בתענית </w:t>
      </w:r>
      <w:r w:rsidRPr="009D0833">
        <w:rPr>
          <w:rFonts w:cs="PFT_Frank"/>
          <w:b/>
          <w:bCs/>
          <w:szCs w:val="14"/>
          <w:rtl/>
        </w:rPr>
        <w:t>יחיד</w:t>
      </w:r>
      <w:r w:rsidRPr="006F178A">
        <w:rPr>
          <w:rtl/>
        </w:rPr>
        <w:t>.</w:t>
      </w:r>
    </w:p>
    <w:p w14:paraId="42991646" w14:textId="599B64C2" w:rsidR="00B8196E" w:rsidRPr="00B8196E" w:rsidRDefault="00BD757A" w:rsidP="008440D3">
      <w:pPr>
        <w:pStyle w:val="36"/>
        <w:framePr w:wrap="notBeside"/>
        <w:rPr>
          <w:rtl/>
        </w:rPr>
      </w:pPr>
      <w:r w:rsidRPr="008440D3">
        <w:rPr>
          <w:rFonts w:hint="cs"/>
          <w:rtl/>
        </w:rPr>
        <w:t>ר"י</w:t>
      </w:r>
      <w:r w:rsidR="00B8196E" w:rsidRPr="00B8196E">
        <w:rPr>
          <w:rFonts w:hint="cs"/>
          <w:rtl/>
        </w:rPr>
        <w:t>:</w:t>
      </w:r>
    </w:p>
    <w:p w14:paraId="74E5D60D" w14:textId="288CF4D3" w:rsidR="00D16104" w:rsidRPr="005F47E6" w:rsidRDefault="00D16104" w:rsidP="0045747B">
      <w:pPr>
        <w:rPr>
          <w:rtl/>
        </w:rPr>
      </w:pPr>
      <w:r w:rsidRPr="005F47E6">
        <w:rPr>
          <w:rFonts w:hint="cs"/>
          <w:rtl/>
        </w:rPr>
        <w:t xml:space="preserve">הקפיד </w:t>
      </w:r>
      <w:r w:rsidR="00BD757A">
        <w:rPr>
          <w:rFonts w:hint="cs"/>
          <w:rtl/>
        </w:rPr>
        <w:t xml:space="preserve">על רבנן שלבשו מנעלים </w:t>
      </w:r>
      <w:r w:rsidRPr="00FF6171">
        <w:rPr>
          <w:rStyle w:val="afffff3"/>
          <w:rFonts w:hint="cs"/>
          <w:rtl/>
        </w:rPr>
        <w:t xml:space="preserve"> </w:t>
      </w:r>
      <w:r w:rsidR="00BD757A">
        <w:rPr>
          <w:rFonts w:hint="cs"/>
          <w:rtl/>
        </w:rPr>
        <w:t>ד</w:t>
      </w:r>
      <w:r w:rsidRPr="005F47E6">
        <w:rPr>
          <w:rFonts w:hint="cs"/>
          <w:rtl/>
        </w:rPr>
        <w:t>שמא גם אכלו</w:t>
      </w:r>
      <w:r w:rsidRPr="005F47E6">
        <w:rPr>
          <w:rtl/>
        </w:rPr>
        <w:t>.</w:t>
      </w:r>
    </w:p>
    <w:p w14:paraId="74E5D60E" w14:textId="77777777" w:rsidR="00D16104" w:rsidRPr="006F178A" w:rsidRDefault="00D16104" w:rsidP="00ED0C91">
      <w:pPr>
        <w:rPr>
          <w:rtl/>
        </w:rPr>
      </w:pPr>
      <w:r w:rsidRPr="00652B08">
        <w:rPr>
          <w:rStyle w:val="afffff3"/>
          <w:rtl/>
        </w:rPr>
        <w:t>אביי ורבא</w:t>
      </w:r>
      <w:r w:rsidR="00AC112A">
        <w:rPr>
          <w:rStyle w:val="afffff3"/>
          <w:rFonts w:hint="cs"/>
          <w:rtl/>
        </w:rPr>
        <w:t>:</w:t>
      </w:r>
      <w:r w:rsidRPr="00652B08">
        <w:rPr>
          <w:rStyle w:val="afffff3"/>
          <w:rtl/>
        </w:rPr>
        <w:t xml:space="preserve"> </w:t>
      </w:r>
      <w:r w:rsidR="00AC112A">
        <w:rPr>
          <w:rtl/>
        </w:rPr>
        <w:tab/>
      </w:r>
      <w:r w:rsidR="000B18A0">
        <w:rPr>
          <w:rFonts w:hint="cs"/>
          <w:rtl/>
        </w:rPr>
        <w:t>נ</w:t>
      </w:r>
      <w:r w:rsidR="00BD757A">
        <w:rPr>
          <w:rFonts w:hint="cs"/>
          <w:rtl/>
        </w:rPr>
        <w:t>על</w:t>
      </w:r>
      <w:r w:rsidR="00ED0C91">
        <w:rPr>
          <w:rFonts w:hint="cs"/>
          <w:rtl/>
        </w:rPr>
        <w:t xml:space="preserve"> רכה</w:t>
      </w:r>
      <w:r w:rsidR="00BD757A">
        <w:rPr>
          <w:rFonts w:hint="cs"/>
          <w:rtl/>
        </w:rPr>
        <w:t xml:space="preserve">, </w:t>
      </w:r>
      <w:r w:rsidR="00BD757A" w:rsidRPr="00BD757A">
        <w:rPr>
          <w:rStyle w:val="afffff3"/>
          <w:rFonts w:hint="cs"/>
          <w:rtl/>
        </w:rPr>
        <w:t>מרימר ומ''ז</w:t>
      </w:r>
      <w:r w:rsidR="00AC112A" w:rsidRPr="00BD757A">
        <w:rPr>
          <w:rStyle w:val="afffff3"/>
          <w:rFonts w:hint="cs"/>
          <w:rtl/>
        </w:rPr>
        <w:t>:</w:t>
      </w:r>
      <w:r w:rsidR="00AC112A">
        <w:rPr>
          <w:rStyle w:val="afffff3"/>
          <w:rFonts w:hint="cs"/>
          <w:rtl/>
        </w:rPr>
        <w:t xml:space="preserve"> </w:t>
      </w:r>
      <w:r w:rsidRPr="000B18A0">
        <w:rPr>
          <w:rStyle w:val="afffff3"/>
          <w:rtl/>
        </w:rPr>
        <w:t xml:space="preserve"> </w:t>
      </w:r>
      <w:r w:rsidR="000B18A0">
        <w:rPr>
          <w:rFonts w:hint="cs"/>
          <w:rtl/>
        </w:rPr>
        <w:t>החליפו</w:t>
      </w:r>
      <w:r w:rsidR="00BD757A">
        <w:rPr>
          <w:rtl/>
        </w:rPr>
        <w:t xml:space="preserve"> </w:t>
      </w:r>
      <w:r w:rsidRPr="006F178A">
        <w:rPr>
          <w:rtl/>
        </w:rPr>
        <w:t>ימי</w:t>
      </w:r>
      <w:r w:rsidR="000B18A0">
        <w:rPr>
          <w:rFonts w:hint="cs"/>
          <w:rtl/>
        </w:rPr>
        <w:t xml:space="preserve">ן </w:t>
      </w:r>
      <w:r w:rsidR="00BD757A">
        <w:rPr>
          <w:rFonts w:hint="cs"/>
          <w:rtl/>
        </w:rPr>
        <w:t>ב</w:t>
      </w:r>
      <w:r w:rsidR="000B18A0">
        <w:rPr>
          <w:rFonts w:hint="cs"/>
          <w:rtl/>
        </w:rPr>
        <w:t>שמאל</w:t>
      </w:r>
      <w:r w:rsidR="00BD757A">
        <w:rPr>
          <w:rtl/>
        </w:rPr>
        <w:t>,</w:t>
      </w:r>
    </w:p>
    <w:p w14:paraId="03CABC03" w14:textId="620BD6C7" w:rsidR="00B8196E" w:rsidRPr="00B8196E" w:rsidRDefault="00D16104" w:rsidP="00803DDE">
      <w:pPr>
        <w:pStyle w:val="36"/>
        <w:framePr w:wrap="notBeside"/>
        <w:rPr>
          <w:rtl/>
        </w:rPr>
      </w:pPr>
      <w:r w:rsidRPr="00803DDE">
        <w:rPr>
          <w:rtl/>
        </w:rPr>
        <w:t>רבנן ד</w:t>
      </w:r>
      <w:r w:rsidR="00AC112A" w:rsidRPr="00803DDE">
        <w:rPr>
          <w:rFonts w:hint="cs"/>
          <w:rtl/>
        </w:rPr>
        <w:t>בר"א</w:t>
      </w:r>
      <w:r w:rsidR="00B8196E" w:rsidRPr="00B8196E">
        <w:rPr>
          <w:rFonts w:hint="cs"/>
          <w:rtl/>
        </w:rPr>
        <w:t>:</w:t>
      </w:r>
    </w:p>
    <w:p w14:paraId="74E5D60F" w14:textId="32C32762" w:rsidR="00D16104" w:rsidRPr="006F178A" w:rsidRDefault="00D16104" w:rsidP="00A93A12">
      <w:pPr>
        <w:spacing w:after="60"/>
        <w:rPr>
          <w:rtl/>
        </w:rPr>
      </w:pPr>
      <w:r w:rsidRPr="000B18A0">
        <w:rPr>
          <w:rStyle w:val="afffff3"/>
          <w:rtl/>
        </w:rPr>
        <w:t xml:space="preserve"> </w:t>
      </w:r>
      <w:r w:rsidR="00BD757A">
        <w:rPr>
          <w:rFonts w:hint="cs"/>
          <w:rtl/>
        </w:rPr>
        <w:t>נעלו רגיל</w:t>
      </w:r>
      <w:r w:rsidR="007A6F76">
        <w:rPr>
          <w:rStyle w:val="afffff3"/>
          <w:rFonts w:hint="cs"/>
          <w:rtl/>
        </w:rPr>
        <w:t xml:space="preserve"> </w:t>
      </w:r>
      <w:r w:rsidRPr="00AC112A">
        <w:rPr>
          <w:rStyle w:val="afffff3"/>
          <w:rtl/>
        </w:rPr>
        <w:t>כשמואל:</w:t>
      </w:r>
      <w:r w:rsidRPr="006F178A">
        <w:rPr>
          <w:rtl/>
        </w:rPr>
        <w:t xml:space="preserve"> </w:t>
      </w:r>
      <w:r w:rsidR="00AC112A">
        <w:rPr>
          <w:rFonts w:hint="cs"/>
          <w:rtl/>
        </w:rPr>
        <w:t>ש</w:t>
      </w:r>
      <w:r w:rsidRPr="006F178A">
        <w:rPr>
          <w:rtl/>
        </w:rPr>
        <w:t>אין ת</w:t>
      </w:r>
      <w:r w:rsidR="007A6F76">
        <w:rPr>
          <w:rFonts w:hint="cs"/>
          <w:rtl/>
        </w:rPr>
        <w:t>"צ</w:t>
      </w:r>
      <w:r w:rsidRPr="006F178A">
        <w:rPr>
          <w:rtl/>
        </w:rPr>
        <w:t xml:space="preserve"> בבבל אלא ט"ב בלבד.</w:t>
      </w:r>
    </w:p>
    <w:p w14:paraId="43800E38" w14:textId="3399B28C" w:rsidR="00B8196E" w:rsidRPr="00B8196E" w:rsidRDefault="00AC112A" w:rsidP="00A93A12">
      <w:pPr>
        <w:pStyle w:val="36"/>
        <w:framePr w:wrap="notBeside"/>
        <w:rPr>
          <w:rtl/>
        </w:rPr>
      </w:pPr>
      <w:r w:rsidRPr="00A93A12">
        <w:rPr>
          <w:rFonts w:hint="cs"/>
          <w:rtl/>
        </w:rPr>
        <w:t>רב</w:t>
      </w:r>
      <w:r w:rsidR="00B8196E" w:rsidRPr="00B8196E">
        <w:rPr>
          <w:rtl/>
        </w:rPr>
        <w:t>:</w:t>
      </w:r>
    </w:p>
    <w:p w14:paraId="74E5D610" w14:textId="1859AE4A" w:rsidR="00D16104" w:rsidRPr="006F178A" w:rsidRDefault="00D16104" w:rsidP="00B8167C">
      <w:pPr>
        <w:pStyle w:val="afffff8"/>
        <w:rPr>
          <w:rtl/>
        </w:rPr>
      </w:pPr>
      <w:r w:rsidRPr="00053775">
        <w:rPr>
          <w:rtl/>
        </w:rPr>
        <w:t>לוה אדם תעניתו ופורע.</w:t>
      </w:r>
    </w:p>
    <w:p w14:paraId="5FB54112" w14:textId="45037614" w:rsidR="00B8196E" w:rsidRPr="00B8196E" w:rsidRDefault="00BD757A" w:rsidP="006143E8">
      <w:pPr>
        <w:pStyle w:val="36"/>
        <w:framePr w:wrap="notBeside"/>
        <w:rPr>
          <w:rtl/>
        </w:rPr>
      </w:pPr>
      <w:r w:rsidRPr="006143E8">
        <w:rPr>
          <w:rFonts w:hint="cs"/>
          <w:rtl/>
        </w:rPr>
        <w:t>ושמואל ביאר</w:t>
      </w:r>
      <w:r w:rsidR="00B8196E" w:rsidRPr="00B8196E">
        <w:rPr>
          <w:rFonts w:hint="cs"/>
          <w:rtl/>
        </w:rPr>
        <w:t>:</w:t>
      </w:r>
    </w:p>
    <w:p w14:paraId="74E5D611" w14:textId="37479638" w:rsidR="00D16104" w:rsidRPr="003101E7" w:rsidRDefault="004C29DF" w:rsidP="0045747B">
      <w:pPr>
        <w:rPr>
          <w:rtl/>
        </w:rPr>
      </w:pPr>
      <w:r>
        <w:rPr>
          <w:rFonts w:hint="cs"/>
          <w:rtl/>
        </w:rPr>
        <w:t>ש</w:t>
      </w:r>
      <w:r w:rsidR="007A6F76" w:rsidRPr="003101E7">
        <w:rPr>
          <w:rFonts w:hint="cs"/>
          <w:rtl/>
        </w:rPr>
        <w:t xml:space="preserve">אינו כנדר אלא </w:t>
      </w:r>
      <w:r w:rsidR="00BD757A" w:rsidRPr="003101E7">
        <w:rPr>
          <w:rFonts w:hint="cs"/>
          <w:rtl/>
        </w:rPr>
        <w:t>קבלת צער</w:t>
      </w:r>
      <w:r w:rsidR="007A6F76" w:rsidRPr="003101E7">
        <w:rPr>
          <w:rFonts w:hint="cs"/>
          <w:rtl/>
        </w:rPr>
        <w:t>,</w:t>
      </w:r>
      <w:r w:rsidR="00D16104" w:rsidRPr="003101E7">
        <w:rPr>
          <w:rFonts w:hint="cs"/>
          <w:rtl/>
        </w:rPr>
        <w:t xml:space="preserve"> </w:t>
      </w:r>
      <w:r w:rsidR="007A6F76" w:rsidRPr="003101E7">
        <w:rPr>
          <w:rFonts w:hint="cs"/>
          <w:rtl/>
        </w:rPr>
        <w:t>ובאינו יכול-א"צ</w:t>
      </w:r>
      <w:r w:rsidR="00D16104" w:rsidRPr="003101E7">
        <w:rPr>
          <w:rFonts w:hint="cs"/>
          <w:rtl/>
        </w:rPr>
        <w:t xml:space="preserve"> </w:t>
      </w:r>
    </w:p>
    <w:p w14:paraId="40F6AEE2" w14:textId="1467FB41" w:rsidR="00B8196E" w:rsidRPr="00B8196E" w:rsidRDefault="00D16104" w:rsidP="006143E8">
      <w:pPr>
        <w:pStyle w:val="36"/>
        <w:framePr w:wrap="notBeside"/>
        <w:rPr>
          <w:rtl/>
        </w:rPr>
      </w:pPr>
      <w:r w:rsidRPr="006143E8">
        <w:rPr>
          <w:rFonts w:hint="cs"/>
          <w:rtl/>
        </w:rPr>
        <w:t>א</w:t>
      </w:r>
      <w:r w:rsidRPr="006143E8">
        <w:rPr>
          <w:rtl/>
        </w:rPr>
        <w:t>"</w:t>
      </w:r>
      <w:r w:rsidRPr="006143E8">
        <w:rPr>
          <w:rFonts w:hint="cs"/>
          <w:rtl/>
        </w:rPr>
        <w:t>ד שמואל</w:t>
      </w:r>
      <w:r w:rsidR="00B8196E" w:rsidRPr="00B8196E">
        <w:rPr>
          <w:rFonts w:hint="cs"/>
          <w:rtl/>
        </w:rPr>
        <w:t>:</w:t>
      </w:r>
    </w:p>
    <w:p w14:paraId="74E5D612" w14:textId="0BE08FBB" w:rsidR="00D16104" w:rsidRPr="006F178A" w:rsidRDefault="00D16104" w:rsidP="0045747B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 xml:space="preserve">הוי כנדר שיכול להשלים למחרת </w:t>
      </w:r>
      <w:r w:rsidR="00BD757A">
        <w:rPr>
          <w:rFonts w:hint="cs"/>
          <w:rtl/>
        </w:rPr>
        <w:t xml:space="preserve"> </w:t>
      </w:r>
      <w:r w:rsidR="00BD757A" w:rsidRPr="00BD757A">
        <w:rPr>
          <w:rStyle w:val="afffffc"/>
          <w:rFonts w:hint="cs"/>
          <w:rtl/>
        </w:rPr>
        <w:t>כשאינו יכול</w:t>
      </w:r>
      <w:r w:rsidR="003101E7">
        <w:rPr>
          <w:rStyle w:val="afffffc"/>
          <w:rFonts w:hint="cs"/>
          <w:rtl/>
        </w:rPr>
        <w:t>.</w:t>
      </w:r>
      <w:r w:rsidR="00BD757A" w:rsidRPr="00BD757A">
        <w:rPr>
          <w:rStyle w:val="afffffc"/>
          <w:rFonts w:hint="cs"/>
          <w:rtl/>
        </w:rPr>
        <w:t xml:space="preserve"> </w:t>
      </w:r>
    </w:p>
    <w:p w14:paraId="5D711299" w14:textId="4D2D4F7D" w:rsidR="00B8196E" w:rsidRPr="00B8196E" w:rsidRDefault="00D16104" w:rsidP="006143E8">
      <w:pPr>
        <w:pStyle w:val="36"/>
        <w:framePr w:wrap="notBeside"/>
        <w:rPr>
          <w:rtl/>
        </w:rPr>
      </w:pPr>
      <w:r w:rsidRPr="006143E8">
        <w:rPr>
          <w:rFonts w:hint="cs"/>
          <w:rtl/>
        </w:rPr>
        <w:t>ריבדר</w:t>
      </w:r>
      <w:r w:rsidRPr="006143E8">
        <w:rPr>
          <w:rtl/>
        </w:rPr>
        <w:t>"</w:t>
      </w:r>
      <w:r w:rsidRPr="006143E8">
        <w:rPr>
          <w:rFonts w:hint="eastAsia"/>
          <w:rtl/>
        </w:rPr>
        <w:t>א</w:t>
      </w:r>
      <w:r w:rsidR="00B8196E" w:rsidRPr="00B8196E">
        <w:rPr>
          <w:rtl/>
        </w:rPr>
        <w:t>:</w:t>
      </w:r>
    </w:p>
    <w:p w14:paraId="74E5D613" w14:textId="4511F858" w:rsidR="00D16104" w:rsidRPr="006143E8" w:rsidRDefault="006143E8" w:rsidP="00E76DCF">
      <w:pPr>
        <w:rPr>
          <w:rStyle w:val="afffffc"/>
          <w:rtl/>
        </w:rPr>
      </w:pPr>
      <w:r>
        <w:rPr>
          <w:rFonts w:ascii="Fb Fontext" w:hAnsi="Fb Fontext" w:hint="cs"/>
          <w:spacing w:val="-2"/>
          <w:rtl/>
        </w:rPr>
        <w:t>ל</w:t>
      </w:r>
      <w:r w:rsidR="00E76DCF">
        <w:rPr>
          <w:rFonts w:ascii="Fb Fontext" w:hAnsi="Fb Fontext" w:hint="cs"/>
          <w:spacing w:val="-2"/>
          <w:rtl/>
        </w:rPr>
        <w:t xml:space="preserve">א טעם עגל משולש שהכינו לו, </w:t>
      </w:r>
      <w:r w:rsidR="007A6F76" w:rsidRPr="006143E8">
        <w:rPr>
          <w:rStyle w:val="afffffc"/>
          <w:rtl/>
        </w:rPr>
        <w:t xml:space="preserve">שהיה בתענית חלום </w:t>
      </w:r>
      <w:r w:rsidR="007A6F76" w:rsidRPr="006143E8">
        <w:rPr>
          <w:rStyle w:val="afffffc"/>
          <w:rFonts w:hint="cs"/>
          <w:rtl/>
        </w:rPr>
        <w:t>ו</w:t>
      </w:r>
      <w:r w:rsidR="007A6F76" w:rsidRPr="006143E8">
        <w:rPr>
          <w:rStyle w:val="afffffc"/>
          <w:rtl/>
        </w:rPr>
        <w:t>לא יכל ל</w:t>
      </w:r>
      <w:r w:rsidR="00D16104" w:rsidRPr="006143E8">
        <w:rPr>
          <w:rStyle w:val="afffffc"/>
          <w:rtl/>
        </w:rPr>
        <w:t>לוותה</w:t>
      </w:r>
    </w:p>
    <w:p w14:paraId="362069CA" w14:textId="5A06B4F4" w:rsidR="00B8196E" w:rsidRPr="00B8196E" w:rsidRDefault="00D16104" w:rsidP="00D700EA">
      <w:pPr>
        <w:pStyle w:val="36"/>
        <w:framePr w:wrap="notBeside"/>
        <w:rPr>
          <w:rtl/>
        </w:rPr>
      </w:pPr>
      <w:r w:rsidRPr="00D700EA">
        <w:rPr>
          <w:rFonts w:hint="cs"/>
          <w:rtl/>
        </w:rPr>
        <w:t>כ</w:t>
      </w:r>
      <w:r w:rsidRPr="00D700EA">
        <w:rPr>
          <w:rtl/>
        </w:rPr>
        <w:t>רב</w:t>
      </w:r>
      <w:r w:rsidR="00B8196E" w:rsidRPr="00B8196E">
        <w:rPr>
          <w:rtl/>
        </w:rPr>
        <w:t>:</w:t>
      </w:r>
    </w:p>
    <w:p w14:paraId="74E5D614" w14:textId="7FE6037A" w:rsidR="00D16104" w:rsidRPr="006F178A" w:rsidRDefault="00D700EA" w:rsidP="0045747B">
      <w:pPr>
        <w:rPr>
          <w:rtl/>
        </w:rPr>
      </w:pPr>
      <w:r>
        <w:rPr>
          <w:rFonts w:hint="cs"/>
          <w:rtl/>
        </w:rPr>
        <w:t>י</w:t>
      </w:r>
      <w:r w:rsidR="00D16104" w:rsidRPr="006F178A">
        <w:rPr>
          <w:rtl/>
        </w:rPr>
        <w:t>פה תענית לחלום כאש לנעורת.</w:t>
      </w:r>
      <w:r w:rsidR="00D16104" w:rsidRPr="006F178A">
        <w:rPr>
          <w:rFonts w:hint="cs"/>
          <w:rtl/>
        </w:rPr>
        <w:t xml:space="preserve"> | </w:t>
      </w:r>
      <w:r w:rsidR="00D16104" w:rsidRPr="00AC112A">
        <w:rPr>
          <w:rStyle w:val="afffff3"/>
          <w:rFonts w:hint="cs"/>
          <w:rtl/>
        </w:rPr>
        <w:t>ר</w:t>
      </w:r>
      <w:r w:rsidR="00D16104" w:rsidRPr="00AC112A">
        <w:rPr>
          <w:rStyle w:val="afffff3"/>
          <w:rtl/>
        </w:rPr>
        <w:t>"</w:t>
      </w:r>
      <w:r w:rsidR="00D16104" w:rsidRPr="00AC112A">
        <w:rPr>
          <w:rStyle w:val="afffff3"/>
          <w:rFonts w:hint="cs"/>
          <w:rtl/>
        </w:rPr>
        <w:t>ח</w:t>
      </w:r>
      <w:r w:rsidR="00D16104" w:rsidRPr="00AC112A">
        <w:rPr>
          <w:rStyle w:val="afffff3"/>
          <w:rtl/>
        </w:rPr>
        <w:t xml:space="preserve">: </w:t>
      </w:r>
      <w:r w:rsidR="00D16104" w:rsidRPr="006F178A">
        <w:rPr>
          <w:rtl/>
        </w:rPr>
        <w:t>ובו ביום.</w:t>
      </w:r>
    </w:p>
    <w:p w14:paraId="270476A7" w14:textId="3F551D99" w:rsidR="00B8196E" w:rsidRPr="00B8196E" w:rsidRDefault="00D16104" w:rsidP="00D700EA">
      <w:pPr>
        <w:pStyle w:val="36"/>
        <w:framePr w:wrap="notBeside"/>
        <w:rPr>
          <w:rtl/>
        </w:rPr>
      </w:pPr>
      <w:r w:rsidRPr="00D700EA">
        <w:rPr>
          <w:rFonts w:hint="cs"/>
          <w:rtl/>
        </w:rPr>
        <w:t>רי</w:t>
      </w:r>
      <w:r w:rsidRPr="00D700EA">
        <w:rPr>
          <w:rtl/>
        </w:rPr>
        <w:t>"</w:t>
      </w:r>
      <w:r w:rsidRPr="00D700EA">
        <w:rPr>
          <w:rFonts w:hint="cs"/>
          <w:rtl/>
        </w:rPr>
        <w:t>ו</w:t>
      </w:r>
      <w:r w:rsidR="00B8196E" w:rsidRPr="00B8196E">
        <w:rPr>
          <w:rtl/>
        </w:rPr>
        <w:t>:</w:t>
      </w:r>
    </w:p>
    <w:p w14:paraId="74E5D615" w14:textId="76B8B4FE" w:rsidR="00EF0F81" w:rsidRDefault="00D16104" w:rsidP="002A4915">
      <w:pPr>
        <w:spacing w:after="60"/>
        <w:rPr>
          <w:rtl/>
        </w:rPr>
      </w:pPr>
      <w:r w:rsidRPr="006F178A">
        <w:rPr>
          <w:rtl/>
        </w:rPr>
        <w:t>ואפילו בשבת.</w:t>
      </w:r>
      <w:r w:rsidRPr="006F178A">
        <w:rPr>
          <w:rFonts w:hint="cs"/>
          <w:rtl/>
        </w:rPr>
        <w:t xml:space="preserve"> </w:t>
      </w:r>
      <w:r w:rsidRPr="009D0833">
        <w:rPr>
          <w:rFonts w:cs="PFT_Frank" w:hint="cs"/>
          <w:b/>
          <w:bCs/>
          <w:szCs w:val="14"/>
          <w:rtl/>
        </w:rPr>
        <w:t>ותקנתו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לי</w:t>
      </w:r>
      <w:r>
        <w:rPr>
          <w:rFonts w:hint="cs"/>
          <w:rtl/>
        </w:rPr>
        <w:t>ש</w:t>
      </w:r>
      <w:r w:rsidRPr="006F178A">
        <w:rPr>
          <w:rtl/>
        </w:rPr>
        <w:t>ב תענית</w:t>
      </w:r>
      <w:r>
        <w:rPr>
          <w:rtl/>
        </w:rPr>
        <w:t xml:space="preserve"> לתענית</w:t>
      </w:r>
      <w:r>
        <w:rPr>
          <w:rFonts w:hint="cs"/>
          <w:rtl/>
        </w:rPr>
        <w:t>ו</w:t>
      </w:r>
      <w:r w:rsidRPr="006F178A">
        <w:rPr>
          <w:rtl/>
        </w:rPr>
        <w:t>.</w:t>
      </w:r>
    </w:p>
    <w:p w14:paraId="06F500A3" w14:textId="77D4BE00" w:rsidR="0057304D" w:rsidRDefault="0057304D" w:rsidP="0057304D">
      <w:pPr>
        <w:pStyle w:val="afff0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41" w:author="קלוד" w:date="2026-10-06T10:10:38Z"/>
        </w:rPr>
      </w:pPr>
      <w:ins w:id="20040" w:author="קלוד" w:date="2026-10-06T10:10:38Z">
        <w:r>
          <w:t xml:space="preserve">משנה ו</w:t>
        </w:r>
      </w:ins>
    </w:p>
    <w:p w14:paraId="74E5D616" w14:textId="77777777" w:rsidR="007A6F76" w:rsidRDefault="00D16104" w:rsidP="00E76DCF">
      <w:pPr>
        <w:pStyle w:val="affffff2"/>
        <w:jc w:val="center"/>
        <w:rPr>
          <w:rtl/>
        </w:rPr>
      </w:pPr>
      <w:r w:rsidRPr="00FB538E">
        <w:rPr>
          <w:rtl/>
        </w:rPr>
        <w:t>עברו אלו ולא נענו</w:t>
      </w:r>
      <w:r w:rsidR="007A6F76">
        <w:rPr>
          <w:rFonts w:hint="cs"/>
          <w:rtl/>
        </w:rPr>
        <w:t>,</w:t>
      </w:r>
    </w:p>
    <w:p w14:paraId="74E5D617" w14:textId="77777777" w:rsidR="00D16104" w:rsidRPr="00FB538E" w:rsidRDefault="00D16104" w:rsidP="0045747B">
      <w:pPr>
        <w:pStyle w:val="afff8"/>
        <w:rPr>
          <w:spacing w:val="2"/>
          <w:rtl/>
        </w:rPr>
      </w:pPr>
      <w:r w:rsidRPr="00FB538E">
        <w:rPr>
          <w:spacing w:val="2"/>
          <w:rtl/>
        </w:rPr>
        <w:t>ב"ד</w:t>
      </w:r>
      <w:r w:rsidR="00AC112A">
        <w:rPr>
          <w:rFonts w:hint="cs"/>
          <w:spacing w:val="2"/>
          <w:rtl/>
        </w:rPr>
        <w:t>,</w:t>
      </w:r>
      <w:r w:rsidRPr="00FB538E">
        <w:rPr>
          <w:rFonts w:hint="cs"/>
          <w:spacing w:val="2"/>
          <w:rtl/>
        </w:rPr>
        <w:t xml:space="preserve"> </w:t>
      </w:r>
      <w:r w:rsidRPr="00FB538E">
        <w:rPr>
          <w:spacing w:val="2"/>
          <w:rtl/>
        </w:rPr>
        <w:t xml:space="preserve">גוזרין </w:t>
      </w:r>
      <w:r w:rsidR="007A6F76">
        <w:rPr>
          <w:rFonts w:hint="cs"/>
          <w:spacing w:val="2"/>
          <w:rtl/>
        </w:rPr>
        <w:t xml:space="preserve">ג' </w:t>
      </w:r>
      <w:r w:rsidRPr="00FB538E">
        <w:rPr>
          <w:spacing w:val="2"/>
          <w:rtl/>
        </w:rPr>
        <w:t xml:space="preserve">תעניות אחרות על הצבור, אוכלין ושותין מבעוד יום, </w:t>
      </w:r>
    </w:p>
    <w:p w14:paraId="74E5D618" w14:textId="77777777" w:rsidR="00E76DCF" w:rsidRPr="00E76DCF" w:rsidRDefault="00D16104" w:rsidP="0045747B">
      <w:pPr>
        <w:pStyle w:val="afff8"/>
        <w:rPr>
          <w:rtl/>
        </w:rPr>
      </w:pPr>
      <w:r w:rsidRPr="00E76DCF">
        <w:rPr>
          <w:rtl/>
        </w:rPr>
        <w:t>ואסורין במלאכה וברחיצה ו</w:t>
      </w:r>
      <w:r w:rsidR="00E76DCF" w:rsidRPr="00E76DCF">
        <w:rPr>
          <w:rtl/>
        </w:rPr>
        <w:t>בסיכה ובנעילת הסנדל ובתשמיש</w:t>
      </w:r>
      <w:r w:rsidRPr="00E76DCF">
        <w:rPr>
          <w:rtl/>
        </w:rPr>
        <w:t xml:space="preserve">, </w:t>
      </w:r>
    </w:p>
    <w:p w14:paraId="74E5D619" w14:textId="77777777" w:rsidR="00D16104" w:rsidRPr="00E76DCF" w:rsidRDefault="00D16104" w:rsidP="0045747B">
      <w:pPr>
        <w:pStyle w:val="afff8"/>
        <w:rPr>
          <w:rtl/>
        </w:rPr>
      </w:pPr>
      <w:r w:rsidRPr="00E76DCF">
        <w:rPr>
          <w:rtl/>
        </w:rPr>
        <w:t>ונועלין את המרחצאות.</w:t>
      </w:r>
    </w:p>
    <w:p w14:paraId="74E5D61A" w14:textId="77777777" w:rsidR="007A6F76" w:rsidRDefault="00D16104" w:rsidP="00E76DCF">
      <w:pPr>
        <w:pStyle w:val="afff8"/>
        <w:jc w:val="center"/>
        <w:rPr>
          <w:rtl/>
        </w:rPr>
      </w:pPr>
      <w:r w:rsidRPr="00FB538E">
        <w:rPr>
          <w:rtl/>
        </w:rPr>
        <w:t>עברו אלו ולא נענו</w:t>
      </w:r>
    </w:p>
    <w:p w14:paraId="74E5D61B" w14:textId="77777777" w:rsidR="00D16104" w:rsidRPr="00FB538E" w:rsidRDefault="00D16104" w:rsidP="0045747B">
      <w:pPr>
        <w:pStyle w:val="afff8"/>
        <w:rPr>
          <w:rtl/>
        </w:rPr>
      </w:pPr>
      <w:r w:rsidRPr="00FB538E">
        <w:rPr>
          <w:rtl/>
        </w:rPr>
        <w:lastRenderedPageBreak/>
        <w:t>ב"ד</w:t>
      </w:r>
      <w:r w:rsidRPr="00FB538E">
        <w:rPr>
          <w:rFonts w:hint="cs"/>
          <w:rtl/>
        </w:rPr>
        <w:t xml:space="preserve"> </w:t>
      </w:r>
      <w:r w:rsidRPr="00FB538E">
        <w:rPr>
          <w:rtl/>
        </w:rPr>
        <w:t>גוזרין עליהן עוד שבע, שהן שלוש עשרה תעניות על הצבור.</w:t>
      </w:r>
    </w:p>
    <w:p w14:paraId="74E5D61C" w14:textId="77777777" w:rsidR="00D16104" w:rsidRPr="007A6F76" w:rsidRDefault="009A0431" w:rsidP="0045747B">
      <w:pPr>
        <w:pStyle w:val="afff8"/>
        <w:rPr>
          <w:spacing w:val="0"/>
          <w:rtl/>
        </w:rPr>
      </w:pPr>
      <w:r>
        <w:rPr>
          <w:rFonts w:hint="cs"/>
          <w:spacing w:val="0"/>
          <w:rtl/>
        </w:rPr>
        <w:t xml:space="preserve">מה </w:t>
      </w:r>
      <w:r w:rsidR="00D16104" w:rsidRPr="007A6F76">
        <w:rPr>
          <w:spacing w:val="0"/>
          <w:rtl/>
        </w:rPr>
        <w:t>אלו יתרות על הראשונות, שבאלו מתריעין.</w:t>
      </w:r>
      <w:r w:rsidR="00D16104" w:rsidRPr="007A6F76">
        <w:rPr>
          <w:rFonts w:hint="cs"/>
          <w:spacing w:val="0"/>
          <w:rtl/>
        </w:rPr>
        <w:t xml:space="preserve"> </w:t>
      </w:r>
      <w:r w:rsidR="00D16104" w:rsidRPr="007A6F76">
        <w:rPr>
          <w:spacing w:val="0"/>
          <w:rtl/>
        </w:rPr>
        <w:t>ונועלין את החנויות.</w:t>
      </w:r>
    </w:p>
    <w:p w14:paraId="74E5D61D" w14:textId="77777777" w:rsidR="00D16104" w:rsidRPr="00FB538E" w:rsidRDefault="00D16104" w:rsidP="0045747B">
      <w:pPr>
        <w:pStyle w:val="afff8"/>
        <w:rPr>
          <w:rtl/>
        </w:rPr>
      </w:pPr>
      <w:r w:rsidRPr="00FB538E">
        <w:rPr>
          <w:rtl/>
        </w:rPr>
        <w:t>בשני מטין עם חשיכה, ובחמישי מותרין מפני כבוד השבת.</w:t>
      </w:r>
    </w:p>
    <w:p w14:paraId="74E5D61E" w14:textId="77777777" w:rsidR="007A6F76" w:rsidRDefault="00D16104" w:rsidP="00E76DCF">
      <w:pPr>
        <w:pStyle w:val="afff8"/>
        <w:jc w:val="center"/>
        <w:rPr>
          <w:rtl/>
        </w:rPr>
      </w:pPr>
      <w:r w:rsidRPr="00FB538E">
        <w:rPr>
          <w:rtl/>
        </w:rPr>
        <w:t>עברו אלו ולא נענו</w:t>
      </w:r>
    </w:p>
    <w:p w14:paraId="74E5D61F" w14:textId="77777777" w:rsidR="00D16104" w:rsidRPr="00FB538E" w:rsidRDefault="00D16104" w:rsidP="0045747B">
      <w:pPr>
        <w:pStyle w:val="afff8"/>
        <w:rPr>
          <w:rtl/>
        </w:rPr>
      </w:pPr>
      <w:r w:rsidRPr="00FB538E">
        <w:rPr>
          <w:rtl/>
        </w:rPr>
        <w:t>ממעטין במשא ומתן, בבנין, ובנטיעה, באירוסין, ובנישואין, ובשאילת שלום בין אדם לחבירו, כבני אדם הנזופין למקום.</w:t>
      </w:r>
    </w:p>
    <w:p w14:paraId="74E5D620" w14:textId="77777777" w:rsidR="00D16104" w:rsidRPr="00FB538E" w:rsidRDefault="00D16104" w:rsidP="0045747B">
      <w:pPr>
        <w:pStyle w:val="afff8"/>
        <w:rPr>
          <w:rtl/>
        </w:rPr>
      </w:pPr>
      <w:r w:rsidRPr="00FB538E">
        <w:rPr>
          <w:rtl/>
        </w:rPr>
        <w:t>היחידים חוזרין ומתענין עד שיצא ניסן.</w:t>
      </w:r>
    </w:p>
    <w:p w14:paraId="74E5D621" w14:textId="77777777" w:rsidR="00D16104" w:rsidRPr="00FB538E" w:rsidRDefault="00AC112A" w:rsidP="007A5B2E">
      <w:pPr>
        <w:pStyle w:val="afff8"/>
        <w:spacing w:after="60" w:line="220" w:lineRule="exact"/>
        <w:rPr>
          <w:rtl/>
        </w:rPr>
      </w:pPr>
      <w:r>
        <w:rPr>
          <w:rtl/>
        </w:rPr>
        <w:t xml:space="preserve">יצא ניסן וירדו גשמים </w:t>
      </w:r>
      <w:r w:rsidR="00D16104" w:rsidRPr="00FB538E">
        <w:rPr>
          <w:rtl/>
        </w:rPr>
        <w:t>סימן קללה,</w:t>
      </w:r>
      <w:r w:rsidR="00181EC3">
        <w:rPr>
          <w:rFonts w:hint="cs"/>
          <w:rtl/>
        </w:rPr>
        <w:t xml:space="preserve"> </w:t>
      </w:r>
      <w:r w:rsidRPr="008E3B41">
        <w:rPr>
          <w:rStyle w:val="af4"/>
          <w:rFonts w:hint="cs"/>
          <w:rtl/>
        </w:rPr>
        <w:t>ד</w:t>
      </w:r>
      <w:r w:rsidR="00D16104" w:rsidRPr="008E3B41">
        <w:rPr>
          <w:rStyle w:val="af4"/>
          <w:rtl/>
        </w:rPr>
        <w:t>הלוא קציר חטים היום וגו</w:t>
      </w:r>
      <w:r w:rsidR="00D16104" w:rsidRPr="00FB538E">
        <w:rPr>
          <w:rtl/>
        </w:rPr>
        <w:t>'.</w:t>
      </w:r>
    </w:p>
    <w:p w14:paraId="420B78FE" w14:textId="2BCE51D1" w:rsidR="00CD4D30" w:rsidRDefault="00CD4D30" w:rsidP="00CD4D30">
      <w:pPr>
        <w:pStyle w:val="afffff8"/>
        <w:rPr>
          <w:rtl/>
        </w:rPr>
      </w:pPr>
      <w:r>
        <w:rPr>
          <w:rFonts w:hint="cs"/>
          <w:rtl/>
        </w:rPr>
        <w:t>סדרו של יום תענית</w:t>
      </w:r>
    </w:p>
    <w:p w14:paraId="74E5D622" w14:textId="45FE262D" w:rsidR="007A6F76" w:rsidRPr="0095146B" w:rsidRDefault="00D16104" w:rsidP="0045747B">
      <w:pPr>
        <w:rPr>
          <w:spacing w:val="-4"/>
          <w:rtl/>
        </w:rPr>
      </w:pPr>
      <w:r w:rsidRPr="0095146B">
        <w:rPr>
          <w:rFonts w:hint="cs"/>
          <w:spacing w:val="-4"/>
          <w:rtl/>
        </w:rPr>
        <w:t xml:space="preserve">לא רק </w:t>
      </w:r>
      <w:r w:rsidR="009A0431" w:rsidRPr="0095146B">
        <w:rPr>
          <w:rFonts w:hint="cs"/>
          <w:spacing w:val="-4"/>
          <w:rtl/>
        </w:rPr>
        <w:t xml:space="preserve">מרחיצה ואילך </w:t>
      </w:r>
      <w:r w:rsidRPr="009972CD">
        <w:rPr>
          <w:rFonts w:cs="PFT_Frank" w:hint="cs"/>
          <w:b/>
          <w:bCs/>
          <w:spacing w:val="-4"/>
          <w:szCs w:val="14"/>
          <w:rtl/>
        </w:rPr>
        <w:t>דתענוג</w:t>
      </w:r>
      <w:r w:rsidR="00C179F6" w:rsidRPr="009972CD">
        <w:rPr>
          <w:rFonts w:cs="PFT_Frank" w:hint="cs"/>
          <w:b/>
          <w:bCs/>
          <w:spacing w:val="-4"/>
          <w:szCs w:val="14"/>
          <w:rtl/>
        </w:rPr>
        <w:t>,</w:t>
      </w:r>
      <w:r w:rsidRPr="0095146B">
        <w:rPr>
          <w:rFonts w:hint="cs"/>
          <w:spacing w:val="-4"/>
          <w:rtl/>
        </w:rPr>
        <w:t xml:space="preserve"> אלא אפי מלאכה</w:t>
      </w:r>
      <w:r w:rsidR="009A0431" w:rsidRPr="0095146B">
        <w:rPr>
          <w:rFonts w:hint="cs"/>
          <w:spacing w:val="-4"/>
          <w:rtl/>
        </w:rPr>
        <w:t xml:space="preserve"> שהיא </w:t>
      </w:r>
      <w:r w:rsidR="009A0431" w:rsidRPr="009972CD">
        <w:rPr>
          <w:rFonts w:cs="PFT_Frank" w:hint="cs"/>
          <w:b/>
          <w:bCs/>
          <w:spacing w:val="-4"/>
          <w:szCs w:val="14"/>
          <w:rtl/>
        </w:rPr>
        <w:t>צער</w:t>
      </w:r>
      <w:r w:rsidR="009A0431" w:rsidRPr="0095146B">
        <w:rPr>
          <w:rFonts w:hint="cs"/>
          <w:spacing w:val="-4"/>
          <w:rtl/>
        </w:rPr>
        <w:t xml:space="preserve"> אסורה</w:t>
      </w:r>
      <w:r w:rsidRPr="0095146B">
        <w:rPr>
          <w:rFonts w:hint="cs"/>
          <w:spacing w:val="-4"/>
          <w:rtl/>
        </w:rPr>
        <w:t xml:space="preserve"> </w:t>
      </w:r>
    </w:p>
    <w:p w14:paraId="4252A1BE" w14:textId="6D1D0C85" w:rsidR="00B8196E" w:rsidRPr="00B8196E" w:rsidRDefault="00B8196E" w:rsidP="0001256B">
      <w:pPr>
        <w:pStyle w:val="36"/>
        <w:framePr w:wrap="notBeside"/>
        <w:rPr>
          <w:rtl/>
        </w:rPr>
      </w:pPr>
      <w:r w:rsidRPr="00B8196E">
        <w:rPr>
          <w:rFonts w:hint="cs"/>
          <w:rtl/>
        </w:rPr>
        <w:t>-</w:t>
      </w:r>
    </w:p>
    <w:p w14:paraId="74E5D623" w14:textId="2C75E804" w:rsidR="00D16104" w:rsidRPr="006F178A" w:rsidRDefault="009A0431" w:rsidP="00C179F6">
      <w:pPr>
        <w:rPr>
          <w:rtl/>
        </w:rPr>
      </w:pPr>
      <w:r>
        <w:rPr>
          <w:rStyle w:val="af4"/>
          <w:rFonts w:hint="cs"/>
          <w:rtl/>
        </w:rPr>
        <w:t xml:space="preserve">דקדשו צום </w:t>
      </w:r>
      <w:r w:rsidR="00D16104" w:rsidRPr="00FF7F86">
        <w:rPr>
          <w:rStyle w:val="af4"/>
          <w:rFonts w:hint="cs"/>
          <w:rtl/>
        </w:rPr>
        <w:t>קראו עצרה</w:t>
      </w:r>
      <w:r w:rsidR="00D16104" w:rsidRPr="006F178A">
        <w:rPr>
          <w:rFonts w:ascii="Fb Fontext" w:hAnsi="Fb Fontext" w:hint="cs"/>
          <w:sz w:val="20"/>
          <w:rtl/>
        </w:rPr>
        <w:t xml:space="preserve"> תענית כעצרת</w:t>
      </w:r>
      <w:r>
        <w:rPr>
          <w:rFonts w:ascii="Fb Fontext" w:hAnsi="Fb Fontext" w:hint="cs"/>
          <w:sz w:val="20"/>
          <w:rtl/>
        </w:rPr>
        <w:t xml:space="preserve"> </w:t>
      </w:r>
      <w:r w:rsidRPr="009A0431">
        <w:rPr>
          <w:rStyle w:val="afffffc"/>
          <w:rFonts w:hint="cs"/>
          <w:rtl/>
        </w:rPr>
        <w:t>שבועות</w:t>
      </w:r>
      <w:r>
        <w:rPr>
          <w:rFonts w:ascii="Fb Fontext" w:hAnsi="Fb Fontext" w:hint="cs"/>
          <w:sz w:val="20"/>
          <w:rtl/>
        </w:rPr>
        <w:t xml:space="preserve"> </w:t>
      </w:r>
      <w:r w:rsidR="00D16104" w:rsidRPr="006F178A">
        <w:rPr>
          <w:rFonts w:ascii="Fb Fontext" w:hAnsi="Fb Fontext" w:hint="cs"/>
          <w:sz w:val="20"/>
          <w:rtl/>
        </w:rPr>
        <w:t>דאסור במלאכה</w:t>
      </w:r>
      <w:r w:rsidR="00AC112A">
        <w:rPr>
          <w:rFonts w:ascii="Fb Fontext" w:hAnsi="Fb Fontext" w:hint="cs"/>
          <w:sz w:val="20"/>
          <w:rtl/>
        </w:rPr>
        <w:t>,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</w:p>
    <w:p w14:paraId="74E5D624" w14:textId="77777777" w:rsidR="00D16104" w:rsidRPr="006F178A" w:rsidRDefault="00AC112A" w:rsidP="0001256B">
      <w:pPr>
        <w:spacing w:after="60"/>
        <w:rPr>
          <w:rtl/>
        </w:rPr>
      </w:pPr>
      <w:r>
        <w:rPr>
          <w:rFonts w:ascii="Fb Fontext" w:hAnsi="Fb Fontext" w:hint="cs"/>
          <w:rtl/>
        </w:rPr>
        <w:t>ו</w:t>
      </w:r>
      <w:r w:rsidR="009A0431">
        <w:rPr>
          <w:rFonts w:ascii="Fb Fontext" w:hAnsi="Fb Fontext" w:hint="cs"/>
          <w:rtl/>
        </w:rPr>
        <w:t xml:space="preserve">רק מהבוקר </w:t>
      </w:r>
      <w:r w:rsidR="009A0431">
        <w:rPr>
          <w:rStyle w:val="af4"/>
          <w:rFonts w:hint="cs"/>
          <w:rtl/>
        </w:rPr>
        <w:t>כ</w:t>
      </w:r>
      <w:r w:rsidR="00D16104" w:rsidRPr="00A824E4">
        <w:rPr>
          <w:rStyle w:val="af4"/>
          <w:rFonts w:hint="cs"/>
          <w:rtl/>
        </w:rPr>
        <w:t xml:space="preserve">אספו זקנים' </w:t>
      </w:r>
      <w:r>
        <w:rPr>
          <w:rFonts w:ascii="Fb Fontext" w:hAnsi="Fb Fontext" w:hint="cs"/>
          <w:rtl/>
        </w:rPr>
        <w:t>ד</w:t>
      </w:r>
      <w:r w:rsidR="00D16104" w:rsidRPr="006F178A">
        <w:rPr>
          <w:rFonts w:ascii="Fb Fontext" w:hAnsi="Fb Fontext" w:hint="cs"/>
          <w:rtl/>
        </w:rPr>
        <w:t>ביום</w:t>
      </w:r>
      <w:r w:rsidR="009A0431">
        <w:rPr>
          <w:rFonts w:ascii="Fb Fontext" w:hAnsi="Fb Fontext" w:hint="cs"/>
          <w:rtl/>
        </w:rPr>
        <w:t xml:space="preserve"> </w:t>
      </w:r>
      <w:r w:rsidR="009A0431" w:rsidRPr="008E3B41">
        <w:rPr>
          <w:rStyle w:val="afffff3"/>
          <w:rFonts w:hint="cs"/>
          <w:rtl/>
        </w:rPr>
        <w:t>וכר''ה</w:t>
      </w:r>
      <w:r w:rsidR="008E3B41">
        <w:rPr>
          <w:rStyle w:val="afffff3"/>
          <w:rFonts w:hint="cs"/>
          <w:rtl/>
        </w:rPr>
        <w:t>:</w:t>
      </w:r>
      <w:r w:rsidR="009A0431" w:rsidRPr="008E3B41">
        <w:rPr>
          <w:rStyle w:val="afffff3"/>
          <w:rFonts w:hint="cs"/>
          <w:rtl/>
        </w:rPr>
        <w:t xml:space="preserve"> </w:t>
      </w:r>
      <w:r w:rsidR="009A0431">
        <w:rPr>
          <w:rFonts w:ascii="Fb Fontext" w:hAnsi="Fb Fontext" w:hint="cs"/>
          <w:rtl/>
        </w:rPr>
        <w:t>שמתאספים בבוקר</w:t>
      </w:r>
      <w:r w:rsidR="00D16104" w:rsidRPr="006F178A">
        <w:rPr>
          <w:rFonts w:ascii="Fb Fontext" w:hAnsi="Fb Fontext"/>
          <w:rtl/>
        </w:rPr>
        <w:t>.</w:t>
      </w:r>
    </w:p>
    <w:p w14:paraId="51DB831A" w14:textId="79E8D0A5" w:rsidR="00B8196E" w:rsidRPr="00B8196E" w:rsidRDefault="00D16104" w:rsidP="0001256B">
      <w:pPr>
        <w:pStyle w:val="36"/>
        <w:framePr w:wrap="notBeside"/>
        <w:rPr>
          <w:rtl/>
        </w:rPr>
      </w:pPr>
      <w:r w:rsidRPr="0001256B">
        <w:rPr>
          <w:rFonts w:hint="cs"/>
          <w:rtl/>
        </w:rPr>
        <w:t>אביי</w:t>
      </w:r>
      <w:r w:rsidR="00B8196E" w:rsidRPr="00B8196E">
        <w:rPr>
          <w:rFonts w:hint="cs"/>
          <w:rtl/>
        </w:rPr>
        <w:t>:</w:t>
      </w:r>
    </w:p>
    <w:p w14:paraId="74E5D625" w14:textId="4247A6EC" w:rsidR="00D16104" w:rsidRPr="006F178A" w:rsidRDefault="009A0431" w:rsidP="0045747B">
      <w:pPr>
        <w:rPr>
          <w:rtl/>
        </w:rPr>
      </w:pPr>
      <w:r>
        <w:rPr>
          <w:rFonts w:hint="cs"/>
          <w:rtl/>
        </w:rPr>
        <w:t>מבוקר ועד חצות</w:t>
      </w:r>
      <w:r w:rsidR="00D16104" w:rsidRPr="006F178A">
        <w:rPr>
          <w:rFonts w:hint="cs"/>
          <w:rtl/>
        </w:rPr>
        <w:t xml:space="preserve"> היום מ</w:t>
      </w:r>
      <w:r w:rsidR="007A6F76">
        <w:rPr>
          <w:rFonts w:hint="cs"/>
          <w:rtl/>
        </w:rPr>
        <w:t>תעסקין בעסקי בני העיר,</w:t>
      </w:r>
    </w:p>
    <w:p w14:paraId="74E5D626" w14:textId="77777777" w:rsidR="00FF7F86" w:rsidRDefault="00D16104" w:rsidP="0001256B">
      <w:pPr>
        <w:rPr>
          <w:rtl/>
        </w:rPr>
      </w:pPr>
      <w:r w:rsidRPr="006F178A">
        <w:rPr>
          <w:rtl/>
        </w:rPr>
        <w:t xml:space="preserve">מכאן ואילך </w:t>
      </w:r>
      <w:r w:rsidRPr="006F178A">
        <w:rPr>
          <w:rFonts w:hint="cs"/>
          <w:rtl/>
        </w:rPr>
        <w:t xml:space="preserve">רבע היום קוראים ומפטירים </w:t>
      </w:r>
      <w:r w:rsidRPr="00AC112A">
        <w:rPr>
          <w:rStyle w:val="afffff3"/>
          <w:rFonts w:hint="cs"/>
          <w:rtl/>
        </w:rPr>
        <w:t>ויחל</w:t>
      </w:r>
      <w:r w:rsidRPr="006F178A">
        <w:rPr>
          <w:rFonts w:hint="cs"/>
          <w:rtl/>
        </w:rPr>
        <w:t xml:space="preserve"> </w:t>
      </w:r>
      <w:r w:rsidR="00FF7F86">
        <w:rPr>
          <w:rStyle w:val="afffff3"/>
          <w:rFonts w:hint="cs"/>
          <w:rtl/>
        </w:rPr>
        <w:t>ודרשו,</w:t>
      </w:r>
    </w:p>
    <w:p w14:paraId="74E5D628" w14:textId="6877167F" w:rsidR="00D16104" w:rsidRPr="008220A8" w:rsidRDefault="007A6F76" w:rsidP="008220A8">
      <w:pPr>
        <w:rPr>
          <w:rStyle w:val="af4"/>
          <w:spacing w:val="-2"/>
          <w:rtl/>
        </w:rPr>
      </w:pPr>
      <w:r w:rsidRPr="008220A8">
        <w:rPr>
          <w:rFonts w:hint="cs"/>
          <w:spacing w:val="-2"/>
          <w:rtl/>
        </w:rPr>
        <w:t>ורבע יום מבקשים רחמים</w:t>
      </w:r>
      <w:r w:rsidR="008220A8" w:rsidRPr="008220A8">
        <w:rPr>
          <w:rFonts w:hint="cs"/>
          <w:spacing w:val="-2"/>
          <w:rtl/>
        </w:rPr>
        <w:t xml:space="preserve"> </w:t>
      </w:r>
      <w:r w:rsidR="00D16104" w:rsidRPr="008220A8">
        <w:rPr>
          <w:rStyle w:val="af4"/>
          <w:spacing w:val="-2"/>
          <w:rtl/>
        </w:rPr>
        <w:t>ויקראו בספר תורת ה' אלהיהם</w:t>
      </w:r>
      <w:r w:rsidR="00D16104" w:rsidRPr="008220A8">
        <w:rPr>
          <w:rStyle w:val="af4"/>
          <w:rFonts w:hint="cs"/>
          <w:spacing w:val="-2"/>
          <w:rtl/>
        </w:rPr>
        <w:t xml:space="preserve"> רביעית היום</w:t>
      </w:r>
    </w:p>
    <w:p w14:paraId="74E5D629" w14:textId="77777777" w:rsidR="00D16104" w:rsidRPr="006F178A" w:rsidRDefault="00D16104" w:rsidP="008220A8">
      <w:pPr>
        <w:rPr>
          <w:rtl/>
        </w:rPr>
      </w:pPr>
      <w:r w:rsidRPr="006F178A">
        <w:rPr>
          <w:rFonts w:hint="cs"/>
          <w:rtl/>
        </w:rPr>
        <w:t>ו</w:t>
      </w:r>
      <w:r w:rsidRPr="006F178A">
        <w:rPr>
          <w:rtl/>
        </w:rPr>
        <w:t>רב</w:t>
      </w:r>
      <w:r w:rsidR="0086254B">
        <w:rPr>
          <w:rFonts w:hint="cs"/>
          <w:rtl/>
        </w:rPr>
        <w:t>י</w:t>
      </w:r>
      <w:r w:rsidRPr="006F178A">
        <w:rPr>
          <w:rtl/>
        </w:rPr>
        <w:t xml:space="preserve">עית מתודים </w:t>
      </w:r>
      <w:r w:rsidRPr="008E3B41">
        <w:rPr>
          <w:rStyle w:val="afffffc"/>
          <w:rtl/>
        </w:rPr>
        <w:t>ומשתחוים לה' אלהיהם.</w:t>
      </w:r>
    </w:p>
    <w:p w14:paraId="306EBD9C" w14:textId="798C9916" w:rsidR="00B8196E" w:rsidRPr="00B8196E" w:rsidRDefault="00D16104" w:rsidP="008220A8">
      <w:pPr>
        <w:pStyle w:val="36"/>
        <w:framePr w:wrap="notBeside"/>
        <w:rPr>
          <w:rtl/>
        </w:rPr>
      </w:pPr>
      <w:r w:rsidRPr="008220A8">
        <w:rPr>
          <w:rFonts w:hint="cs"/>
          <w:rtl/>
        </w:rPr>
        <w:t xml:space="preserve">ולא </w:t>
      </w:r>
      <w:r w:rsidR="007A6F76" w:rsidRPr="008220A8">
        <w:rPr>
          <w:rFonts w:hint="cs"/>
          <w:rtl/>
        </w:rPr>
        <w:t>הפוך</w:t>
      </w:r>
      <w:r w:rsidR="00B8196E" w:rsidRPr="00B8196E">
        <w:rPr>
          <w:rtl/>
        </w:rPr>
        <w:t>:</w:t>
      </w:r>
    </w:p>
    <w:p w14:paraId="74E5D62A" w14:textId="7F2458C7" w:rsidR="00D16104" w:rsidRPr="00C668B2" w:rsidRDefault="00D16104" w:rsidP="008220A8">
      <w:pPr>
        <w:rPr>
          <w:spacing w:val="-2"/>
          <w:rtl/>
        </w:rPr>
      </w:pPr>
      <w:r w:rsidRPr="00C668B2">
        <w:rPr>
          <w:rStyle w:val="af4"/>
          <w:rFonts w:hint="cs"/>
          <w:spacing w:val="-2"/>
          <w:rtl/>
        </w:rPr>
        <w:t>ד'</w:t>
      </w:r>
      <w:r w:rsidRPr="00C668B2">
        <w:rPr>
          <w:rStyle w:val="af4"/>
          <w:spacing w:val="-2"/>
          <w:rtl/>
        </w:rPr>
        <w:t>ואלי יאספו על מעל הגולה וגו',</w:t>
      </w:r>
      <w:r w:rsidR="007A6F76">
        <w:rPr>
          <w:rStyle w:val="af4"/>
          <w:rFonts w:hint="cs"/>
          <w:spacing w:val="-2"/>
          <w:rtl/>
        </w:rPr>
        <w:t xml:space="preserve">- </w:t>
      </w:r>
      <w:r w:rsidR="007A6F76" w:rsidRPr="007A6F76">
        <w:rPr>
          <w:rFonts w:hint="cs"/>
          <w:rtl/>
        </w:rPr>
        <w:t>בדקו מעשיהם</w:t>
      </w:r>
      <w:r w:rsidR="009E6202">
        <w:rPr>
          <w:rFonts w:hint="cs"/>
          <w:spacing w:val="-2"/>
          <w:rtl/>
        </w:rPr>
        <w:t>.</w:t>
      </w:r>
      <w:r w:rsidRPr="00C668B2">
        <w:rPr>
          <w:spacing w:val="-2"/>
          <w:rtl/>
        </w:rPr>
        <w:t xml:space="preserve"> </w:t>
      </w:r>
    </w:p>
    <w:p w14:paraId="74E5D62B" w14:textId="77777777" w:rsidR="00D16104" w:rsidRPr="006F178A" w:rsidRDefault="007A6F76" w:rsidP="008220A8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ואח''כ- </w:t>
      </w:r>
      <w:r w:rsidR="00D16104" w:rsidRPr="007A6F76">
        <w:rPr>
          <w:rStyle w:val="af4"/>
          <w:rtl/>
        </w:rPr>
        <w:t>במנחת הערב קמת</w:t>
      </w:r>
      <w:r w:rsidR="00D16104" w:rsidRPr="00FF7F86">
        <w:rPr>
          <w:rStyle w:val="af4"/>
          <w:rtl/>
        </w:rPr>
        <w:t>י מתעניתי</w:t>
      </w:r>
      <w:r w:rsidR="00D16104" w:rsidRPr="00FF7F86">
        <w:rPr>
          <w:rStyle w:val="af4"/>
          <w:rFonts w:hint="cs"/>
          <w:rtl/>
        </w:rPr>
        <w:t xml:space="preserve"> </w:t>
      </w:r>
      <w:r w:rsidR="00D16104" w:rsidRPr="00FF7F86">
        <w:rPr>
          <w:rStyle w:val="af4"/>
          <w:rtl/>
        </w:rPr>
        <w:t>ואפרשה כפי אל ה'.</w:t>
      </w:r>
    </w:p>
    <w:p w14:paraId="74E5D62C" w14:textId="17728028" w:rsidR="00D16104" w:rsidRDefault="007A7A35" w:rsidP="0045747B">
      <w:pPr>
        <w:pStyle w:val="afff0"/>
        <w:rPr>
          <w:del w:id="90010" w:author="מנוע עיצוב" w:date="2026-10-08T11:01:28Z"/>
          <w:rtl/>
        </w:rPr>
      </w:pPr>
      <w:del w:id="90009" w:author="מנוע עיצוב" w:date="2026-10-08T11:01:28Z">
        <w:r>
          <w:rPr>
            <w:rFonts w:ascii="MS Mincho" w:hAnsi="MS Mincho" w:hint="cs"/>
            <w:rtl/>
          </w:rPr>
          <w:delText xml:space="preserve">***</w:delText>
        </w:r>
      </w:del>
    </w:p>
    <w:p w14:paraId="74E5D62D" w14:textId="3666AD5A" w:rsidR="00BC156D" w:rsidRPr="00BC156D" w:rsidRDefault="00BC156D" w:rsidP="008C626C">
      <w:pPr>
        <w:pStyle w:val="afffff8"/>
        <w:rPr>
          <w:rtl/>
        </w:rPr>
      </w:pPr>
      <w:r w:rsidRPr="00BC156D">
        <w:rPr>
          <w:rFonts w:hint="cs"/>
          <w:rtl/>
        </w:rPr>
        <w:t>רחיצה בחמין ובצונן</w:t>
      </w:r>
      <w:r w:rsidR="002022AA">
        <w:rPr>
          <w:rFonts w:hint="cs"/>
          <w:rtl/>
        </w:rPr>
        <w:t xml:space="preserve"> [ג שיטות]</w:t>
      </w:r>
    </w:p>
    <w:p w14:paraId="74E5D62E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יג.</w:t>
      </w:r>
    </w:p>
    <w:p w14:paraId="44DC561E" w14:textId="5970CE30" w:rsidR="00B8196E" w:rsidRPr="00B8196E" w:rsidRDefault="00BC156D" w:rsidP="009E6202">
      <w:pPr>
        <w:pStyle w:val="36"/>
        <w:framePr w:wrap="notBeside"/>
        <w:rPr>
          <w:rtl/>
        </w:rPr>
      </w:pPr>
      <w:r w:rsidRPr="009E6202">
        <w:rPr>
          <w:rFonts w:hint="cs"/>
          <w:rtl/>
        </w:rPr>
        <w:t xml:space="preserve">א. </w:t>
      </w:r>
      <w:r w:rsidR="00D16104" w:rsidRPr="009E6202">
        <w:rPr>
          <w:rFonts w:hint="cs"/>
          <w:rtl/>
        </w:rPr>
        <w:t>ר</w:t>
      </w:r>
      <w:r w:rsidR="00D16104" w:rsidRPr="009E6202">
        <w:rPr>
          <w:rtl/>
        </w:rPr>
        <w:t>"</w:t>
      </w:r>
      <w:r w:rsidR="00D16104" w:rsidRPr="009E6202">
        <w:rPr>
          <w:rFonts w:hint="cs"/>
          <w:rtl/>
        </w:rPr>
        <w:t>ח</w:t>
      </w:r>
      <w:r w:rsidR="00B8196E" w:rsidRPr="00B8196E">
        <w:rPr>
          <w:rtl/>
        </w:rPr>
        <w:t>:</w:t>
      </w:r>
    </w:p>
    <w:p w14:paraId="74E5D62F" w14:textId="6837EF18" w:rsidR="00D16104" w:rsidRPr="006F178A" w:rsidRDefault="00BC156D" w:rsidP="0045747B">
      <w:pPr>
        <w:rPr>
          <w:rtl/>
        </w:rPr>
      </w:pPr>
      <w:r>
        <w:rPr>
          <w:rFonts w:ascii="Fb Fontext" w:hAnsi="Fb Fontext" w:hint="cs"/>
          <w:rtl/>
        </w:rPr>
        <w:t xml:space="preserve">תשעה באב </w:t>
      </w:r>
      <w:r w:rsidR="00D16104" w:rsidRPr="006F178A">
        <w:rPr>
          <w:rFonts w:ascii="Fb Fontext" w:hAnsi="Fb Fontext"/>
          <w:rtl/>
        </w:rPr>
        <w:t>ואבל - אסור בין בחמין בין בצונן.</w:t>
      </w:r>
    </w:p>
    <w:p w14:paraId="74E5D630" w14:textId="77777777" w:rsidR="00D16104" w:rsidRPr="00C668B2" w:rsidRDefault="00857E1B" w:rsidP="0045747B">
      <w:pPr>
        <w:rPr>
          <w:rFonts w:cs="Guttman Vilna"/>
          <w:b/>
          <w:bCs/>
        </w:rPr>
      </w:pPr>
      <w:r>
        <w:rPr>
          <w:rtl/>
        </w:rPr>
        <w:t>תענית צבור</w:t>
      </w:r>
      <w:r w:rsidR="00D16104" w:rsidRPr="00C668B2">
        <w:rPr>
          <w:rtl/>
        </w:rPr>
        <w:t xml:space="preserve"> בחמין אסור, בצונן מותר.</w:t>
      </w:r>
    </w:p>
    <w:p w14:paraId="125F8DFF" w14:textId="52873C1A" w:rsidR="00B8196E" w:rsidRPr="00B8196E" w:rsidRDefault="00BC156D" w:rsidP="005C5824">
      <w:pPr>
        <w:pStyle w:val="36"/>
        <w:framePr w:wrap="notBeside"/>
        <w:rPr>
          <w:rtl/>
        </w:rPr>
      </w:pPr>
      <w:r w:rsidRPr="005C5824">
        <w:rPr>
          <w:rFonts w:hint="cs"/>
          <w:rtl/>
        </w:rPr>
        <w:t>ומוכח</w:t>
      </w:r>
      <w:r w:rsidR="00B8196E" w:rsidRPr="00B8196E">
        <w:rPr>
          <w:rtl/>
        </w:rPr>
        <w:t>:</w:t>
      </w:r>
    </w:p>
    <w:p w14:paraId="74E5D631" w14:textId="26908C35" w:rsidR="00D16104" w:rsidRPr="006F178A" w:rsidRDefault="00BC156D" w:rsidP="0045747B">
      <w:pPr>
        <w:rPr>
          <w:rtl/>
        </w:rPr>
      </w:pPr>
      <w:r>
        <w:rPr>
          <w:rFonts w:hint="cs"/>
          <w:rtl/>
        </w:rPr>
        <w:t>מד</w:t>
      </w:r>
      <w:r w:rsidR="00D16104" w:rsidRPr="006F178A">
        <w:rPr>
          <w:rtl/>
        </w:rPr>
        <w:t xml:space="preserve">נועלין את </w:t>
      </w:r>
      <w:r w:rsidR="00D16104" w:rsidRPr="009D0833">
        <w:rPr>
          <w:rFonts w:cs="PFT_Frank"/>
          <w:b/>
          <w:bCs/>
          <w:szCs w:val="14"/>
          <w:rtl/>
        </w:rPr>
        <w:t>המרחצאות</w:t>
      </w:r>
      <w:r w:rsidR="00D16104" w:rsidRPr="006F178A">
        <w:rPr>
          <w:rtl/>
        </w:rPr>
        <w:t>.</w:t>
      </w:r>
      <w:r>
        <w:rPr>
          <w:rFonts w:hint="cs"/>
          <w:rtl/>
        </w:rPr>
        <w:t xml:space="preserve"> דמותר צונן. </w:t>
      </w:r>
    </w:p>
    <w:p w14:paraId="1F324C6C" w14:textId="224C8891" w:rsidR="00B8196E" w:rsidRPr="00B8196E" w:rsidRDefault="00BC156D" w:rsidP="005C5824">
      <w:pPr>
        <w:pStyle w:val="36"/>
        <w:framePr w:wrap="notBeside"/>
        <w:rPr>
          <w:rtl/>
        </w:rPr>
      </w:pPr>
      <w:r w:rsidRPr="005C5824">
        <w:rPr>
          <w:rFonts w:hint="cs"/>
          <w:rtl/>
        </w:rPr>
        <w:t>ומוכח</w:t>
      </w:r>
      <w:r w:rsidR="00B8196E" w:rsidRPr="00B8196E">
        <w:rPr>
          <w:rFonts w:hint="cs"/>
          <w:rtl/>
        </w:rPr>
        <w:t>:</w:t>
      </w:r>
    </w:p>
    <w:p w14:paraId="74E5D632" w14:textId="74814B4A" w:rsidR="00BC156D" w:rsidRPr="005C5824" w:rsidRDefault="00BC156D" w:rsidP="00E76DCF">
      <w:pPr>
        <w:rPr>
          <w:rtl/>
        </w:rPr>
      </w:pPr>
      <w:r w:rsidRPr="005C5824">
        <w:rPr>
          <w:rFonts w:hint="cs"/>
          <w:rtl/>
        </w:rPr>
        <w:t>דת</w:t>
      </w:r>
      <w:r w:rsidR="00E76DCF" w:rsidRPr="005C5824">
        <w:rPr>
          <w:rFonts w:hint="cs"/>
          <w:rtl/>
        </w:rPr>
        <w:t>"ב</w:t>
      </w:r>
      <w:r w:rsidRPr="005C5824">
        <w:rPr>
          <w:rFonts w:hint="cs"/>
          <w:rtl/>
        </w:rPr>
        <w:t xml:space="preserve"> בצונן אסור</w:t>
      </w:r>
      <w:r w:rsidR="004F4B53">
        <w:rPr>
          <w:rFonts w:hint="cs"/>
          <w:rtl/>
        </w:rPr>
        <w:t>,</w:t>
      </w:r>
      <w:r w:rsidRPr="005C5824">
        <w:rPr>
          <w:rFonts w:hint="cs"/>
          <w:rtl/>
        </w:rPr>
        <w:t xml:space="preserve"> דחייבי טבילות טובלין בת''ב וביוה''כ</w:t>
      </w:r>
      <w:r w:rsidR="004F4B53">
        <w:rPr>
          <w:rFonts w:hint="cs"/>
          <w:rtl/>
        </w:rPr>
        <w:t>.</w:t>
      </w:r>
    </w:p>
    <w:p w14:paraId="74E5D633" w14:textId="77777777" w:rsidR="00BC156D" w:rsidRPr="005C5824" w:rsidRDefault="00BC156D" w:rsidP="005C5824">
      <w:pPr>
        <w:rPr>
          <w:rtl/>
        </w:rPr>
      </w:pPr>
      <w:r w:rsidRPr="00BC156D">
        <w:rPr>
          <w:rFonts w:hint="cs"/>
          <w:rtl/>
        </w:rPr>
        <w:t>ומיירי בצונן</w:t>
      </w:r>
      <w:r>
        <w:rPr>
          <w:rFonts w:hint="cs"/>
          <w:rtl/>
        </w:rPr>
        <w:t>,</w:t>
      </w:r>
      <w:r w:rsidRPr="00BC156D">
        <w:rPr>
          <w:rFonts w:hint="cs"/>
          <w:rtl/>
        </w:rPr>
        <w:t xml:space="preserve"> </w:t>
      </w:r>
      <w:r w:rsidRPr="00BC156D">
        <w:rPr>
          <w:rStyle w:val="afffffc"/>
          <w:rFonts w:hint="cs"/>
          <w:rtl/>
        </w:rPr>
        <w:t>דחמין הם שאובים,</w:t>
      </w:r>
      <w:r w:rsidRPr="00BC156D">
        <w:rPr>
          <w:rFonts w:hint="cs"/>
          <w:rtl/>
        </w:rPr>
        <w:t xml:space="preserve"> </w:t>
      </w:r>
      <w:r>
        <w:rPr>
          <w:rFonts w:hint="cs"/>
          <w:rtl/>
        </w:rPr>
        <w:t xml:space="preserve">ודווקא הם </w:t>
      </w:r>
      <w:r w:rsidRPr="00BC156D">
        <w:rPr>
          <w:rFonts w:hint="cs"/>
          <w:rtl/>
        </w:rPr>
        <w:t xml:space="preserve">ולא אחרים. </w:t>
      </w:r>
    </w:p>
    <w:p w14:paraId="665B8A76" w14:textId="0DA6D796" w:rsidR="00B8196E" w:rsidRPr="00B8196E" w:rsidRDefault="00BC156D" w:rsidP="005C5824">
      <w:pPr>
        <w:pStyle w:val="36"/>
        <w:framePr w:wrap="notBeside"/>
        <w:rPr>
          <w:rtl/>
        </w:rPr>
      </w:pPr>
      <w:r w:rsidRPr="005C5824">
        <w:rPr>
          <w:rFonts w:hint="cs"/>
          <w:rtl/>
        </w:rPr>
        <w:t>ודחינן</w:t>
      </w:r>
      <w:r w:rsidR="00B8196E" w:rsidRPr="00B8196E">
        <w:rPr>
          <w:rtl/>
        </w:rPr>
        <w:t>:</w:t>
      </w:r>
    </w:p>
    <w:p w14:paraId="74E5D634" w14:textId="74A483A7" w:rsidR="00BC156D" w:rsidRDefault="00BC156D" w:rsidP="0045747B">
      <w:pPr>
        <w:rPr>
          <w:rtl/>
        </w:rPr>
      </w:pPr>
      <w:r>
        <w:rPr>
          <w:rFonts w:hint="cs"/>
          <w:rtl/>
        </w:rPr>
        <w:t xml:space="preserve">דמיירי בחמי טבריה ואין צונן, ולכן </w:t>
      </w:r>
      <w:r w:rsidRPr="008E3B41">
        <w:rPr>
          <w:rStyle w:val="afffffc"/>
          <w:rFonts w:hint="cs"/>
          <w:rtl/>
        </w:rPr>
        <w:t>לרחב''ה</w:t>
      </w:r>
      <w:r>
        <w:rPr>
          <w:rFonts w:hint="cs"/>
          <w:rtl/>
        </w:rPr>
        <w:t xml:space="preserve"> מבטל עליו</w:t>
      </w:r>
      <w:r w:rsidR="005C5824">
        <w:rPr>
          <w:rFonts w:hint="cs"/>
          <w:rtl/>
        </w:rPr>
        <w:t>.</w:t>
      </w:r>
    </w:p>
    <w:p w14:paraId="6C4B062F" w14:textId="7A759BAE" w:rsidR="00B8196E" w:rsidRPr="00B8196E" w:rsidRDefault="00BC156D" w:rsidP="005C5824">
      <w:pPr>
        <w:pStyle w:val="36"/>
        <w:framePr w:wrap="notBeside"/>
        <w:rPr>
          <w:rtl/>
        </w:rPr>
      </w:pPr>
      <w:r w:rsidRPr="005C5824">
        <w:rPr>
          <w:rFonts w:hint="cs"/>
          <w:rtl/>
        </w:rPr>
        <w:t>ויקשה</w:t>
      </w:r>
      <w:r w:rsidR="00B8196E" w:rsidRPr="00B8196E">
        <w:rPr>
          <w:rFonts w:hint="cs"/>
          <w:rtl/>
        </w:rPr>
        <w:t>:</w:t>
      </w:r>
    </w:p>
    <w:p w14:paraId="74E5D635" w14:textId="25E56471" w:rsidR="00D16104" w:rsidRPr="005C5824" w:rsidRDefault="00BC156D" w:rsidP="0045747B">
      <w:pPr>
        <w:rPr>
          <w:rtl/>
        </w:rPr>
      </w:pPr>
      <w:r w:rsidRPr="005C5824">
        <w:rPr>
          <w:rFonts w:hint="cs"/>
          <w:rtl/>
        </w:rPr>
        <w:lastRenderedPageBreak/>
        <w:t>דת''צ בצונן אסור ד</w:t>
      </w:r>
      <w:r w:rsidR="00FF7F86" w:rsidRPr="005C5824">
        <w:rPr>
          <w:rtl/>
        </w:rPr>
        <w:t xml:space="preserve">במלאכה </w:t>
      </w:r>
      <w:r w:rsidR="00FF7F86" w:rsidRPr="005C5824">
        <w:rPr>
          <w:rFonts w:hint="cs"/>
          <w:rtl/>
        </w:rPr>
        <w:t xml:space="preserve">דווקא </w:t>
      </w:r>
      <w:r w:rsidRPr="005C5824">
        <w:rPr>
          <w:rtl/>
        </w:rPr>
        <w:t>ביום, אבל בלילה</w:t>
      </w:r>
      <w:r w:rsidR="00D16104" w:rsidRPr="005C5824">
        <w:rPr>
          <w:rtl/>
        </w:rPr>
        <w:t xml:space="preserve"> מותר.</w:t>
      </w:r>
    </w:p>
    <w:p w14:paraId="74E5D636" w14:textId="77777777" w:rsidR="00D16104" w:rsidRPr="006F178A" w:rsidRDefault="00BC156D" w:rsidP="004F4B53">
      <w:pPr>
        <w:rPr>
          <w:rtl/>
        </w:rPr>
      </w:pPr>
      <w:r>
        <w:rPr>
          <w:rFonts w:hint="cs"/>
          <w:rtl/>
        </w:rPr>
        <w:t>ו</w:t>
      </w:r>
      <w:r w:rsidR="00D16104" w:rsidRPr="006F178A">
        <w:rPr>
          <w:rtl/>
        </w:rPr>
        <w:t xml:space="preserve">נעילת הסנדל </w:t>
      </w:r>
      <w:r w:rsidR="00FF7F86">
        <w:rPr>
          <w:rFonts w:hint="cs"/>
          <w:rtl/>
        </w:rPr>
        <w:t>דווקא</w:t>
      </w:r>
      <w:r w:rsidR="00D16104" w:rsidRPr="006F178A">
        <w:rPr>
          <w:rtl/>
        </w:rPr>
        <w:t xml:space="preserve"> בעיר, אבל בדרך</w:t>
      </w:r>
      <w:r w:rsidR="00FF7F86">
        <w:rPr>
          <w:rFonts w:hint="cs"/>
          <w:rtl/>
        </w:rPr>
        <w:t xml:space="preserve"> </w:t>
      </w:r>
      <w:r w:rsidR="00D16104" w:rsidRPr="006F178A">
        <w:rPr>
          <w:rtl/>
        </w:rPr>
        <w:t>מותר.</w:t>
      </w:r>
    </w:p>
    <w:p w14:paraId="74E5D637" w14:textId="77777777" w:rsidR="00D16104" w:rsidRDefault="00D16104" w:rsidP="004F4B53">
      <w:pPr>
        <w:rPr>
          <w:spacing w:val="-4"/>
          <w:rtl/>
        </w:rPr>
      </w:pPr>
      <w:r w:rsidRPr="004F4B53">
        <w:rPr>
          <w:rtl/>
        </w:rPr>
        <w:t xml:space="preserve">ורחיצה </w:t>
      </w:r>
      <w:r w:rsidR="008E3B41" w:rsidRPr="004F4B53">
        <w:rPr>
          <w:rFonts w:hint="cs"/>
          <w:rtl/>
        </w:rPr>
        <w:t xml:space="preserve">רק </w:t>
      </w:r>
      <w:r w:rsidRPr="004F4B53">
        <w:rPr>
          <w:rtl/>
        </w:rPr>
        <w:t>כל גופו, אבל פניו ידיו ורגליו - מותר</w:t>
      </w:r>
      <w:r w:rsidRPr="008E3B41">
        <w:rPr>
          <w:spacing w:val="-4"/>
          <w:rtl/>
        </w:rPr>
        <w:t>.</w:t>
      </w:r>
      <w:r w:rsidR="008E3B41" w:rsidRPr="008E3B41">
        <w:rPr>
          <w:rFonts w:hint="cs"/>
          <w:spacing w:val="-4"/>
          <w:rtl/>
        </w:rPr>
        <w:t xml:space="preserve"> </w:t>
      </w:r>
      <w:r w:rsidR="008E3B41" w:rsidRPr="008E3B41">
        <w:rPr>
          <w:rStyle w:val="afffffc"/>
          <w:rFonts w:hint="cs"/>
          <w:rtl/>
        </w:rPr>
        <w:t>וכן מנודה ואבל</w:t>
      </w:r>
    </w:p>
    <w:p w14:paraId="08B28808" w14:textId="149A4DAA" w:rsidR="003109CB" w:rsidRPr="003109CB" w:rsidRDefault="008E3B41" w:rsidP="003109CB">
      <w:pPr>
        <w:rPr>
          <w:rStyle w:val="afffff3"/>
          <w:rFonts w:cs="FrankRuehl"/>
          <w:bCs w:val="0"/>
          <w:szCs w:val="18"/>
          <w:rtl/>
        </w:rPr>
      </w:pPr>
      <w:r>
        <w:rPr>
          <w:rFonts w:hint="cs"/>
          <w:rtl/>
        </w:rPr>
        <w:t>ומיירי בצונן, דבחמין אסור לאבל להושיט אצבע</w:t>
      </w:r>
      <w:r w:rsidR="003109CB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46AE21EC" w14:textId="6345557F" w:rsidR="00B8196E" w:rsidRPr="00B8196E" w:rsidRDefault="00BC156D" w:rsidP="003109CB">
      <w:pPr>
        <w:pStyle w:val="36"/>
        <w:framePr w:wrap="notBeside"/>
        <w:rPr>
          <w:rtl/>
        </w:rPr>
      </w:pPr>
      <w:r w:rsidRPr="003109CB">
        <w:rPr>
          <w:rFonts w:hint="cs"/>
          <w:rtl/>
        </w:rPr>
        <w:t>ודחינן</w:t>
      </w:r>
      <w:r w:rsidR="00B8196E" w:rsidRPr="00B8196E">
        <w:rPr>
          <w:rFonts w:hint="cs"/>
          <w:rtl/>
        </w:rPr>
        <w:t>:</w:t>
      </w:r>
    </w:p>
    <w:p w14:paraId="74EEE79C" w14:textId="3AD2DE7D" w:rsidR="003109CB" w:rsidRPr="003109CB" w:rsidRDefault="00BC156D" w:rsidP="003109CB">
      <w:pPr>
        <w:rPr>
          <w:rStyle w:val="afffff3"/>
          <w:rFonts w:cs="FrankRuehl"/>
          <w:bCs w:val="0"/>
          <w:szCs w:val="18"/>
          <w:rtl/>
        </w:rPr>
      </w:pPr>
      <w:r>
        <w:rPr>
          <w:rFonts w:hint="cs"/>
          <w:rtl/>
        </w:rPr>
        <w:t>דמיירי בחמין דווקא</w:t>
      </w:r>
      <w:r w:rsidR="008E3B41">
        <w:rPr>
          <w:rFonts w:hint="cs"/>
          <w:rtl/>
        </w:rPr>
        <w:t>, ומנודה ואבל</w:t>
      </w:r>
      <w:r>
        <w:rPr>
          <w:rFonts w:hint="cs"/>
          <w:rtl/>
        </w:rPr>
        <w:t xml:space="preserve"> על שאר ההלכות</w:t>
      </w:r>
      <w:r w:rsidR="008E3B4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</w:p>
    <w:p w14:paraId="360D133A" w14:textId="76AB0A32" w:rsidR="00B8196E" w:rsidRPr="00B8196E" w:rsidRDefault="00BC156D" w:rsidP="003109CB">
      <w:pPr>
        <w:pStyle w:val="36"/>
        <w:framePr w:wrap="notBeside"/>
        <w:rPr>
          <w:rtl/>
        </w:rPr>
      </w:pPr>
      <w:r w:rsidRPr="003109CB">
        <w:rPr>
          <w:rFonts w:hint="cs"/>
          <w:rtl/>
        </w:rPr>
        <w:t>ויקשה</w:t>
      </w:r>
      <w:r w:rsidR="00B8196E" w:rsidRPr="00B8196E">
        <w:rPr>
          <w:rFonts w:hint="cs"/>
          <w:rtl/>
        </w:rPr>
        <w:t>:</w:t>
      </w:r>
    </w:p>
    <w:p w14:paraId="74E5D63A" w14:textId="50DC7F50" w:rsidR="00BC156D" w:rsidRDefault="00BC156D" w:rsidP="0045747B">
      <w:pPr>
        <w:rPr>
          <w:rtl/>
        </w:rPr>
      </w:pPr>
      <w:r>
        <w:rPr>
          <w:rFonts w:hint="cs"/>
          <w:rtl/>
        </w:rPr>
        <w:t xml:space="preserve">אבל בצונן מותר </w:t>
      </w:r>
      <w:r w:rsidR="00267D7F">
        <w:rPr>
          <w:rStyle w:val="afffff3"/>
          <w:rFonts w:hint="cs"/>
          <w:rtl/>
        </w:rPr>
        <w:t>דכ</w:t>
      </w:r>
      <w:r w:rsidRPr="00BC156D">
        <w:rPr>
          <w:rStyle w:val="afffff3"/>
          <w:rFonts w:hint="cs"/>
          <w:rtl/>
        </w:rPr>
        <w:t>שמ</w:t>
      </w:r>
      <w:r w:rsidR="0086254B">
        <w:rPr>
          <w:rStyle w:val="afffff3"/>
          <w:rFonts w:hint="cs"/>
          <w:rtl/>
        </w:rPr>
        <w:t>ת</w:t>
      </w:r>
      <w:r w:rsidRPr="00BC156D">
        <w:rPr>
          <w:rStyle w:val="afffff3"/>
          <w:rFonts w:hint="cs"/>
          <w:rtl/>
        </w:rPr>
        <w:t>ו בני ריב''ח</w:t>
      </w:r>
      <w:r>
        <w:rPr>
          <w:rFonts w:hint="cs"/>
          <w:rtl/>
        </w:rPr>
        <w:t xml:space="preserve"> רחץ בצונן כל שבעה</w:t>
      </w:r>
      <w:r w:rsidR="00956E7A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</w:p>
    <w:p w14:paraId="1234A003" w14:textId="6626D9B9" w:rsidR="00B8196E" w:rsidRPr="00B8196E" w:rsidRDefault="00BC156D" w:rsidP="003109CB">
      <w:pPr>
        <w:pStyle w:val="36"/>
        <w:framePr w:wrap="notBeside"/>
        <w:rPr>
          <w:rtl/>
        </w:rPr>
      </w:pPr>
      <w:r w:rsidRPr="003109CB">
        <w:rPr>
          <w:rFonts w:hint="cs"/>
          <w:rtl/>
        </w:rPr>
        <w:t>ודחינן</w:t>
      </w:r>
      <w:r w:rsidR="00B8196E" w:rsidRPr="00B8196E">
        <w:rPr>
          <w:rtl/>
        </w:rPr>
        <w:t>:</w:t>
      </w:r>
    </w:p>
    <w:p w14:paraId="74E5D63B" w14:textId="2FD179A6" w:rsidR="00BC156D" w:rsidRDefault="00267D7F" w:rsidP="0045747B">
      <w:pPr>
        <w:rPr>
          <w:rtl/>
        </w:rPr>
      </w:pPr>
      <w:r>
        <w:rPr>
          <w:rFonts w:hint="cs"/>
          <w:rtl/>
        </w:rPr>
        <w:t>כשתכפוהו א</w:t>
      </w:r>
      <w:r w:rsidR="00BC156D">
        <w:rPr>
          <w:rFonts w:hint="cs"/>
          <w:rtl/>
        </w:rPr>
        <w:t>בליו</w:t>
      </w:r>
      <w:r w:rsidR="00956E7A">
        <w:rPr>
          <w:rFonts w:hint="cs"/>
          <w:rtl/>
        </w:rPr>
        <w:t>,</w:t>
      </w:r>
      <w:r w:rsidR="00BC156D">
        <w:rPr>
          <w:rFonts w:hint="cs"/>
          <w:rtl/>
        </w:rPr>
        <w:t xml:space="preserve"> שהתירו ל</w:t>
      </w:r>
      <w:r>
        <w:rPr>
          <w:rFonts w:hint="cs"/>
          <w:rtl/>
        </w:rPr>
        <w:t>ר</w:t>
      </w:r>
      <w:r w:rsidR="00BC156D">
        <w:rPr>
          <w:rFonts w:hint="cs"/>
          <w:rtl/>
        </w:rPr>
        <w:t>חוץ ולהקל שערו ולכבס</w:t>
      </w:r>
      <w:r w:rsidR="00956E7A">
        <w:rPr>
          <w:rFonts w:hint="cs"/>
          <w:rtl/>
        </w:rPr>
        <w:t>.</w:t>
      </w:r>
    </w:p>
    <w:p w14:paraId="74E5D63C" w14:textId="77777777" w:rsidR="00D16104" w:rsidRDefault="00900AF2" w:rsidP="007F3C11">
      <w:pPr>
        <w:pStyle w:val="afffffb"/>
        <w:spacing w:after="60"/>
        <w:rPr>
          <w:rtl/>
        </w:rPr>
      </w:pPr>
      <w:r>
        <w:rPr>
          <w:rFonts w:hint="cs"/>
          <w:rtl/>
        </w:rPr>
        <w:t>[</w:t>
      </w:r>
      <w:r w:rsidR="00D16104" w:rsidRPr="00FF7F86">
        <w:rPr>
          <w:rStyle w:val="afffff3"/>
          <w:rtl/>
        </w:rPr>
        <w:t>ר"</w:t>
      </w:r>
      <w:r w:rsidR="00D16104" w:rsidRPr="00FF7F86">
        <w:rPr>
          <w:rStyle w:val="afffff3"/>
          <w:rFonts w:hint="cs"/>
          <w:rtl/>
        </w:rPr>
        <w:t>ח</w:t>
      </w:r>
      <w:r w:rsidR="00D16104" w:rsidRPr="00FF7F86">
        <w:rPr>
          <w:rStyle w:val="afffff3"/>
          <w:rtl/>
        </w:rPr>
        <w:t>:</w:t>
      </w:r>
      <w:r w:rsidR="00857E1B">
        <w:rPr>
          <w:rtl/>
        </w:rPr>
        <w:t xml:space="preserve"> </w:t>
      </w:r>
      <w:r>
        <w:rPr>
          <w:rFonts w:hint="cs"/>
          <w:rtl/>
        </w:rPr>
        <w:t xml:space="preserve">ורק </w:t>
      </w:r>
      <w:r w:rsidR="00857E1B">
        <w:rPr>
          <w:rtl/>
        </w:rPr>
        <w:t xml:space="preserve">בתער </w:t>
      </w:r>
      <w:r w:rsidR="00857E1B">
        <w:rPr>
          <w:rFonts w:hint="cs"/>
          <w:rtl/>
        </w:rPr>
        <w:t>ו</w:t>
      </w:r>
      <w:r w:rsidR="00D16104" w:rsidRPr="006F178A">
        <w:rPr>
          <w:rtl/>
        </w:rPr>
        <w:t>לא במספרים, במים - ולא בנתר ולא בחול.</w:t>
      </w:r>
      <w:r>
        <w:rPr>
          <w:rFonts w:hint="cs"/>
          <w:rtl/>
        </w:rPr>
        <w:t>]</w:t>
      </w:r>
    </w:p>
    <w:p w14:paraId="64053E5E" w14:textId="3E6ED635" w:rsidR="00B8196E" w:rsidRPr="00B8196E" w:rsidRDefault="00900AF2" w:rsidP="00956E7A">
      <w:pPr>
        <w:pStyle w:val="36"/>
        <w:framePr w:wrap="notBeside"/>
        <w:rPr>
          <w:rtl/>
        </w:rPr>
      </w:pPr>
      <w:r w:rsidRPr="00956E7A">
        <w:rPr>
          <w:rFonts w:hint="cs"/>
          <w:rtl/>
        </w:rPr>
        <w:t xml:space="preserve">ב. </w:t>
      </w:r>
      <w:r w:rsidR="00D16104" w:rsidRPr="00956E7A">
        <w:rPr>
          <w:rtl/>
        </w:rPr>
        <w:t>רבא</w:t>
      </w:r>
      <w:r w:rsidR="00B8196E" w:rsidRPr="00B8196E">
        <w:rPr>
          <w:rtl/>
        </w:rPr>
        <w:t>:</w:t>
      </w:r>
    </w:p>
    <w:p w14:paraId="74E5D63D" w14:textId="5751465D" w:rsidR="00FF7F86" w:rsidRPr="00053775" w:rsidRDefault="00D16104" w:rsidP="0045747B">
      <w:pPr>
        <w:rPr>
          <w:rFonts w:cs="PFT_Frank"/>
          <w:b/>
          <w:bCs/>
          <w:szCs w:val="14"/>
          <w:rtl/>
        </w:rPr>
      </w:pPr>
      <w:r w:rsidRPr="006F178A">
        <w:rPr>
          <w:rtl/>
        </w:rPr>
        <w:t xml:space="preserve">אבל מותר לרחוץ בצונן </w:t>
      </w:r>
      <w:r w:rsidR="00FF7F86">
        <w:rPr>
          <w:rFonts w:hint="cs"/>
          <w:rtl/>
        </w:rPr>
        <w:t>כבשר ויין</w:t>
      </w:r>
      <w:r w:rsidR="00900AF2">
        <w:rPr>
          <w:rFonts w:hint="cs"/>
          <w:rtl/>
        </w:rPr>
        <w:t xml:space="preserve"> </w:t>
      </w:r>
      <w:r w:rsidR="00900AF2" w:rsidRPr="00900AF2">
        <w:rPr>
          <w:rStyle w:val="afffffc"/>
          <w:rFonts w:hint="cs"/>
          <w:rtl/>
        </w:rPr>
        <w:t>תענוג מועט</w:t>
      </w:r>
      <w:r w:rsidR="00FF7F86">
        <w:rPr>
          <w:rFonts w:hint="cs"/>
          <w:rtl/>
        </w:rPr>
        <w:t xml:space="preserve"> </w:t>
      </w:r>
    </w:p>
    <w:p w14:paraId="7A83CF87" w14:textId="526750B3" w:rsidR="00B8196E" w:rsidRPr="00B8196E" w:rsidRDefault="00D16104" w:rsidP="00956E7A">
      <w:pPr>
        <w:pStyle w:val="36"/>
        <w:framePr w:wrap="notBeside"/>
        <w:rPr>
          <w:rtl/>
        </w:rPr>
      </w:pPr>
      <w:r w:rsidRPr="00956E7A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63E" w14:textId="5F7083F9" w:rsidR="00900AF2" w:rsidRPr="009C5606" w:rsidRDefault="00D16104" w:rsidP="0045747B">
      <w:pPr>
        <w:rPr>
          <w:spacing w:val="-4"/>
          <w:rtl/>
        </w:rPr>
      </w:pPr>
      <w:r w:rsidRPr="009C5606">
        <w:rPr>
          <w:rFonts w:hint="cs"/>
          <w:spacing w:val="-4"/>
          <w:rtl/>
        </w:rPr>
        <w:t>ד</w:t>
      </w:r>
      <w:r w:rsidRPr="009C5606">
        <w:rPr>
          <w:spacing w:val="-4"/>
          <w:rtl/>
        </w:rPr>
        <w:t xml:space="preserve">אין </w:t>
      </w:r>
      <w:r w:rsidRPr="009D0833">
        <w:rPr>
          <w:rFonts w:cs="PFT_Frank"/>
          <w:b/>
          <w:bCs/>
          <w:spacing w:val="-4"/>
          <w:szCs w:val="14"/>
          <w:rtl/>
        </w:rPr>
        <w:t>הבוגרת</w:t>
      </w:r>
      <w:r w:rsidRPr="009C5606">
        <w:rPr>
          <w:spacing w:val="-4"/>
          <w:rtl/>
        </w:rPr>
        <w:t xml:space="preserve"> </w:t>
      </w:r>
      <w:r w:rsidR="00857E1B" w:rsidRPr="00956E7A">
        <w:rPr>
          <w:rFonts w:hint="cs"/>
          <w:rtl/>
        </w:rPr>
        <w:t>מנוולת</w:t>
      </w:r>
      <w:r w:rsidRPr="00956E7A">
        <w:rPr>
          <w:rtl/>
        </w:rPr>
        <w:t xml:space="preserve"> עצמה בימי אבל אביה.</w:t>
      </w:r>
      <w:r w:rsidRPr="00956E7A">
        <w:rPr>
          <w:rFonts w:hint="cs"/>
          <w:rtl/>
        </w:rPr>
        <w:t>- ה</w:t>
      </w:r>
      <w:r w:rsidRPr="00956E7A">
        <w:rPr>
          <w:rtl/>
        </w:rPr>
        <w:t xml:space="preserve">א נערה </w:t>
      </w:r>
      <w:r w:rsidR="00900AF2" w:rsidRPr="00956E7A">
        <w:rPr>
          <w:rFonts w:hint="cs"/>
          <w:rtl/>
        </w:rPr>
        <w:t>כן</w:t>
      </w:r>
      <w:r w:rsidRPr="00956E7A">
        <w:rPr>
          <w:rtl/>
        </w:rPr>
        <w:t>.</w:t>
      </w:r>
      <w:r w:rsidR="00900AF2" w:rsidRPr="009C5606">
        <w:rPr>
          <w:rFonts w:hint="cs"/>
          <w:spacing w:val="-4"/>
          <w:rtl/>
        </w:rPr>
        <w:t xml:space="preserve"> </w:t>
      </w:r>
    </w:p>
    <w:p w14:paraId="74E5D63F" w14:textId="77777777" w:rsidR="00900AF2" w:rsidRDefault="00900AF2" w:rsidP="00564FF2">
      <w:pPr>
        <w:rPr>
          <w:rtl/>
        </w:rPr>
      </w:pPr>
      <w:r w:rsidRPr="00956E7A">
        <w:rPr>
          <w:rFonts w:hint="cs"/>
          <w:rtl/>
        </w:rPr>
        <w:t>והיינו של</w:t>
      </w:r>
      <w:r w:rsidR="00FF7F86" w:rsidRPr="00956E7A">
        <w:rPr>
          <w:rFonts w:hint="cs"/>
          <w:rtl/>
        </w:rPr>
        <w:t>א</w:t>
      </w:r>
      <w:r w:rsidR="00D16104" w:rsidRPr="00956E7A">
        <w:rPr>
          <w:rFonts w:hint="cs"/>
          <w:rtl/>
        </w:rPr>
        <w:t xml:space="preserve"> </w:t>
      </w:r>
      <w:r w:rsidRPr="00956E7A">
        <w:rPr>
          <w:rFonts w:hint="cs"/>
          <w:rtl/>
        </w:rPr>
        <w:t>תרחץ</w:t>
      </w:r>
      <w:r w:rsidR="00D16104" w:rsidRPr="00956E7A">
        <w:rPr>
          <w:rFonts w:hint="cs"/>
          <w:rtl/>
        </w:rPr>
        <w:t xml:space="preserve"> </w:t>
      </w:r>
      <w:r w:rsidRPr="00956E7A">
        <w:rPr>
          <w:rFonts w:hint="cs"/>
          <w:rtl/>
        </w:rPr>
        <w:t>ב</w:t>
      </w:r>
      <w:r w:rsidR="00D16104" w:rsidRPr="00956E7A">
        <w:rPr>
          <w:rFonts w:hint="cs"/>
          <w:rtl/>
        </w:rPr>
        <w:t>צונן</w:t>
      </w:r>
      <w:r w:rsidRPr="00956E7A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900AF2">
        <w:rPr>
          <w:rStyle w:val="afffffc"/>
          <w:rFonts w:hint="cs"/>
          <w:rtl/>
        </w:rPr>
        <w:t>דבחמין אסור גם לבוגרת</w:t>
      </w:r>
      <w:r w:rsidR="00D16104" w:rsidRPr="006F178A">
        <w:rPr>
          <w:rFonts w:hint="cs"/>
          <w:rtl/>
        </w:rPr>
        <w:t xml:space="preserve"> </w:t>
      </w:r>
    </w:p>
    <w:p w14:paraId="038A89DC" w14:textId="0797C7F1" w:rsidR="00B8196E" w:rsidRPr="00B8196E" w:rsidRDefault="00564FF2" w:rsidP="00956E7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900AF2" w:rsidRPr="00956E7A">
        <w:rPr>
          <w:rFonts w:hint="cs"/>
          <w:rtl/>
        </w:rPr>
        <w:t>ודחי'</w:t>
      </w:r>
      <w:r w:rsidR="00B8196E" w:rsidRPr="00B8196E">
        <w:rPr>
          <w:rtl/>
        </w:rPr>
        <w:t>:</w:t>
      </w:r>
    </w:p>
    <w:p w14:paraId="74E5D640" w14:textId="7E0AE89B" w:rsidR="00900AF2" w:rsidRDefault="00900AF2" w:rsidP="0045747B">
      <w:pPr>
        <w:rPr>
          <w:rtl/>
        </w:rPr>
      </w:pPr>
      <w:r>
        <w:rPr>
          <w:rFonts w:hint="cs"/>
          <w:rtl/>
        </w:rPr>
        <w:t xml:space="preserve">דלא ברחיצה אלא בכיחול ופירכוס. </w:t>
      </w:r>
    </w:p>
    <w:p w14:paraId="25AA5303" w14:textId="3853454D" w:rsidR="00B8196E" w:rsidRPr="00B8196E" w:rsidRDefault="00D16104" w:rsidP="00564FF2">
      <w:pPr>
        <w:pStyle w:val="36"/>
        <w:framePr w:wrap="notBeside"/>
        <w:rPr>
          <w:rtl/>
        </w:rPr>
      </w:pPr>
      <w:r w:rsidRPr="00564FF2">
        <w:rPr>
          <w:rFonts w:hint="cs"/>
          <w:rtl/>
        </w:rPr>
        <w:t>ואין להוכיח מריב</w:t>
      </w:r>
      <w:r w:rsidRPr="00564FF2">
        <w:rPr>
          <w:rtl/>
        </w:rPr>
        <w:t>"</w:t>
      </w:r>
      <w:r w:rsidRPr="00564FF2">
        <w:rPr>
          <w:rFonts w:hint="cs"/>
          <w:rtl/>
        </w:rPr>
        <w:t>ח</w:t>
      </w:r>
      <w:r w:rsidR="00B8196E" w:rsidRPr="00B8196E">
        <w:rPr>
          <w:rtl/>
        </w:rPr>
        <w:t>:</w:t>
      </w:r>
    </w:p>
    <w:p w14:paraId="74E5D641" w14:textId="054E3DED" w:rsidR="00D16104" w:rsidRPr="00564FF2" w:rsidRDefault="00857E1B" w:rsidP="00564FF2">
      <w:pPr>
        <w:spacing w:after="60"/>
        <w:rPr>
          <w:rtl/>
        </w:rPr>
      </w:pPr>
      <w:r w:rsidRPr="00564FF2">
        <w:rPr>
          <w:rFonts w:hint="cs"/>
          <w:rtl/>
        </w:rPr>
        <w:t>ש</w:t>
      </w:r>
      <w:r w:rsidR="00D16104" w:rsidRPr="00564FF2">
        <w:rPr>
          <w:rFonts w:hint="cs"/>
          <w:rtl/>
        </w:rPr>
        <w:t>רחץ בצונן כל שבעה ד</w:t>
      </w:r>
      <w:r w:rsidR="00FF7F86" w:rsidRPr="00564FF2">
        <w:rPr>
          <w:rFonts w:hint="cs"/>
          <w:rtl/>
        </w:rPr>
        <w:t>שם</w:t>
      </w:r>
      <w:r w:rsidR="00D16104" w:rsidRPr="00564FF2">
        <w:rPr>
          <w:rFonts w:hint="cs"/>
          <w:rtl/>
        </w:rPr>
        <w:t xml:space="preserve"> תכפוהו אבליו</w:t>
      </w:r>
      <w:r w:rsidR="00BE4B59" w:rsidRPr="00564FF2">
        <w:rPr>
          <w:rFonts w:hint="cs"/>
          <w:rtl/>
        </w:rPr>
        <w:t>,</w:t>
      </w:r>
      <w:r w:rsidR="00D16104" w:rsidRPr="00564FF2">
        <w:rPr>
          <w:rFonts w:hint="cs"/>
          <w:rtl/>
        </w:rPr>
        <w:t xml:space="preserve"> </w:t>
      </w:r>
    </w:p>
    <w:p w14:paraId="617005EB" w14:textId="3F822771" w:rsidR="00B8196E" w:rsidRPr="00B8196E" w:rsidRDefault="00900AF2" w:rsidP="00564FF2">
      <w:pPr>
        <w:pStyle w:val="36"/>
        <w:framePr w:wrap="notBeside"/>
        <w:rPr>
          <w:rtl/>
        </w:rPr>
      </w:pPr>
      <w:r w:rsidRPr="00564FF2">
        <w:rPr>
          <w:rFonts w:hint="cs"/>
          <w:rtl/>
        </w:rPr>
        <w:t xml:space="preserve">ג. </w:t>
      </w:r>
      <w:r w:rsidR="00D16104" w:rsidRPr="00564FF2">
        <w:rPr>
          <w:rFonts w:hint="cs"/>
          <w:rtl/>
        </w:rPr>
        <w:t>א</w:t>
      </w:r>
      <w:r w:rsidR="00D16104" w:rsidRPr="00564FF2">
        <w:rPr>
          <w:rtl/>
        </w:rPr>
        <w:t>"</w:t>
      </w:r>
      <w:r w:rsidR="00D16104" w:rsidRPr="00564FF2">
        <w:rPr>
          <w:rFonts w:hint="cs"/>
          <w:rtl/>
        </w:rPr>
        <w:t>ד רבא</w:t>
      </w:r>
      <w:r w:rsidR="00B8196E" w:rsidRPr="00B8196E">
        <w:rPr>
          <w:rFonts w:hint="cs"/>
          <w:rtl/>
        </w:rPr>
        <w:t>:</w:t>
      </w:r>
    </w:p>
    <w:p w14:paraId="74E5D642" w14:textId="562841C5" w:rsidR="00900AF2" w:rsidRDefault="00564FF2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א</w:t>
      </w:r>
      <w:r w:rsidR="00D16104" w:rsidRPr="006F178A">
        <w:rPr>
          <w:rFonts w:ascii="Fb Fontext" w:hAnsi="Fb Fontext"/>
          <w:rtl/>
        </w:rPr>
        <w:t xml:space="preserve">בל אסור </w:t>
      </w:r>
      <w:r w:rsidR="00900AF2">
        <w:rPr>
          <w:rFonts w:ascii="Fb Fontext" w:hAnsi="Fb Fontext" w:hint="cs"/>
          <w:rtl/>
        </w:rPr>
        <w:t xml:space="preserve">לרחוץ </w:t>
      </w:r>
      <w:r w:rsidR="00D16104" w:rsidRPr="006F178A">
        <w:rPr>
          <w:rFonts w:ascii="Fb Fontext" w:hAnsi="Fb Fontext"/>
          <w:rtl/>
        </w:rPr>
        <w:t>בצונן</w:t>
      </w:r>
      <w:r w:rsidR="00900AF2">
        <w:rPr>
          <w:rFonts w:ascii="Fb Fontext" w:hAnsi="Fb Fontext" w:hint="cs"/>
          <w:rtl/>
        </w:rPr>
        <w:t>,</w:t>
      </w:r>
      <w:r w:rsidR="00D16104" w:rsidRPr="006F178A">
        <w:rPr>
          <w:rFonts w:ascii="Fb Fontext" w:hAnsi="Fb Fontext"/>
          <w:rtl/>
        </w:rPr>
        <w:t xml:space="preserve"> </w:t>
      </w:r>
      <w:r w:rsidR="00900AF2">
        <w:rPr>
          <w:rFonts w:ascii="Fb Fontext" w:hAnsi="Fb Fontext" w:hint="cs"/>
          <w:rtl/>
        </w:rPr>
        <w:t xml:space="preserve">ובשר התירו לשכח פחדו. </w:t>
      </w:r>
    </w:p>
    <w:p w14:paraId="061A0F78" w14:textId="0987FD9F" w:rsidR="00B8196E" w:rsidRPr="00B8196E" w:rsidRDefault="00900AF2" w:rsidP="00564FF2">
      <w:pPr>
        <w:pStyle w:val="36"/>
        <w:framePr w:wrap="notBeside"/>
        <w:rPr>
          <w:rtl/>
        </w:rPr>
      </w:pPr>
      <w:r w:rsidRPr="00564FF2">
        <w:rPr>
          <w:rFonts w:hint="cs"/>
          <w:rtl/>
        </w:rPr>
        <w:t>ו</w:t>
      </w:r>
      <w:r w:rsidR="00D16104" w:rsidRPr="00564FF2">
        <w:rPr>
          <w:rFonts w:hint="cs"/>
          <w:rtl/>
        </w:rPr>
        <w:t>אין להוכיח</w:t>
      </w:r>
      <w:r w:rsidR="00B8196E" w:rsidRPr="00B8196E">
        <w:rPr>
          <w:rFonts w:hint="cs"/>
          <w:rtl/>
        </w:rPr>
        <w:t>:</w:t>
      </w:r>
    </w:p>
    <w:p w14:paraId="74E5D643" w14:textId="47223362" w:rsidR="00D16104" w:rsidRPr="006F178A" w:rsidRDefault="00D16104" w:rsidP="0045747B">
      <w:pPr>
        <w:rPr>
          <w:rtl/>
        </w:rPr>
      </w:pPr>
      <w:r w:rsidRPr="009D0833">
        <w:rPr>
          <w:rFonts w:ascii="Fb Fontext" w:hAnsi="Fb Fontext" w:cs="PFT_Frank" w:hint="cs"/>
          <w:b/>
          <w:bCs/>
          <w:sz w:val="20"/>
          <w:szCs w:val="14"/>
          <w:rtl/>
        </w:rPr>
        <w:t xml:space="preserve">מדנערה </w:t>
      </w:r>
      <w:r w:rsidR="00564FF2">
        <w:rPr>
          <w:rFonts w:ascii="Fb Fontext" w:hAnsi="Fb Fontext" w:hint="cs"/>
          <w:sz w:val="20"/>
          <w:rtl/>
        </w:rPr>
        <w:t xml:space="preserve">- </w:t>
      </w:r>
      <w:r w:rsidRPr="006F178A">
        <w:rPr>
          <w:rFonts w:ascii="Fb Fontext" w:hAnsi="Fb Fontext" w:hint="cs"/>
          <w:sz w:val="20"/>
          <w:rtl/>
        </w:rPr>
        <w:t xml:space="preserve">דאפשר </w:t>
      </w:r>
      <w:r w:rsidR="00900AF2">
        <w:rPr>
          <w:rFonts w:ascii="Fb Fontext" w:hAnsi="Fb Fontext" w:hint="cs"/>
          <w:sz w:val="20"/>
          <w:rtl/>
        </w:rPr>
        <w:t>דמיירי ב</w:t>
      </w:r>
      <w:r w:rsidRPr="006F178A">
        <w:rPr>
          <w:rFonts w:ascii="Fb Fontext" w:hAnsi="Fb Fontext" w:hint="cs"/>
          <w:sz w:val="20"/>
          <w:rtl/>
        </w:rPr>
        <w:t>כיחול ופרכוס</w:t>
      </w:r>
      <w:r w:rsidR="00564FF2">
        <w:rPr>
          <w:rFonts w:ascii="Fb Fontext" w:hAnsi="Fb Fontext" w:hint="cs"/>
          <w:sz w:val="20"/>
          <w:rtl/>
        </w:rPr>
        <w:t>.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20AE4228" w14:textId="06D432C5" w:rsidR="00B8196E" w:rsidRPr="00B8196E" w:rsidRDefault="00D16104" w:rsidP="00564FF2">
      <w:pPr>
        <w:pStyle w:val="36"/>
        <w:framePr w:wrap="notBeside"/>
        <w:rPr>
          <w:rtl/>
        </w:rPr>
      </w:pPr>
      <w:r w:rsidRPr="00564FF2">
        <w:rPr>
          <w:rtl/>
        </w:rPr>
        <w:t>ר"</w:t>
      </w:r>
      <w:r w:rsidRPr="00564FF2">
        <w:rPr>
          <w:rFonts w:hint="cs"/>
          <w:rtl/>
        </w:rPr>
        <w:t>ח</w:t>
      </w:r>
      <w:r w:rsidRPr="00564FF2">
        <w:rPr>
          <w:rtl/>
        </w:rPr>
        <w:t xml:space="preserve"> זאת אומרת</w:t>
      </w:r>
      <w:r w:rsidR="00B8196E" w:rsidRPr="00B8196E">
        <w:rPr>
          <w:rtl/>
        </w:rPr>
        <w:t>:</w:t>
      </w:r>
    </w:p>
    <w:p w14:paraId="74E5D644" w14:textId="7FCAC32B" w:rsidR="00D16104" w:rsidRPr="006F178A" w:rsidRDefault="00D16104" w:rsidP="0045747B">
      <w:pPr>
        <w:rPr>
          <w:rtl/>
        </w:rPr>
      </w:pPr>
      <w:r w:rsidRPr="006F178A">
        <w:rPr>
          <w:rFonts w:ascii="Fb Fontext" w:hAnsi="Fb Fontext"/>
          <w:rtl/>
        </w:rPr>
        <w:t>אבל אסור בתכבוסת כל שבעה.</w:t>
      </w:r>
    </w:p>
    <w:p w14:paraId="72786886" w14:textId="0FD3C085" w:rsidR="00B8196E" w:rsidRPr="00B8196E" w:rsidRDefault="00D16104" w:rsidP="007F3C11">
      <w:pPr>
        <w:pStyle w:val="36"/>
        <w:framePr w:wrap="notBeside"/>
        <w:rPr>
          <w:rtl/>
        </w:rPr>
      </w:pPr>
      <w:r w:rsidRPr="007F3C11">
        <w:rPr>
          <w:rtl/>
        </w:rPr>
        <w:t>והלכתא</w:t>
      </w:r>
      <w:r w:rsidR="00B8196E" w:rsidRPr="00B8196E">
        <w:rPr>
          <w:rtl/>
        </w:rPr>
        <w:t>:</w:t>
      </w:r>
    </w:p>
    <w:p w14:paraId="74E5D645" w14:textId="43677175" w:rsidR="00D16104" w:rsidRPr="00C668B2" w:rsidRDefault="00D16104" w:rsidP="0045747B">
      <w:pPr>
        <w:rPr>
          <w:rtl/>
        </w:rPr>
      </w:pPr>
      <w:r w:rsidRPr="00C668B2">
        <w:rPr>
          <w:rtl/>
        </w:rPr>
        <w:t xml:space="preserve">אבל אסור לרחוץ </w:t>
      </w:r>
      <w:r w:rsidRPr="009972CD">
        <w:rPr>
          <w:rFonts w:cs="PFT_Frank"/>
          <w:b/>
          <w:bCs/>
          <w:szCs w:val="14"/>
          <w:rtl/>
        </w:rPr>
        <w:t xml:space="preserve">כל גופו </w:t>
      </w:r>
      <w:r w:rsidRPr="00C668B2">
        <w:rPr>
          <w:rtl/>
        </w:rPr>
        <w:t>בחמין</w:t>
      </w:r>
      <w:r w:rsidR="00857E1B">
        <w:rPr>
          <w:rFonts w:hint="cs"/>
          <w:rtl/>
        </w:rPr>
        <w:t>,</w:t>
      </w:r>
      <w:r w:rsidRPr="00C668B2">
        <w:rPr>
          <w:rtl/>
        </w:rPr>
        <w:t xml:space="preserve"> </w:t>
      </w:r>
      <w:r w:rsidR="00900AF2">
        <w:rPr>
          <w:rFonts w:hint="cs"/>
          <w:rtl/>
        </w:rPr>
        <w:t>ו</w:t>
      </w:r>
      <w:r w:rsidRPr="00C668B2">
        <w:rPr>
          <w:rtl/>
        </w:rPr>
        <w:t>בצונן כל שבעה.</w:t>
      </w:r>
    </w:p>
    <w:p w14:paraId="74E5D646" w14:textId="77777777" w:rsidR="00D16104" w:rsidRPr="006F178A" w:rsidRDefault="00D16104" w:rsidP="0045747B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אבל </w:t>
      </w:r>
      <w:r w:rsidRPr="009D0833">
        <w:rPr>
          <w:rFonts w:cs="PFT_Frank"/>
          <w:b/>
          <w:bCs/>
          <w:szCs w:val="14"/>
          <w:rtl/>
        </w:rPr>
        <w:t>פניו ידיו ורגליו,</w:t>
      </w:r>
      <w:r w:rsidRPr="006F178A">
        <w:rPr>
          <w:rtl/>
        </w:rPr>
        <w:t xml:space="preserve"> בחמין - אסור, בצונן - מותר.</w:t>
      </w:r>
    </w:p>
    <w:p w14:paraId="74E5D647" w14:textId="77777777" w:rsidR="00D16104" w:rsidRPr="006F178A" w:rsidRDefault="00D16104" w:rsidP="0045747B">
      <w:pPr>
        <w:rPr>
          <w:rFonts w:cs="Guttman Vilna"/>
          <w:b/>
          <w:bCs/>
          <w:rtl/>
        </w:rPr>
      </w:pPr>
      <w:r w:rsidRPr="006F178A">
        <w:rPr>
          <w:rtl/>
        </w:rPr>
        <w:t>אבל לסוך - אפילו כל שהוא אסור.</w:t>
      </w:r>
      <w:r w:rsidR="006220CC">
        <w:rPr>
          <w:rFonts w:hint="cs"/>
          <w:rtl/>
        </w:rPr>
        <w:t xml:space="preserve"> אלא </w:t>
      </w:r>
      <w:r w:rsidRPr="006F178A">
        <w:rPr>
          <w:rtl/>
        </w:rPr>
        <w:t>ל</w:t>
      </w:r>
      <w:r w:rsidR="00857E1B">
        <w:rPr>
          <w:rFonts w:hint="cs"/>
          <w:rtl/>
        </w:rPr>
        <w:t>ה</w:t>
      </w:r>
      <w:r w:rsidRPr="006F178A">
        <w:rPr>
          <w:rtl/>
        </w:rPr>
        <w:t>עב</w:t>
      </w:r>
      <w:r w:rsidR="00857E1B">
        <w:rPr>
          <w:rFonts w:hint="cs"/>
          <w:rtl/>
        </w:rPr>
        <w:t>י</w:t>
      </w:r>
      <w:r w:rsidRPr="006F178A">
        <w:rPr>
          <w:rtl/>
        </w:rPr>
        <w:t xml:space="preserve">ר </w:t>
      </w:r>
      <w:r w:rsidR="006220CC">
        <w:rPr>
          <w:rtl/>
        </w:rPr>
        <w:t>הזוהמא</w:t>
      </w:r>
      <w:r w:rsidR="006220CC">
        <w:rPr>
          <w:rFonts w:hint="cs"/>
          <w:rtl/>
        </w:rPr>
        <w:t>.</w:t>
      </w:r>
    </w:p>
    <w:p w14:paraId="74E5D648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יג:</w:t>
      </w:r>
    </w:p>
    <w:p w14:paraId="74E5D649" w14:textId="5171AC89" w:rsidR="00857E1B" w:rsidRDefault="00BE4B59" w:rsidP="00B31687">
      <w:pPr>
        <w:pStyle w:val="afffff8"/>
        <w:rPr>
          <w:rFonts w:cs="Guttman Vilna"/>
          <w:rtl/>
        </w:rPr>
      </w:pPr>
      <w:r>
        <w:rPr>
          <w:rFonts w:hint="cs"/>
          <w:rtl/>
        </w:rPr>
        <w:t>היכן מזכירים תפילת עננו</w:t>
      </w:r>
    </w:p>
    <w:p w14:paraId="738D78DA" w14:textId="4ED986D5" w:rsidR="00B8196E" w:rsidRPr="00B8196E" w:rsidRDefault="00D16104" w:rsidP="002933FF">
      <w:pPr>
        <w:pStyle w:val="36"/>
        <w:framePr w:wrap="notBeside"/>
        <w:rPr>
          <w:rtl/>
        </w:rPr>
      </w:pPr>
      <w:r w:rsidRPr="002933FF">
        <w:rPr>
          <w:rFonts w:hint="cs"/>
          <w:rtl/>
        </w:rPr>
        <w:t>ר</w:t>
      </w:r>
      <w:r w:rsidRPr="002933FF">
        <w:rPr>
          <w:rtl/>
        </w:rPr>
        <w:t>"</w:t>
      </w:r>
      <w:r w:rsidRPr="002933FF">
        <w:rPr>
          <w:rFonts w:hint="cs"/>
          <w:rtl/>
        </w:rPr>
        <w:t xml:space="preserve">י </w:t>
      </w:r>
      <w:r w:rsidR="00BE4B59" w:rsidRPr="002933FF">
        <w:rPr>
          <w:rFonts w:hint="cs"/>
          <w:rtl/>
        </w:rPr>
        <w:t>דרש</w:t>
      </w:r>
      <w:r w:rsidR="00B8196E" w:rsidRPr="00B8196E">
        <w:rPr>
          <w:rFonts w:hint="cs"/>
          <w:rtl/>
        </w:rPr>
        <w:t>:</w:t>
      </w:r>
    </w:p>
    <w:p w14:paraId="74E5D64A" w14:textId="62EE85BC" w:rsidR="00D16104" w:rsidRPr="00857E1B" w:rsidRDefault="00D16104" w:rsidP="0045747B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יחיד שקיבל תענית מתפלל </w:t>
      </w:r>
      <w:r w:rsidR="00BE4B59">
        <w:rPr>
          <w:rFonts w:hint="cs"/>
          <w:rtl/>
        </w:rPr>
        <w:t>עננו</w:t>
      </w:r>
      <w:r w:rsidRPr="006F178A">
        <w:rPr>
          <w:rtl/>
        </w:rPr>
        <w:t>, בין גואל לרופא.</w:t>
      </w:r>
    </w:p>
    <w:p w14:paraId="39621B78" w14:textId="1C09A91A" w:rsidR="00B8196E" w:rsidRPr="00B8196E" w:rsidRDefault="00D16104" w:rsidP="002933FF">
      <w:pPr>
        <w:pStyle w:val="36"/>
        <w:framePr w:wrap="notBeside"/>
        <w:rPr>
          <w:rtl/>
        </w:rPr>
      </w:pPr>
      <w:r w:rsidRPr="002933FF">
        <w:rPr>
          <w:rFonts w:hint="cs"/>
          <w:rtl/>
        </w:rPr>
        <w:t>והקשה ר</w:t>
      </w:r>
      <w:r w:rsidRPr="002933FF">
        <w:rPr>
          <w:rtl/>
        </w:rPr>
        <w:t>"</w:t>
      </w:r>
      <w:r w:rsidRPr="002933FF">
        <w:rPr>
          <w:rFonts w:hint="cs"/>
          <w:rtl/>
        </w:rPr>
        <w:t>יצ</w:t>
      </w:r>
      <w:r w:rsidR="00B8196E" w:rsidRPr="00B8196E">
        <w:rPr>
          <w:rFonts w:hint="cs"/>
          <w:rtl/>
        </w:rPr>
        <w:t>:</w:t>
      </w:r>
    </w:p>
    <w:p w14:paraId="74E5D64B" w14:textId="46014287" w:rsidR="00D16104" w:rsidRPr="006F178A" w:rsidRDefault="00D16104" w:rsidP="0045747B">
      <w:pPr>
        <w:rPr>
          <w:rtl/>
        </w:rPr>
      </w:pPr>
      <w:r w:rsidRPr="00264000">
        <w:rPr>
          <w:rtl/>
        </w:rPr>
        <w:t>וכ</w:t>
      </w:r>
      <w:r w:rsidRPr="006F178A">
        <w:rPr>
          <w:rtl/>
        </w:rPr>
        <w:t>י יחיד קובע ברכה לעצמו</w:t>
      </w:r>
      <w:r w:rsidRPr="006F178A">
        <w:rPr>
          <w:rFonts w:hint="cs"/>
          <w:rtl/>
        </w:rPr>
        <w:t xml:space="preserve"> </w:t>
      </w:r>
      <w:r w:rsidR="00BE4B59" w:rsidRPr="00BE4B59">
        <w:rPr>
          <w:rFonts w:hint="cs"/>
          <w:rtl/>
        </w:rPr>
        <w:t xml:space="preserve">אלא </w:t>
      </w:r>
      <w:r w:rsidRPr="006F178A">
        <w:rPr>
          <w:rtl/>
        </w:rPr>
        <w:t>בשומע תפלה,</w:t>
      </w:r>
    </w:p>
    <w:p w14:paraId="442CB932" w14:textId="53139136" w:rsidR="00B8196E" w:rsidRPr="00B8196E" w:rsidRDefault="00D16104" w:rsidP="002933FF">
      <w:pPr>
        <w:pStyle w:val="36"/>
        <w:framePr w:wrap="notBeside"/>
        <w:rPr>
          <w:rtl/>
        </w:rPr>
      </w:pPr>
      <w:r w:rsidRPr="002933FF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64C" w14:textId="1712B815" w:rsidR="00031B98" w:rsidRDefault="00D16104" w:rsidP="0045747B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ד</w:t>
      </w:r>
      <w:r w:rsidRPr="006F178A">
        <w:rPr>
          <w:rFonts w:ascii="Fb Fontext" w:hAnsi="Fb Fontext"/>
          <w:rtl/>
        </w:rPr>
        <w:t xml:space="preserve">אין בין יחיד </w:t>
      </w:r>
      <w:r w:rsidR="00031B98">
        <w:rPr>
          <w:rFonts w:ascii="Fb Fontext" w:hAnsi="Fb Fontext" w:hint="cs"/>
          <w:rtl/>
        </w:rPr>
        <w:t xml:space="preserve">לצבור, אלא שזה מתפלל י''ח וזה י''ט, </w:t>
      </w:r>
    </w:p>
    <w:p w14:paraId="48CDB596" w14:textId="6A1D5256" w:rsidR="00B8196E" w:rsidRPr="00B8196E" w:rsidRDefault="00D16104" w:rsidP="002933FF">
      <w:pPr>
        <w:pStyle w:val="36"/>
        <w:framePr w:wrap="notBeside"/>
        <w:rPr>
          <w:rtl/>
        </w:rPr>
      </w:pPr>
      <w:r w:rsidRPr="002933FF">
        <w:rPr>
          <w:rFonts w:hint="cs"/>
          <w:rtl/>
        </w:rPr>
        <w:t>אין להוכי</w:t>
      </w:r>
      <w:r w:rsidR="00031B98" w:rsidRPr="002933FF">
        <w:rPr>
          <w:rFonts w:hint="cs"/>
          <w:rtl/>
        </w:rPr>
        <w:t>ח</w:t>
      </w:r>
      <w:r w:rsidR="00B8196E" w:rsidRPr="00B8196E">
        <w:rPr>
          <w:rtl/>
        </w:rPr>
        <w:t>:</w:t>
      </w:r>
    </w:p>
    <w:p w14:paraId="74E5D64D" w14:textId="36DC9F08" w:rsidR="00D16104" w:rsidRPr="00031B98" w:rsidRDefault="00031B98" w:rsidP="0045747B">
      <w:pPr>
        <w:rPr>
          <w:rStyle w:val="afffffc"/>
          <w:rtl/>
        </w:rPr>
      </w:pPr>
      <w:r>
        <w:rPr>
          <w:rFonts w:ascii="Fb Fontext" w:hAnsi="Fb Fontext" w:hint="cs"/>
          <w:rtl/>
        </w:rPr>
        <w:t>דיחיד קובע ברכה</w:t>
      </w:r>
      <w:r w:rsidR="00D16104" w:rsidRPr="006F178A">
        <w:rPr>
          <w:rFonts w:ascii="Fb Fontext" w:hAnsi="Fb Fontext" w:hint="cs"/>
          <w:rtl/>
        </w:rPr>
        <w:t>.</w:t>
      </w:r>
      <w:r>
        <w:rPr>
          <w:rFonts w:hint="cs"/>
          <w:rtl/>
        </w:rPr>
        <w:t xml:space="preserve"> </w:t>
      </w:r>
      <w:r w:rsidRPr="00031B98">
        <w:rPr>
          <w:rStyle w:val="afffffc"/>
          <w:rFonts w:hint="cs"/>
          <w:rtl/>
        </w:rPr>
        <w:t>וציבור היינו יחיד בתענית ציבור</w:t>
      </w:r>
    </w:p>
    <w:p w14:paraId="42FA6DDB" w14:textId="67D6E783" w:rsidR="00B8196E" w:rsidRPr="00B8196E" w:rsidRDefault="00B8196E" w:rsidP="002933FF">
      <w:pPr>
        <w:pStyle w:val="36"/>
        <w:framePr w:wrap="notBeside"/>
        <w:rPr>
          <w:rtl/>
        </w:rPr>
      </w:pPr>
      <w:r w:rsidRPr="00B8196E">
        <w:rPr>
          <w:rFonts w:hint="cs"/>
          <w:rtl/>
        </w:rPr>
        <w:t>-</w:t>
      </w:r>
    </w:p>
    <w:p w14:paraId="74E5D64E" w14:textId="421F39D5" w:rsidR="00031B98" w:rsidRDefault="00D16104" w:rsidP="0045747B">
      <w:pPr>
        <w:rPr>
          <w:rFonts w:cs="PFT_Frank"/>
          <w:b/>
          <w:bCs/>
          <w:spacing w:val="-2"/>
          <w:szCs w:val="14"/>
          <w:rtl/>
        </w:rPr>
      </w:pPr>
      <w:r w:rsidRPr="00C668B2">
        <w:rPr>
          <w:rFonts w:hint="cs"/>
          <w:spacing w:val="-2"/>
          <w:rtl/>
        </w:rPr>
        <w:t>דמייר</w:t>
      </w:r>
      <w:r w:rsidRPr="00031B98">
        <w:rPr>
          <w:rFonts w:hint="cs"/>
          <w:rtl/>
        </w:rPr>
        <w:t>י בש</w:t>
      </w:r>
      <w:r w:rsidRPr="00031B98">
        <w:rPr>
          <w:rtl/>
        </w:rPr>
        <w:t>"</w:t>
      </w:r>
      <w:r w:rsidRPr="00031B98">
        <w:rPr>
          <w:rFonts w:hint="cs"/>
          <w:rtl/>
        </w:rPr>
        <w:t xml:space="preserve">ץ </w:t>
      </w:r>
      <w:r w:rsidR="00031B98" w:rsidRPr="00031B98">
        <w:rPr>
          <w:rFonts w:hint="cs"/>
          <w:rtl/>
        </w:rPr>
        <w:t xml:space="preserve">שקובע ברכה בין גואל לרופא, </w:t>
      </w:r>
    </w:p>
    <w:p w14:paraId="7353CE88" w14:textId="25B17AEC" w:rsidR="00B8196E" w:rsidRPr="00B8196E" w:rsidRDefault="00031B98" w:rsidP="00843924">
      <w:pPr>
        <w:pStyle w:val="36"/>
        <w:framePr w:wrap="notBeside"/>
        <w:rPr>
          <w:rtl/>
        </w:rPr>
      </w:pPr>
      <w:r w:rsidRPr="00843924">
        <w:rPr>
          <w:rFonts w:hint="cs"/>
          <w:rtl/>
        </w:rPr>
        <w:t>ויקשה</w:t>
      </w:r>
      <w:r w:rsidR="00B8196E" w:rsidRPr="00B8196E">
        <w:rPr>
          <w:rFonts w:hint="cs"/>
          <w:rtl/>
        </w:rPr>
        <w:t>:</w:t>
      </w:r>
    </w:p>
    <w:p w14:paraId="74E5D64F" w14:textId="1085AD3E" w:rsidR="00031B98" w:rsidRDefault="00031B98" w:rsidP="0045747B">
      <w:pPr>
        <w:rPr>
          <w:rtl/>
        </w:rPr>
      </w:pPr>
      <w:r>
        <w:rPr>
          <w:rFonts w:hint="cs"/>
          <w:rtl/>
        </w:rPr>
        <w:t>דש"ץ מתפלל כ''ד ברכות, ולא י</w:t>
      </w:r>
      <w:r w:rsidR="008E3B41">
        <w:rPr>
          <w:rFonts w:hint="cs"/>
          <w:rtl/>
        </w:rPr>
        <w:t>"</w:t>
      </w:r>
      <w:r>
        <w:rPr>
          <w:rFonts w:hint="cs"/>
          <w:rtl/>
        </w:rPr>
        <w:t xml:space="preserve">ט. </w:t>
      </w:r>
    </w:p>
    <w:p w14:paraId="64920EC3" w14:textId="786AF514" w:rsidR="00B8196E" w:rsidRPr="00B8196E" w:rsidRDefault="00031B98" w:rsidP="00E83F55">
      <w:pPr>
        <w:pStyle w:val="36"/>
        <w:framePr w:wrap="notBeside"/>
        <w:rPr>
          <w:rtl/>
        </w:rPr>
      </w:pPr>
      <w:r w:rsidRPr="00E83F55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32B15A5B" w14:textId="571BE7A2" w:rsidR="00E83F55" w:rsidRDefault="00031B98" w:rsidP="00E83F55">
      <w:pPr>
        <w:rPr>
          <w:rtl/>
        </w:rPr>
      </w:pPr>
      <w:r>
        <w:rPr>
          <w:rFonts w:hint="cs"/>
          <w:rtl/>
        </w:rPr>
        <w:t xml:space="preserve">בג' ראשונות אין כ''ד ברכות. </w:t>
      </w:r>
    </w:p>
    <w:p w14:paraId="74A68F67" w14:textId="4655FF71" w:rsidR="00B8196E" w:rsidRPr="00B8196E" w:rsidRDefault="00031B98" w:rsidP="00E83F55">
      <w:pPr>
        <w:pStyle w:val="36"/>
        <w:framePr w:wrap="notBeside"/>
        <w:rPr>
          <w:rtl/>
        </w:rPr>
      </w:pPr>
      <w:r w:rsidRPr="00E83F55">
        <w:rPr>
          <w:rFonts w:hint="cs"/>
          <w:rtl/>
        </w:rPr>
        <w:lastRenderedPageBreak/>
        <w:t>ולא שנאו</w:t>
      </w:r>
      <w:r w:rsidR="00B8196E" w:rsidRPr="00B8196E">
        <w:rPr>
          <w:rFonts w:hint="cs"/>
          <w:rtl/>
        </w:rPr>
        <w:t>:</w:t>
      </w:r>
    </w:p>
    <w:p w14:paraId="74E5D651" w14:textId="5C45965F" w:rsidR="00031B98" w:rsidRDefault="00031B98" w:rsidP="00E83F55">
      <w:pPr>
        <w:rPr>
          <w:rtl/>
        </w:rPr>
      </w:pPr>
      <w:r>
        <w:rPr>
          <w:rFonts w:hint="cs"/>
          <w:rtl/>
        </w:rPr>
        <w:t>דבאיסור מיירי</w:t>
      </w:r>
      <w:r w:rsidR="00E83F55">
        <w:rPr>
          <w:rFonts w:hint="cs"/>
          <w:rtl/>
        </w:rPr>
        <w:t>,</w:t>
      </w:r>
      <w:r>
        <w:rPr>
          <w:rFonts w:hint="cs"/>
          <w:rtl/>
        </w:rPr>
        <w:t xml:space="preserve"> ולא בתפילות</w:t>
      </w:r>
      <w:r w:rsidR="00E83F55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54CC1BF8" w14:textId="1B5967BA" w:rsidR="00B8196E" w:rsidRPr="00B8196E" w:rsidRDefault="00031B98" w:rsidP="00E83F55">
      <w:pPr>
        <w:pStyle w:val="36"/>
        <w:framePr w:wrap="notBeside"/>
        <w:rPr>
          <w:rtl/>
        </w:rPr>
      </w:pPr>
      <w:r w:rsidRPr="00E83F55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652" w14:textId="65D5C3F9" w:rsidR="00031B98" w:rsidRDefault="00031B98" w:rsidP="0045747B">
      <w:pPr>
        <w:rPr>
          <w:rtl/>
        </w:rPr>
      </w:pPr>
      <w:r>
        <w:rPr>
          <w:rFonts w:hint="cs"/>
          <w:rtl/>
        </w:rPr>
        <w:t xml:space="preserve">גם בג' אמצעיות אין כ''ד ברכות. </w:t>
      </w:r>
    </w:p>
    <w:p w14:paraId="1692711C" w14:textId="6D96AF62" w:rsidR="00B8196E" w:rsidRPr="00B8196E" w:rsidRDefault="00031B98" w:rsidP="00E83F55">
      <w:pPr>
        <w:pStyle w:val="36"/>
        <w:framePr w:wrap="notBeside"/>
        <w:rPr>
          <w:rtl/>
        </w:rPr>
      </w:pPr>
      <w:r w:rsidRPr="00E83F55">
        <w:rPr>
          <w:rFonts w:hint="cs"/>
          <w:rtl/>
        </w:rPr>
        <w:t>ולא שנאו</w:t>
      </w:r>
      <w:r w:rsidR="00B8196E" w:rsidRPr="00B8196E">
        <w:rPr>
          <w:rtl/>
        </w:rPr>
        <w:t>:</w:t>
      </w:r>
    </w:p>
    <w:p w14:paraId="74E5D653" w14:textId="16F02A46" w:rsidR="00D16104" w:rsidRDefault="009A5B19" w:rsidP="00E83F55">
      <w:pPr>
        <w:rPr>
          <w:rtl/>
        </w:rPr>
      </w:pPr>
      <w:r>
        <w:rPr>
          <w:rFonts w:hint="cs"/>
          <w:rtl/>
        </w:rPr>
        <w:t>ש</w:t>
      </w:r>
      <w:r w:rsidR="00031B98">
        <w:rPr>
          <w:rFonts w:hint="cs"/>
          <w:rtl/>
        </w:rPr>
        <w:t xml:space="preserve">שנה זאת בפרק הבא- </w:t>
      </w:r>
      <w:r w:rsidR="00031B98" w:rsidRPr="00031B98">
        <w:rPr>
          <w:rStyle w:val="afffffc"/>
          <w:rFonts w:hint="cs"/>
          <w:rtl/>
        </w:rPr>
        <w:t>[דרק באחרונות כ</w:t>
      </w:r>
      <w:r w:rsidR="008E3B41">
        <w:rPr>
          <w:rStyle w:val="afffffc"/>
          <w:rFonts w:hint="cs"/>
          <w:rtl/>
        </w:rPr>
        <w:t>"</w:t>
      </w:r>
      <w:r w:rsidR="00031B98" w:rsidRPr="00031B98">
        <w:rPr>
          <w:rStyle w:val="afffffc"/>
          <w:rFonts w:hint="cs"/>
          <w:rtl/>
        </w:rPr>
        <w:t>ד]</w:t>
      </w:r>
      <w:r w:rsidR="00031B98">
        <w:rPr>
          <w:rFonts w:hint="cs"/>
          <w:rtl/>
        </w:rPr>
        <w:t xml:space="preserve"> </w:t>
      </w:r>
    </w:p>
    <w:p w14:paraId="6C0B453F" w14:textId="56C3EF28" w:rsidR="00B8196E" w:rsidRPr="00B8196E" w:rsidRDefault="00031B98" w:rsidP="00E83F55">
      <w:pPr>
        <w:pStyle w:val="36"/>
        <w:framePr w:wrap="notBeside"/>
        <w:rPr>
          <w:rtl/>
        </w:rPr>
      </w:pPr>
      <w:r w:rsidRPr="00E83F55">
        <w:rPr>
          <w:rFonts w:hint="cs"/>
          <w:rtl/>
        </w:rPr>
        <w:t>לרב</w:t>
      </w:r>
      <w:r w:rsidR="00B8196E" w:rsidRPr="00B8196E">
        <w:rPr>
          <w:rFonts w:hint="cs"/>
          <w:rtl/>
        </w:rPr>
        <w:t>:</w:t>
      </w:r>
    </w:p>
    <w:p w14:paraId="74E5D654" w14:textId="76DF3543" w:rsidR="00031B98" w:rsidRDefault="00031B98" w:rsidP="009A5B19">
      <w:pPr>
        <w:spacing w:after="60"/>
        <w:rPr>
          <w:rtl/>
        </w:rPr>
      </w:pPr>
      <w:r>
        <w:rPr>
          <w:rFonts w:hint="cs"/>
          <w:rtl/>
        </w:rPr>
        <w:t xml:space="preserve">גם יחיד בין גואל לרופא, </w:t>
      </w:r>
      <w:r w:rsidRPr="00031B98">
        <w:rPr>
          <w:rStyle w:val="afffff3"/>
          <w:rFonts w:hint="cs"/>
          <w:rtl/>
        </w:rPr>
        <w:t>ולר''א</w:t>
      </w:r>
      <w:r>
        <w:rPr>
          <w:rStyle w:val="afffff3"/>
          <w:rFonts w:hint="cs"/>
          <w:rtl/>
        </w:rPr>
        <w:t>:</w:t>
      </w:r>
      <w:r>
        <w:rPr>
          <w:rFonts w:hint="cs"/>
          <w:rtl/>
        </w:rPr>
        <w:t xml:space="preserve"> בש''ת </w:t>
      </w:r>
      <w:r w:rsidRPr="00D67F2E">
        <w:rPr>
          <w:rFonts w:cs="PFT_Frank" w:hint="cs"/>
          <w:b/>
          <w:bCs/>
          <w:szCs w:val="14"/>
          <w:rtl/>
        </w:rPr>
        <w:t>וכן הלכה.</w:t>
      </w:r>
    </w:p>
    <w:p w14:paraId="74E5D655" w14:textId="77777777" w:rsidR="00031B98" w:rsidRDefault="00031B98" w:rsidP="008E3B41">
      <w:pPr>
        <w:rPr>
          <w:rtl/>
        </w:rPr>
      </w:pPr>
      <w:r w:rsidRPr="00D67F2E">
        <w:rPr>
          <w:rFonts w:cs="PFT_Frank" w:hint="cs"/>
          <w:b/>
          <w:bCs/>
          <w:spacing w:val="-4"/>
          <w:szCs w:val="14"/>
          <w:rtl/>
        </w:rPr>
        <w:t>עוברות ומניקות</w:t>
      </w:r>
      <w:r w:rsidRPr="00031B98">
        <w:rPr>
          <w:rFonts w:hint="cs"/>
          <w:spacing w:val="-4"/>
          <w:rtl/>
        </w:rPr>
        <w:t xml:space="preserve"> בראשונות ואחרונות לא מתענים, ובאמצעיות כן </w:t>
      </w:r>
    </w:p>
    <w:p w14:paraId="74E5D656" w14:textId="28FAC4C7" w:rsidR="00D16104" w:rsidRPr="006F178A" w:rsidRDefault="007A7A35" w:rsidP="0045747B">
      <w:pPr>
        <w:pStyle w:val="afff0"/>
        <w:rPr>
          <w:del w:id="90012" w:author="מנוע עיצוב" w:date="2026-10-08T11:01:28Z"/>
          <w:rtl/>
        </w:rPr>
      </w:pPr>
      <w:del w:id="90011" w:author="מנוע עיצוב" w:date="2026-10-08T11:01:28Z">
        <w:r>
          <w:rPr>
            <w:rFonts w:ascii="MS Mincho" w:hAnsi="MS Mincho" w:hint="cs"/>
            <w:rtl/>
          </w:rPr>
          <w:delText xml:space="preserve">***</w:delText>
        </w:r>
      </w:del>
    </w:p>
    <w:p w14:paraId="74E5D657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יד.</w:t>
      </w:r>
    </w:p>
    <w:p w14:paraId="74E5D658" w14:textId="278AD08C" w:rsidR="00BA7233" w:rsidRPr="009A5B19" w:rsidRDefault="00D16104" w:rsidP="00C33A2D">
      <w:pPr>
        <w:pStyle w:val="affff0"/>
        <w:spacing w:before="0"/>
        <w:rPr>
          <w:rtl/>
        </w:rPr>
      </w:pPr>
      <w:ins w:id="9806" w:author="מספור קטעי משנה" w:date="2026-10-06T06:45:54Z">
        <w:r>
          <w:rPr>
            <w:rStyle w:val="MisparKeta"/>
          </w:rPr>
          <w:t xml:space="preserve">ב. </w:t>
        </w:r>
      </w:ins>
      <w:r w:rsidRPr="009A5B19">
        <w:rPr>
          <w:rtl/>
        </w:rPr>
        <w:t xml:space="preserve">אלו </w:t>
      </w:r>
      <w:r w:rsidR="00264000" w:rsidRPr="009A5B19">
        <w:rPr>
          <w:rFonts w:hint="cs"/>
          <w:rtl/>
        </w:rPr>
        <w:t>יתירות על הראשונות ש</w:t>
      </w:r>
      <w:r w:rsidRPr="009A5B19">
        <w:rPr>
          <w:rtl/>
        </w:rPr>
        <w:t>מתריעין</w:t>
      </w:r>
    </w:p>
    <w:p w14:paraId="649DF746" w14:textId="572497F9" w:rsidR="00B8196E" w:rsidRPr="00B8196E" w:rsidRDefault="00D16104" w:rsidP="00F251E5">
      <w:pPr>
        <w:pStyle w:val="36"/>
        <w:framePr w:wrap="notBeside"/>
        <w:rPr>
          <w:rtl/>
        </w:rPr>
      </w:pPr>
      <w:r w:rsidRPr="00F251E5">
        <w:rPr>
          <w:rtl/>
        </w:rPr>
        <w:t>ר"י</w:t>
      </w:r>
      <w:r w:rsidR="00B8196E" w:rsidRPr="00B8196E">
        <w:rPr>
          <w:rtl/>
        </w:rPr>
        <w:t>:</w:t>
      </w:r>
    </w:p>
    <w:p w14:paraId="74E5D659" w14:textId="663A460B" w:rsidR="00D16104" w:rsidRPr="001C7076" w:rsidRDefault="00D16104" w:rsidP="0045747B">
      <w:pPr>
        <w:rPr>
          <w:rtl/>
        </w:rPr>
      </w:pPr>
      <w:r w:rsidRPr="002A5E05">
        <w:rPr>
          <w:rtl/>
        </w:rPr>
        <w:t xml:space="preserve">שופרות, </w:t>
      </w:r>
      <w:r w:rsidR="00857E1B" w:rsidRPr="002A5E05">
        <w:rPr>
          <w:rFonts w:hint="cs"/>
          <w:rtl/>
        </w:rPr>
        <w:t>אבל בעננו אינו התרעה</w:t>
      </w:r>
      <w:r w:rsidR="00BA7233" w:rsidRPr="009C5606">
        <w:rPr>
          <w:rFonts w:cs="PFT_Frank" w:hint="cs"/>
          <w:bCs/>
          <w:spacing w:val="-6"/>
          <w:szCs w:val="11"/>
          <w:rtl/>
        </w:rPr>
        <w:t xml:space="preserve"> </w:t>
      </w:r>
      <w:r w:rsidRPr="009C5606">
        <w:rPr>
          <w:rStyle w:val="afffff3"/>
          <w:rFonts w:hint="cs"/>
          <w:spacing w:val="-6"/>
          <w:rtl/>
        </w:rPr>
        <w:t>מרב</w:t>
      </w:r>
      <w:r w:rsidRPr="009C5606">
        <w:rPr>
          <w:rStyle w:val="afffff3"/>
          <w:spacing w:val="-6"/>
          <w:rtl/>
        </w:rPr>
        <w:t>:</w:t>
      </w:r>
      <w:r w:rsidRPr="009C5606">
        <w:rPr>
          <w:spacing w:val="-6"/>
          <w:rtl/>
        </w:rPr>
        <w:t xml:space="preserve"> </w:t>
      </w:r>
      <w:r w:rsidRPr="001C7076">
        <w:rPr>
          <w:rtl/>
        </w:rPr>
        <w:t>בעננו.</w:t>
      </w:r>
      <w:r w:rsidRPr="001C7076">
        <w:rPr>
          <w:rFonts w:hint="cs"/>
          <w:rtl/>
        </w:rPr>
        <w:t xml:space="preserve"> וכ</w:t>
      </w:r>
      <w:r w:rsidRPr="001C7076">
        <w:rPr>
          <w:rtl/>
        </w:rPr>
        <w:t>"</w:t>
      </w:r>
      <w:r w:rsidRPr="001C7076">
        <w:rPr>
          <w:rFonts w:hint="cs"/>
          <w:rtl/>
        </w:rPr>
        <w:t xml:space="preserve">ש בשופרות </w:t>
      </w:r>
    </w:p>
    <w:p w14:paraId="48DE94E7" w14:textId="737F5040" w:rsidR="00B8196E" w:rsidRPr="00B8196E" w:rsidRDefault="00D16104" w:rsidP="00256BF0">
      <w:pPr>
        <w:pStyle w:val="36"/>
        <w:framePr w:wrap="notBeside"/>
        <w:rPr>
          <w:rtl/>
        </w:rPr>
      </w:pPr>
      <w:r w:rsidRPr="00256BF0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65A" w14:textId="5E038A54" w:rsidR="00D16104" w:rsidRPr="006F178A" w:rsidRDefault="00D16104" w:rsidP="0045747B">
      <w:pPr>
        <w:rPr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 xml:space="preserve">כל מיני פורענויות המתרגשות, </w:t>
      </w:r>
      <w:r w:rsidRPr="00BA7233">
        <w:rPr>
          <w:rStyle w:val="afffffc"/>
          <w:rtl/>
        </w:rPr>
        <w:t xml:space="preserve">כגון חיכוך, חגב, זבוב, וצירעה, ויתושין, ושילוח </w:t>
      </w:r>
      <w:r w:rsidRPr="00962229">
        <w:rPr>
          <w:rStyle w:val="afffffc"/>
          <w:rtl/>
        </w:rPr>
        <w:t xml:space="preserve">נחשים ועקרבים </w:t>
      </w:r>
      <w:r w:rsidRPr="00962229">
        <w:rPr>
          <w:spacing w:val="-2"/>
          <w:rtl/>
        </w:rPr>
        <w:t xml:space="preserve">- לא היו מתריעין אלא צועקין. ומשמע דצעקה בפה והתרעה </w:t>
      </w:r>
      <w:r w:rsidRPr="00962229">
        <w:rPr>
          <w:rFonts w:cs="PFT_Frank"/>
          <w:b/>
          <w:bCs/>
          <w:spacing w:val="-2"/>
          <w:szCs w:val="14"/>
          <w:rtl/>
        </w:rPr>
        <w:t>בשופרות</w:t>
      </w:r>
      <w:r w:rsidR="009C0C88">
        <w:rPr>
          <w:rFonts w:hint="cs"/>
          <w:spacing w:val="-2"/>
          <w:rtl/>
        </w:rPr>
        <w:t>.</w:t>
      </w:r>
      <w:r w:rsidRPr="00962229">
        <w:rPr>
          <w:spacing w:val="-2"/>
          <w:rtl/>
        </w:rPr>
        <w:t xml:space="preserve"> </w:t>
      </w:r>
    </w:p>
    <w:p w14:paraId="0D2902B1" w14:textId="28F6C7FF" w:rsidR="00B8196E" w:rsidRPr="00B8196E" w:rsidRDefault="00D16104" w:rsidP="002A5E05">
      <w:pPr>
        <w:pStyle w:val="36"/>
        <w:framePr w:wrap="notBeside"/>
        <w:rPr>
          <w:rtl/>
        </w:rPr>
      </w:pPr>
      <w:r w:rsidRPr="002A5E05">
        <w:rPr>
          <w:rtl/>
        </w:rPr>
        <w:t>- תנאי היא</w:t>
      </w:r>
      <w:r w:rsidR="00B8196E" w:rsidRPr="00B8196E">
        <w:rPr>
          <w:rtl/>
        </w:rPr>
        <w:t>:</w:t>
      </w:r>
    </w:p>
    <w:p w14:paraId="74E5D65B" w14:textId="7A00D645" w:rsidR="00BA7233" w:rsidRDefault="00D16104" w:rsidP="0045747B">
      <w:pPr>
        <w:rPr>
          <w:rtl/>
        </w:rPr>
      </w:pPr>
      <w:r w:rsidRPr="009C0C88">
        <w:rPr>
          <w:rtl/>
        </w:rPr>
        <w:t>דעל אלו מתריעין בשבת:</w:t>
      </w:r>
      <w:r w:rsidRPr="002A5E05">
        <w:rPr>
          <w:rtl/>
        </w:rPr>
        <w:t xml:space="preserve"> על עיר שהקיפוה גייס או נהר, ועל ספינה המטורפת בים.</w:t>
      </w:r>
      <w:r w:rsidR="00BA7233" w:rsidRPr="009C5606">
        <w:rPr>
          <w:rFonts w:hint="cs"/>
          <w:spacing w:val="-6"/>
          <w:rtl/>
        </w:rPr>
        <w:t xml:space="preserve"> </w:t>
      </w:r>
      <w:r w:rsidRPr="00962229">
        <w:rPr>
          <w:rStyle w:val="afffff3"/>
          <w:spacing w:val="-6"/>
          <w:rtl/>
        </w:rPr>
        <w:t>ר</w:t>
      </w:r>
      <w:r w:rsidRPr="00962229">
        <w:rPr>
          <w:rStyle w:val="afffff3"/>
          <w:rFonts w:hint="eastAsia"/>
          <w:spacing w:val="-6"/>
          <w:rtl/>
        </w:rPr>
        <w:t>יו</w:t>
      </w:r>
      <w:r w:rsidRPr="00962229">
        <w:rPr>
          <w:rStyle w:val="afffff3"/>
          <w:spacing w:val="-6"/>
          <w:rtl/>
        </w:rPr>
        <w:t>"</w:t>
      </w:r>
      <w:r w:rsidRPr="00962229">
        <w:rPr>
          <w:rStyle w:val="afffff3"/>
          <w:rFonts w:hint="eastAsia"/>
          <w:spacing w:val="-6"/>
          <w:rtl/>
        </w:rPr>
        <w:t>ס</w:t>
      </w:r>
      <w:r w:rsidRPr="00962229">
        <w:rPr>
          <w:rStyle w:val="afffff3"/>
          <w:spacing w:val="-6"/>
          <w:rtl/>
        </w:rPr>
        <w:t>:</w:t>
      </w:r>
      <w:r w:rsidRPr="002A5E05">
        <w:rPr>
          <w:rtl/>
        </w:rPr>
        <w:t xml:space="preserve"> לעזרה, אבל לא לצעקה.</w:t>
      </w:r>
      <w:r w:rsidRPr="009C5606">
        <w:rPr>
          <w:spacing w:val="-6"/>
          <w:rtl/>
        </w:rPr>
        <w:t xml:space="preserve"> </w:t>
      </w:r>
    </w:p>
    <w:p w14:paraId="74E5D65C" w14:textId="77777777" w:rsidR="00BA7233" w:rsidRDefault="00BA7233" w:rsidP="0045747B">
      <w:pPr>
        <w:rPr>
          <w:rtl/>
        </w:rPr>
      </w:pPr>
      <w:r>
        <w:rPr>
          <w:rFonts w:hint="cs"/>
          <w:rtl/>
        </w:rPr>
        <w:t xml:space="preserve">והיינו מתריעין </w:t>
      </w:r>
      <w:r w:rsidRPr="00D67F2E">
        <w:rPr>
          <w:rFonts w:cs="PFT_Frank" w:hint="cs"/>
          <w:b/>
          <w:bCs/>
          <w:szCs w:val="14"/>
          <w:rtl/>
        </w:rPr>
        <w:t>בעננו</w:t>
      </w:r>
      <w:r>
        <w:rPr>
          <w:rFonts w:hint="cs"/>
          <w:rtl/>
        </w:rPr>
        <w:t xml:space="preserve"> לצעוק, דשופר אין בשבת. </w:t>
      </w:r>
    </w:p>
    <w:p w14:paraId="74E5D65D" w14:textId="5A958B51" w:rsidR="00BA7233" w:rsidRDefault="007A7A35" w:rsidP="00C3600A">
      <w:pPr>
        <w:pStyle w:val="afffff8"/>
        <w:rPr>
          <w:rtl/>
        </w:rPr>
        <w:pPrChange w:id="90015" w:author="קלוד" w:date="2026-10-08T12:07:40Z">
          <w:pPr>
            <w:pStyle w:val="afff0"/>
          </w:pPr>
        </w:pPrChange>
      </w:pPr>
      <w:del w:id="90013" w:author="קלוד" w:date="2026-10-08T12:07:40Z">
        <w:r>
          <w:rPr>
            <w:rFonts w:hint="cs"/>
            <w:rtl/>
          </w:rPr>
          <w:delText xml:space="preserve">***</w:delText>
        </w:r>
      </w:del>
      <w:ins w:id="90014" w:author="קלוד" w:date="2026-10-08T12:07:40Z">
        <w:r>
          <w:rPr>
            <w:color w:val="7B3F00"/>
          </w:rPr>
          <w:t xml:space="preserve">מספר תעניות לציבור</w:t>
        </w:r>
      </w:ins>
    </w:p>
    <w:p w14:paraId="410EDB77" w14:textId="08E52DB7" w:rsidR="00B8196E" w:rsidRPr="00B8196E" w:rsidRDefault="00443E59" w:rsidP="0039238A">
      <w:pPr>
        <w:pStyle w:val="36"/>
        <w:framePr w:wrap="notBeside"/>
        <w:rPr>
          <w:rtl/>
        </w:rPr>
      </w:pPr>
      <w:r>
        <w:rPr>
          <w:rFonts w:hint="cs"/>
          <w:rtl/>
        </w:rPr>
        <w:t>ר''י הנשיא</w:t>
      </w:r>
      <w:r w:rsidR="00B8196E" w:rsidRPr="00B8196E">
        <w:rPr>
          <w:rFonts w:hint="cs"/>
          <w:rtl/>
        </w:rPr>
        <w:t>:</w:t>
      </w:r>
    </w:p>
    <w:p w14:paraId="74E5D65E" w14:textId="30D045B4" w:rsidR="00D16104" w:rsidRPr="0039238A" w:rsidRDefault="00D16104" w:rsidP="0045747B">
      <w:pPr>
        <w:rPr>
          <w:rtl/>
        </w:rPr>
      </w:pPr>
      <w:r w:rsidRPr="0039238A">
        <w:rPr>
          <w:rFonts w:hint="cs"/>
          <w:rtl/>
        </w:rPr>
        <w:t>גזר י</w:t>
      </w:r>
      <w:r w:rsidRPr="0039238A">
        <w:rPr>
          <w:rtl/>
        </w:rPr>
        <w:t>"</w:t>
      </w:r>
      <w:r w:rsidRPr="0039238A">
        <w:rPr>
          <w:rFonts w:hint="cs"/>
          <w:rtl/>
        </w:rPr>
        <w:t>ג</w:t>
      </w:r>
      <w:r w:rsidR="00BA7233" w:rsidRPr="0039238A">
        <w:rPr>
          <w:rFonts w:hint="cs"/>
          <w:rtl/>
        </w:rPr>
        <w:t xml:space="preserve"> תעניות ולא נענה</w:t>
      </w:r>
      <w:r w:rsidR="00443E59">
        <w:rPr>
          <w:rFonts w:hint="cs"/>
          <w:rtl/>
        </w:rPr>
        <w:t>,</w:t>
      </w:r>
      <w:r w:rsidR="00BA7233" w:rsidRPr="0039238A">
        <w:rPr>
          <w:rFonts w:hint="cs"/>
          <w:rtl/>
        </w:rPr>
        <w:t xml:space="preserve"> ורצה להוסיף</w:t>
      </w:r>
      <w:r w:rsidR="00443E59">
        <w:rPr>
          <w:rFonts w:hint="cs"/>
          <w:rtl/>
        </w:rPr>
        <w:t>.</w:t>
      </w:r>
    </w:p>
    <w:p w14:paraId="60ADF1C4" w14:textId="24B5ED3E" w:rsidR="00B8196E" w:rsidRPr="00B8196E" w:rsidRDefault="00D16104" w:rsidP="00F976A3">
      <w:pPr>
        <w:pStyle w:val="36"/>
        <w:framePr w:wrap="notBeside"/>
        <w:rPr>
          <w:rtl/>
        </w:rPr>
      </w:pPr>
      <w:r w:rsidRPr="00F976A3">
        <w:rPr>
          <w:rFonts w:hint="cs"/>
          <w:rtl/>
        </w:rPr>
        <w:t>ואמרו לו מר</w:t>
      </w:r>
      <w:r w:rsidRPr="00F976A3">
        <w:rPr>
          <w:rtl/>
        </w:rPr>
        <w:t>"</w:t>
      </w:r>
      <w:r w:rsidRPr="00F976A3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65F" w14:textId="1C862108" w:rsidR="00BA7233" w:rsidRPr="006F178A" w:rsidRDefault="00D16104" w:rsidP="0045747B">
      <w:r w:rsidRPr="006F178A">
        <w:rPr>
          <w:rFonts w:hint="cs"/>
          <w:rtl/>
        </w:rPr>
        <w:t>דאין מטריחין הציבור יותר מידי</w:t>
      </w:r>
      <w:r w:rsidR="00443E59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4AA8E68D" w14:textId="2F26034A" w:rsidR="00B8196E" w:rsidRPr="00B8196E" w:rsidRDefault="00F976A3" w:rsidP="00F976A3">
      <w:pPr>
        <w:pStyle w:val="36"/>
        <w:framePr w:wrap="notBeside"/>
        <w:rPr>
          <w:rtl/>
        </w:rPr>
      </w:pPr>
      <w:r w:rsidRPr="00F976A3">
        <w:rPr>
          <w:rFonts w:hint="cs"/>
          <w:rtl/>
        </w:rPr>
        <w:t xml:space="preserve">- </w:t>
      </w:r>
      <w:r w:rsidR="00D16104" w:rsidRPr="00F976A3">
        <w:rPr>
          <w:rFonts w:hint="cs"/>
          <w:rtl/>
        </w:rPr>
        <w:t>תנאי היא</w:t>
      </w:r>
      <w:r w:rsidR="00B8196E" w:rsidRPr="00B8196E">
        <w:rPr>
          <w:rtl/>
        </w:rPr>
        <w:t>:</w:t>
      </w:r>
    </w:p>
    <w:p w14:paraId="74E5D660" w14:textId="0E396373" w:rsidR="00486352" w:rsidRPr="009D0833" w:rsidRDefault="00486352" w:rsidP="0045747B">
      <w:pPr>
        <w:rPr>
          <w:rFonts w:cs="PFT_Frank"/>
          <w:b/>
          <w:bCs/>
          <w:szCs w:val="14"/>
          <w:rtl/>
        </w:rPr>
      </w:pPr>
      <w:r w:rsidRPr="009D0833">
        <w:rPr>
          <w:rFonts w:cs="PFT_Frank" w:hint="cs"/>
          <w:b/>
          <w:bCs/>
          <w:szCs w:val="14"/>
          <w:rtl/>
        </w:rPr>
        <w:t>אם על שאר צרות מוסיפין על יג</w:t>
      </w:r>
    </w:p>
    <w:p w14:paraId="23FFCE3E" w14:textId="5056AF3A" w:rsidR="00B8196E" w:rsidRPr="00B8196E" w:rsidRDefault="00D16104" w:rsidP="00F976A3">
      <w:pPr>
        <w:pStyle w:val="36"/>
        <w:framePr w:wrap="notBeside"/>
        <w:rPr>
          <w:rtl/>
        </w:rPr>
      </w:pPr>
      <w:r w:rsidRPr="00F976A3">
        <w:rPr>
          <w:rFonts w:hint="cs"/>
          <w:rtl/>
        </w:rPr>
        <w:t>דלרבי</w:t>
      </w:r>
      <w:r w:rsidR="00B8196E" w:rsidRPr="00B8196E">
        <w:rPr>
          <w:rtl/>
        </w:rPr>
        <w:t>:</w:t>
      </w:r>
    </w:p>
    <w:p w14:paraId="74E5D661" w14:textId="2020C3AF" w:rsidR="00D16104" w:rsidRPr="006F178A" w:rsidRDefault="00D16104" w:rsidP="0045747B">
      <w:pPr>
        <w:rPr>
          <w:rFonts w:cs="Guttman Vilna"/>
          <w:b/>
          <w:bCs/>
          <w:rtl/>
        </w:rPr>
      </w:pPr>
      <w:r w:rsidRPr="00E36B8E">
        <w:rPr>
          <w:rtl/>
        </w:rPr>
        <w:t>אין גוזרין יותר מ</w:t>
      </w:r>
      <w:r w:rsidRPr="00E36B8E">
        <w:rPr>
          <w:rFonts w:hint="cs"/>
          <w:rtl/>
        </w:rPr>
        <w:t>י</w:t>
      </w:r>
      <w:r w:rsidRPr="00E36B8E">
        <w:rPr>
          <w:rtl/>
        </w:rPr>
        <w:t>"</w:t>
      </w:r>
      <w:r w:rsidRPr="00E36B8E">
        <w:rPr>
          <w:rFonts w:hint="cs"/>
          <w:rtl/>
        </w:rPr>
        <w:t xml:space="preserve">ג </w:t>
      </w:r>
      <w:r w:rsidRPr="00E36B8E">
        <w:rPr>
          <w:rtl/>
        </w:rPr>
        <w:t>תעניות על הצבור, לפי</w:t>
      </w:r>
      <w:r w:rsidRPr="006F178A">
        <w:rPr>
          <w:rtl/>
        </w:rPr>
        <w:t xml:space="preserve"> </w:t>
      </w:r>
      <w:r w:rsidRPr="009D0833">
        <w:rPr>
          <w:rFonts w:cs="PFT_Frank"/>
          <w:b/>
          <w:bCs/>
          <w:szCs w:val="14"/>
          <w:rtl/>
        </w:rPr>
        <w:t>שאין מטריחין</w:t>
      </w:r>
      <w:r w:rsidRPr="006F178A">
        <w:rPr>
          <w:rtl/>
        </w:rPr>
        <w:t xml:space="preserve"> את הצבור יותר מדאי</w:t>
      </w:r>
      <w:r w:rsidR="00486352">
        <w:rPr>
          <w:rFonts w:hint="cs"/>
          <w:rtl/>
        </w:rPr>
        <w:t xml:space="preserve"> </w:t>
      </w:r>
      <w:r w:rsidR="00486352" w:rsidRPr="00486352">
        <w:rPr>
          <w:rStyle w:val="afffffc"/>
          <w:rFonts w:hint="cs"/>
          <w:rtl/>
        </w:rPr>
        <w:t>אפי' בצרה שאינה גשמים</w:t>
      </w:r>
      <w:r w:rsidRPr="006F178A">
        <w:rPr>
          <w:rtl/>
        </w:rPr>
        <w:t>.</w:t>
      </w:r>
    </w:p>
    <w:p w14:paraId="3197027F" w14:textId="2C1B3C9D" w:rsidR="00B8196E" w:rsidRPr="00B8196E" w:rsidRDefault="00D16104" w:rsidP="00E36B8E">
      <w:pPr>
        <w:pStyle w:val="36"/>
        <w:framePr w:wrap="notBeside"/>
        <w:rPr>
          <w:rtl/>
        </w:rPr>
      </w:pPr>
      <w:r w:rsidRPr="00E36B8E">
        <w:rPr>
          <w:rFonts w:hint="cs"/>
          <w:rtl/>
        </w:rPr>
        <w:t>רשב</w:t>
      </w:r>
      <w:r w:rsidRPr="00E36B8E">
        <w:rPr>
          <w:rtl/>
        </w:rPr>
        <w:t>"</w:t>
      </w:r>
      <w:r w:rsidRPr="00E36B8E">
        <w:rPr>
          <w:rFonts w:hint="cs"/>
          <w:rtl/>
        </w:rPr>
        <w:t>ג</w:t>
      </w:r>
      <w:r w:rsidR="00B8196E" w:rsidRPr="00B8196E">
        <w:rPr>
          <w:rtl/>
        </w:rPr>
        <w:t>:</w:t>
      </w:r>
    </w:p>
    <w:p w14:paraId="74E5D662" w14:textId="4E97D36E" w:rsidR="00D16104" w:rsidRPr="006F178A" w:rsidRDefault="00D16104" w:rsidP="00E36B8E">
      <w:pPr>
        <w:spacing w:after="60"/>
        <w:rPr>
          <w:rFonts w:cs="Guttman Vilna"/>
          <w:b/>
          <w:bCs/>
          <w:rtl/>
        </w:rPr>
      </w:pPr>
      <w:r w:rsidRPr="006F178A">
        <w:rPr>
          <w:rtl/>
        </w:rPr>
        <w:t>לא זה</w:t>
      </w:r>
      <w:r w:rsidR="00486352">
        <w:rPr>
          <w:rFonts w:hint="cs"/>
          <w:rtl/>
        </w:rPr>
        <w:t xml:space="preserve"> הטעם</w:t>
      </w:r>
      <w:r w:rsidRPr="006F178A">
        <w:rPr>
          <w:rtl/>
        </w:rPr>
        <w:t xml:space="preserve">, אלא מפני </w:t>
      </w:r>
      <w:r w:rsidRPr="009D0833">
        <w:rPr>
          <w:rFonts w:cs="PFT_Frank"/>
          <w:b/>
          <w:bCs/>
          <w:szCs w:val="14"/>
          <w:rtl/>
        </w:rPr>
        <w:t>שיצא זמנה</w:t>
      </w:r>
      <w:r w:rsidRPr="006F178A">
        <w:rPr>
          <w:rtl/>
        </w:rPr>
        <w:t xml:space="preserve"> של רביעה.</w:t>
      </w:r>
    </w:p>
    <w:p w14:paraId="0C2F1D1C" w14:textId="3BE6BD9D" w:rsidR="00B8196E" w:rsidRPr="00B8196E" w:rsidRDefault="00D16104" w:rsidP="00E36B8E">
      <w:pPr>
        <w:pStyle w:val="36"/>
        <w:framePr w:wrap="notBeside"/>
        <w:rPr>
          <w:rtl/>
        </w:rPr>
      </w:pPr>
      <w:r w:rsidRPr="00E36B8E">
        <w:rPr>
          <w:rFonts w:hint="cs"/>
          <w:rtl/>
        </w:rPr>
        <w:t>רבי הורה לבני נינוה</w:t>
      </w:r>
      <w:r w:rsidR="00B8196E" w:rsidRPr="00B8196E">
        <w:rPr>
          <w:rtl/>
        </w:rPr>
        <w:t>:</w:t>
      </w:r>
    </w:p>
    <w:p w14:paraId="47A72B89" w14:textId="373F2304" w:rsidR="00A6515C" w:rsidRDefault="00E36B8E" w:rsidP="00E36B8E">
      <w:pPr>
        <w:pStyle w:val="afffffe"/>
        <w:spacing w:before="0"/>
        <w:rPr>
          <w:rFonts w:ascii="BA TM • Vilna Extra-Bold" w:hAnsi="BA TM • Vilna Extra-Bold" w:cs="BA TM • Vilna Extra-Bold"/>
          <w:color w:val="767171" w:themeColor="background2" w:themeShade="80"/>
          <w:spacing w:val="2"/>
          <w:sz w:val="14"/>
          <w:szCs w:val="14"/>
          <w:rtl/>
        </w:rPr>
      </w:pPr>
      <w:r>
        <w:rPr>
          <w:rFonts w:hint="cs"/>
          <w:rtl/>
        </w:rPr>
        <w:t>ש</w:t>
      </w:r>
      <w:r w:rsidR="00D16104" w:rsidRPr="006F178A">
        <w:rPr>
          <w:rFonts w:hint="cs"/>
          <w:rtl/>
        </w:rPr>
        <w:t xml:space="preserve">אפי' בתמוז </w:t>
      </w:r>
      <w:r w:rsidR="000F7477">
        <w:rPr>
          <w:rFonts w:hint="cs"/>
          <w:rtl/>
        </w:rPr>
        <w:t xml:space="preserve">צריכים מטר </w:t>
      </w:r>
      <w:r w:rsidR="00486352">
        <w:rPr>
          <w:rFonts w:hint="cs"/>
          <w:rtl/>
        </w:rPr>
        <w:t xml:space="preserve">שיבקשו בש''ת </w:t>
      </w:r>
      <w:r w:rsidR="00857E1B">
        <w:rPr>
          <w:rFonts w:hint="cs"/>
          <w:rtl/>
        </w:rPr>
        <w:t>ואפי</w:t>
      </w:r>
      <w:r w:rsidR="00D16104" w:rsidRPr="006F178A">
        <w:rPr>
          <w:rFonts w:hint="cs"/>
          <w:rtl/>
        </w:rPr>
        <w:t xml:space="preserve"> </w:t>
      </w:r>
      <w:r w:rsidR="00D16104" w:rsidRPr="000F7477">
        <w:rPr>
          <w:rStyle w:val="afffff3"/>
          <w:rFonts w:hint="cs"/>
          <w:rtl/>
        </w:rPr>
        <w:t>דמתני' ר</w:t>
      </w:r>
      <w:r w:rsidR="00D16104" w:rsidRPr="000F7477">
        <w:rPr>
          <w:rStyle w:val="afffff3"/>
          <w:rtl/>
        </w:rPr>
        <w:t>"</w:t>
      </w:r>
      <w:r w:rsidR="00D16104" w:rsidRPr="000F7477">
        <w:rPr>
          <w:rStyle w:val="afffff3"/>
          <w:rFonts w:hint="cs"/>
          <w:rtl/>
        </w:rPr>
        <w:t>י א</w:t>
      </w:r>
      <w:r w:rsidR="00D16104" w:rsidRPr="000F7477">
        <w:rPr>
          <w:rStyle w:val="afffff3"/>
          <w:rtl/>
        </w:rPr>
        <w:t>ימתי</w:t>
      </w:r>
      <w:r w:rsidR="00486352">
        <w:rPr>
          <w:rFonts w:hint="cs"/>
          <w:rtl/>
        </w:rPr>
        <w:t xml:space="preserve"> </w:t>
      </w:r>
      <w:r w:rsidR="00486352" w:rsidRPr="00A6515C">
        <w:rPr>
          <w:rFonts w:hint="cs"/>
          <w:rtl/>
        </w:rPr>
        <w:t>דווקא בא''י</w:t>
      </w:r>
      <w:r w:rsidR="00857E1B" w:rsidRPr="00A6515C">
        <w:rPr>
          <w:rtl/>
        </w:rPr>
        <w:t>, אבל ב</w:t>
      </w:r>
      <w:r w:rsidR="00486352" w:rsidRPr="00A6515C">
        <w:rPr>
          <w:rFonts w:hint="cs"/>
          <w:rtl/>
        </w:rPr>
        <w:t>חו''ל</w:t>
      </w:r>
      <w:r w:rsidR="00D16104" w:rsidRPr="00A6515C">
        <w:rPr>
          <w:rtl/>
        </w:rPr>
        <w:t xml:space="preserve"> הכל לפי השנים, המקומות, </w:t>
      </w:r>
      <w:r w:rsidR="0086254B" w:rsidRPr="00A6515C">
        <w:rPr>
          <w:rFonts w:hint="cs"/>
          <w:rtl/>
        </w:rPr>
        <w:t>ו</w:t>
      </w:r>
      <w:r w:rsidR="00D16104" w:rsidRPr="00A6515C">
        <w:rPr>
          <w:rtl/>
        </w:rPr>
        <w:t>הזמן</w:t>
      </w:r>
      <w:r w:rsidR="00D16104" w:rsidRPr="00A6515C">
        <w:rPr>
          <w:rFonts w:hint="cs"/>
          <w:rtl/>
        </w:rPr>
        <w:t xml:space="preserve">, </w:t>
      </w:r>
    </w:p>
    <w:p w14:paraId="7525F1FB" w14:textId="53B9E161" w:rsidR="00B8196E" w:rsidRPr="00B8196E" w:rsidRDefault="00B8196E" w:rsidP="00A6515C">
      <w:pPr>
        <w:pStyle w:val="36"/>
        <w:framePr w:wrap="notBeside"/>
        <w:rPr>
          <w:rtl/>
        </w:rPr>
      </w:pPr>
      <w:r w:rsidRPr="00B8196E">
        <w:rPr>
          <w:rFonts w:hint="cs"/>
          <w:rtl/>
        </w:rPr>
        <w:t>-</w:t>
      </w:r>
    </w:p>
    <w:p w14:paraId="74E5D663" w14:textId="077D8362" w:rsidR="00D16104" w:rsidRPr="006F178A" w:rsidRDefault="00D16104" w:rsidP="00A6515C">
      <w:pPr>
        <w:pStyle w:val="afffffe"/>
        <w:spacing w:before="0"/>
        <w:rPr>
          <w:rtl/>
        </w:rPr>
      </w:pPr>
      <w:r w:rsidRPr="0086254B">
        <w:rPr>
          <w:rStyle w:val="afffff3"/>
          <w:rtl/>
        </w:rPr>
        <w:t xml:space="preserve">רבי </w:t>
      </w:r>
      <w:r w:rsidRPr="006F178A">
        <w:rPr>
          <w:rtl/>
        </w:rPr>
        <w:t>תנא הוא ופליג.</w:t>
      </w:r>
    </w:p>
    <w:p w14:paraId="49257CF5" w14:textId="729764D3" w:rsidR="00B8196E" w:rsidRPr="00B8196E" w:rsidRDefault="00D16104" w:rsidP="0039238A">
      <w:pPr>
        <w:pStyle w:val="36"/>
        <w:framePr w:wrap="notBeside"/>
        <w:rPr>
          <w:rtl/>
        </w:rPr>
      </w:pPr>
      <w:r w:rsidRPr="0039238A">
        <w:rPr>
          <w:rFonts w:hint="cs"/>
          <w:rtl/>
        </w:rPr>
        <w:t>ולמעשה</w:t>
      </w:r>
      <w:r w:rsidR="00B8196E" w:rsidRPr="00B8196E">
        <w:rPr>
          <w:rtl/>
        </w:rPr>
        <w:t>:</w:t>
      </w:r>
    </w:p>
    <w:p w14:paraId="74E5D664" w14:textId="759AA7D5" w:rsidR="00D16104" w:rsidRPr="006F178A" w:rsidRDefault="00D16104" w:rsidP="0045747B">
      <w:pPr>
        <w:rPr>
          <w:rtl/>
        </w:rPr>
      </w:pPr>
      <w:r w:rsidRPr="000F7477">
        <w:rPr>
          <w:rStyle w:val="afffff3"/>
          <w:rFonts w:hint="cs"/>
          <w:rtl/>
        </w:rPr>
        <w:t>ר'נ</w:t>
      </w:r>
      <w:r w:rsidR="000F7477">
        <w:rPr>
          <w:rStyle w:val="afffff3"/>
          <w:rFonts w:hint="cs"/>
          <w:rtl/>
        </w:rPr>
        <w:t>:</w:t>
      </w:r>
      <w:r w:rsidRPr="000F7477">
        <w:rPr>
          <w:rStyle w:val="afffff3"/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בברכת השנים </w:t>
      </w:r>
      <w:r w:rsidR="0039238A">
        <w:rPr>
          <w:rtl/>
        </w:rPr>
        <w:tab/>
      </w:r>
      <w:r w:rsidR="0039238A">
        <w:rPr>
          <w:rtl/>
        </w:rPr>
        <w:tab/>
      </w:r>
      <w:r w:rsidRPr="000F7477">
        <w:rPr>
          <w:rStyle w:val="afffff3"/>
          <w:rFonts w:hint="cs"/>
          <w:rtl/>
        </w:rPr>
        <w:t>ולר</w:t>
      </w:r>
      <w:r w:rsidRPr="000F7477">
        <w:rPr>
          <w:rStyle w:val="afffff3"/>
          <w:rtl/>
        </w:rPr>
        <w:t>"</w:t>
      </w:r>
      <w:r w:rsidRPr="000F7477">
        <w:rPr>
          <w:rStyle w:val="afffff3"/>
          <w:rFonts w:hint="cs"/>
          <w:rtl/>
        </w:rPr>
        <w:t>ש</w:t>
      </w:r>
      <w:r w:rsidR="000F7477">
        <w:rPr>
          <w:rStyle w:val="afffff3"/>
          <w:rFonts w:hint="cs"/>
          <w:rtl/>
        </w:rPr>
        <w:t>:</w:t>
      </w:r>
      <w:r w:rsidRPr="006F178A">
        <w:rPr>
          <w:rFonts w:hint="cs"/>
          <w:rtl/>
        </w:rPr>
        <w:t xml:space="preserve"> בשומע תפילה </w:t>
      </w:r>
      <w:r w:rsidR="0039238A">
        <w:rPr>
          <w:rFonts w:hint="cs"/>
          <w:rtl/>
        </w:rPr>
        <w:t xml:space="preserve">- </w:t>
      </w:r>
      <w:r w:rsidRPr="00905B95">
        <w:rPr>
          <w:rStyle w:val="afffd"/>
          <w:rFonts w:ascii="Fb Fontext" w:hAnsi="Fb Fontext" w:cs="PFT_Frank" w:hint="cs"/>
          <w:sz w:val="14"/>
          <w:szCs w:val="14"/>
          <w:rtl/>
        </w:rPr>
        <w:t>ו</w:t>
      </w:r>
      <w:r w:rsidR="000F7477" w:rsidRPr="00905B95">
        <w:rPr>
          <w:rStyle w:val="afffd"/>
          <w:rFonts w:ascii="Fb Fontext" w:hAnsi="Fb Fontext" w:cs="PFT_Frank" w:hint="cs"/>
          <w:sz w:val="14"/>
          <w:szCs w:val="14"/>
          <w:rtl/>
        </w:rPr>
        <w:t xml:space="preserve">כן </w:t>
      </w:r>
      <w:r w:rsidRPr="00053775">
        <w:rPr>
          <w:rStyle w:val="afffd"/>
          <w:rFonts w:ascii="Fb Fontext" w:hAnsi="Fb Fontext" w:cs="PFT_Frank" w:hint="cs"/>
          <w:b/>
          <w:szCs w:val="14"/>
          <w:rtl/>
        </w:rPr>
        <w:t>הלכ</w:t>
      </w:r>
      <w:r w:rsidR="000F7477" w:rsidRPr="00053775">
        <w:rPr>
          <w:rStyle w:val="afffd"/>
          <w:rFonts w:ascii="Fb Fontext" w:hAnsi="Fb Fontext" w:cs="PFT_Frank" w:hint="cs"/>
          <w:b/>
          <w:szCs w:val="14"/>
          <w:rtl/>
        </w:rPr>
        <w:t>ה</w:t>
      </w:r>
      <w:r w:rsidR="0039238A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6A6706C5" w14:textId="77777777" w:rsidR="00827537" w:rsidRDefault="00827537">
      <w:pPr>
        <w:bidi w:val="0"/>
        <w:spacing w:after="160" w:line="259" w:lineRule="auto"/>
        <w:jc w:val="left"/>
        <w:rPr>
          <w:rFonts w:cs="BA Vilna Bold"/>
          <w:b/>
          <w:spacing w:val="8"/>
          <w:sz w:val="20"/>
          <w:rtl/>
        </w:rPr>
      </w:pPr>
      <w:r>
        <w:rPr>
          <w:rtl/>
        </w:rPr>
        <w:br w:type="page"/>
      </w:r>
    </w:p>
    <w:p w14:paraId="74E5D665" w14:textId="2EEA37AF" w:rsidR="00D16104" w:rsidRPr="0039238A" w:rsidRDefault="00D16104" w:rsidP="0039238A">
      <w:pPr>
        <w:pStyle w:val="affff0"/>
        <w:rPr>
          <w:rtl/>
        </w:rPr>
      </w:pPr>
      <w:ins w:id="9802" w:author="מספור קטעי משנה" w:date="2026-10-06T10:05:48Z">
        <w:r>
          <w:rPr>
            <w:rStyle w:val="MisparKeta"/>
          </w:rPr>
          <w:t xml:space="preserve">ב. </w:t>
        </w:r>
      </w:ins>
      <w:r w:rsidRPr="0039238A">
        <w:rPr>
          <w:rtl/>
        </w:rPr>
        <w:lastRenderedPageBreak/>
        <w:t xml:space="preserve">בשני מטין עם חשיכה ובחמישי </w:t>
      </w:r>
      <w:r w:rsidR="008E3B41" w:rsidRPr="0039238A">
        <w:rPr>
          <w:rFonts w:hint="cs"/>
          <w:rtl/>
        </w:rPr>
        <w:t>מותרין</w:t>
      </w:r>
      <w:r w:rsidRPr="0039238A">
        <w:rPr>
          <w:rtl/>
        </w:rPr>
        <w:t xml:space="preserve"> מפני כבוד השבת.</w:t>
      </w:r>
    </w:p>
    <w:p w14:paraId="3526C96D" w14:textId="59AD5496" w:rsidR="00B8196E" w:rsidRPr="00B8196E" w:rsidRDefault="00857E1B" w:rsidP="00443E59">
      <w:pPr>
        <w:pStyle w:val="36"/>
        <w:framePr w:wrap="notBeside"/>
        <w:rPr>
          <w:rtl/>
        </w:rPr>
      </w:pPr>
      <w:r w:rsidRPr="00443E59">
        <w:rPr>
          <w:rtl/>
        </w:rPr>
        <w:t>איבעי</w:t>
      </w:r>
      <w:r w:rsidRPr="00443E59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666" w14:textId="40AFD90E" w:rsidR="00486352" w:rsidRDefault="00D16104" w:rsidP="0045747B">
      <w:pPr>
        <w:rPr>
          <w:rtl/>
        </w:rPr>
      </w:pPr>
      <w:r w:rsidRPr="006F178A">
        <w:rPr>
          <w:rtl/>
        </w:rPr>
        <w:t xml:space="preserve">בחמישי </w:t>
      </w:r>
      <w:r w:rsidR="00486352" w:rsidRPr="00D67F2E">
        <w:rPr>
          <w:rFonts w:cs="PFT_Frank" w:hint="cs"/>
          <w:b/>
          <w:bCs/>
          <w:szCs w:val="14"/>
          <w:rtl/>
        </w:rPr>
        <w:t>מטין</w:t>
      </w:r>
      <w:r w:rsidR="00486352">
        <w:rPr>
          <w:rFonts w:hint="cs"/>
          <w:rtl/>
        </w:rPr>
        <w:t xml:space="preserve"> כל היום או </w:t>
      </w:r>
      <w:r w:rsidR="00486352" w:rsidRPr="00D67F2E">
        <w:rPr>
          <w:rFonts w:cs="PFT_Frank" w:hint="cs"/>
          <w:b/>
          <w:bCs/>
          <w:szCs w:val="14"/>
          <w:rtl/>
        </w:rPr>
        <w:t>פותחים</w:t>
      </w:r>
      <w:r w:rsidR="00BE1E86">
        <w:rPr>
          <w:rFonts w:hint="cs"/>
          <w:rtl/>
        </w:rPr>
        <w:t>,</w:t>
      </w:r>
      <w:r w:rsidR="00486352">
        <w:rPr>
          <w:rFonts w:hint="cs"/>
          <w:rtl/>
        </w:rPr>
        <w:t xml:space="preserve"> </w:t>
      </w:r>
    </w:p>
    <w:p w14:paraId="501EB591" w14:textId="44286808" w:rsidR="00B8196E" w:rsidRPr="00B8196E" w:rsidRDefault="00486352" w:rsidP="00443E59">
      <w:pPr>
        <w:pStyle w:val="36"/>
        <w:framePr w:wrap="notBeside"/>
        <w:rPr>
          <w:rtl/>
        </w:rPr>
      </w:pPr>
      <w:r w:rsidRPr="00443E59">
        <w:rPr>
          <w:rFonts w:hint="cs"/>
          <w:rtl/>
        </w:rPr>
        <w:t>ת"ש</w:t>
      </w:r>
      <w:r w:rsidR="00B8196E" w:rsidRPr="00B8196E">
        <w:rPr>
          <w:rFonts w:hint="cs"/>
          <w:rtl/>
        </w:rPr>
        <w:t>:</w:t>
      </w:r>
    </w:p>
    <w:p w14:paraId="74E5D667" w14:textId="526D8F49" w:rsidR="000F7477" w:rsidRDefault="00D16104" w:rsidP="008E3B41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בחמישי</w:t>
      </w:r>
      <w:r w:rsidRPr="006F178A">
        <w:rPr>
          <w:rtl/>
        </w:rPr>
        <w:t xml:space="preserve"> </w:t>
      </w:r>
      <w:r w:rsidRPr="0086254B">
        <w:rPr>
          <w:rFonts w:cs="PFT_Frank"/>
          <w:b/>
          <w:bCs/>
          <w:szCs w:val="14"/>
          <w:rtl/>
        </w:rPr>
        <w:t>פותחין</w:t>
      </w:r>
      <w:r w:rsidRPr="006F178A">
        <w:rPr>
          <w:rtl/>
        </w:rPr>
        <w:t xml:space="preserve"> כל היום מפני כבוד השבת.</w:t>
      </w:r>
      <w:r w:rsidR="000F7477">
        <w:rPr>
          <w:rFonts w:hint="cs"/>
          <w:rtl/>
        </w:rPr>
        <w:t xml:space="preserve"> </w:t>
      </w:r>
    </w:p>
    <w:p w14:paraId="74E5D668" w14:textId="33387F8C" w:rsidR="00D16104" w:rsidRPr="00964093" w:rsidRDefault="00D16104" w:rsidP="0045747B">
      <w:pPr>
        <w:rPr>
          <w:rFonts w:cs="Guttman Vilna"/>
          <w:b/>
          <w:bCs/>
          <w:rtl/>
        </w:rPr>
      </w:pPr>
      <w:r w:rsidRPr="006F178A">
        <w:rPr>
          <w:rtl/>
        </w:rPr>
        <w:t>ה</w:t>
      </w:r>
      <w:r w:rsidR="00486352">
        <w:rPr>
          <w:rtl/>
        </w:rPr>
        <w:t xml:space="preserve">יו </w:t>
      </w:r>
      <w:r w:rsidRPr="006F178A">
        <w:rPr>
          <w:rtl/>
        </w:rPr>
        <w:t>שני פתחים - פותח אחד</w:t>
      </w:r>
      <w:r w:rsidR="00BE1E86">
        <w:rPr>
          <w:rFonts w:hint="cs"/>
          <w:rtl/>
        </w:rPr>
        <w:t>,</w:t>
      </w:r>
      <w:r w:rsidRPr="006F178A">
        <w:rPr>
          <w:rtl/>
        </w:rPr>
        <w:t xml:space="preserve"> ונועל אחד.</w:t>
      </w:r>
    </w:p>
    <w:p w14:paraId="74E5D669" w14:textId="522CE64A" w:rsidR="00D16104" w:rsidRPr="00964093" w:rsidRDefault="00486352" w:rsidP="0045747B">
      <w:pPr>
        <w:rPr>
          <w:rFonts w:cs="Guttman Vilna"/>
          <w:b/>
          <w:bCs/>
          <w:rtl/>
        </w:rPr>
      </w:pPr>
      <w:r>
        <w:rPr>
          <w:rtl/>
        </w:rPr>
        <w:t xml:space="preserve">היה </w:t>
      </w:r>
      <w:r w:rsidR="00D16104" w:rsidRPr="006F178A">
        <w:rPr>
          <w:rtl/>
        </w:rPr>
        <w:t xml:space="preserve">אצטבא </w:t>
      </w:r>
      <w:r w:rsidR="006C379C">
        <w:rPr>
          <w:rStyle w:val="afffffc"/>
          <w:rFonts w:hint="cs"/>
          <w:rtl/>
        </w:rPr>
        <w:t>ש</w:t>
      </w:r>
      <w:r w:rsidR="006C379C" w:rsidRPr="006C379C">
        <w:rPr>
          <w:rStyle w:val="afffffc"/>
          <w:rFonts w:hint="cs"/>
          <w:rtl/>
        </w:rPr>
        <w:t>פתחו מוסתר מעט</w:t>
      </w:r>
      <w:r w:rsidR="006C379C">
        <w:rPr>
          <w:rFonts w:hint="cs"/>
          <w:rtl/>
        </w:rPr>
        <w:t xml:space="preserve"> </w:t>
      </w:r>
      <w:r w:rsidR="00D16104" w:rsidRPr="006F178A">
        <w:rPr>
          <w:rtl/>
        </w:rPr>
        <w:t xml:space="preserve">- פותח כדרכו </w:t>
      </w:r>
      <w:r w:rsidR="008E3B41" w:rsidRPr="008E3B41">
        <w:rPr>
          <w:rStyle w:val="afffffc"/>
          <w:rFonts w:hint="cs"/>
          <w:rtl/>
        </w:rPr>
        <w:t xml:space="preserve">אף </w:t>
      </w:r>
      <w:r w:rsidRPr="008E3B41">
        <w:rPr>
          <w:rStyle w:val="afffffc"/>
          <w:rFonts w:hint="cs"/>
          <w:rtl/>
        </w:rPr>
        <w:t>בשני</w:t>
      </w:r>
      <w:r w:rsidR="00D16104" w:rsidRPr="008E3B41">
        <w:rPr>
          <w:rStyle w:val="afffffc"/>
          <w:rtl/>
        </w:rPr>
        <w:t>.</w:t>
      </w:r>
    </w:p>
    <w:p w14:paraId="6924DCFC" w14:textId="3AC22C49" w:rsidR="00F513B4" w:rsidRDefault="00D16104" w:rsidP="00F513B4">
      <w:pPr>
        <w:pStyle w:val="affff0"/>
        <w:rPr>
          <w:rtl/>
        </w:rPr>
      </w:pPr>
      <w:ins w:id="9803" w:author="מספור קטעי משנה" w:date="2026-10-06T10:05:48Z">
        <w:r>
          <w:rPr>
            <w:rStyle w:val="MisparKeta"/>
          </w:rPr>
          <w:t xml:space="preserve">ג. </w:t>
        </w:r>
      </w:ins>
      <w:r w:rsidRPr="006F178A">
        <w:rPr>
          <w:rtl/>
        </w:rPr>
        <w:t>ממעטין</w:t>
      </w:r>
      <w:r w:rsidR="00F513B4">
        <w:rPr>
          <w:rFonts w:hint="cs"/>
          <w:rtl/>
        </w:rPr>
        <w:t xml:space="preserve"> בבנין ובנטיעה </w:t>
      </w:r>
    </w:p>
    <w:p w14:paraId="74E5D66A" w14:textId="3265D4E4" w:rsidR="00D16104" w:rsidRPr="008E3B41" w:rsidRDefault="00D16104" w:rsidP="00F513B4">
      <w:pPr>
        <w:pStyle w:val="afffffe"/>
        <w:spacing w:before="0"/>
        <w:rPr>
          <w:rStyle w:val="afffffc"/>
          <w:rtl/>
        </w:rPr>
      </w:pPr>
      <w:r w:rsidRPr="00053775">
        <w:rPr>
          <w:rFonts w:cs="PFT_Frank"/>
          <w:b/>
          <w:bCs/>
          <w:szCs w:val="14"/>
          <w:rtl/>
        </w:rPr>
        <w:t>בבנין</w:t>
      </w:r>
      <w:r w:rsidR="008E3B41">
        <w:rPr>
          <w:rtl/>
        </w:rPr>
        <w:t xml:space="preserve"> - של שמחה</w:t>
      </w:r>
      <w:r w:rsidRPr="006F178A">
        <w:rPr>
          <w:rtl/>
        </w:rPr>
        <w:t xml:space="preserve"> </w:t>
      </w:r>
      <w:r w:rsidR="00486352" w:rsidRPr="008E3B41">
        <w:rPr>
          <w:rStyle w:val="afffffc"/>
          <w:rFonts w:hint="cs"/>
          <w:rtl/>
        </w:rPr>
        <w:t>[</w:t>
      </w:r>
      <w:r w:rsidR="00486352" w:rsidRPr="008E3B41">
        <w:rPr>
          <w:rStyle w:val="afffffc"/>
          <w:rtl/>
        </w:rPr>
        <w:t>בית חתנות</w:t>
      </w:r>
      <w:r w:rsidR="00486352" w:rsidRPr="008E3B41">
        <w:rPr>
          <w:rStyle w:val="afffffc"/>
          <w:rFonts w:hint="cs"/>
          <w:rtl/>
        </w:rPr>
        <w:t>]</w:t>
      </w:r>
      <w:r w:rsidRPr="008E3B41">
        <w:rPr>
          <w:rStyle w:val="afffffc"/>
          <w:rtl/>
        </w:rPr>
        <w:t>,</w:t>
      </w:r>
    </w:p>
    <w:p w14:paraId="74E5D66B" w14:textId="168051B9" w:rsidR="000F7477" w:rsidRDefault="00D16104" w:rsidP="00F513B4">
      <w:pPr>
        <w:rPr>
          <w:rStyle w:val="afffffc"/>
          <w:rtl/>
        </w:rPr>
      </w:pPr>
      <w:r w:rsidRPr="00053775">
        <w:rPr>
          <w:rFonts w:cs="PFT_Frank"/>
          <w:b/>
          <w:bCs/>
          <w:spacing w:val="-2"/>
          <w:szCs w:val="14"/>
          <w:rtl/>
        </w:rPr>
        <w:t>נטיעה</w:t>
      </w:r>
      <w:r w:rsidR="008E3B41">
        <w:rPr>
          <w:spacing w:val="-2"/>
          <w:rtl/>
        </w:rPr>
        <w:t xml:space="preserve"> - של שמחה</w:t>
      </w:r>
      <w:r w:rsidRPr="004925D4">
        <w:rPr>
          <w:spacing w:val="-2"/>
          <w:rtl/>
        </w:rPr>
        <w:t xml:space="preserve"> </w:t>
      </w:r>
      <w:r w:rsidR="00486352">
        <w:rPr>
          <w:rFonts w:hint="cs"/>
          <w:spacing w:val="-2"/>
          <w:rtl/>
        </w:rPr>
        <w:t>[</w:t>
      </w:r>
      <w:r w:rsidR="00486352" w:rsidRPr="00486352">
        <w:rPr>
          <w:rStyle w:val="afffffc"/>
          <w:rFonts w:hint="cs"/>
          <w:rtl/>
        </w:rPr>
        <w:t>אילן המיסך לטיול המלך או בלידת בן]</w:t>
      </w:r>
      <w:r w:rsidRPr="004925D4">
        <w:rPr>
          <w:rFonts w:hint="cs"/>
          <w:spacing w:val="-2"/>
          <w:rtl/>
        </w:rPr>
        <w:t xml:space="preserve"> </w:t>
      </w:r>
    </w:p>
    <w:p w14:paraId="74E5D66C" w14:textId="77777777" w:rsidR="00D16104" w:rsidRPr="0073250B" w:rsidRDefault="00D16104" w:rsidP="0073250B">
      <w:pPr>
        <w:pStyle w:val="affff0"/>
        <w:rPr>
          <w:rtl/>
        </w:rPr>
      </w:pPr>
      <w:ins w:id="9804" w:author="מספור קטעי משנה" w:date="2026-10-06T10:05:48Z">
        <w:r>
          <w:rPr>
            <w:rStyle w:val="MisparKeta"/>
          </w:rPr>
          <w:t xml:space="preserve">ד. </w:t>
        </w:r>
      </w:ins>
      <w:r w:rsidRPr="0073250B">
        <w:rPr>
          <w:rtl/>
        </w:rPr>
        <w:t>ובשאילת שלום.</w:t>
      </w:r>
    </w:p>
    <w:p w14:paraId="2FC56C6F" w14:textId="7376CD1C" w:rsidR="00B8196E" w:rsidRPr="00B8196E" w:rsidRDefault="00D16104" w:rsidP="0073250B">
      <w:pPr>
        <w:pStyle w:val="36"/>
        <w:framePr w:wrap="notBeside"/>
        <w:rPr>
          <w:rtl/>
        </w:rPr>
      </w:pPr>
      <w:r w:rsidRPr="0073250B">
        <w:rPr>
          <w:rtl/>
        </w:rPr>
        <w:t>ת"ר</w:t>
      </w:r>
      <w:r w:rsidR="00B8196E" w:rsidRPr="00B8196E">
        <w:rPr>
          <w:rtl/>
        </w:rPr>
        <w:t>:</w:t>
      </w:r>
    </w:p>
    <w:p w14:paraId="74E5D66D" w14:textId="768A394E" w:rsidR="00D16104" w:rsidRPr="004925D4" w:rsidRDefault="00486352" w:rsidP="0073250B">
      <w:pPr>
        <w:spacing w:after="60"/>
        <w:rPr>
          <w:rtl/>
        </w:rPr>
      </w:pPr>
      <w:r>
        <w:rPr>
          <w:rFonts w:cs="PFT_Frank" w:hint="cs"/>
          <w:b/>
          <w:bCs/>
          <w:szCs w:val="14"/>
          <w:rtl/>
        </w:rPr>
        <w:t>ל</w:t>
      </w:r>
      <w:r w:rsidR="00D16104" w:rsidRPr="00053775">
        <w:rPr>
          <w:rFonts w:cs="PFT_Frank"/>
          <w:b/>
          <w:bCs/>
          <w:szCs w:val="14"/>
          <w:rtl/>
        </w:rPr>
        <w:t>חברים</w:t>
      </w:r>
      <w:r w:rsidR="00D16104" w:rsidRPr="005F47E6">
        <w:rPr>
          <w:rtl/>
        </w:rPr>
        <w:t xml:space="preserve"> אין שאילת שלום ביניהן, </w:t>
      </w:r>
      <w:r w:rsidRPr="00D67F2E">
        <w:rPr>
          <w:rFonts w:cs="PFT_Frank" w:hint="cs"/>
          <w:b/>
          <w:bCs/>
          <w:szCs w:val="14"/>
          <w:rtl/>
        </w:rPr>
        <w:t xml:space="preserve">ולעמי הארץ </w:t>
      </w:r>
      <w:r>
        <w:rPr>
          <w:rFonts w:hint="cs"/>
          <w:rtl/>
        </w:rPr>
        <w:t>משיבין בשפה רפה</w:t>
      </w:r>
      <w:r w:rsidR="00905B95">
        <w:rPr>
          <w:rFonts w:hint="cs"/>
          <w:rtl/>
        </w:rPr>
        <w:t xml:space="preserve">, </w:t>
      </w:r>
      <w:r w:rsidR="00D16104" w:rsidRPr="00D67F2E">
        <w:rPr>
          <w:rFonts w:cs="PFT_Frank"/>
          <w:b/>
          <w:bCs/>
          <w:szCs w:val="14"/>
          <w:rtl/>
        </w:rPr>
        <w:t>והן</w:t>
      </w:r>
      <w:r w:rsidR="00D16104" w:rsidRPr="004925D4">
        <w:rPr>
          <w:rtl/>
        </w:rPr>
        <w:t xml:space="preserve"> מתעטפין ויושבין כאבלים וכמנודין, הנזופין למקום, עד שירחמו עליהם מן השמים.</w:t>
      </w:r>
    </w:p>
    <w:p w14:paraId="57B07083" w14:textId="4E3855B1" w:rsidR="00B8196E" w:rsidRPr="00B8196E" w:rsidRDefault="00D16104" w:rsidP="0073250B">
      <w:pPr>
        <w:pStyle w:val="36"/>
        <w:framePr w:wrap="notBeside"/>
        <w:rPr>
          <w:rtl/>
        </w:rPr>
      </w:pPr>
      <w:r w:rsidRPr="0073250B">
        <w:rPr>
          <w:rtl/>
        </w:rPr>
        <w:t>ר"</w:t>
      </w:r>
      <w:r w:rsidRPr="0073250B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66E" w14:textId="42CD43D7" w:rsidR="00486352" w:rsidRPr="0073250B" w:rsidRDefault="00D16104" w:rsidP="0073250B">
      <w:pPr>
        <w:pStyle w:val="afffffe"/>
        <w:spacing w:before="0"/>
        <w:rPr>
          <w:rtl/>
        </w:rPr>
      </w:pPr>
      <w:r w:rsidRPr="0073250B">
        <w:rPr>
          <w:rtl/>
        </w:rPr>
        <w:t xml:space="preserve">אין אדם חשוב רשאי ליפול </w:t>
      </w:r>
      <w:r w:rsidR="00905B95" w:rsidRPr="0073250B">
        <w:rPr>
          <w:rtl/>
        </w:rPr>
        <w:t xml:space="preserve">על פניו אא"כ נענה </w:t>
      </w:r>
      <w:r w:rsidR="00905B95" w:rsidRPr="0073250B">
        <w:rPr>
          <w:rStyle w:val="af4"/>
          <w:rtl/>
        </w:rPr>
        <w:t>כיהושע בן נון</w:t>
      </w:r>
    </w:p>
    <w:p w14:paraId="1648529D" w14:textId="3BF7FB1F" w:rsidR="00B8196E" w:rsidRPr="00B8196E" w:rsidRDefault="00486352" w:rsidP="0073250B">
      <w:pPr>
        <w:pStyle w:val="36"/>
        <w:framePr w:wrap="notBeside"/>
        <w:rPr>
          <w:rtl/>
        </w:rPr>
      </w:pPr>
      <w:r w:rsidRPr="0073250B">
        <w:rPr>
          <w:rFonts w:hint="cs"/>
          <w:rtl/>
        </w:rPr>
        <w:t>ר"א</w:t>
      </w:r>
      <w:r w:rsidR="00B8196E" w:rsidRPr="00B8196E">
        <w:rPr>
          <w:rFonts w:hint="cs"/>
          <w:rtl/>
        </w:rPr>
        <w:t>:</w:t>
      </w:r>
    </w:p>
    <w:p w14:paraId="74E5D66F" w14:textId="032DFCCF" w:rsidR="00D16104" w:rsidRPr="006F178A" w:rsidRDefault="00486352" w:rsidP="0045747B">
      <w:pPr>
        <w:rPr>
          <w:rtl/>
        </w:rPr>
      </w:pPr>
      <w:r>
        <w:rPr>
          <w:rFonts w:hint="cs"/>
          <w:rtl/>
        </w:rPr>
        <w:t xml:space="preserve">ואינו </w:t>
      </w:r>
      <w:r w:rsidR="00D16104" w:rsidRPr="006F178A">
        <w:rPr>
          <w:rtl/>
        </w:rPr>
        <w:t>רשאי לחגור שק</w:t>
      </w:r>
      <w:r w:rsidR="0073250B">
        <w:rPr>
          <w:rFonts w:hint="cs"/>
          <w:rtl/>
        </w:rPr>
        <w:t>,</w:t>
      </w:r>
      <w:r w:rsidR="00D16104" w:rsidRPr="006F178A">
        <w:rPr>
          <w:rtl/>
        </w:rPr>
        <w:t xml:space="preserve"> אא"כ נענה </w:t>
      </w:r>
      <w:r w:rsidR="00D16104" w:rsidRPr="00F6208A">
        <w:rPr>
          <w:rStyle w:val="af4"/>
          <w:rtl/>
        </w:rPr>
        <w:t>כיהורם בן אחאב,</w:t>
      </w:r>
      <w:r w:rsidR="00D16104" w:rsidRPr="006F178A">
        <w:rPr>
          <w:rtl/>
        </w:rPr>
        <w:t xml:space="preserve"> </w:t>
      </w:r>
    </w:p>
    <w:p w14:paraId="186931D2" w14:textId="52567E78" w:rsidR="00B8196E" w:rsidRPr="00B8196E" w:rsidRDefault="00486352" w:rsidP="00684334">
      <w:pPr>
        <w:pStyle w:val="36"/>
        <w:framePr w:wrap="notBeside"/>
        <w:rPr>
          <w:rtl/>
        </w:rPr>
      </w:pPr>
      <w:r w:rsidRPr="00684334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670" w14:textId="5AB97924" w:rsidR="00486352" w:rsidRDefault="00D16104" w:rsidP="0045747B">
      <w:pPr>
        <w:rPr>
          <w:spacing w:val="-2"/>
          <w:rtl/>
        </w:rPr>
      </w:pPr>
      <w:r w:rsidRPr="00F6208A">
        <w:rPr>
          <w:rStyle w:val="af4"/>
          <w:rtl/>
        </w:rPr>
        <w:t xml:space="preserve">משה ואהרן </w:t>
      </w:r>
      <w:r w:rsidR="00486352">
        <w:rPr>
          <w:rFonts w:hint="cs"/>
          <w:rtl/>
        </w:rPr>
        <w:t xml:space="preserve">נענו </w:t>
      </w:r>
      <w:r w:rsidRPr="006F178A">
        <w:rPr>
          <w:rtl/>
        </w:rPr>
        <w:t>בנפילה</w:t>
      </w:r>
      <w:r w:rsidR="00486352">
        <w:rPr>
          <w:rFonts w:hint="cs"/>
          <w:rtl/>
        </w:rPr>
        <w:t>,</w:t>
      </w:r>
      <w:r w:rsidR="00486352">
        <w:rPr>
          <w:rFonts w:hint="cs"/>
          <w:spacing w:val="-2"/>
          <w:rtl/>
        </w:rPr>
        <w:t xml:space="preserve"> </w:t>
      </w:r>
      <w:r w:rsidR="004450CF" w:rsidRPr="00F6208A">
        <w:rPr>
          <w:rStyle w:val="af4"/>
          <w:rtl/>
        </w:rPr>
        <w:t>יהושע וכלב</w:t>
      </w:r>
      <w:r w:rsidR="004450CF" w:rsidRPr="00C668B2">
        <w:rPr>
          <w:spacing w:val="-2"/>
          <w:rtl/>
        </w:rPr>
        <w:t xml:space="preserve"> </w:t>
      </w:r>
      <w:r w:rsidR="00486352">
        <w:rPr>
          <w:rFonts w:hint="cs"/>
          <w:spacing w:val="-2"/>
          <w:rtl/>
        </w:rPr>
        <w:t xml:space="preserve">נענו </w:t>
      </w:r>
      <w:r w:rsidR="004450CF" w:rsidRPr="00C668B2">
        <w:rPr>
          <w:spacing w:val="-2"/>
          <w:rtl/>
        </w:rPr>
        <w:t>בקריעה</w:t>
      </w:r>
      <w:r w:rsidR="006D35F3">
        <w:rPr>
          <w:rFonts w:hint="cs"/>
          <w:spacing w:val="-2"/>
          <w:rtl/>
        </w:rPr>
        <w:t>.</w:t>
      </w:r>
      <w:r w:rsidR="004450CF" w:rsidRPr="00C668B2">
        <w:rPr>
          <w:spacing w:val="-2"/>
          <w:rtl/>
        </w:rPr>
        <w:t xml:space="preserve"> </w:t>
      </w:r>
    </w:p>
    <w:p w14:paraId="2363B039" w14:textId="0DFD0A8F" w:rsidR="00B8196E" w:rsidRPr="00B8196E" w:rsidRDefault="00486352" w:rsidP="00684334">
      <w:pPr>
        <w:pStyle w:val="36"/>
        <w:framePr w:wrap="notBeside"/>
        <w:rPr>
          <w:rtl/>
        </w:rPr>
      </w:pPr>
      <w:r w:rsidRPr="00684334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671" w14:textId="73231182" w:rsidR="00486352" w:rsidRDefault="00486352" w:rsidP="00F6208A">
      <w:pPr>
        <w:rPr>
          <w:rtl/>
        </w:rPr>
      </w:pPr>
      <w:r>
        <w:rPr>
          <w:rFonts w:hint="cs"/>
          <w:rtl/>
        </w:rPr>
        <w:t xml:space="preserve">לעת"ל </w:t>
      </w:r>
      <w:r w:rsidRPr="00F6208A">
        <w:rPr>
          <w:rStyle w:val="af4"/>
          <w:rFonts w:hint="cs"/>
          <w:rtl/>
        </w:rPr>
        <w:t>מלכים</w:t>
      </w:r>
      <w:r>
        <w:rPr>
          <w:rFonts w:hint="cs"/>
          <w:rtl/>
        </w:rPr>
        <w:t xml:space="preserve"> יקומו לכבוד ישראל</w:t>
      </w:r>
      <w:r w:rsidR="0086254B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F6208A">
        <w:rPr>
          <w:rStyle w:val="af4"/>
          <w:rFonts w:hint="cs"/>
          <w:rtl/>
        </w:rPr>
        <w:t xml:space="preserve">ושרים </w:t>
      </w:r>
      <w:r>
        <w:rPr>
          <w:rFonts w:hint="cs"/>
          <w:rtl/>
        </w:rPr>
        <w:t xml:space="preserve">ישתחוו. </w:t>
      </w:r>
    </w:p>
    <w:p w14:paraId="66D8E114" w14:textId="47A93317" w:rsidR="00B8196E" w:rsidRPr="00B8196E" w:rsidRDefault="00486352" w:rsidP="00BF7E53">
      <w:pPr>
        <w:pStyle w:val="36"/>
        <w:framePr w:wrap="notBeside"/>
        <w:rPr>
          <w:rtl/>
        </w:rPr>
      </w:pPr>
      <w:r w:rsidRPr="00BF7E53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672" w14:textId="22A674BB" w:rsidR="00C82146" w:rsidRDefault="00D16104" w:rsidP="00C82146">
      <w:pPr>
        <w:rPr>
          <w:rtl/>
        </w:rPr>
      </w:pPr>
      <w:r w:rsidRPr="00F6208A">
        <w:rPr>
          <w:rStyle w:val="af4"/>
          <w:rtl/>
        </w:rPr>
        <w:t>צדיקים</w:t>
      </w:r>
      <w:r w:rsidRPr="006F178A">
        <w:rPr>
          <w:rtl/>
        </w:rPr>
        <w:t xml:space="preserve"> </w:t>
      </w:r>
      <w:r w:rsidR="00486352">
        <w:rPr>
          <w:rFonts w:hint="cs"/>
          <w:rtl/>
        </w:rPr>
        <w:t xml:space="preserve">יזכו </w:t>
      </w:r>
      <w:r w:rsidRPr="006F178A">
        <w:rPr>
          <w:rtl/>
        </w:rPr>
        <w:t>לאורה</w:t>
      </w:r>
      <w:r w:rsidR="00486352">
        <w:rPr>
          <w:rFonts w:cs="Guttman Vilna" w:hint="cs"/>
          <w:b/>
          <w:bCs/>
          <w:rtl/>
        </w:rPr>
        <w:t xml:space="preserve">, </w:t>
      </w:r>
      <w:r w:rsidRPr="00F6208A">
        <w:rPr>
          <w:rStyle w:val="af4"/>
          <w:rtl/>
        </w:rPr>
        <w:t>וישרים</w:t>
      </w:r>
      <w:r w:rsidRPr="006F178A">
        <w:rPr>
          <w:rtl/>
        </w:rPr>
        <w:t xml:space="preserve"> </w:t>
      </w:r>
      <w:r w:rsidR="00486352">
        <w:rPr>
          <w:rFonts w:hint="cs"/>
          <w:rtl/>
        </w:rPr>
        <w:t>ל</w:t>
      </w:r>
      <w:r w:rsidRPr="006F178A">
        <w:rPr>
          <w:rtl/>
        </w:rPr>
        <w:t>שמחה</w:t>
      </w:r>
      <w:r w:rsidR="00486352">
        <w:rPr>
          <w:rFonts w:hint="cs"/>
          <w:rtl/>
        </w:rPr>
        <w:t>.</w:t>
      </w:r>
    </w:p>
    <w:p w14:paraId="74E5D673" w14:textId="77777777" w:rsidR="00C82146" w:rsidRPr="00C82146" w:rsidRDefault="00C82146" w:rsidP="00C82146">
      <w:pPr>
        <w:pStyle w:val="Hadran"/>
        <w:jc w:val="center"/>
        <w:rPr>
          <w:rStyle w:val="afffd"/>
          <w:rFonts w:cs="PFT_Frank"/>
          <w:b/>
          <w:bCs w:val="0"/>
          <w:sz w:val="20"/>
          <w:szCs w:val="14"/>
          <w:rtl/>
        </w:rPr>
        <w:sectPr w:rsidR="00C82146" w:rsidRPr="00C82146" w:rsidSect="004E1A1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5103" w:h="7371" w:code="11"/>
          <w:pgMar w:top="567" w:right="1134" w:bottom="567" w:left="567" w:header="284" w:footer="284" w:gutter="0"/>
          <w:cols w:space="340"/>
          <w:bidi/>
          <w:rtlGutter/>
          <w:docGrid w:linePitch="360"/>
        </w:sectPr>
        <w:pPrChange w:id="91017" w:author="Claude" w:date="2026-10-08T08:35:37Z">
          <w:pPr>
            <w:jc w:val="center"/>
            <w:rPr>
              <w:rStyle w:val="afffd"/>
              <w:rFonts w:cs="PFT_Frank"/>
              <w:b/>
              <w:bCs w:val="0"/>
              <w:sz w:val="20"/>
              <w:szCs w:val="14"/>
              <w:rtl/>
            </w:rPr>
            <w:sectPr w:rsidR="00C82146" w:rsidRPr="00C82146" w:rsidSect="004E1A12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type w:val="continuous"/>
              <w:pgSz w:w="5103" w:h="7371" w:code="11"/>
              <w:pgMar w:top="567" w:right="1134" w:bottom="567" w:left="567" w:header="284" w:footer="284" w:gutter="0"/>
              <w:cols w:space="340"/>
              <w:bidi/>
              <w:rtlGutter/>
              <w:docGrid w:linePitch="360"/>
            </w:sectPr>
          </w:pPr>
        </w:pPrChange>
      </w:pPr>
      <w:r>
        <w:rPr>
          <w:rFonts w:cs="PFT_Frank" w:hint="cs"/>
          <w:b/>
          <w:bCs/>
          <w:color w:val="A6A6A6" w:themeColor="background1" w:themeShade="A6"/>
          <w:szCs w:val="14"/>
          <w:rtl/>
        </w:rPr>
        <w:t xml:space="preserve">הדרן עלך </w:t>
      </w:r>
      <w:del w:id="91018" w:author="Claude" w:date="2026-10-08T08:35:37Z">
        <w:r>
          <w:rPr>
            <w:rFonts w:cs="PFT_Frank" w:hint="cs"/>
            <w:b/>
            <w:bCs/>
            <w:color w:val="A6A6A6" w:themeColor="background1" w:themeShade="A6"/>
            <w:szCs w:val="14"/>
            <w:rtl/>
          </w:rPr>
          <w:delText xml:space="preserve">פרק ראשון</w:delText>
        </w:r>
      </w:del>
      <w:ins w:id="91019" w:author="Claude" w:date="2026-10-08T08:35:37Z">
        <w:r>
          <w:rPr>
            <w:rFonts w:cs="PFT_Frank" w:hint="cs"/>
            <w:b/>
            <w:bCs/>
            <w:color w:val="A6A6A6" w:themeColor="background1" w:themeShade="A6"/>
            <w:szCs w:val="14"/>
            <w:rtl/>
          </w:rPr>
          <w:t xml:space="preserve">מאימתי</w:t>
        </w:r>
      </w:ins>
      <w:r w:rsidRPr="00C82146">
        <w:rPr>
          <w:rStyle w:val="afffd"/>
          <w:rFonts w:cs="PFT_Frank"/>
          <w:b/>
          <w:bCs w:val="0"/>
          <w:sz w:val="20"/>
          <w:szCs w:val="14"/>
          <w:rtl/>
        </w:rPr>
        <w:t xml:space="preserve"> </w:t>
      </w:r>
    </w:p>
    <w:p w14:paraId="74E5D674" w14:textId="77777777" w:rsidR="00D16104" w:rsidRPr="006F178A" w:rsidRDefault="00C82146" w:rsidP="00C82146">
      <w:pPr>
        <w:pStyle w:val="afff5"/>
        <w:framePr w:wrap="around"/>
        <w:rPr>
          <w:del w:id="41079" w:author="Claude" w:date="2026-10-07T09:25:22Z"/>
          <w:rFonts w:cs="Guttman Vilna"/>
          <w:b/>
          <w:bCs/>
          <w:rtl/>
        </w:rPr>
      </w:pPr>
      <w:del w:id="41077" w:author="Claude" w:date="2026-10-07T09:25:22Z">
        <w:r>
          <w:rPr>
            <w:rFonts w:hint="cs"/>
            <w:rtl/>
          </w:rPr>
          <w:lastRenderedPageBreak/>
          <w:delText xml:space="preserve">פ</w:delText>
        </w:r>
      </w:del>
      <w:del w:id="41078" w:author="Claude" w:date="2026-10-07T09:25:22Z">
        <w:r w:rsidR="00D16104" w:rsidRPr="006F178A">
          <w:rPr>
            <w:rFonts w:hint="cs"/>
            <w:rtl/>
          </w:rPr>
          <w:delText xml:space="preserve">רק שני </w:delText>
        </w:r>
      </w:del>
    </w:p>
    <w:p w14:paraId="74E5D675" w14:textId="77777777" w:rsidR="00D16104" w:rsidRPr="006F178A" w:rsidRDefault="00D16104" w:rsidP="008A5DDC">
      <w:pPr>
        <w:pStyle w:val="afff2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טו</w:t>
      </w:r>
      <w:r w:rsidRPr="006F178A">
        <w:rPr>
          <w:rFonts w:cs="FontbitDavid" w:hint="cs"/>
          <w:rtl/>
        </w:rPr>
        <w:t>.</w:t>
      </w:r>
    </w:p>
    <w:p w14:paraId="74E5D676" w14:textId="3E78CD8C" w:rsidR="00D16104" w:rsidRPr="006F178A" w:rsidRDefault="00D16104" w:rsidP="007E4434">
      <w:pPr>
        <w:pStyle w:val="afff6"/>
        <w:framePr w:h="80" w:hRule="exact" w:wrap="around" w:y="6718"/>
        <w:spacing w:line="276" w:lineRule="auto"/>
        <w:jc w:val="both"/>
        <w:rPr>
          <w:del w:id="41081" w:author="Claude" w:date="2026-10-07T09:25:22Z"/>
          <w:sz w:val="20"/>
          <w:rtl/>
        </w:rPr>
      </w:pPr>
      <w:del w:id="41080" w:author="Claude" w:date="2026-10-07T09:25:22Z">
        <w:r w:rsidRPr="006F178A">
          <w:rPr>
            <w:rFonts w:hint="cs"/>
            <w:sz w:val="20"/>
            <w:rtl/>
          </w:rPr>
          <w:delText xml:space="preserve">סדר תעניות </w:delText>
        </w:r>
      </w:del>
    </w:p>
    <w:p w14:paraId="74E5D677" w14:textId="77777777" w:rsidR="00D16104" w:rsidRPr="006F178A" w:rsidRDefault="00D16104" w:rsidP="0045747B">
      <w:pPr>
        <w:pStyle w:val="afff7"/>
        <w:framePr w:wrap="around"/>
        <w:spacing w:after="0" w:line="276" w:lineRule="auto"/>
        <w:rPr>
          <w:rtl/>
        </w:rPr>
      </w:pPr>
      <w:r>
        <w:rPr>
          <w:rFonts w:hint="cs"/>
          <w:rtl/>
        </w:rPr>
        <w:t>(</w:t>
      </w:r>
      <w:r w:rsidRPr="006F178A">
        <w:rPr>
          <w:rFonts w:hint="cs"/>
          <w:rtl/>
        </w:rPr>
        <w:t xml:space="preserve">טו. </w:t>
      </w:r>
      <w:r w:rsidRPr="006F178A">
        <w:rPr>
          <w:rFonts w:cs="Guttman Vilna"/>
          <w:b/>
          <w:bCs/>
          <w:rtl/>
        </w:rPr>
        <w:t>–</w:t>
      </w:r>
      <w:r w:rsidRPr="006F178A">
        <w:rPr>
          <w:rFonts w:hint="cs"/>
          <w:rtl/>
        </w:rPr>
        <w:t>יח:</w:t>
      </w:r>
      <w:r>
        <w:rPr>
          <w:rFonts w:hint="cs"/>
          <w:rtl/>
        </w:rPr>
        <w:t>)</w:t>
      </w:r>
      <w:r w:rsidRPr="006F178A">
        <w:rPr>
          <w:rFonts w:hint="cs"/>
          <w:rtl/>
        </w:rPr>
        <w:t xml:space="preserve"> </w:t>
      </w:r>
    </w:p>
    <w:p>
      <w:pPr>
        <w:pStyle w:val="afff6"/>
        <w:framePr w:wrap="around"/>
        <w:spacing w:line="276" w:lineRule="auto"/>
        <w:jc w:val="both"/>
        <w:rPr>
          <w:del w:id="41087" w:author="Claude" w:date="2026-10-07T09:25:22Z"/>
          <w:rStyle w:val="afffd"/>
          <w:rFonts w:ascii="Fb Fontext" w:hAnsi="Fb Fontext" w:cs="PFT_Frank"/>
          <w:b/>
          <w:bCs/>
          <w:sz w:val="20"/>
          <w:szCs w:val="14"/>
          <w:rtl/>
        </w:rPr>
      </w:pPr>
      <w:ins w:id="40001" w:author="Claude" w:date="2026-10-06T14:10:07Z">
        <w:del w:id="41086" w:author="Claude" w:date="2026-10-07T09:25:22Z">
          <w:r w:rsidRPr="00053775">
            <w:rPr>
              <w:rStyle w:val="afffd"/>
              <w:rFonts w:ascii="Fb Fontext" w:hAnsi="Fb Fontext" w:cs="PFT_Frank" w:hint="cs"/>
              <w:b/>
              <w:bCs/>
              <w:sz w:val="20"/>
              <w:szCs w:val="14"/>
              <w:rtl/>
            </w:rPr>
            <w:delText xml:space="preserve"> סדר תעניות </w:delText>
          </w:r>
        </w:del>
      </w:ins>
    </w:p>
    <w:p>
      <w:pPr>
        <w:pStyle w:val="PetichatPerek"/>
        <w:rPr>
          <w:ins w:id="41076" w:author="Claude" w:date="2026-10-07T09:25:22Z"/>
        </w:rPr>
      </w:pPr>
      <w:ins w:id="41075" w:author="Claude" w:date="2026-10-07T09:25:22Z">
        <w:r>
          <w:rPr>
            <w:rFonts w:hint="cs"/>
            <w:rtl/>
          </w:rPr>
          <w:t xml:space="preserve">פרק שני</w:t>
        </w:r>
        <w:r>
          <w:rPr>
            <w:rFonts w:hint="cs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סדר תעניות</w:t>
        </w:r>
      </w:ins>
    </w:p>
    <w:p>
      <w:pPr>
        <w:pStyle w:val="MishnaBatzad"/>
        <w:rPr>
          <w:ins w:id="20043" w:author="קלוד" w:date="2026-10-06T10:10:38Z"/>
        </w:rPr>
      </w:pPr>
      <w:ins w:id="20042" w:author="קלוד" w:date="2026-10-06T10:10:38Z">
        <w:r>
          <w:t xml:space="preserve">משנה א</w:t>
        </w:r>
      </w:ins>
    </w:p>
    <w:p w14:paraId="74E5D678" w14:textId="77777777" w:rsidR="00905B95" w:rsidRDefault="00D16104" w:rsidP="00905B95">
      <w:pPr>
        <w:pStyle w:val="afff8"/>
        <w:jc w:val="center"/>
        <w:rPr>
          <w:rtl/>
        </w:rPr>
      </w:pPr>
      <w:r w:rsidRPr="006F178A">
        <w:rPr>
          <w:rtl/>
        </w:rPr>
        <w:t>סדר תעניות כיצד?</w:t>
      </w:r>
    </w:p>
    <w:p w14:paraId="74E5D679" w14:textId="77777777" w:rsidR="00905B95" w:rsidRDefault="00131B06" w:rsidP="0045747B">
      <w:pPr>
        <w:pStyle w:val="afff8"/>
        <w:rPr>
          <w:rtl/>
        </w:rPr>
      </w:pPr>
      <w:del w:id="41020" w:author="Claude" w:date="2026-10-07T09:25:22Z">
        <w:r>
          <w:rPr>
            <w:rStyle w:val="afffff1"/>
            <w:rFonts w:hint="cs"/>
            <w:rtl/>
          </w:rPr>
          <w:delText xml:space="preserve">א.</w:delText>
        </w:r>
      </w:del>
      <w:del w:id="41021" w:author="Claude" w:date="2026-10-07T09:25:22Z">
        <w:r>
          <w:rPr>
            <w:rFonts w:hint="cs"/>
            <w:rtl/>
          </w:rPr>
          <w:delText xml:space="preserve"> </w:delText>
        </w:r>
      </w:del>
      <w:r>
        <w:rPr>
          <w:rtl/>
        </w:rPr>
        <w:t>מוציאין התיבה לרחוב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עיר ונותנין אפר מקלה</w:t>
      </w:r>
      <w:r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</w:p>
    <w:p w14:paraId="74E5D67A" w14:textId="77777777" w:rsidR="00131B06" w:rsidRDefault="00905B95" w:rsidP="00905B95">
      <w:pPr>
        <w:pStyle w:val="afff8"/>
        <w:ind w:firstLine="113"/>
        <w:rPr>
          <w:rtl/>
        </w:rPr>
      </w:pPr>
      <w:r>
        <w:rPr>
          <w:rFonts w:hint="cs"/>
          <w:rtl/>
        </w:rPr>
        <w:t xml:space="preserve"> </w:t>
      </w:r>
      <w:r w:rsidR="00D16104" w:rsidRPr="006F178A">
        <w:rPr>
          <w:rtl/>
        </w:rPr>
        <w:t xml:space="preserve">בראש הנשיא, </w:t>
      </w:r>
      <w:r>
        <w:rPr>
          <w:rFonts w:hint="cs"/>
          <w:rtl/>
        </w:rPr>
        <w:t xml:space="preserve">ובראש </w:t>
      </w:r>
      <w:r w:rsidR="00131B06">
        <w:rPr>
          <w:rFonts w:hint="cs"/>
          <w:rtl/>
        </w:rPr>
        <w:t>אב''ד</w:t>
      </w:r>
      <w:r>
        <w:rPr>
          <w:rFonts w:hint="cs"/>
          <w:rtl/>
        </w:rPr>
        <w:t>,</w:t>
      </w:r>
      <w:r w:rsidR="00131B06">
        <w:rPr>
          <w:rFonts w:hint="cs"/>
          <w:rtl/>
        </w:rPr>
        <w:t xml:space="preserve"> וכל אחד</w:t>
      </w:r>
      <w:r>
        <w:rPr>
          <w:rFonts w:hint="cs"/>
          <w:rtl/>
        </w:rPr>
        <w:t>.</w:t>
      </w:r>
      <w:r w:rsidR="00131B06">
        <w:rPr>
          <w:rFonts w:hint="cs"/>
          <w:rtl/>
        </w:rPr>
        <w:t xml:space="preserve"> </w:t>
      </w:r>
    </w:p>
    <w:p w14:paraId="74E5D67B" w14:textId="77777777" w:rsidR="00D16104" w:rsidRPr="006F178A" w:rsidRDefault="00131B06" w:rsidP="0045747B">
      <w:pPr>
        <w:pStyle w:val="afff8"/>
        <w:rPr>
          <w:rtl/>
        </w:rPr>
      </w:pPr>
      <w:del w:id="41022" w:author="Claude" w:date="2026-10-07T09:25:22Z">
        <w:r>
          <w:rPr>
            <w:rStyle w:val="afffff1"/>
            <w:rFonts w:hint="cs"/>
            <w:rtl/>
          </w:rPr>
          <w:delText xml:space="preserve">ב.</w:delText>
        </w:r>
      </w:del>
      <w:del w:id="41023" w:author="Claude" w:date="2026-10-07T09:25:22Z">
        <w:r>
          <w:rPr>
            <w:rFonts w:hint="cs"/>
            <w:rtl/>
          </w:rPr>
          <w:delText xml:space="preserve"> </w:delText>
        </w:r>
      </w:del>
      <w:r w:rsidR="00D16104" w:rsidRPr="006F178A">
        <w:rPr>
          <w:rtl/>
        </w:rPr>
        <w:t xml:space="preserve">הזקן שבהן אומר לפניהן דברי כבושין: אחינו! </w:t>
      </w:r>
    </w:p>
    <w:p w14:paraId="74E5D67C" w14:textId="77777777" w:rsidR="00131B06" w:rsidRDefault="00D16104" w:rsidP="00905B95">
      <w:pPr>
        <w:pStyle w:val="afff8"/>
        <w:rPr>
          <w:rStyle w:val="af4"/>
          <w:rtl/>
        </w:rPr>
      </w:pPr>
      <w:r w:rsidRPr="006F178A">
        <w:rPr>
          <w:rtl/>
        </w:rPr>
        <w:tab/>
      </w:r>
      <w:r w:rsidR="00905B95">
        <w:rPr>
          <w:rFonts w:hint="cs"/>
          <w:rtl/>
        </w:rPr>
        <w:t>נאמר באנשי נינווה</w:t>
      </w:r>
      <w:r w:rsidRPr="006F178A">
        <w:rPr>
          <w:rtl/>
        </w:rPr>
        <w:t xml:space="preserve"> </w:t>
      </w:r>
      <w:r w:rsidRPr="006D2CD4">
        <w:rPr>
          <w:rStyle w:val="af4"/>
          <w:rtl/>
        </w:rPr>
        <w:t xml:space="preserve">וירא </w:t>
      </w:r>
      <w:r w:rsidR="00131B06">
        <w:rPr>
          <w:rStyle w:val="af4"/>
          <w:rFonts w:hint="cs"/>
          <w:rtl/>
        </w:rPr>
        <w:t xml:space="preserve">ה' </w:t>
      </w:r>
      <w:r w:rsidRPr="006D2CD4">
        <w:rPr>
          <w:rStyle w:val="af4"/>
          <w:rtl/>
        </w:rPr>
        <w:t>האלהים את מעשיהם</w:t>
      </w:r>
      <w:r w:rsidR="00131B06">
        <w:rPr>
          <w:rStyle w:val="af4"/>
          <w:rFonts w:hint="cs"/>
          <w:rtl/>
        </w:rPr>
        <w:t xml:space="preserve"> </w:t>
      </w:r>
      <w:r w:rsidR="00131B06" w:rsidRPr="00905B95">
        <w:rPr>
          <w:rStyle w:val="af4"/>
          <w:rFonts w:hint="cs"/>
          <w:b/>
          <w:bCs/>
          <w:rtl/>
        </w:rPr>
        <w:t>כי שבו</w:t>
      </w:r>
    </w:p>
    <w:p w14:paraId="74E5D67D" w14:textId="77777777" w:rsidR="00905B95" w:rsidRDefault="00131B06" w:rsidP="0045747B">
      <w:pPr>
        <w:pStyle w:val="afff8"/>
        <w:rPr>
          <w:rtl/>
        </w:rPr>
      </w:pPr>
      <w:del w:id="41024" w:author="Claude" w:date="2026-10-07T09:25:22Z">
        <w:r>
          <w:rPr>
            <w:rStyle w:val="afffff1"/>
            <w:rFonts w:hint="cs"/>
            <w:rtl/>
          </w:rPr>
          <w:delText xml:space="preserve">ג.</w:delText>
        </w:r>
      </w:del>
      <w:del w:id="41025" w:author="Claude" w:date="2026-10-07T09:25:22Z">
        <w:r>
          <w:rPr>
            <w:rStyle w:val="af4"/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לתפילה </w:t>
      </w:r>
      <w:r w:rsidR="00D16104" w:rsidRPr="00223D18">
        <w:rPr>
          <w:rtl/>
        </w:rPr>
        <w:t xml:space="preserve">מורידין לפני התיבה זקן ורגיל ויש לו בנים, וביתו </w:t>
      </w:r>
    </w:p>
    <w:p w14:paraId="74E5D67E" w14:textId="77777777" w:rsidR="00D16104" w:rsidRPr="00223D18" w:rsidRDefault="00D16104" w:rsidP="00905B95">
      <w:pPr>
        <w:pStyle w:val="afff8"/>
        <w:ind w:firstLine="113"/>
        <w:rPr>
          <w:rtl/>
        </w:rPr>
      </w:pPr>
      <w:r w:rsidRPr="00223D18">
        <w:rPr>
          <w:rtl/>
        </w:rPr>
        <w:t>ריקם, כדי שיהא לבו שלם בתפלה.</w:t>
      </w:r>
    </w:p>
    <w:p w14:paraId="74E5D67F" w14:textId="77777777" w:rsidR="00131B06" w:rsidRDefault="00131B06" w:rsidP="00905B95">
      <w:pPr>
        <w:pStyle w:val="afff8"/>
        <w:ind w:firstLine="113"/>
        <w:rPr>
          <w:rtl/>
        </w:rPr>
      </w:pPr>
      <w:r>
        <w:rPr>
          <w:rFonts w:hint="cs"/>
          <w:spacing w:val="8"/>
          <w:rtl/>
        </w:rPr>
        <w:t>ומוסיף לפניהם שש ברכות על י''ח שבכל יום</w:t>
      </w:r>
      <w:r w:rsidR="00D16104" w:rsidRPr="006F178A">
        <w:rPr>
          <w:rtl/>
        </w:rPr>
        <w:t xml:space="preserve">: </w:t>
      </w:r>
    </w:p>
    <w:p w14:paraId="74E5D680" w14:textId="77777777" w:rsidR="00905B95" w:rsidRDefault="00905B95" w:rsidP="00905B95">
      <w:pPr>
        <w:pStyle w:val="afff8"/>
        <w:ind w:firstLine="113"/>
        <w:rPr>
          <w:rStyle w:val="afffff1"/>
          <w:rtl/>
        </w:rPr>
      </w:pPr>
      <w:del w:id="41026" w:author="Claude" w:date="2026-10-07T09:25:22Z">
        <w:r>
          <w:rPr>
            <w:rStyle w:val="afffff1"/>
            <w:rFonts w:hint="cs"/>
            <w:rtl/>
          </w:rPr>
          <w:delText xml:space="preserve">  </w:delText>
        </w:r>
      </w:del>
      <w:del w:id="41027" w:author="Claude" w:date="2026-10-07T09:25:22Z">
        <w:r>
          <w:rPr>
            <w:rStyle w:val="afffff1"/>
            <w:rFonts w:hint="cs"/>
            <w:rtl/>
          </w:rPr>
          <w:delText xml:space="preserve">א.</w:delText>
        </w:r>
      </w:del>
      <w:del w:id="41028" w:author="Claude" w:date="2026-10-07T09:25:22Z">
        <w:r>
          <w:rPr>
            <w:rFonts w:hint="cs"/>
            <w:rtl/>
          </w:rPr>
          <w:delText xml:space="preserve"> </w:delText>
        </w:r>
      </w:del>
      <w:r w:rsidR="00D16104" w:rsidRPr="006F178A">
        <w:rPr>
          <w:rtl/>
        </w:rPr>
        <w:t xml:space="preserve">זכרונות </w:t>
      </w:r>
      <w:r w:rsidR="00C42CBE" w:rsidRPr="00C42CBE">
        <w:rPr>
          <w:rStyle w:val="afffff1"/>
          <w:rFonts w:hint="cs"/>
          <w:rtl/>
        </w:rPr>
        <w:t>ב.</w:t>
      </w:r>
      <w:r w:rsidR="00C42CBE">
        <w:rPr>
          <w:rFonts w:hint="cs"/>
          <w:rtl/>
        </w:rPr>
        <w:t xml:space="preserve"> </w:t>
      </w:r>
      <w:r w:rsidR="00D16104" w:rsidRPr="006F178A">
        <w:rPr>
          <w:rtl/>
        </w:rPr>
        <w:t>ושופרות.</w:t>
      </w:r>
      <w:r w:rsidR="00131B06">
        <w:rPr>
          <w:rFonts w:hint="cs"/>
          <w:rtl/>
        </w:rPr>
        <w:t xml:space="preserve"> </w:t>
      </w:r>
    </w:p>
    <w:p w14:paraId="74E5D681" w14:textId="77777777" w:rsidR="00D16104" w:rsidRPr="00223D18" w:rsidRDefault="00905B95" w:rsidP="00905B95">
      <w:pPr>
        <w:pStyle w:val="afff8"/>
        <w:rPr>
          <w:rtl/>
        </w:rPr>
      </w:pPr>
      <w:del w:id="41029" w:author="Claude" w:date="2026-10-07T09:25:22Z">
        <w:r>
          <w:rPr>
            <w:rStyle w:val="afffff1"/>
            <w:rFonts w:hint="cs"/>
            <w:rtl/>
          </w:rPr>
          <w:delText xml:space="preserve">     </w:delText>
        </w:r>
      </w:del>
      <w:del w:id="41030" w:author="Claude" w:date="2026-10-07T09:25:22Z">
        <w:r>
          <w:rPr>
            <w:rStyle w:val="afffff1"/>
            <w:rFonts w:hint="cs"/>
            <w:rtl/>
          </w:rPr>
          <w:delText xml:space="preserve">ג.</w:delText>
        </w:r>
      </w:del>
      <w:del w:id="41031" w:author="Claude" w:date="2026-10-07T09:25:22Z">
        <w:r>
          <w:rPr>
            <w:rStyle w:val="af4"/>
            <w:rFonts w:hint="cs"/>
            <w:rtl/>
          </w:rPr>
          <w:delText xml:space="preserve"> </w:delText>
        </w:r>
      </w:del>
      <w:r w:rsidR="00D16104" w:rsidRPr="006D2CD4">
        <w:rPr>
          <w:rStyle w:val="af4"/>
          <w:rtl/>
        </w:rPr>
        <w:t xml:space="preserve">אל ה' בצרתה לי </w:t>
      </w:r>
      <w:r w:rsidR="00C42CBE" w:rsidRPr="00C42CBE">
        <w:rPr>
          <w:rStyle w:val="afffff1"/>
          <w:rFonts w:hint="cs"/>
          <w:rtl/>
        </w:rPr>
        <w:t>ד.</w:t>
      </w:r>
      <w:r w:rsidR="00C42CBE">
        <w:rPr>
          <w:rStyle w:val="af4"/>
          <w:rFonts w:hint="cs"/>
          <w:rtl/>
        </w:rPr>
        <w:t xml:space="preserve"> </w:t>
      </w:r>
      <w:r w:rsidR="00D16104" w:rsidRPr="006D2CD4">
        <w:rPr>
          <w:rStyle w:val="af4"/>
          <w:rtl/>
        </w:rPr>
        <w:t>אשא עיני</w:t>
      </w:r>
      <w:r w:rsidR="00131B06">
        <w:rPr>
          <w:rStyle w:val="af4"/>
          <w:rFonts w:hint="cs"/>
          <w:rtl/>
        </w:rPr>
        <w:t xml:space="preserve">, </w:t>
      </w:r>
      <w:r w:rsidR="00C42CBE" w:rsidRPr="00C42CBE">
        <w:rPr>
          <w:rStyle w:val="afffff1"/>
          <w:rFonts w:hint="cs"/>
          <w:rtl/>
        </w:rPr>
        <w:t>ה.</w:t>
      </w:r>
      <w:r w:rsidR="00C42CBE">
        <w:rPr>
          <w:rStyle w:val="af4"/>
          <w:rFonts w:hint="cs"/>
          <w:rtl/>
        </w:rPr>
        <w:t xml:space="preserve"> </w:t>
      </w:r>
      <w:r w:rsidR="00D16104" w:rsidRPr="006D2CD4">
        <w:rPr>
          <w:rStyle w:val="af4"/>
          <w:rtl/>
        </w:rPr>
        <w:t xml:space="preserve">ממעמקים </w:t>
      </w:r>
      <w:r w:rsidR="00C42CBE" w:rsidRPr="00C42CBE">
        <w:rPr>
          <w:rStyle w:val="afffff1"/>
          <w:rFonts w:hint="cs"/>
          <w:rtl/>
        </w:rPr>
        <w:t>ו.</w:t>
      </w:r>
      <w:r w:rsidR="00C42CBE">
        <w:rPr>
          <w:rStyle w:val="af4"/>
          <w:rFonts w:hint="cs"/>
          <w:rtl/>
        </w:rPr>
        <w:t xml:space="preserve"> </w:t>
      </w:r>
      <w:r w:rsidR="00D16104" w:rsidRPr="006D2CD4">
        <w:rPr>
          <w:rStyle w:val="af4"/>
          <w:rtl/>
        </w:rPr>
        <w:t>תפלה לעני</w:t>
      </w:r>
      <w:r w:rsidR="00D16104" w:rsidRPr="00223D18">
        <w:rPr>
          <w:rtl/>
        </w:rPr>
        <w:t>.</w:t>
      </w:r>
    </w:p>
    <w:p w14:paraId="74E5D682" w14:textId="77777777" w:rsidR="00D16104" w:rsidRPr="006F178A" w:rsidRDefault="00D16104" w:rsidP="0045747B">
      <w:pPr>
        <w:pStyle w:val="afff8"/>
        <w:rPr>
          <w:rtl/>
        </w:rPr>
      </w:pPr>
      <w:r w:rsidRPr="000B38E5">
        <w:rPr>
          <w:rStyle w:val="afffff1"/>
          <w:rtl/>
        </w:rPr>
        <w:t xml:space="preserve">ר"י: </w:t>
      </w:r>
      <w:r w:rsidR="00131B06">
        <w:rPr>
          <w:rFonts w:hint="cs"/>
          <w:b/>
          <w:rtl/>
          <w:rPrChange w:id="40009" w:author="Claude" w:date="2026-10-06T13:34:57Z">
            <w:rPr>
              <w:rFonts w:hint="cs"/>
              <w:b/>
              <w:sz w:val="20"/>
              <w:rtl/>
            </w:rPr>
          </w:rPrChange>
        </w:rPr>
        <w:t>במקום</w:t>
      </w:r>
      <w:r w:rsidRPr="006F178A">
        <w:rPr>
          <w:b/>
          <w:rtl/>
          <w:rPrChange w:id="40010" w:author="Claude" w:date="2026-10-06T13:34:57Z">
            <w:rPr>
              <w:b/>
              <w:sz w:val="20"/>
              <w:rtl/>
            </w:rPr>
          </w:rPrChange>
        </w:rPr>
        <w:t xml:space="preserve"> זכרונות ושופרות, </w:t>
      </w:r>
      <w:r w:rsidRPr="000B38E5">
        <w:rPr>
          <w:rStyle w:val="af4"/>
          <w:rtl/>
        </w:rPr>
        <w:t>רעב כי יהיה</w:t>
      </w:r>
      <w:r w:rsidR="009373C3">
        <w:rPr>
          <w:rStyle w:val="af4"/>
          <w:rFonts w:hint="cs"/>
          <w:rtl/>
        </w:rPr>
        <w:t>..</w:t>
      </w:r>
      <w:r w:rsidRPr="000B38E5">
        <w:rPr>
          <w:rStyle w:val="af4"/>
          <w:rtl/>
        </w:rPr>
        <w:t xml:space="preserve"> </w:t>
      </w:r>
      <w:r w:rsidR="009373C3">
        <w:rPr>
          <w:rStyle w:val="af4"/>
          <w:rFonts w:hint="cs"/>
          <w:rtl/>
        </w:rPr>
        <w:t>ו</w:t>
      </w:r>
      <w:r w:rsidRPr="000B38E5">
        <w:rPr>
          <w:rStyle w:val="af4"/>
          <w:rtl/>
        </w:rPr>
        <w:t xml:space="preserve">על דברי הבצרות, </w:t>
      </w:r>
    </w:p>
    <w:p w14:paraId="74E5D683" w14:textId="77777777" w:rsidR="009373C3" w:rsidRDefault="009373C3" w:rsidP="00905B95">
      <w:pPr>
        <w:pStyle w:val="afff8"/>
        <w:jc w:val="center"/>
        <w:rPr>
          <w:rtl/>
        </w:rPr>
      </w:pPr>
      <w:r>
        <w:rPr>
          <w:rFonts w:hint="cs"/>
          <w:rtl/>
        </w:rPr>
        <w:t>וכך חותם על שבע הברכות</w:t>
      </w:r>
    </w:p>
    <w:p w14:paraId="568D6324" w14:textId="77777777" w:rsidR="00611D37" w:rsidRDefault="009373C3" w:rsidP="0045747B">
      <w:pPr>
        <w:pStyle w:val="afff8"/>
        <w:rPr>
          <w:rStyle w:val="af4"/>
          <w:rtl/>
        </w:rPr>
      </w:pPr>
      <w:del w:id="41032" w:author="Claude" w:date="2026-10-07T09:25:22Z">
        <w:r>
          <w:rPr>
            <w:rStyle w:val="afffff1"/>
            <w:rFonts w:hint="cs"/>
            <w:rtl/>
          </w:rPr>
          <w:delText xml:space="preserve">א.</w:delText>
        </w:r>
      </w:del>
      <w:del w:id="41033" w:author="Claude" w:date="2026-10-07T09:25:22Z">
        <w:r>
          <w:rPr>
            <w:rFonts w:hint="cs"/>
            <w:rtl/>
          </w:rPr>
          <w:delText xml:space="preserve"> </w:delText>
        </w:r>
      </w:del>
      <w:r w:rsidR="000B38E5">
        <w:rPr>
          <w:rtl/>
        </w:rPr>
        <w:t>הראשונה</w:t>
      </w:r>
      <w:r w:rsidR="00D16104" w:rsidRPr="006F178A">
        <w:rPr>
          <w:rtl/>
        </w:rPr>
        <w:t xml:space="preserve">: </w:t>
      </w:r>
      <w:r w:rsidR="00D16104" w:rsidRPr="000B38E5">
        <w:rPr>
          <w:rStyle w:val="af4"/>
          <w:rtl/>
        </w:rPr>
        <w:t xml:space="preserve">מי שענה </w:t>
      </w:r>
      <w:r w:rsidR="00C05E7C">
        <w:rPr>
          <w:rStyle w:val="af4"/>
          <w:rFonts w:hint="cs"/>
          <w:b/>
          <w:bCs/>
          <w:rtl/>
        </w:rPr>
        <w:t>ל</w:t>
      </w:r>
      <w:r w:rsidR="00D16104" w:rsidRPr="009373C3">
        <w:rPr>
          <w:rStyle w:val="af4"/>
          <w:b/>
          <w:bCs/>
          <w:rtl/>
        </w:rPr>
        <w:t>אברהם</w:t>
      </w:r>
      <w:r w:rsidR="00D16104" w:rsidRPr="000B38E5">
        <w:rPr>
          <w:rStyle w:val="af4"/>
          <w:rtl/>
        </w:rPr>
        <w:t xml:space="preserve"> בהר המוריה הוא יענה אתכם </w:t>
      </w:r>
    </w:p>
    <w:p w14:paraId="74E5D684" w14:textId="6AFBDDD1" w:rsidR="00D16104" w:rsidRPr="000B38E5" w:rsidRDefault="00611D37" w:rsidP="0045747B">
      <w:pPr>
        <w:pStyle w:val="afff8"/>
        <w:rPr>
          <w:rStyle w:val="af4"/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D16104" w:rsidRPr="000B38E5">
        <w:rPr>
          <w:rStyle w:val="af4"/>
          <w:rtl/>
        </w:rPr>
        <w:t>וישמע בקול צעקתכם היום הזה.</w:t>
      </w:r>
      <w:r w:rsidR="00D16104" w:rsidRPr="000B38E5">
        <w:rPr>
          <w:rStyle w:val="af4"/>
          <w:rFonts w:hint="cs"/>
          <w:rtl/>
        </w:rPr>
        <w:t xml:space="preserve"> </w:t>
      </w:r>
      <w:r w:rsidR="00D16104" w:rsidRPr="000B38E5">
        <w:rPr>
          <w:rStyle w:val="af4"/>
          <w:rtl/>
        </w:rPr>
        <w:tab/>
        <w:t xml:space="preserve">ברוך אתה ה' </w:t>
      </w:r>
      <w:r w:rsidR="00D16104" w:rsidRPr="009373C3">
        <w:rPr>
          <w:rStyle w:val="af4"/>
          <w:b/>
          <w:bCs/>
          <w:rtl/>
        </w:rPr>
        <w:t>גואל ישראל.</w:t>
      </w:r>
    </w:p>
    <w:p w14:paraId="74E5D685" w14:textId="73C273A2" w:rsidR="00D16104" w:rsidRPr="006F178A" w:rsidRDefault="009373C3" w:rsidP="0045747B">
      <w:pPr>
        <w:pStyle w:val="afff8"/>
        <w:rPr>
          <w:rtl/>
        </w:rPr>
      </w:pPr>
      <w:del w:id="41034" w:author="Claude" w:date="2026-10-07T09:25:22Z">
        <w:r>
          <w:rPr>
            <w:rStyle w:val="afffff1"/>
            <w:rFonts w:hint="cs"/>
            <w:rtl/>
          </w:rPr>
          <w:delText xml:space="preserve">ב.</w:delText>
        </w:r>
      </w:del>
      <w:del w:id="41035" w:author="Claude" w:date="2026-10-07T09:25:2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</w:t>
      </w:r>
      <w:r w:rsidR="000B38E5">
        <w:rPr>
          <w:rtl/>
        </w:rPr>
        <w:t>ש</w:t>
      </w:r>
      <w:r>
        <w:rPr>
          <w:rFonts w:hint="cs"/>
          <w:rtl/>
        </w:rPr>
        <w:t>ניה</w:t>
      </w:r>
      <w:r w:rsidR="00D16104" w:rsidRPr="00223D18">
        <w:rPr>
          <w:rtl/>
        </w:rPr>
        <w:t xml:space="preserve">: </w:t>
      </w:r>
      <w:r w:rsidR="0039782C">
        <w:rPr>
          <w:rStyle w:val="af4"/>
          <w:rtl/>
        </w:rPr>
        <w:tab/>
      </w:r>
      <w:r w:rsidR="0039782C">
        <w:rPr>
          <w:rStyle w:val="af4"/>
          <w:rFonts w:hint="cs"/>
          <w:rtl/>
        </w:rPr>
        <w:t xml:space="preserve">  </w:t>
      </w:r>
      <w:r w:rsidR="00D16104" w:rsidRPr="000B38E5">
        <w:rPr>
          <w:rStyle w:val="af4"/>
          <w:rtl/>
        </w:rPr>
        <w:t xml:space="preserve">מי שענה </w:t>
      </w:r>
      <w:r w:rsidR="00C05E7C">
        <w:rPr>
          <w:rStyle w:val="af4"/>
          <w:rFonts w:hint="cs"/>
          <w:b/>
          <w:bCs/>
          <w:rtl/>
        </w:rPr>
        <w:t>ל</w:t>
      </w:r>
      <w:r w:rsidR="00D16104" w:rsidRPr="009373C3">
        <w:rPr>
          <w:rStyle w:val="af4"/>
          <w:b/>
          <w:bCs/>
          <w:rtl/>
        </w:rPr>
        <w:t>אבותינו</w:t>
      </w:r>
      <w:r w:rsidR="00D16104" w:rsidRPr="000B38E5">
        <w:rPr>
          <w:rStyle w:val="af4"/>
          <w:rtl/>
        </w:rPr>
        <w:t xml:space="preserve"> על ים סוף </w:t>
      </w:r>
      <w:r w:rsidR="00C42CBE">
        <w:rPr>
          <w:rStyle w:val="af4"/>
          <w:rFonts w:hint="cs"/>
          <w:rtl/>
        </w:rPr>
        <w:t>וכו'</w:t>
      </w:r>
      <w:r>
        <w:rPr>
          <w:rStyle w:val="af4"/>
          <w:rFonts w:hint="cs"/>
          <w:rtl/>
        </w:rPr>
        <w:t xml:space="preserve"> </w:t>
      </w:r>
      <w:r w:rsidR="00D16104" w:rsidRPr="000B38E5">
        <w:rPr>
          <w:rStyle w:val="af4"/>
          <w:rtl/>
        </w:rPr>
        <w:t>ברוך זוכר הנשכחות.</w:t>
      </w:r>
    </w:p>
    <w:p w14:paraId="74E5D686" w14:textId="03E245FA" w:rsidR="00D16104" w:rsidRPr="006F178A" w:rsidRDefault="009373C3" w:rsidP="0045747B">
      <w:pPr>
        <w:pStyle w:val="afff8"/>
        <w:rPr>
          <w:rtl/>
        </w:rPr>
      </w:pPr>
      <w:del w:id="41036" w:author="Claude" w:date="2026-10-07T09:25:22Z">
        <w:r>
          <w:rPr>
            <w:rStyle w:val="afffff1"/>
            <w:rFonts w:hint="cs"/>
            <w:rtl/>
          </w:rPr>
          <w:delText xml:space="preserve">ג.</w:delText>
        </w:r>
      </w:del>
      <w:del w:id="41037" w:author="Claude" w:date="2026-10-07T09:25:22Z">
        <w:r>
          <w:rPr>
            <w:rFonts w:hint="cs"/>
            <w:rtl/>
          </w:rPr>
          <w:delText xml:space="preserve"> </w:delText>
        </w:r>
      </w:del>
      <w:r w:rsidR="00D16104" w:rsidRPr="00223D18">
        <w:rPr>
          <w:rtl/>
        </w:rPr>
        <w:t>השלישית:</w:t>
      </w:r>
      <w:r w:rsidR="00D16104" w:rsidRPr="000B38E5">
        <w:rPr>
          <w:rStyle w:val="af4"/>
          <w:rtl/>
        </w:rPr>
        <w:t xml:space="preserve"> מי שענה </w:t>
      </w:r>
      <w:r w:rsidR="00C05E7C">
        <w:rPr>
          <w:rStyle w:val="af4"/>
          <w:rFonts w:hint="cs"/>
          <w:b/>
          <w:bCs/>
          <w:rtl/>
        </w:rPr>
        <w:t>ל</w:t>
      </w:r>
      <w:r w:rsidR="00D16104" w:rsidRPr="009373C3">
        <w:rPr>
          <w:rStyle w:val="af4"/>
          <w:b/>
          <w:bCs/>
          <w:rtl/>
        </w:rPr>
        <w:t>יהושע</w:t>
      </w:r>
      <w:r w:rsidR="00D16104" w:rsidRPr="000B38E5">
        <w:rPr>
          <w:rStyle w:val="af4"/>
          <w:rtl/>
        </w:rPr>
        <w:t xml:space="preserve"> בגלגל</w:t>
      </w:r>
      <w:r w:rsidR="00C42CBE">
        <w:rPr>
          <w:rStyle w:val="af4"/>
          <w:rFonts w:hint="cs"/>
          <w:rtl/>
        </w:rPr>
        <w:t xml:space="preserve"> וכו' </w:t>
      </w:r>
      <w:r>
        <w:rPr>
          <w:rStyle w:val="af4"/>
          <w:rFonts w:hint="cs"/>
          <w:rtl/>
        </w:rPr>
        <w:t>ב</w:t>
      </w:r>
      <w:r w:rsidR="00D16104" w:rsidRPr="000B38E5">
        <w:rPr>
          <w:rStyle w:val="af4"/>
          <w:rtl/>
        </w:rPr>
        <w:t>רוך שומע תרועה.</w:t>
      </w:r>
    </w:p>
    <w:p w14:paraId="74E5D687" w14:textId="60105F47" w:rsidR="00D16104" w:rsidRPr="006F178A" w:rsidRDefault="009373C3" w:rsidP="0045747B">
      <w:pPr>
        <w:pStyle w:val="afff8"/>
        <w:rPr>
          <w:rtl/>
        </w:rPr>
      </w:pPr>
      <w:del w:id="41038" w:author="Claude" w:date="2026-10-07T09:25:22Z">
        <w:r>
          <w:rPr>
            <w:rStyle w:val="afffff1"/>
            <w:rFonts w:hint="cs"/>
            <w:rtl/>
          </w:rPr>
          <w:delText xml:space="preserve">ד.</w:delText>
        </w:r>
      </w:del>
      <w:del w:id="41039" w:author="Claude" w:date="2026-10-07T09:25:22Z">
        <w:r>
          <w:rPr>
            <w:rFonts w:hint="cs"/>
            <w:rtl/>
          </w:rPr>
          <w:delText xml:space="preserve"> </w:delText>
        </w:r>
      </w:del>
      <w:r>
        <w:rPr>
          <w:rtl/>
        </w:rPr>
        <w:t>הרביעית</w:t>
      </w:r>
      <w:r w:rsidR="00D16104" w:rsidRPr="000E2809">
        <w:rPr>
          <w:rtl/>
        </w:rPr>
        <w:t xml:space="preserve">: </w:t>
      </w:r>
      <w:r w:rsidR="0039782C">
        <w:rPr>
          <w:rFonts w:hint="cs"/>
          <w:rtl/>
        </w:rPr>
        <w:t xml:space="preserve"> </w:t>
      </w:r>
      <w:r w:rsidR="00D16104" w:rsidRPr="000B38E5">
        <w:rPr>
          <w:rStyle w:val="af4"/>
          <w:rtl/>
        </w:rPr>
        <w:t xml:space="preserve">מי שענה </w:t>
      </w:r>
      <w:r w:rsidR="00C05E7C">
        <w:rPr>
          <w:rStyle w:val="af4"/>
          <w:rFonts w:hint="cs"/>
          <w:b/>
          <w:bCs/>
          <w:rtl/>
        </w:rPr>
        <w:t>ל</w:t>
      </w:r>
      <w:r w:rsidR="00D16104" w:rsidRPr="00C05E7C">
        <w:rPr>
          <w:rStyle w:val="af4"/>
          <w:b/>
          <w:bCs/>
          <w:rtl/>
        </w:rPr>
        <w:t>שמואל</w:t>
      </w:r>
      <w:r w:rsidR="00D16104" w:rsidRPr="000B38E5">
        <w:rPr>
          <w:rStyle w:val="af4"/>
          <w:rtl/>
        </w:rPr>
        <w:t xml:space="preserve"> במצפה</w:t>
      </w:r>
      <w:r w:rsidR="00C42CBE">
        <w:rPr>
          <w:rStyle w:val="af4"/>
          <w:rFonts w:hint="cs"/>
          <w:rtl/>
        </w:rPr>
        <w:t xml:space="preserve"> וכו'</w:t>
      </w:r>
      <w:r>
        <w:rPr>
          <w:rStyle w:val="af4"/>
          <w:rtl/>
        </w:rPr>
        <w:tab/>
      </w:r>
      <w:r w:rsidR="00D16104" w:rsidRPr="000B38E5">
        <w:rPr>
          <w:rStyle w:val="af4"/>
          <w:rtl/>
        </w:rPr>
        <w:t>ברוך שומע צעקה.</w:t>
      </w:r>
    </w:p>
    <w:p w14:paraId="74E5D688" w14:textId="77777777" w:rsidR="00D16104" w:rsidRPr="000B38E5" w:rsidRDefault="009373C3" w:rsidP="0045747B">
      <w:pPr>
        <w:pStyle w:val="afff8"/>
        <w:rPr>
          <w:rStyle w:val="af4"/>
          <w:rtl/>
        </w:rPr>
      </w:pPr>
      <w:del w:id="41040" w:author="Claude" w:date="2026-10-07T09:25:22Z">
        <w:r>
          <w:rPr>
            <w:rStyle w:val="afffff1"/>
            <w:rFonts w:hint="cs"/>
            <w:rtl/>
          </w:rPr>
          <w:delText xml:space="preserve">ה.</w:delText>
        </w:r>
      </w:del>
      <w:del w:id="41041" w:author="Claude" w:date="2026-10-07T09:25:22Z">
        <w:r>
          <w:rPr>
            <w:rFonts w:hint="cs"/>
            <w:rtl/>
          </w:rPr>
          <w:delText xml:space="preserve"> </w:delText>
        </w:r>
      </w:del>
      <w:r w:rsidR="00D16104" w:rsidRPr="006F178A">
        <w:rPr>
          <w:rtl/>
        </w:rPr>
        <w:t xml:space="preserve">החמישית: </w:t>
      </w:r>
      <w:r w:rsidR="00C05E7C">
        <w:rPr>
          <w:rStyle w:val="af4"/>
          <w:rtl/>
        </w:rPr>
        <w:t xml:space="preserve">מי שענה </w:t>
      </w:r>
      <w:r w:rsidR="00C05E7C">
        <w:rPr>
          <w:rStyle w:val="af4"/>
          <w:rFonts w:hint="cs"/>
          <w:b/>
          <w:bCs/>
          <w:rtl/>
        </w:rPr>
        <w:t>ל</w:t>
      </w:r>
      <w:r w:rsidR="00D16104" w:rsidRPr="00C05E7C">
        <w:rPr>
          <w:rStyle w:val="af4"/>
          <w:b/>
          <w:bCs/>
          <w:rtl/>
        </w:rPr>
        <w:t>אליהו</w:t>
      </w:r>
      <w:r w:rsidR="00D16104" w:rsidRPr="000B38E5">
        <w:rPr>
          <w:rStyle w:val="af4"/>
          <w:rtl/>
        </w:rPr>
        <w:t xml:space="preserve"> בהר הכרמל</w:t>
      </w:r>
      <w:r w:rsidR="00C42CBE">
        <w:rPr>
          <w:rStyle w:val="af4"/>
          <w:rFonts w:hint="cs"/>
          <w:rtl/>
        </w:rPr>
        <w:t xml:space="preserve"> וכו'</w:t>
      </w:r>
      <w:r w:rsidR="00C05E7C">
        <w:rPr>
          <w:rStyle w:val="af4"/>
          <w:rFonts w:hint="cs"/>
          <w:rtl/>
        </w:rPr>
        <w:t xml:space="preserve"> </w:t>
      </w:r>
      <w:r w:rsidR="00D16104" w:rsidRPr="000B38E5">
        <w:rPr>
          <w:rStyle w:val="af4"/>
          <w:rtl/>
        </w:rPr>
        <w:t>ברוך שומע תפלה.</w:t>
      </w:r>
    </w:p>
    <w:p w14:paraId="74E5D689" w14:textId="4D55E949" w:rsidR="00C42CBE" w:rsidRDefault="00C05E7C" w:rsidP="0045747B">
      <w:pPr>
        <w:pStyle w:val="afff8"/>
        <w:rPr>
          <w:rStyle w:val="af4"/>
          <w:rtl/>
        </w:rPr>
      </w:pPr>
      <w:del w:id="41042" w:author="Claude" w:date="2026-10-07T09:25:22Z">
        <w:r>
          <w:rPr>
            <w:rStyle w:val="afffff1"/>
            <w:rFonts w:hint="cs"/>
            <w:rtl/>
          </w:rPr>
          <w:delText xml:space="preserve">ו.</w:delText>
        </w:r>
      </w:del>
      <w:del w:id="41043" w:author="Claude" w:date="2026-10-07T09:25:22Z">
        <w:r>
          <w:rPr>
            <w:rFonts w:hint="cs"/>
            <w:rtl/>
          </w:rPr>
          <w:delText xml:space="preserve"> </w:delText>
        </w:r>
      </w:del>
      <w:r w:rsidR="00D16104" w:rsidRPr="000E2809">
        <w:rPr>
          <w:rtl/>
        </w:rPr>
        <w:t xml:space="preserve">הששית: </w:t>
      </w:r>
      <w:r w:rsidR="0039782C">
        <w:rPr>
          <w:rStyle w:val="af4"/>
          <w:rtl/>
        </w:rPr>
        <w:tab/>
      </w:r>
      <w:r w:rsidR="0039782C">
        <w:rPr>
          <w:rStyle w:val="af4"/>
          <w:rFonts w:hint="cs"/>
          <w:rtl/>
        </w:rPr>
        <w:t xml:space="preserve"> </w:t>
      </w:r>
      <w:r w:rsidR="00D16104" w:rsidRPr="000B38E5">
        <w:rPr>
          <w:rStyle w:val="af4"/>
          <w:rtl/>
        </w:rPr>
        <w:t xml:space="preserve">מי שענה </w:t>
      </w:r>
      <w:r>
        <w:rPr>
          <w:rStyle w:val="af4"/>
          <w:rFonts w:hint="cs"/>
          <w:b/>
          <w:bCs/>
          <w:rtl/>
        </w:rPr>
        <w:t>ל</w:t>
      </w:r>
      <w:r w:rsidR="00D16104" w:rsidRPr="00C05E7C">
        <w:rPr>
          <w:rStyle w:val="af4"/>
          <w:b/>
          <w:bCs/>
          <w:rtl/>
        </w:rPr>
        <w:t>יונה</w:t>
      </w:r>
      <w:r w:rsidR="00D16104" w:rsidRPr="000B38E5">
        <w:rPr>
          <w:rStyle w:val="af4"/>
          <w:rtl/>
        </w:rPr>
        <w:t xml:space="preserve"> ממעי הדגה</w:t>
      </w:r>
      <w:r w:rsidR="0086254B">
        <w:rPr>
          <w:rStyle w:val="af4"/>
          <w:rFonts w:hint="cs"/>
          <w:rtl/>
        </w:rPr>
        <w:t xml:space="preserve"> וכו'</w:t>
      </w:r>
      <w:r w:rsidR="00D16104" w:rsidRPr="000B38E5">
        <w:rPr>
          <w:rStyle w:val="af4"/>
          <w:rtl/>
        </w:rPr>
        <w:t xml:space="preserve">, </w:t>
      </w:r>
      <w:r>
        <w:rPr>
          <w:rStyle w:val="af4"/>
          <w:rFonts w:hint="cs"/>
          <w:rtl/>
        </w:rPr>
        <w:t>ברוך העונה בעת צרה.</w:t>
      </w:r>
    </w:p>
    <w:p w14:paraId="74E5D68B" w14:textId="432A8FC2" w:rsidR="00CA2933" w:rsidRPr="000B38E5" w:rsidRDefault="00C05E7C" w:rsidP="007A5922">
      <w:pPr>
        <w:pStyle w:val="afff8"/>
        <w:spacing w:after="60" w:line="220" w:lineRule="exact"/>
        <w:rPr>
          <w:rStyle w:val="af4"/>
          <w:rtl/>
        </w:rPr>
      </w:pPr>
      <w:del w:id="41044" w:author="Claude" w:date="2026-10-07T09:25:22Z">
        <w:r>
          <w:rPr>
            <w:rFonts w:hint="cs"/>
            <w:rtl/>
          </w:rPr>
          <w:delText xml:space="preserve">ז. </w:delText>
        </w:r>
      </w:del>
      <w:r w:rsidR="00D16104" w:rsidRPr="006F178A">
        <w:rPr>
          <w:rtl/>
        </w:rPr>
        <w:t xml:space="preserve">השביעית: </w:t>
      </w:r>
      <w:r w:rsidR="00D16104" w:rsidRPr="00F6208A">
        <w:rPr>
          <w:rStyle w:val="af4"/>
          <w:spacing w:val="0"/>
          <w:rtl/>
        </w:rPr>
        <w:t xml:space="preserve">מי שענה </w:t>
      </w:r>
      <w:r w:rsidRPr="00F6208A">
        <w:rPr>
          <w:rStyle w:val="af4"/>
          <w:rFonts w:hint="cs"/>
          <w:b/>
          <w:bCs/>
          <w:spacing w:val="0"/>
          <w:rtl/>
        </w:rPr>
        <w:t>ל</w:t>
      </w:r>
      <w:r w:rsidR="00D16104" w:rsidRPr="00F6208A">
        <w:rPr>
          <w:rStyle w:val="af4"/>
          <w:b/>
          <w:bCs/>
          <w:spacing w:val="0"/>
          <w:rtl/>
        </w:rPr>
        <w:t xml:space="preserve">דוד </w:t>
      </w:r>
      <w:r w:rsidR="00F6208A" w:rsidRPr="00F6208A">
        <w:rPr>
          <w:rStyle w:val="af4"/>
          <w:rFonts w:hint="cs"/>
          <w:b/>
          <w:bCs/>
          <w:spacing w:val="0"/>
          <w:rtl/>
        </w:rPr>
        <w:t>ו</w:t>
      </w:r>
      <w:r w:rsidR="00D16104" w:rsidRPr="00F6208A">
        <w:rPr>
          <w:rStyle w:val="af4"/>
          <w:b/>
          <w:bCs/>
          <w:spacing w:val="0"/>
          <w:rtl/>
        </w:rPr>
        <w:t xml:space="preserve">שלמה </w:t>
      </w:r>
      <w:r w:rsidR="00D16104" w:rsidRPr="00F6208A">
        <w:rPr>
          <w:rStyle w:val="af4"/>
          <w:spacing w:val="0"/>
          <w:rtl/>
        </w:rPr>
        <w:t>בירושלים,</w:t>
      </w:r>
      <w:r w:rsidRPr="00F6208A">
        <w:rPr>
          <w:rStyle w:val="af4"/>
          <w:rFonts w:hint="cs"/>
          <w:spacing w:val="0"/>
          <w:rtl/>
        </w:rPr>
        <w:t xml:space="preserve"> </w:t>
      </w:r>
      <w:r w:rsidR="00D16104" w:rsidRPr="00F6208A">
        <w:rPr>
          <w:rStyle w:val="af4"/>
          <w:spacing w:val="0"/>
          <w:rtl/>
        </w:rPr>
        <w:t>ברוך מרחם על הארץ.</w:t>
      </w:r>
    </w:p>
    <w:p w14:paraId="74E5D68C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טו:</w:t>
      </w:r>
    </w:p>
    <w:p>
      <w:pPr>
        <w:pStyle w:val="MishnaBatzad"/>
        <w:rPr>
          <w:ins w:id="20045" w:author="קלוד" w:date="2026-10-06T10:10:38Z"/>
        </w:rPr>
      </w:pPr>
      <w:ins w:id="20044" w:author="קלוד" w:date="2026-10-06T10:10:38Z">
        <w:r>
          <w:t xml:space="preserve">משנה ה</w:t>
        </w:r>
      </w:ins>
    </w:p>
    <w:p w14:paraId="74E5D68D" w14:textId="54205F7B" w:rsidR="00C05E7C" w:rsidRPr="00963870" w:rsidRDefault="00C05E7C" w:rsidP="007A5922">
      <w:pPr>
        <w:pStyle w:val="afff8"/>
        <w:jc w:val="center"/>
        <w:rPr>
          <w:rStyle w:val="afffffc"/>
        </w:rPr>
      </w:pPr>
      <w:r>
        <w:rPr>
          <w:rStyle w:val="afffff1"/>
          <w:rFonts w:hint="cs"/>
          <w:rtl/>
        </w:rPr>
        <w:t>אצל</w:t>
      </w:r>
      <w:r w:rsidR="00D16104" w:rsidRPr="000B38E5">
        <w:rPr>
          <w:rStyle w:val="afffff1"/>
          <w:rtl/>
        </w:rPr>
        <w:t xml:space="preserve"> רבי חלפתא </w:t>
      </w:r>
      <w:r w:rsidR="00905B95">
        <w:rPr>
          <w:rStyle w:val="afffff1"/>
          <w:rFonts w:hint="cs"/>
          <w:rtl/>
        </w:rPr>
        <w:t>גמרו</w:t>
      </w:r>
      <w:r>
        <w:rPr>
          <w:rStyle w:val="afffff1"/>
          <w:rFonts w:hint="cs"/>
          <w:rtl/>
        </w:rPr>
        <w:t xml:space="preserve"> הברכה כולה ולא </w:t>
      </w:r>
      <w:r w:rsidR="00905B95">
        <w:rPr>
          <w:rStyle w:val="afffff1"/>
          <w:rFonts w:hint="cs"/>
          <w:rtl/>
        </w:rPr>
        <w:t>ענו</w:t>
      </w:r>
      <w:r>
        <w:rPr>
          <w:rStyle w:val="afffff1"/>
          <w:rFonts w:hint="cs"/>
          <w:rtl/>
        </w:rPr>
        <w:t xml:space="preserve"> אמן </w:t>
      </w:r>
      <w:r w:rsidRPr="00963870">
        <w:rPr>
          <w:rStyle w:val="HesberMishna"/>
          <w:rFonts w:hint="cs"/>
          <w:rtl/>
          <w:rPrChange w:id="20004" w:author="קלוד" w:date="2026-10-06T10:10:38Z">
            <w:rPr>
              <w:rStyle w:val="afffffc"/>
              <w:rFonts w:hint="cs"/>
              <w:rtl/>
            </w:rPr>
          </w:rPrChange>
        </w:rPr>
        <w:t>רק בשבכמל</w:t>
      </w:r>
      <w:r w:rsidR="0086254B">
        <w:rPr>
          <w:rStyle w:val="HesberMishna"/>
          <w:rFonts w:hint="cs"/>
          <w:rtl/>
          <w:rPrChange w:id="20005" w:author="קלוד" w:date="2026-10-06T10:10:38Z">
            <w:rPr>
              <w:rStyle w:val="afffffc"/>
              <w:rFonts w:hint="cs"/>
              <w:rtl/>
            </w:rPr>
          </w:rPrChange>
        </w:rPr>
        <w:t>"ו</w:t>
      </w:r>
    </w:p>
    <w:p w14:paraId="74E5D68E" w14:textId="77777777" w:rsidR="00C42CBE" w:rsidRDefault="00D16104" w:rsidP="00F6208A">
      <w:pPr>
        <w:pStyle w:val="afff8"/>
        <w:rPr>
          <w:rtl/>
        </w:rPr>
      </w:pPr>
      <w:r w:rsidRPr="000B38E5">
        <w:rPr>
          <w:rtl/>
        </w:rPr>
        <w:t>ת</w:t>
      </w:r>
      <w:r w:rsidR="00F6208A">
        <w:rPr>
          <w:rtl/>
        </w:rPr>
        <w:t>קעו, הכהנים</w:t>
      </w:r>
      <w:r w:rsidR="00C05E7C">
        <w:rPr>
          <w:rtl/>
        </w:rPr>
        <w:t xml:space="preserve"> </w:t>
      </w:r>
      <w:r w:rsidRPr="000B38E5">
        <w:rPr>
          <w:rtl/>
        </w:rPr>
        <w:t>תקעו</w:t>
      </w:r>
      <w:r w:rsidR="00F6208A">
        <w:rPr>
          <w:rFonts w:hint="cs"/>
          <w:rtl/>
        </w:rPr>
        <w:t>:</w:t>
      </w:r>
      <w:r w:rsidR="00C05E7C">
        <w:rPr>
          <w:rFonts w:hint="cs"/>
          <w:rtl/>
        </w:rPr>
        <w:t xml:space="preserve"> </w:t>
      </w:r>
      <w:r w:rsidRPr="00C42CBE">
        <w:rPr>
          <w:rStyle w:val="af4"/>
          <w:rtl/>
        </w:rPr>
        <w:t xml:space="preserve">מי שענה את אברהם אבינו </w:t>
      </w:r>
      <w:r w:rsidR="00C42CBE" w:rsidRPr="00C42CBE">
        <w:rPr>
          <w:rStyle w:val="af4"/>
          <w:rFonts w:hint="cs"/>
          <w:rtl/>
        </w:rPr>
        <w:t xml:space="preserve"> וכו</w:t>
      </w:r>
      <w:r w:rsidR="00C42CBE">
        <w:rPr>
          <w:rFonts w:hint="cs"/>
          <w:rtl/>
        </w:rPr>
        <w:t xml:space="preserve">' </w:t>
      </w:r>
    </w:p>
    <w:p w14:paraId="74E5D68F" w14:textId="77777777" w:rsidR="00D16104" w:rsidRPr="000B38E5" w:rsidRDefault="00963870" w:rsidP="0045747B">
      <w:pPr>
        <w:pStyle w:val="afff8"/>
        <w:rPr>
          <w:rtl/>
        </w:rPr>
      </w:pPr>
      <w:r>
        <w:rPr>
          <w:rStyle w:val="afffff1"/>
          <w:rFonts w:hint="cs"/>
          <w:rtl/>
        </w:rPr>
        <w:t xml:space="preserve">א"ל </w:t>
      </w:r>
      <w:r w:rsidR="00CA2933" w:rsidRPr="00CA2933">
        <w:rPr>
          <w:rStyle w:val="afffff1"/>
          <w:rFonts w:hint="cs"/>
          <w:rtl/>
        </w:rPr>
        <w:t>חכמים</w:t>
      </w:r>
      <w:r w:rsidR="00D16104" w:rsidRPr="00CA2933">
        <w:rPr>
          <w:rStyle w:val="afffff1"/>
          <w:rtl/>
        </w:rPr>
        <w:t xml:space="preserve">: </w:t>
      </w:r>
      <w:r w:rsidR="00D16104" w:rsidRPr="000B38E5">
        <w:rPr>
          <w:rtl/>
        </w:rPr>
        <w:t>לא היינו נוהגין כן אלא בשער מזרח ובהר הבית.</w:t>
      </w:r>
    </w:p>
    <w:p w14:paraId="74E5D690" w14:textId="77777777" w:rsidR="00CA2933" w:rsidRPr="00CA2933" w:rsidRDefault="00963870" w:rsidP="0045747B">
      <w:pPr>
        <w:pStyle w:val="afff8"/>
        <w:rPr>
          <w:rtl/>
        </w:rPr>
      </w:pPr>
      <w:r>
        <w:rPr>
          <w:rStyle w:val="afffff1"/>
          <w:rFonts w:hint="cs"/>
          <w:rtl/>
        </w:rPr>
        <w:t>ל</w:t>
      </w:r>
      <w:r w:rsidR="00D16104" w:rsidRPr="00CA2933">
        <w:rPr>
          <w:rStyle w:val="afffff1"/>
          <w:rFonts w:hint="cs"/>
          <w:rtl/>
        </w:rPr>
        <w:t>רי</w:t>
      </w:r>
      <w:r w:rsidR="00D16104" w:rsidRPr="00CA2933">
        <w:rPr>
          <w:rStyle w:val="afffff1"/>
          <w:rtl/>
        </w:rPr>
        <w:t>"</w:t>
      </w:r>
      <w:r w:rsidR="00D16104" w:rsidRPr="00CA2933">
        <w:rPr>
          <w:rStyle w:val="afffff1"/>
          <w:rFonts w:hint="cs"/>
          <w:rtl/>
        </w:rPr>
        <w:t>ה:</w:t>
      </w:r>
      <w:r w:rsidR="00D16104" w:rsidRPr="00CA2933">
        <w:rPr>
          <w:rFonts w:hint="cs"/>
          <w:rtl/>
        </w:rPr>
        <w:t xml:space="preserve"> </w:t>
      </w:r>
      <w:r w:rsidR="00CA2933" w:rsidRPr="00CA2933">
        <w:rPr>
          <w:rFonts w:hint="cs"/>
          <w:rtl/>
        </w:rPr>
        <w:t>ג'</w:t>
      </w:r>
      <w:r w:rsidR="00D16104" w:rsidRPr="00CA2933">
        <w:rPr>
          <w:rtl/>
        </w:rPr>
        <w:t xml:space="preserve"> תעניות הראשונות אנשי משמר מתענין ולא משלימין, </w:t>
      </w:r>
    </w:p>
    <w:p w14:paraId="74E5D691" w14:textId="77777777" w:rsidR="00D16104" w:rsidRPr="00CA2933" w:rsidRDefault="00CA2933" w:rsidP="00A711CB">
      <w:pPr>
        <w:pStyle w:val="afff8"/>
        <w:rPr>
          <w:spacing w:val="8"/>
          <w:rtl/>
        </w:rPr>
      </w:pPr>
      <w:r w:rsidRPr="00CA2933">
        <w:rPr>
          <w:rFonts w:hint="cs"/>
          <w:spacing w:val="8"/>
          <w:rtl/>
        </w:rPr>
        <w:t xml:space="preserve"> </w:t>
      </w:r>
      <w:r w:rsidRPr="00CA2933">
        <w:rPr>
          <w:rFonts w:hint="cs"/>
          <w:spacing w:val="8"/>
          <w:rtl/>
        </w:rPr>
        <w:tab/>
      </w:r>
      <w:r w:rsidRPr="00CA2933">
        <w:rPr>
          <w:spacing w:val="8"/>
          <w:rtl/>
        </w:rPr>
        <w:tab/>
      </w:r>
      <w:r w:rsidRPr="00CA2933">
        <w:rPr>
          <w:spacing w:val="8"/>
          <w:rtl/>
        </w:rPr>
        <w:tab/>
      </w:r>
      <w:r w:rsidRPr="00CA2933">
        <w:rPr>
          <w:spacing w:val="8"/>
          <w:rtl/>
        </w:rPr>
        <w:tab/>
      </w:r>
      <w:r w:rsidRPr="00CA2933">
        <w:rPr>
          <w:spacing w:val="8"/>
          <w:rtl/>
        </w:rPr>
        <w:tab/>
      </w:r>
      <w:r w:rsidRPr="00CA2933">
        <w:rPr>
          <w:spacing w:val="8"/>
          <w:rtl/>
        </w:rPr>
        <w:tab/>
      </w:r>
      <w:r w:rsidRPr="00CA2933">
        <w:rPr>
          <w:spacing w:val="8"/>
          <w:rtl/>
        </w:rPr>
        <w:tab/>
      </w:r>
      <w:r w:rsidRPr="00CA2933">
        <w:rPr>
          <w:spacing w:val="8"/>
          <w:rtl/>
        </w:rPr>
        <w:tab/>
      </w:r>
      <w:r w:rsidR="00D16104" w:rsidRPr="00CA2933">
        <w:rPr>
          <w:spacing w:val="8"/>
          <w:rtl/>
        </w:rPr>
        <w:t>ואנשי בית אב לא ה</w:t>
      </w:r>
      <w:r w:rsidR="00A711CB">
        <w:rPr>
          <w:rFonts w:hint="cs"/>
          <w:spacing w:val="8"/>
          <w:rtl/>
        </w:rPr>
        <w:t>תענו</w:t>
      </w:r>
      <w:r w:rsidR="00D16104" w:rsidRPr="00CA2933">
        <w:rPr>
          <w:spacing w:val="8"/>
          <w:rtl/>
        </w:rPr>
        <w:t xml:space="preserve"> כלל.</w:t>
      </w:r>
    </w:p>
    <w:p w14:paraId="74E5D692" w14:textId="77777777" w:rsidR="00963870" w:rsidRDefault="00CA2933" w:rsidP="0045747B">
      <w:pPr>
        <w:pStyle w:val="afff8"/>
        <w:rPr>
          <w:b/>
          <w:spacing w:val="8"/>
          <w:sz w:val="20"/>
          <w:rtl/>
        </w:rPr>
      </w:pPr>
      <w:r w:rsidRPr="00CA2933">
        <w:rPr>
          <w:rFonts w:hint="cs"/>
          <w:b/>
          <w:spacing w:val="8"/>
          <w:rtl/>
          <w:rPrChange w:id="40011" w:author="Claude" w:date="2026-10-06T13:34:57Z">
            <w:rPr>
              <w:rFonts w:hint="cs"/>
              <w:b/>
              <w:spacing w:val="8"/>
              <w:sz w:val="20"/>
              <w:rtl/>
            </w:rPr>
          </w:rPrChange>
        </w:rPr>
        <w:lastRenderedPageBreak/>
        <w:t xml:space="preserve"> </w:t>
      </w:r>
      <w:r w:rsidR="00963870">
        <w:rPr>
          <w:b/>
          <w:spacing w:val="8"/>
          <w:rtl/>
          <w:rPrChange w:id="40012" w:author="Claude" w:date="2026-10-06T13:34:57Z">
            <w:rPr>
              <w:b/>
              <w:spacing w:val="8"/>
              <w:sz w:val="20"/>
              <w:rtl/>
            </w:rPr>
          </w:rPrChange>
        </w:rPr>
        <w:tab/>
      </w:r>
      <w:r w:rsidR="00963870">
        <w:rPr>
          <w:b/>
          <w:spacing w:val="8"/>
          <w:rtl/>
          <w:rPrChange w:id="40013" w:author="Claude" w:date="2026-10-06T13:34:57Z">
            <w:rPr>
              <w:b/>
              <w:spacing w:val="8"/>
              <w:sz w:val="20"/>
              <w:rtl/>
            </w:rPr>
          </w:rPrChange>
        </w:rPr>
        <w:tab/>
      </w:r>
      <w:r w:rsidR="00F6208A">
        <w:rPr>
          <w:rFonts w:hint="cs"/>
          <w:b/>
          <w:spacing w:val="8"/>
          <w:rtl/>
          <w:rPrChange w:id="40014" w:author="Claude" w:date="2026-10-06T13:34:57Z">
            <w:rPr>
              <w:rFonts w:hint="cs"/>
              <w:b/>
              <w:spacing w:val="8"/>
              <w:sz w:val="20"/>
              <w:rtl/>
            </w:rPr>
          </w:rPrChange>
        </w:rPr>
        <w:t>ושניות משמר משלימין</w:t>
      </w:r>
      <w:r w:rsidR="00963870">
        <w:rPr>
          <w:rFonts w:hint="cs"/>
          <w:b/>
          <w:spacing w:val="8"/>
          <w:rtl/>
          <w:rPrChange w:id="40015" w:author="Claude" w:date="2026-10-06T13:34:57Z">
            <w:rPr>
              <w:rFonts w:hint="cs"/>
              <w:b/>
              <w:spacing w:val="8"/>
              <w:sz w:val="20"/>
              <w:rtl/>
            </w:rPr>
          </w:rPrChange>
        </w:rPr>
        <w:t xml:space="preserve"> ובית אב רק מתענין</w:t>
      </w:r>
    </w:p>
    <w:p w14:paraId="74E5D693" w14:textId="77777777" w:rsidR="00D16104" w:rsidRPr="00CA2933" w:rsidRDefault="00CA2933" w:rsidP="0045747B">
      <w:pPr>
        <w:pStyle w:val="afff8"/>
        <w:rPr>
          <w:spacing w:val="8"/>
          <w:rtl/>
        </w:rPr>
      </w:pPr>
      <w:r w:rsidRPr="00CA2933">
        <w:rPr>
          <w:rFonts w:hint="cs"/>
          <w:spacing w:val="8"/>
          <w:rtl/>
        </w:rPr>
        <w:tab/>
      </w:r>
      <w:r w:rsidRPr="00CA2933">
        <w:rPr>
          <w:spacing w:val="8"/>
          <w:rtl/>
        </w:rPr>
        <w:tab/>
      </w:r>
      <w:r w:rsidR="00D16104" w:rsidRPr="00CA2933">
        <w:rPr>
          <w:spacing w:val="8"/>
          <w:rtl/>
        </w:rPr>
        <w:t>שבע אחרונות - אלו ואלו מתענין ומשלימין,</w:t>
      </w:r>
    </w:p>
    <w:p w14:paraId="74E5D694" w14:textId="77777777" w:rsidR="00D16104" w:rsidRPr="00CA2933" w:rsidRDefault="00D16104" w:rsidP="0045747B">
      <w:pPr>
        <w:pStyle w:val="afff8"/>
        <w:rPr>
          <w:rtl/>
        </w:rPr>
      </w:pPr>
      <w:r w:rsidRPr="00CA2933">
        <w:rPr>
          <w:rStyle w:val="afffff1"/>
          <w:rtl/>
        </w:rPr>
        <w:t>וחכ"א:</w:t>
      </w:r>
      <w:r w:rsidRPr="00CA2933">
        <w:rPr>
          <w:rStyle w:val="TanaimMishna"/>
          <w:rtl/>
          <w:rPrChange w:id="20006" w:author="קלוד" w:date="2026-10-06T10:10:38Z">
            <w:rPr>
              <w:rStyle w:val="afffff3"/>
              <w:rtl/>
            </w:rPr>
          </w:rPrChange>
        </w:rPr>
        <w:t xml:space="preserve"> </w:t>
      </w:r>
      <w:r w:rsidRPr="00CA2933">
        <w:rPr>
          <w:rtl/>
        </w:rPr>
        <w:t xml:space="preserve">הראשונות </w:t>
      </w:r>
      <w:r w:rsidR="00F6208A">
        <w:rPr>
          <w:rFonts w:hint="cs"/>
          <w:rtl/>
        </w:rPr>
        <w:t>-</w:t>
      </w:r>
      <w:r w:rsidR="00963870">
        <w:rPr>
          <w:rFonts w:hint="cs"/>
          <w:rtl/>
        </w:rPr>
        <w:t xml:space="preserve">שניהם </w:t>
      </w:r>
      <w:r w:rsidR="00963870">
        <w:rPr>
          <w:rtl/>
        </w:rPr>
        <w:t>לא</w:t>
      </w:r>
      <w:r w:rsidRPr="00CA2933">
        <w:rPr>
          <w:rtl/>
        </w:rPr>
        <w:t xml:space="preserve"> מתענין כלל, </w:t>
      </w:r>
    </w:p>
    <w:p w14:paraId="74E5D695" w14:textId="77777777" w:rsidR="00D16104" w:rsidRPr="00CA2933" w:rsidRDefault="00963870" w:rsidP="0045747B">
      <w:pPr>
        <w:pStyle w:val="afff8"/>
        <w:rPr>
          <w:spacing w:val="8"/>
          <w:rtl/>
        </w:rPr>
      </w:pPr>
      <w:r>
        <w:rPr>
          <w:rFonts w:hint="cs"/>
          <w:spacing w:val="8"/>
          <w:rtl/>
        </w:rPr>
        <w:t xml:space="preserve"> </w:t>
      </w:r>
      <w:r>
        <w:rPr>
          <w:rFonts w:hint="cs"/>
          <w:spacing w:val="8"/>
          <w:rtl/>
        </w:rPr>
        <w:tab/>
      </w:r>
      <w:r>
        <w:rPr>
          <w:spacing w:val="8"/>
          <w:rtl/>
        </w:rPr>
        <w:tab/>
      </w:r>
      <w:r>
        <w:rPr>
          <w:spacing w:val="8"/>
          <w:rtl/>
        </w:rPr>
        <w:tab/>
      </w:r>
      <w:r w:rsidR="00D16104" w:rsidRPr="00CA2933">
        <w:rPr>
          <w:spacing w:val="8"/>
          <w:rtl/>
        </w:rPr>
        <w:t xml:space="preserve">שניות - משמר </w:t>
      </w:r>
      <w:r>
        <w:rPr>
          <w:rFonts w:hint="cs"/>
          <w:spacing w:val="8"/>
          <w:rtl/>
        </w:rPr>
        <w:t xml:space="preserve">רק </w:t>
      </w:r>
      <w:r w:rsidR="00D16104" w:rsidRPr="00CA2933">
        <w:rPr>
          <w:spacing w:val="8"/>
          <w:rtl/>
        </w:rPr>
        <w:t>מתענין</w:t>
      </w:r>
      <w:r>
        <w:rPr>
          <w:rFonts w:hint="cs"/>
          <w:spacing w:val="8"/>
          <w:rtl/>
        </w:rPr>
        <w:t>, ו</w:t>
      </w:r>
      <w:r w:rsidR="00D16104" w:rsidRPr="00CA2933">
        <w:rPr>
          <w:spacing w:val="8"/>
          <w:rtl/>
        </w:rPr>
        <w:t>בית אב לא מתענין כלל.</w:t>
      </w:r>
    </w:p>
    <w:p w14:paraId="74E5D696" w14:textId="77777777" w:rsidR="00D16104" w:rsidRPr="00CA2933" w:rsidRDefault="00963870" w:rsidP="0045747B">
      <w:pPr>
        <w:pStyle w:val="afff8"/>
        <w:rPr>
          <w:spacing w:val="8"/>
          <w:rtl/>
        </w:rPr>
      </w:pPr>
      <w:r>
        <w:rPr>
          <w:rFonts w:hint="cs"/>
          <w:spacing w:val="8"/>
          <w:rtl/>
        </w:rPr>
        <w:t xml:space="preserve"> </w:t>
      </w:r>
      <w:r>
        <w:rPr>
          <w:rFonts w:hint="cs"/>
          <w:spacing w:val="8"/>
          <w:rtl/>
        </w:rPr>
        <w:tab/>
      </w:r>
      <w:r>
        <w:rPr>
          <w:spacing w:val="8"/>
          <w:rtl/>
        </w:rPr>
        <w:tab/>
      </w:r>
      <w:r>
        <w:rPr>
          <w:spacing w:val="8"/>
          <w:rtl/>
        </w:rPr>
        <w:tab/>
      </w:r>
      <w:r w:rsidR="00D16104" w:rsidRPr="00CA2933">
        <w:rPr>
          <w:spacing w:val="8"/>
          <w:rtl/>
        </w:rPr>
        <w:t xml:space="preserve">אחרונות </w:t>
      </w:r>
      <w:r w:rsidR="00F6208A">
        <w:rPr>
          <w:spacing w:val="8"/>
          <w:rtl/>
        </w:rPr>
        <w:t>–</w:t>
      </w:r>
      <w:r w:rsidR="00D16104" w:rsidRPr="00CA2933">
        <w:rPr>
          <w:spacing w:val="8"/>
          <w:rtl/>
        </w:rPr>
        <w:t xml:space="preserve"> </w:t>
      </w:r>
      <w:r>
        <w:rPr>
          <w:spacing w:val="8"/>
          <w:rtl/>
        </w:rPr>
        <w:t>משמר</w:t>
      </w:r>
      <w:r w:rsidR="00F6208A">
        <w:rPr>
          <w:rFonts w:hint="cs"/>
          <w:spacing w:val="8"/>
          <w:rtl/>
        </w:rPr>
        <w:t xml:space="preserve"> </w:t>
      </w:r>
      <w:r w:rsidR="00D16104" w:rsidRPr="00CA2933">
        <w:rPr>
          <w:spacing w:val="8"/>
          <w:rtl/>
        </w:rPr>
        <w:t>משלימין,</w:t>
      </w:r>
      <w:r>
        <w:rPr>
          <w:rFonts w:hint="cs"/>
          <w:spacing w:val="8"/>
          <w:rtl/>
        </w:rPr>
        <w:t xml:space="preserve"> ו</w:t>
      </w:r>
      <w:r w:rsidR="00D16104" w:rsidRPr="00CA2933">
        <w:rPr>
          <w:spacing w:val="8"/>
          <w:rtl/>
        </w:rPr>
        <w:t xml:space="preserve">בית אב </w:t>
      </w:r>
      <w:r>
        <w:rPr>
          <w:rFonts w:hint="cs"/>
          <w:spacing w:val="8"/>
          <w:rtl/>
        </w:rPr>
        <w:t xml:space="preserve">רק </w:t>
      </w:r>
      <w:r>
        <w:rPr>
          <w:spacing w:val="8"/>
          <w:rtl/>
        </w:rPr>
        <w:t>מתענין</w:t>
      </w:r>
      <w:r>
        <w:rPr>
          <w:rFonts w:hint="cs"/>
          <w:spacing w:val="8"/>
          <w:rtl/>
        </w:rPr>
        <w:t>.</w:t>
      </w:r>
    </w:p>
    <w:p w14:paraId="74E5D697" w14:textId="77777777" w:rsidR="00D16104" w:rsidRPr="00CA2933" w:rsidRDefault="00963870" w:rsidP="0045747B">
      <w:pPr>
        <w:pStyle w:val="afff8"/>
        <w:rPr>
          <w:spacing w:val="8"/>
          <w:rtl/>
        </w:rPr>
      </w:pPr>
      <w:del w:id="41045" w:author="Claude" w:date="2026-10-07T09:25:22Z">
        <w:r>
          <w:rPr>
            <w:rStyle w:val="afffff1"/>
            <w:rFonts w:hint="cs"/>
            <w:rtl/>
          </w:rPr>
          <w:delText xml:space="preserve">א.</w:delText>
        </w:r>
      </w:del>
      <w:del w:id="41046" w:author="Claude" w:date="2026-10-07T09:25:22Z">
        <w:r>
          <w:rPr>
            <w:rFonts w:hint="cs"/>
            <w:spacing w:val="8"/>
            <w:rtl/>
          </w:rPr>
          <w:delText xml:space="preserve"> </w:delText>
        </w:r>
      </w:del>
      <w:r w:rsidR="00D16104" w:rsidRPr="00CA2933">
        <w:rPr>
          <w:spacing w:val="8"/>
          <w:rtl/>
        </w:rPr>
        <w:t xml:space="preserve">אנשי משמר מותרין </w:t>
      </w:r>
      <w:r>
        <w:rPr>
          <w:rFonts w:hint="cs"/>
          <w:spacing w:val="8"/>
          <w:rtl/>
        </w:rPr>
        <w:t>ב</w:t>
      </w:r>
      <w:r w:rsidR="00D16104" w:rsidRPr="00CA2933">
        <w:rPr>
          <w:spacing w:val="8"/>
          <w:rtl/>
        </w:rPr>
        <w:t xml:space="preserve">יין </w:t>
      </w:r>
      <w:r w:rsidR="00C42CBE">
        <w:rPr>
          <w:rFonts w:hint="cs"/>
          <w:spacing w:val="8"/>
          <w:rtl/>
        </w:rPr>
        <w:t xml:space="preserve">רק </w:t>
      </w:r>
      <w:r w:rsidR="00D16104" w:rsidRPr="00CA2933">
        <w:rPr>
          <w:spacing w:val="8"/>
          <w:rtl/>
        </w:rPr>
        <w:t>בלילות</w:t>
      </w:r>
      <w:r>
        <w:rPr>
          <w:rFonts w:hint="cs"/>
          <w:spacing w:val="8"/>
          <w:rtl/>
        </w:rPr>
        <w:t>, ו</w:t>
      </w:r>
      <w:r w:rsidR="00D16104" w:rsidRPr="00CA2933">
        <w:rPr>
          <w:spacing w:val="8"/>
          <w:rtl/>
        </w:rPr>
        <w:t xml:space="preserve">בית אב </w:t>
      </w:r>
      <w:r>
        <w:rPr>
          <w:rFonts w:hint="cs"/>
          <w:spacing w:val="8"/>
          <w:rtl/>
        </w:rPr>
        <w:t>אסורין,</w:t>
      </w:r>
    </w:p>
    <w:p w14:paraId="74E5D698" w14:textId="77777777" w:rsidR="00CA2933" w:rsidRPr="00CA2933" w:rsidRDefault="00963870" w:rsidP="0045747B">
      <w:pPr>
        <w:pStyle w:val="afff8"/>
        <w:rPr>
          <w:spacing w:val="8"/>
          <w:rtl/>
        </w:rPr>
      </w:pPr>
      <w:del w:id="41047" w:author="Claude" w:date="2026-10-07T09:25:22Z">
        <w:r>
          <w:rPr>
            <w:rStyle w:val="afffff1"/>
            <w:rFonts w:hint="cs"/>
            <w:rtl/>
          </w:rPr>
          <w:delText xml:space="preserve">ב.</w:delText>
        </w:r>
      </w:del>
      <w:del w:id="41048" w:author="Claude" w:date="2026-10-07T09:25:22Z">
        <w:r>
          <w:rPr>
            <w:rFonts w:hint="cs"/>
            <w:spacing w:val="8"/>
            <w:rtl/>
          </w:rPr>
          <w:delText xml:space="preserve"> </w:delText>
        </w:r>
      </w:del>
      <w:r w:rsidR="00D16104" w:rsidRPr="00CA2933">
        <w:rPr>
          <w:spacing w:val="8"/>
          <w:rtl/>
        </w:rPr>
        <w:t>אנשי משמר ו</w:t>
      </w:r>
      <w:r>
        <w:rPr>
          <w:spacing w:val="8"/>
          <w:rtl/>
        </w:rPr>
        <w:t>מעמד אסורין מלספר ו</w:t>
      </w:r>
      <w:r w:rsidR="00D16104" w:rsidRPr="00CA2933">
        <w:rPr>
          <w:spacing w:val="8"/>
          <w:rtl/>
        </w:rPr>
        <w:t xml:space="preserve">לכבס, </w:t>
      </w:r>
    </w:p>
    <w:p w14:paraId="74E5D69A" w14:textId="4AB248AA" w:rsidR="000C6669" w:rsidRPr="00635432" w:rsidRDefault="00963870" w:rsidP="00635432">
      <w:pPr>
        <w:pStyle w:val="afff8"/>
        <w:spacing w:after="60" w:line="220" w:lineRule="exact"/>
        <w:rPr>
          <w:spacing w:val="8"/>
          <w:rtl/>
        </w:rPr>
      </w:pPr>
      <w:r>
        <w:rPr>
          <w:rFonts w:hint="cs"/>
          <w:spacing w:val="8"/>
          <w:rtl/>
        </w:rPr>
        <w:t xml:space="preserve">   </w:t>
      </w:r>
      <w:r w:rsidR="00D16104" w:rsidRPr="00CA2933">
        <w:rPr>
          <w:spacing w:val="8"/>
          <w:rtl/>
        </w:rPr>
        <w:t>ובחמישי מותרין מפני כבוד השבת.</w:t>
      </w:r>
    </w:p>
    <w:p w14:paraId="74E5D69B" w14:textId="77777777" w:rsidR="00D16104" w:rsidRPr="00CA2933" w:rsidRDefault="00D16104" w:rsidP="0045747B">
      <w:pPr>
        <w:pStyle w:val="afff8"/>
        <w:rPr>
          <w:rtl/>
        </w:rPr>
      </w:pPr>
      <w:r w:rsidRPr="00CA2933">
        <w:rPr>
          <w:rtl/>
        </w:rPr>
        <w:t xml:space="preserve">הכתוב במגלת תענית </w:t>
      </w:r>
      <w:r w:rsidR="00CA2933" w:rsidRPr="00CA2933">
        <w:rPr>
          <w:rFonts w:hint="cs"/>
          <w:rtl/>
        </w:rPr>
        <w:t>ש</w:t>
      </w:r>
      <w:r w:rsidRPr="00CA2933">
        <w:rPr>
          <w:rtl/>
        </w:rPr>
        <w:t>לא ל</w:t>
      </w:r>
      <w:r w:rsidR="00CA2933" w:rsidRPr="00CA2933">
        <w:rPr>
          <w:rFonts w:hint="cs"/>
          <w:rtl/>
        </w:rPr>
        <w:t>ה</w:t>
      </w:r>
      <w:r w:rsidRPr="00CA2933">
        <w:rPr>
          <w:rtl/>
        </w:rPr>
        <w:t>ספ</w:t>
      </w:r>
      <w:r w:rsidR="00CA2933" w:rsidRPr="00CA2933">
        <w:rPr>
          <w:rFonts w:hint="cs"/>
          <w:rtl/>
        </w:rPr>
        <w:t>י</w:t>
      </w:r>
      <w:r w:rsidRPr="00CA2933">
        <w:rPr>
          <w:rtl/>
        </w:rPr>
        <w:t>ד</w:t>
      </w:r>
      <w:r w:rsidR="00CA2933" w:rsidRPr="00CA2933">
        <w:rPr>
          <w:rFonts w:hint="cs"/>
          <w:rtl/>
        </w:rPr>
        <w:t>,</w:t>
      </w:r>
      <w:r w:rsidR="000C6669">
        <w:rPr>
          <w:rFonts w:hint="cs"/>
          <w:rtl/>
        </w:rPr>
        <w:t>-</w:t>
      </w:r>
      <w:r w:rsidR="000C6669">
        <w:rPr>
          <w:rtl/>
        </w:rPr>
        <w:t xml:space="preserve"> לפניו אסור, </w:t>
      </w:r>
      <w:r w:rsidRPr="00CA2933">
        <w:rPr>
          <w:rtl/>
        </w:rPr>
        <w:t>אחריו מותר.</w:t>
      </w:r>
    </w:p>
    <w:p w14:paraId="74E5D69C" w14:textId="77777777" w:rsidR="000C6669" w:rsidRDefault="000D43DB" w:rsidP="0045747B">
      <w:pPr>
        <w:pStyle w:val="afff8"/>
        <w:rPr>
          <w:spacing w:val="8"/>
          <w:rtl/>
        </w:rPr>
      </w:pPr>
      <w:r>
        <w:rPr>
          <w:rStyle w:val="afffff1"/>
          <w:rFonts w:hint="cs"/>
          <w:spacing w:val="8"/>
          <w:rtl/>
        </w:rPr>
        <w:t xml:space="preserve"> </w:t>
      </w:r>
      <w:r>
        <w:rPr>
          <w:rStyle w:val="afffff1"/>
          <w:rFonts w:hint="cs"/>
          <w:spacing w:val="8"/>
          <w:rtl/>
        </w:rPr>
        <w:tab/>
      </w:r>
      <w:r w:rsidR="000C6669">
        <w:rPr>
          <w:rStyle w:val="afffff1"/>
          <w:spacing w:val="8"/>
          <w:rtl/>
        </w:rPr>
        <w:t>רבי יוסי</w:t>
      </w:r>
      <w:r w:rsidR="00D16104" w:rsidRPr="00CA2933">
        <w:rPr>
          <w:rStyle w:val="afffff1"/>
          <w:spacing w:val="8"/>
          <w:rtl/>
        </w:rPr>
        <w:t>:</w:t>
      </w:r>
      <w:r w:rsidR="000C6669">
        <w:rPr>
          <w:spacing w:val="8"/>
          <w:rtl/>
        </w:rPr>
        <w:t xml:space="preserve"> לפניו </w:t>
      </w:r>
      <w:r w:rsidR="000C6669">
        <w:rPr>
          <w:rFonts w:hint="cs"/>
          <w:spacing w:val="8"/>
          <w:rtl/>
        </w:rPr>
        <w:t>ו</w:t>
      </w:r>
      <w:r w:rsidR="00D16104" w:rsidRPr="00CA2933">
        <w:rPr>
          <w:spacing w:val="8"/>
          <w:rtl/>
        </w:rPr>
        <w:t>אחריו אסור.</w:t>
      </w:r>
      <w:r w:rsidR="000C6669">
        <w:rPr>
          <w:rFonts w:hint="cs"/>
          <w:spacing w:val="8"/>
          <w:rtl/>
        </w:rPr>
        <w:t xml:space="preserve"> </w:t>
      </w:r>
    </w:p>
    <w:p w14:paraId="74E5D69E" w14:textId="6EB7CC57" w:rsidR="000C6669" w:rsidRPr="00635432" w:rsidRDefault="000C6669" w:rsidP="00635432">
      <w:pPr>
        <w:pStyle w:val="afff8"/>
        <w:spacing w:after="60" w:line="220" w:lineRule="exact"/>
        <w:rPr>
          <w:rtl/>
        </w:rPr>
      </w:pPr>
      <w:r w:rsidRPr="00A711CB">
        <w:rPr>
          <w:rFonts w:hint="cs"/>
          <w:rtl/>
        </w:rPr>
        <w:t>ש</w:t>
      </w:r>
      <w:r w:rsidR="00CA2933" w:rsidRPr="00A711CB">
        <w:rPr>
          <w:rtl/>
        </w:rPr>
        <w:t>לא להתענ</w:t>
      </w:r>
      <w:r w:rsidR="00CA2933" w:rsidRPr="00A711CB">
        <w:rPr>
          <w:rFonts w:hint="cs"/>
          <w:rtl/>
        </w:rPr>
        <w:t>ות</w:t>
      </w:r>
      <w:r w:rsidRPr="00A711CB">
        <w:rPr>
          <w:rtl/>
        </w:rPr>
        <w:t xml:space="preserve"> לפניו ו</w:t>
      </w:r>
      <w:r w:rsidR="00D16104" w:rsidRPr="00A711CB">
        <w:rPr>
          <w:rtl/>
        </w:rPr>
        <w:t>אחריו מותר.</w:t>
      </w:r>
      <w:r w:rsidRPr="00A711CB">
        <w:rPr>
          <w:rFonts w:hint="cs"/>
          <w:rtl/>
        </w:rPr>
        <w:t xml:space="preserve"> </w:t>
      </w:r>
      <w:r w:rsidRPr="00A711CB">
        <w:rPr>
          <w:rStyle w:val="afffff1"/>
          <w:rtl/>
        </w:rPr>
        <w:t>רבי יוסי</w:t>
      </w:r>
      <w:r w:rsidR="00D16104" w:rsidRPr="00A711CB">
        <w:rPr>
          <w:rStyle w:val="afffff1"/>
          <w:rtl/>
        </w:rPr>
        <w:t xml:space="preserve">: </w:t>
      </w:r>
      <w:r w:rsidRPr="00A711CB">
        <w:rPr>
          <w:rFonts w:hint="cs"/>
          <w:rtl/>
        </w:rPr>
        <w:t>רק</w:t>
      </w:r>
      <w:r w:rsidR="00D16104" w:rsidRPr="00A711CB">
        <w:rPr>
          <w:rtl/>
        </w:rPr>
        <w:t xml:space="preserve"> לאחריו מותר.</w:t>
      </w:r>
    </w:p>
    <w:p w14:paraId="74E5D69F" w14:textId="77777777" w:rsidR="00D16104" w:rsidRPr="00635432" w:rsidRDefault="000C6669" w:rsidP="0045747B">
      <w:pPr>
        <w:pStyle w:val="afff8"/>
        <w:rPr>
          <w:rtl/>
        </w:rPr>
      </w:pPr>
      <w:del w:id="41049" w:author="Claude" w:date="2026-10-07T09:25:22Z">
        <w:r>
          <w:rPr>
            <w:rStyle w:val="afffff1"/>
            <w:rFonts w:hint="cs"/>
            <w:rtl/>
          </w:rPr>
          <w:delText xml:space="preserve">א.</w:delText>
        </w:r>
      </w:del>
      <w:del w:id="41050" w:author="Claude" w:date="2026-10-07T09:25:22Z">
        <w:r>
          <w:rPr>
            <w:rFonts w:hint="cs"/>
            <w:spacing w:val="2"/>
            <w:rtl/>
          </w:rPr>
          <w:delText xml:space="preserve"> </w:delText>
        </w:r>
      </w:del>
      <w:r w:rsidR="00D16104" w:rsidRPr="00635432">
        <w:rPr>
          <w:rtl/>
        </w:rPr>
        <w:t>אין גוזרין תענית ב</w:t>
      </w:r>
      <w:r w:rsidR="00CA2933" w:rsidRPr="00635432">
        <w:rPr>
          <w:rtl/>
        </w:rPr>
        <w:t>תחילה בחמישי שלא להפקיע השער</w:t>
      </w:r>
      <w:r w:rsidR="00CA2933" w:rsidRPr="00635432">
        <w:rPr>
          <w:rFonts w:hint="cs"/>
          <w:rtl/>
        </w:rPr>
        <w:t>ים</w:t>
      </w:r>
    </w:p>
    <w:p w14:paraId="74E5D6A0" w14:textId="3883E852" w:rsidR="00D16104" w:rsidRPr="00A711CB" w:rsidRDefault="002B60CC" w:rsidP="0045747B">
      <w:pPr>
        <w:pStyle w:val="afff8"/>
        <w:rPr>
          <w:rtl/>
        </w:rPr>
      </w:pPr>
      <w:r w:rsidRPr="00A711CB">
        <w:rPr>
          <w:rFonts w:hint="cs"/>
          <w:rtl/>
        </w:rPr>
        <w:t xml:space="preserve">אבל בשלוש שניות מותר, </w:t>
      </w:r>
      <w:r w:rsidR="00D16104" w:rsidRPr="00A711CB">
        <w:rPr>
          <w:rStyle w:val="afffff1"/>
          <w:rtl/>
        </w:rPr>
        <w:t>רבי יוסי</w:t>
      </w:r>
      <w:r w:rsidRPr="00A711CB">
        <w:rPr>
          <w:rStyle w:val="afffff1"/>
          <w:rFonts w:hint="cs"/>
          <w:rtl/>
        </w:rPr>
        <w:t>:</w:t>
      </w:r>
      <w:r w:rsidR="00D16104" w:rsidRPr="00A711CB">
        <w:rPr>
          <w:rStyle w:val="afffff1"/>
          <w:rtl/>
        </w:rPr>
        <w:t xml:space="preserve"> </w:t>
      </w:r>
      <w:r w:rsidRPr="00A711CB">
        <w:rPr>
          <w:rFonts w:hint="cs"/>
          <w:rtl/>
        </w:rPr>
        <w:t>שניות ואחרונות כראשונות</w:t>
      </w:r>
      <w:r w:rsidR="00710E38">
        <w:rPr>
          <w:rFonts w:hint="cs"/>
          <w:rtl/>
        </w:rPr>
        <w:t>.</w:t>
      </w:r>
      <w:r w:rsidRPr="00A711CB">
        <w:rPr>
          <w:rFonts w:hint="cs"/>
          <w:rtl/>
        </w:rPr>
        <w:t xml:space="preserve"> </w:t>
      </w:r>
    </w:p>
    <w:p w14:paraId="74E5D6A1" w14:textId="77777777" w:rsidR="00D16104" w:rsidRPr="00CA2933" w:rsidRDefault="002B60CC" w:rsidP="0045747B">
      <w:pPr>
        <w:pStyle w:val="afff8"/>
        <w:rPr>
          <w:rtl/>
        </w:rPr>
      </w:pPr>
      <w:del w:id="41051" w:author="Claude" w:date="2026-10-07T09:25:22Z">
        <w:r>
          <w:rPr>
            <w:rStyle w:val="afffff1"/>
            <w:rFonts w:hint="cs"/>
            <w:rtl/>
          </w:rPr>
          <w:delText xml:space="preserve">ב.</w:delText>
        </w:r>
      </w:del>
      <w:del w:id="41052" w:author="Claude" w:date="2026-10-07T09:25:22Z">
        <w:r>
          <w:rPr>
            <w:rFonts w:hint="cs"/>
            <w:spacing w:val="8"/>
            <w:rtl/>
          </w:rPr>
          <w:delText xml:space="preserve"> </w:delText>
        </w:r>
      </w:del>
      <w:r w:rsidR="00D16104" w:rsidRPr="00CA2933">
        <w:rPr>
          <w:rtl/>
        </w:rPr>
        <w:t xml:space="preserve">אין גוזרין תענית </w:t>
      </w:r>
      <w:r w:rsidR="00992BDA">
        <w:rPr>
          <w:rtl/>
        </w:rPr>
        <w:t>בראשי חדשים, חנוכה, ו</w:t>
      </w:r>
      <w:r w:rsidR="00D16104" w:rsidRPr="00CA2933">
        <w:rPr>
          <w:rtl/>
        </w:rPr>
        <w:t>פורים.</w:t>
      </w:r>
    </w:p>
    <w:p w14:paraId="74E5D6A2" w14:textId="4EC813AE" w:rsidR="00D16104" w:rsidRPr="00992BDA" w:rsidRDefault="00D16104" w:rsidP="0045747B">
      <w:pPr>
        <w:pStyle w:val="afff8"/>
        <w:rPr>
          <w:spacing w:val="8"/>
          <w:rtl/>
        </w:rPr>
      </w:pPr>
      <w:r w:rsidRPr="00992BDA">
        <w:rPr>
          <w:rStyle w:val="afffff1"/>
          <w:rFonts w:hint="cs"/>
          <w:rtl/>
        </w:rPr>
        <w:t>ר</w:t>
      </w:r>
      <w:r w:rsidRPr="00992BDA">
        <w:rPr>
          <w:rStyle w:val="afffff1"/>
          <w:rtl/>
        </w:rPr>
        <w:t>"</w:t>
      </w:r>
      <w:r w:rsidRPr="00992BDA">
        <w:rPr>
          <w:rStyle w:val="afffff1"/>
          <w:rFonts w:hint="cs"/>
          <w:rtl/>
        </w:rPr>
        <w:t>ג</w:t>
      </w:r>
      <w:r w:rsidR="00F977E9">
        <w:rPr>
          <w:rStyle w:val="afffff1"/>
          <w:rFonts w:hint="cs"/>
          <w:rtl/>
        </w:rPr>
        <w:t>:</w:t>
      </w:r>
      <w:r w:rsidRPr="00CA2933">
        <w:rPr>
          <w:rFonts w:hint="cs"/>
          <w:spacing w:val="8"/>
          <w:rtl/>
        </w:rPr>
        <w:t xml:space="preserve"> </w:t>
      </w:r>
      <w:r w:rsidRPr="00CA2933">
        <w:rPr>
          <w:spacing w:val="8"/>
          <w:rtl/>
        </w:rPr>
        <w:t>אם התחילו - אין מפסיקין.</w:t>
      </w:r>
      <w:r w:rsidR="00992BDA">
        <w:rPr>
          <w:rFonts w:hint="cs"/>
          <w:spacing w:val="8"/>
          <w:rtl/>
        </w:rPr>
        <w:t xml:space="preserve"> </w:t>
      </w:r>
      <w:r w:rsidR="00992BDA" w:rsidRPr="00992BDA">
        <w:rPr>
          <w:rStyle w:val="afffff1"/>
          <w:rFonts w:hint="cs"/>
          <w:rtl/>
        </w:rPr>
        <w:t>ר"מ</w:t>
      </w:r>
      <w:r w:rsidR="00F977E9">
        <w:rPr>
          <w:rStyle w:val="afffff1"/>
          <w:rFonts w:hint="cs"/>
          <w:rtl/>
        </w:rPr>
        <w:t>:</w:t>
      </w:r>
      <w:r w:rsidR="00992BDA" w:rsidRPr="00992BDA">
        <w:rPr>
          <w:rStyle w:val="afffff1"/>
          <w:rFonts w:hint="cs"/>
          <w:rtl/>
        </w:rPr>
        <w:t xml:space="preserve"> </w:t>
      </w:r>
      <w:r w:rsidR="00992BDA">
        <w:rPr>
          <w:rFonts w:hint="cs"/>
          <w:spacing w:val="8"/>
          <w:rtl/>
        </w:rPr>
        <w:t>מודה שאין משלימין</w:t>
      </w:r>
      <w:r w:rsidRPr="00CA2933">
        <w:rPr>
          <w:rtl/>
        </w:rPr>
        <w:t>.</w:t>
      </w:r>
    </w:p>
    <w:p w14:paraId="74E5D6A3" w14:textId="77777777" w:rsidR="00D16104" w:rsidRPr="00CA2933" w:rsidRDefault="00992BDA" w:rsidP="0045747B">
      <w:pPr>
        <w:pStyle w:val="afff8"/>
        <w:rPr>
          <w:spacing w:val="8"/>
          <w:rtl/>
        </w:rPr>
      </w:pPr>
      <w:r>
        <w:rPr>
          <w:spacing w:val="8"/>
          <w:rtl/>
        </w:rPr>
        <w:t>וכן ט"ב שחל</w:t>
      </w:r>
      <w:r w:rsidR="00D16104" w:rsidRPr="00CA2933">
        <w:rPr>
          <w:spacing w:val="8"/>
          <w:rtl/>
        </w:rPr>
        <w:t xml:space="preserve"> בערב שבת.</w:t>
      </w:r>
    </w:p>
    <w:p w14:paraId="74E5D6A4" w14:textId="77777777" w:rsidR="00D16104" w:rsidRPr="000E2809" w:rsidRDefault="00D16104" w:rsidP="00C3600A">
      <w:pPr>
        <w:spacing w:before="60"/>
        <w:rPr>
          <w:rtl/>
        </w:rPr>
      </w:pPr>
      <w:r w:rsidRPr="00C3600A">
        <w:rPr>
          <w:rStyle w:val="affff1"/>
          <w:rtl/>
        </w:rPr>
        <w:t>סדר תעניות כיצד</w:t>
      </w:r>
      <w:r w:rsidRPr="00C3600A">
        <w:rPr>
          <w:rStyle w:val="affff1"/>
          <w:rFonts w:hint="cs"/>
          <w:rtl/>
        </w:rPr>
        <w:t>,</w:t>
      </w:r>
      <w:r w:rsidRPr="006F178A">
        <w:rPr>
          <w:rStyle w:val="affff1"/>
          <w:rtl/>
        </w:rPr>
        <w:t xml:space="preserve"> </w:t>
      </w:r>
      <w:r w:rsidR="00C42CBE" w:rsidRPr="00C42CBE">
        <w:rPr>
          <w:rFonts w:hint="cs"/>
          <w:rtl/>
        </w:rPr>
        <w:t>ד</w:t>
      </w:r>
      <w:r w:rsidRPr="000E2809">
        <w:rPr>
          <w:rFonts w:hint="cs"/>
          <w:rtl/>
        </w:rPr>
        <w:t>שבע אחרונות.</w:t>
      </w:r>
      <w:r w:rsidR="000D43DB">
        <w:rPr>
          <w:rFonts w:hint="cs"/>
          <w:rtl/>
        </w:rPr>
        <w:t xml:space="preserve"> ולא ראשונות ושניות </w:t>
      </w:r>
    </w:p>
    <w:p w14:paraId="74E5D6A5" w14:textId="77777777" w:rsidR="00D16104" w:rsidRPr="000D43DB" w:rsidRDefault="00D16104" w:rsidP="00C3600A">
      <w:pPr>
        <w:spacing w:before="60"/>
        <w:rPr>
          <w:rtl/>
        </w:rPr>
      </w:pPr>
      <w:r w:rsidRPr="00C42CBE">
        <w:rPr>
          <w:rStyle w:val="affff1"/>
          <w:rtl/>
        </w:rPr>
        <w:t>בראש הנשיא</w:t>
      </w:r>
      <w:r w:rsidRPr="000D43DB">
        <w:rPr>
          <w:rtl/>
        </w:rPr>
        <w:t xml:space="preserve"> </w:t>
      </w:r>
      <w:r w:rsidR="00C42CBE">
        <w:rPr>
          <w:rFonts w:hint="cs"/>
          <w:rtl/>
        </w:rPr>
        <w:t xml:space="preserve">ואח''כ </w:t>
      </w:r>
      <w:r w:rsidR="00C42CBE">
        <w:rPr>
          <w:rtl/>
        </w:rPr>
        <w:t xml:space="preserve">תני כל אחד </w:t>
      </w:r>
      <w:r w:rsidR="00C42CBE">
        <w:rPr>
          <w:rFonts w:hint="cs"/>
          <w:rtl/>
        </w:rPr>
        <w:t>נ</w:t>
      </w:r>
      <w:r w:rsidRPr="000D43DB">
        <w:rPr>
          <w:rFonts w:hint="cs"/>
          <w:rtl/>
        </w:rPr>
        <w:t xml:space="preserve">ותן בראשו </w:t>
      </w:r>
    </w:p>
    <w:p w14:paraId="56DF8980" w14:textId="1CF05616" w:rsidR="00B8196E" w:rsidRPr="00B8196E" w:rsidRDefault="00D16104" w:rsidP="00F977E9">
      <w:pPr>
        <w:pStyle w:val="36"/>
        <w:framePr w:wrap="notBeside"/>
        <w:rPr>
          <w:rtl/>
        </w:rPr>
      </w:pPr>
      <w:r w:rsidRPr="00F977E9">
        <w:rPr>
          <w:rFonts w:hint="cs"/>
          <w:rtl/>
        </w:rPr>
        <w:t>לא דמי לדרבי</w:t>
      </w:r>
      <w:r w:rsidR="00B8196E" w:rsidRPr="00B8196E">
        <w:rPr>
          <w:rtl/>
        </w:rPr>
        <w:t>:</w:t>
      </w:r>
    </w:p>
    <w:p w14:paraId="74E5D6A6" w14:textId="5089F096" w:rsidR="00D16104" w:rsidRPr="003A378D" w:rsidRDefault="00D16104" w:rsidP="0045747B">
      <w:pPr>
        <w:rPr>
          <w:rStyle w:val="afffffc"/>
          <w:rtl/>
        </w:rPr>
      </w:pPr>
      <w:r w:rsidRPr="006F178A">
        <w:rPr>
          <w:rFonts w:hint="cs"/>
          <w:rtl/>
        </w:rPr>
        <w:t>דבקל</w:t>
      </w:r>
      <w:r w:rsidR="0022433E">
        <w:rPr>
          <w:rFonts w:hint="cs"/>
          <w:rtl/>
        </w:rPr>
        <w:t>ק</w:t>
      </w:r>
      <w:r w:rsidRPr="006F178A">
        <w:rPr>
          <w:rFonts w:hint="cs"/>
          <w:rtl/>
        </w:rPr>
        <w:t>לה מתחילין מהקטן</w:t>
      </w:r>
      <w:r w:rsidR="003A378D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3A378D">
        <w:rPr>
          <w:rStyle w:val="afffffc"/>
          <w:rFonts w:hint="cs"/>
          <w:rtl/>
        </w:rPr>
        <w:t xml:space="preserve">נחש, </w:t>
      </w:r>
      <w:r w:rsidRPr="003A378D">
        <w:rPr>
          <w:rStyle w:val="afffffc"/>
          <w:rFonts w:hint="cs"/>
          <w:rtl/>
        </w:rPr>
        <w:t>חוה</w:t>
      </w:r>
      <w:r w:rsidR="003A378D">
        <w:rPr>
          <w:rStyle w:val="afffffc"/>
          <w:rFonts w:hint="cs"/>
          <w:rtl/>
        </w:rPr>
        <w:t>,</w:t>
      </w:r>
      <w:r w:rsidRPr="003A378D">
        <w:rPr>
          <w:rStyle w:val="afffffc"/>
          <w:rFonts w:hint="cs"/>
          <w:rtl/>
        </w:rPr>
        <w:t xml:space="preserve"> אדם </w:t>
      </w:r>
    </w:p>
    <w:p w14:paraId="74E5D6A7" w14:textId="77777777" w:rsidR="00D16104" w:rsidRDefault="00F5262B" w:rsidP="00F977E9">
      <w:pPr>
        <w:rPr>
          <w:spacing w:val="-2"/>
          <w:rtl/>
        </w:rPr>
      </w:pPr>
      <w:r>
        <w:rPr>
          <w:rFonts w:ascii="Fb Fontext" w:hAnsi="Fb Fontext" w:cs="PFT_Frank" w:hint="cs"/>
          <w:b/>
          <w:bCs/>
          <w:spacing w:val="-2"/>
          <w:sz w:val="20"/>
          <w:szCs w:val="14"/>
          <w:rtl/>
        </w:rPr>
        <w:t>ו</w:t>
      </w:r>
      <w:r w:rsidR="00D16104" w:rsidRPr="00053775">
        <w:rPr>
          <w:rFonts w:ascii="Fb Fontext" w:hAnsi="Fb Fontext" w:cs="PFT_Frank" w:hint="cs"/>
          <w:b/>
          <w:bCs/>
          <w:spacing w:val="-2"/>
          <w:sz w:val="20"/>
          <w:szCs w:val="14"/>
          <w:rtl/>
        </w:rPr>
        <w:t>בגדולה מתחילין מהגדול</w:t>
      </w:r>
      <w:r w:rsidR="00D16104" w:rsidRPr="003A378D">
        <w:rPr>
          <w:rFonts w:ascii="Fb Fontext" w:hAnsi="Fb Fontext" w:hint="cs"/>
          <w:spacing w:val="-2"/>
          <w:sz w:val="20"/>
          <w:rtl/>
        </w:rPr>
        <w:t xml:space="preserve"> </w:t>
      </w:r>
      <w:r w:rsidR="00D16104" w:rsidRPr="003A378D">
        <w:rPr>
          <w:rStyle w:val="af4"/>
          <w:rFonts w:hint="cs"/>
          <w:spacing w:val="-2"/>
          <w:rtl/>
        </w:rPr>
        <w:t>ד'</w:t>
      </w:r>
      <w:r w:rsidR="00D16104" w:rsidRPr="003A378D">
        <w:rPr>
          <w:rStyle w:val="af4"/>
          <w:spacing w:val="-2"/>
          <w:rtl/>
        </w:rPr>
        <w:t>ויאמר משה אל אהרן ולאלעזר ולאיתמר.</w:t>
      </w:r>
    </w:p>
    <w:p w14:paraId="74E5D6A8" w14:textId="77777777" w:rsidR="00F5262B" w:rsidRPr="003A378D" w:rsidRDefault="00F5262B" w:rsidP="0045747B">
      <w:pPr>
        <w:ind w:firstLine="113"/>
        <w:rPr>
          <w:spacing w:val="-2"/>
          <w:rtl/>
        </w:rPr>
      </w:pPr>
      <w:r>
        <w:rPr>
          <w:rFonts w:hint="cs"/>
          <w:rtl/>
        </w:rPr>
        <w:t>שכ</w:t>
      </w:r>
      <w:r w:rsidR="0022433E">
        <w:rPr>
          <w:rFonts w:hint="cs"/>
          <w:rtl/>
        </w:rPr>
        <w:t xml:space="preserve">אן </w:t>
      </w:r>
      <w:r w:rsidR="0022433E" w:rsidRPr="009D0833">
        <w:rPr>
          <w:rFonts w:cs="PFT_Frank" w:hint="cs"/>
          <w:b/>
          <w:bCs/>
          <w:szCs w:val="14"/>
          <w:rtl/>
        </w:rPr>
        <w:t>חשיבות</w:t>
      </w:r>
      <w:r w:rsidR="0022433E">
        <w:rPr>
          <w:rFonts w:hint="cs"/>
          <w:rtl/>
        </w:rPr>
        <w:t xml:space="preserve"> הוא להם שיבקשו רחמים ע</w:t>
      </w:r>
      <w:r>
        <w:rPr>
          <w:rFonts w:hint="cs"/>
          <w:rtl/>
        </w:rPr>
        <w:t>ל כולם.</w:t>
      </w:r>
    </w:p>
    <w:p w14:paraId="7187978D" w14:textId="5DCAE97A" w:rsidR="00B8196E" w:rsidRPr="00B8196E" w:rsidRDefault="00B8196E" w:rsidP="00950907">
      <w:pPr>
        <w:pStyle w:val="36"/>
        <w:framePr w:wrap="notBeside"/>
        <w:rPr>
          <w:rtl/>
        </w:rPr>
      </w:pPr>
      <w:r w:rsidRPr="00B8196E">
        <w:rPr>
          <w:rtl/>
        </w:rPr>
        <w:t>•</w:t>
      </w:r>
    </w:p>
    <w:p w14:paraId="74E5D6A9" w14:textId="198DD741" w:rsidR="003A378D" w:rsidRPr="0022433E" w:rsidRDefault="00D16104" w:rsidP="0045747B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נשיא ואב ב"ד</w:t>
      </w:r>
      <w:r w:rsidR="003A378D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א</w:t>
      </w:r>
      <w:r w:rsidR="003A378D">
        <w:rPr>
          <w:rFonts w:ascii="Fb Fontext" w:hAnsi="Fb Fontext" w:hint="cs"/>
          <w:rtl/>
        </w:rPr>
        <w:t>דם אחר מניח להם,</w:t>
      </w:r>
      <w:r w:rsidRPr="006F178A">
        <w:rPr>
          <w:rFonts w:ascii="Fb Fontext" w:hAnsi="Fb Fontext" w:hint="cs"/>
          <w:rtl/>
        </w:rPr>
        <w:t xml:space="preserve"> </w:t>
      </w:r>
      <w:r w:rsidR="0022433E">
        <w:rPr>
          <w:rFonts w:ascii="Fb Fontext" w:hAnsi="Fb Fontext" w:hint="cs"/>
          <w:rtl/>
        </w:rPr>
        <w:t>כדי שיתב</w:t>
      </w:r>
      <w:r w:rsidR="00950907">
        <w:rPr>
          <w:rFonts w:ascii="Fb Fontext" w:hAnsi="Fb Fontext" w:hint="cs"/>
          <w:rtl/>
        </w:rPr>
        <w:t>יי</w:t>
      </w:r>
      <w:r w:rsidR="0022433E">
        <w:rPr>
          <w:rFonts w:ascii="Fb Fontext" w:hAnsi="Fb Fontext" w:hint="cs"/>
          <w:rtl/>
        </w:rPr>
        <w:t>שו יותר</w:t>
      </w:r>
    </w:p>
    <w:p w14:paraId="7424EFC4" w14:textId="29816B6E" w:rsidR="00B8196E" w:rsidRPr="00B8196E" w:rsidRDefault="00B8196E" w:rsidP="00950907">
      <w:pPr>
        <w:pStyle w:val="36"/>
        <w:framePr w:wrap="notBeside"/>
        <w:rPr>
          <w:rtl/>
        </w:rPr>
      </w:pPr>
      <w:r w:rsidRPr="00B8196E">
        <w:rPr>
          <w:rtl/>
        </w:rPr>
        <w:t>•</w:t>
      </w:r>
    </w:p>
    <w:p w14:paraId="74E5D6AA" w14:textId="76D8BF04" w:rsidR="00D16104" w:rsidRPr="009C5606" w:rsidRDefault="00D16104" w:rsidP="0045747B">
      <w:pPr>
        <w:rPr>
          <w:spacing w:val="-4"/>
          <w:rtl/>
        </w:rPr>
      </w:pPr>
      <w:r w:rsidRPr="00950907">
        <w:rPr>
          <w:rFonts w:hint="cs"/>
          <w:rtl/>
        </w:rPr>
        <w:t>ומנ</w:t>
      </w:r>
      <w:r w:rsidR="003A378D" w:rsidRPr="00950907">
        <w:rPr>
          <w:rFonts w:hint="cs"/>
          <w:rtl/>
        </w:rPr>
        <w:t>י</w:t>
      </w:r>
      <w:r w:rsidRPr="00950907">
        <w:rPr>
          <w:rFonts w:hint="cs"/>
          <w:rtl/>
        </w:rPr>
        <w:t>ח ב</w:t>
      </w:r>
      <w:r w:rsidRPr="00950907">
        <w:rPr>
          <w:rtl/>
        </w:rPr>
        <w:t>מקום תפילין,</w:t>
      </w:r>
      <w:r w:rsidR="003A378D" w:rsidRPr="009C5606">
        <w:rPr>
          <w:rFonts w:hint="cs"/>
          <w:spacing w:val="-4"/>
          <w:rtl/>
        </w:rPr>
        <w:t xml:space="preserve"> ד</w:t>
      </w:r>
      <w:r w:rsidRPr="009C5606">
        <w:rPr>
          <w:rStyle w:val="af4"/>
          <w:rFonts w:hint="cs"/>
          <w:spacing w:val="-4"/>
          <w:rtl/>
        </w:rPr>
        <w:t>'</w:t>
      </w:r>
      <w:r w:rsidRPr="009C5606">
        <w:rPr>
          <w:rStyle w:val="af4"/>
          <w:spacing w:val="-4"/>
          <w:rtl/>
        </w:rPr>
        <w:t>לשום לאבלי ציון לתת להם פאר תחת אפר</w:t>
      </w:r>
      <w:r w:rsidRPr="009C5606">
        <w:rPr>
          <w:rStyle w:val="af4"/>
          <w:rFonts w:hint="cs"/>
          <w:spacing w:val="-4"/>
          <w:rtl/>
        </w:rPr>
        <w:t>'</w:t>
      </w:r>
      <w:r w:rsidRPr="009C5606">
        <w:rPr>
          <w:rStyle w:val="af4"/>
          <w:spacing w:val="-4"/>
          <w:rtl/>
        </w:rPr>
        <w:t>.</w:t>
      </w:r>
    </w:p>
    <w:p w14:paraId="74E5D6AB" w14:textId="77777777" w:rsidR="00D16104" w:rsidRPr="006F178A" w:rsidRDefault="00D16104" w:rsidP="008A5DDC">
      <w:pPr>
        <w:pStyle w:val="afff2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טז</w:t>
      </w:r>
      <w:r w:rsidRPr="006F178A">
        <w:rPr>
          <w:rFonts w:cs="FontbitDavid" w:hint="cs"/>
          <w:rtl/>
        </w:rPr>
        <w:t>.</w:t>
      </w:r>
    </w:p>
    <w:p w14:paraId="74E5D6AC" w14:textId="77777777" w:rsidR="003A378D" w:rsidRPr="00A711CB" w:rsidRDefault="00D16104" w:rsidP="00950907">
      <w:pPr>
        <w:pStyle w:val="affff0"/>
        <w:rPr>
          <w:rStyle w:val="affff1"/>
          <w:rFonts w:ascii="Fb Fontext" w:hAnsi="Fb Fontext" w:cs="FrankRuehl"/>
          <w:spacing w:val="0"/>
          <w:sz w:val="16"/>
          <w:szCs w:val="14"/>
          <w:rtl/>
        </w:rPr>
      </w:pPr>
      <w:ins w:id="9807" w:author="מספור קטעי משנה" w:date="2026-10-06T06:45:54Z">
        <w:r>
          <w:rPr>
            <w:rStyle w:val="MisparKeta"/>
          </w:rPr>
          <w:t xml:space="preserve">א. </w:t>
        </w:r>
      </w:ins>
      <w:r w:rsidRPr="00A711CB">
        <w:rPr>
          <w:rStyle w:val="affff1"/>
          <w:rtl/>
        </w:rPr>
        <w:t>יוצאין לרחוב</w:t>
      </w:r>
    </w:p>
    <w:p w14:paraId="5FEDAACF" w14:textId="2914AAE5" w:rsidR="00B8196E" w:rsidRPr="00B8196E" w:rsidRDefault="00D16104" w:rsidP="00950907">
      <w:pPr>
        <w:pStyle w:val="36"/>
        <w:framePr w:wrap="notBeside"/>
        <w:rPr>
          <w:rtl/>
        </w:rPr>
      </w:pPr>
      <w:r w:rsidRPr="00950907">
        <w:rPr>
          <w:rFonts w:hint="cs"/>
          <w:rtl/>
        </w:rPr>
        <w:t>רחב</w:t>
      </w:r>
      <w:r w:rsidRPr="00950907">
        <w:rPr>
          <w:rtl/>
        </w:rPr>
        <w:t>"</w:t>
      </w:r>
      <w:r w:rsidRPr="00950907">
        <w:rPr>
          <w:rFonts w:hint="cs"/>
          <w:rtl/>
        </w:rPr>
        <w:t>א</w:t>
      </w:r>
      <w:r w:rsidR="00B8196E" w:rsidRPr="00B8196E">
        <w:rPr>
          <w:rFonts w:hint="cs"/>
          <w:rtl/>
        </w:rPr>
        <w:t>:</w:t>
      </w:r>
    </w:p>
    <w:p w14:paraId="74E5D6AD" w14:textId="33265091" w:rsidR="00D16104" w:rsidRPr="006F178A" w:rsidRDefault="00D16104" w:rsidP="00950907">
      <w:pPr>
        <w:rPr>
          <w:rtl/>
        </w:rPr>
      </w:pPr>
      <w:r w:rsidRPr="006F178A">
        <w:rPr>
          <w:rtl/>
        </w:rPr>
        <w:t>זעקנו בצנעא ולא נענינו, נ</w:t>
      </w:r>
      <w:r w:rsidR="0086254B">
        <w:rPr>
          <w:rFonts w:hint="cs"/>
          <w:rtl/>
        </w:rPr>
        <w:t>ת</w:t>
      </w:r>
      <w:r w:rsidRPr="006F178A">
        <w:rPr>
          <w:rtl/>
        </w:rPr>
        <w:t>בזה בפרהסיא.</w:t>
      </w:r>
    </w:p>
    <w:p w14:paraId="6DCF6575" w14:textId="52CFCEC7" w:rsidR="00B8196E" w:rsidRPr="00B8196E" w:rsidRDefault="00D16104" w:rsidP="00950907">
      <w:pPr>
        <w:pStyle w:val="36"/>
        <w:framePr w:wrap="notBeside"/>
        <w:rPr>
          <w:rtl/>
        </w:rPr>
      </w:pPr>
      <w:r w:rsidRPr="00950907">
        <w:rPr>
          <w:rtl/>
        </w:rPr>
        <w:lastRenderedPageBreak/>
        <w:t>ר"ל</w:t>
      </w:r>
      <w:r w:rsidR="00B8196E" w:rsidRPr="00B8196E">
        <w:rPr>
          <w:rFonts w:hint="cs"/>
          <w:rtl/>
        </w:rPr>
        <w:t>:</w:t>
      </w:r>
    </w:p>
    <w:p w14:paraId="74E5D6AE" w14:textId="3C2EE336" w:rsidR="003A378D" w:rsidRDefault="00D16104" w:rsidP="00950907">
      <w:pPr>
        <w:rPr>
          <w:rFonts w:ascii="Fb Fontext" w:hAnsi="Fb Fontext"/>
          <w:sz w:val="20"/>
          <w:rtl/>
        </w:rPr>
      </w:pPr>
      <w:r w:rsidRPr="006F178A">
        <w:rPr>
          <w:rtl/>
        </w:rPr>
        <w:t xml:space="preserve">גלותינו </w:t>
      </w:r>
      <w:r w:rsidR="002F5F13">
        <w:rPr>
          <w:rFonts w:hint="cs"/>
          <w:rtl/>
        </w:rPr>
        <w:t>תכפר</w:t>
      </w:r>
      <w:r w:rsidRPr="006F178A">
        <w:rPr>
          <w:rtl/>
        </w:rPr>
        <w:t xml:space="preserve"> עלינו.</w:t>
      </w:r>
      <w:r w:rsidR="002F5F13">
        <w:rPr>
          <w:rFonts w:hint="cs"/>
          <w:rtl/>
        </w:rPr>
        <w:t xml:space="preserve"> </w:t>
      </w:r>
      <w:r w:rsidR="003A378D" w:rsidRPr="00640037">
        <w:rPr>
          <w:rStyle w:val="afffff3"/>
          <w:rFonts w:hint="cs"/>
          <w:rtl/>
        </w:rPr>
        <w:t>נפק''מ</w:t>
      </w:r>
      <w:r w:rsidR="003A378D">
        <w:rPr>
          <w:rFonts w:ascii="Fb Fontext" w:hAnsi="Fb Fontext" w:hint="cs"/>
          <w:sz w:val="20"/>
          <w:rtl/>
        </w:rPr>
        <w:t xml:space="preserve"> שגלו מבי</w:t>
      </w:r>
      <w:r w:rsidR="002F5F13">
        <w:rPr>
          <w:rFonts w:ascii="Fb Fontext" w:hAnsi="Fb Fontext" w:hint="cs"/>
          <w:sz w:val="20"/>
          <w:rtl/>
        </w:rPr>
        <w:t xml:space="preserve">הכנ''ס לביהכנ''ס </w:t>
      </w:r>
    </w:p>
    <w:p w14:paraId="74E5D6AF" w14:textId="77777777" w:rsidR="00D16104" w:rsidRPr="006F178A" w:rsidRDefault="002F5F13" w:rsidP="0045747B">
      <w:pPr>
        <w:rPr>
          <w:rtl/>
        </w:rPr>
      </w:pPr>
      <w:r>
        <w:rPr>
          <w:rFonts w:ascii="Fb Fontext" w:hAnsi="Fb Fontext" w:cs="PFT_Frank"/>
          <w:b/>
          <w:bCs/>
          <w:szCs w:val="14"/>
          <w:rtl/>
        </w:rPr>
        <w:t>מוציאין</w:t>
      </w:r>
      <w:r w:rsidR="00D16104" w:rsidRPr="00053775">
        <w:rPr>
          <w:rFonts w:ascii="Fb Fontext" w:hAnsi="Fb Fontext" w:cs="PFT_Frank"/>
          <w:b/>
          <w:bCs/>
          <w:szCs w:val="14"/>
          <w:rtl/>
        </w:rPr>
        <w:t xml:space="preserve"> התיבה לרחוב</w:t>
      </w:r>
      <w:r>
        <w:rPr>
          <w:rFonts w:ascii="Fb Fontext" w:hAnsi="Fb Fontext" w:cs="PFT_Frank" w:hint="cs"/>
          <w:b/>
          <w:bCs/>
          <w:szCs w:val="14"/>
          <w:rtl/>
        </w:rPr>
        <w:t xml:space="preserve"> ה</w:t>
      </w:r>
      <w:r w:rsidR="00D16104" w:rsidRPr="00053775">
        <w:rPr>
          <w:rFonts w:ascii="Fb Fontext" w:hAnsi="Fb Fontext" w:cs="PFT_Frank"/>
          <w:b/>
          <w:bCs/>
          <w:szCs w:val="14"/>
          <w:rtl/>
        </w:rPr>
        <w:t>עיר</w:t>
      </w:r>
      <w:r>
        <w:rPr>
          <w:rFonts w:ascii="Fb Fontext" w:hAnsi="Fb Fontext" w:cs="PFT_Frank" w:hint="cs"/>
          <w:b/>
          <w:bCs/>
          <w:szCs w:val="14"/>
          <w:rtl/>
        </w:rPr>
        <w:t xml:space="preserve"> - </w:t>
      </w:r>
      <w:r w:rsidR="00D16104" w:rsidRPr="006F178A">
        <w:rPr>
          <w:rFonts w:ascii="Fb Fontext" w:hAnsi="Fb Fontext"/>
          <w:rtl/>
        </w:rPr>
        <w:t xml:space="preserve">כלי צנוע </w:t>
      </w:r>
      <w:r w:rsidR="0022433E">
        <w:rPr>
          <w:rFonts w:ascii="Fb Fontext" w:hAnsi="Fb Fontext" w:hint="cs"/>
          <w:rtl/>
        </w:rPr>
        <w:t>זה</w:t>
      </w:r>
      <w:r w:rsidR="0022433E">
        <w:rPr>
          <w:rFonts w:ascii="Fb Fontext" w:hAnsi="Fb Fontext"/>
          <w:rtl/>
        </w:rPr>
        <w:t xml:space="preserve">, </w:t>
      </w:r>
      <w:r w:rsidR="00D16104" w:rsidRPr="006F178A">
        <w:rPr>
          <w:rFonts w:ascii="Fb Fontext" w:hAnsi="Fb Fontext"/>
          <w:rtl/>
        </w:rPr>
        <w:t>נתבזה בעוונינו.</w:t>
      </w:r>
    </w:p>
    <w:p w14:paraId="74E5D6B0" w14:textId="77777777" w:rsidR="00D16104" w:rsidRPr="006F178A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מתכסין בשקים</w:t>
      </w:r>
      <w:r w:rsidRPr="00053775">
        <w:rPr>
          <w:rFonts w:cs="PFT_Frank" w:hint="cs"/>
          <w:b/>
          <w:bCs/>
          <w:szCs w:val="14"/>
          <w:rtl/>
        </w:rPr>
        <w:t>-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חשובין </w:t>
      </w:r>
      <w:r w:rsidR="002F5F13">
        <w:rPr>
          <w:rFonts w:hint="cs"/>
          <w:rtl/>
        </w:rPr>
        <w:t xml:space="preserve">אנו </w:t>
      </w:r>
      <w:r w:rsidRPr="006F178A">
        <w:rPr>
          <w:rtl/>
        </w:rPr>
        <w:t>כבהמה.</w:t>
      </w:r>
    </w:p>
    <w:p w14:paraId="74E5D6B1" w14:textId="77777777" w:rsidR="00D16104" w:rsidRPr="006F178A" w:rsidRDefault="00D16104" w:rsidP="0045747B">
      <w:pPr>
        <w:rPr>
          <w:rFonts w:cs="Guttman Vilna"/>
          <w:b/>
          <w:bCs/>
          <w:rtl/>
        </w:rPr>
      </w:pPr>
      <w:r w:rsidRPr="00053775">
        <w:rPr>
          <w:rFonts w:cs="PFT_Frank"/>
          <w:b/>
          <w:bCs/>
          <w:szCs w:val="14"/>
          <w:rtl/>
        </w:rPr>
        <w:t xml:space="preserve">אפר מקלה </w:t>
      </w:r>
      <w:r w:rsidR="002F5F13">
        <w:rPr>
          <w:rFonts w:cs="PFT_Frank" w:hint="cs"/>
          <w:b/>
          <w:bCs/>
          <w:szCs w:val="14"/>
          <w:rtl/>
        </w:rPr>
        <w:t>על ה</w:t>
      </w:r>
      <w:r w:rsidRPr="00053775">
        <w:rPr>
          <w:rFonts w:cs="PFT_Frank"/>
          <w:b/>
          <w:bCs/>
          <w:szCs w:val="14"/>
          <w:rtl/>
        </w:rPr>
        <w:t>תיבה</w:t>
      </w:r>
      <w:r w:rsidRPr="00053775">
        <w:rPr>
          <w:rFonts w:cs="PFT_Frank" w:hint="cs"/>
          <w:b/>
          <w:bCs/>
          <w:szCs w:val="14"/>
          <w:rtl/>
        </w:rPr>
        <w:t>-</w:t>
      </w:r>
      <w:r w:rsidR="002F5F13">
        <w:rPr>
          <w:rFonts w:cs="PFT_Frank" w:hint="cs"/>
          <w:b/>
          <w:bCs/>
          <w:szCs w:val="14"/>
          <w:rtl/>
        </w:rPr>
        <w:t xml:space="preserve"> </w:t>
      </w:r>
      <w:r w:rsidR="002F5F13" w:rsidRPr="002F5F13">
        <w:rPr>
          <w:rStyle w:val="afffff3"/>
          <w:rFonts w:hint="cs"/>
          <w:rtl/>
        </w:rPr>
        <w:t>א.</w:t>
      </w:r>
      <w:r w:rsidR="002F5F13">
        <w:rPr>
          <w:rFonts w:cs="PFT_Frank" w:hint="cs"/>
          <w:b/>
          <w:bCs/>
          <w:szCs w:val="14"/>
          <w:rtl/>
        </w:rPr>
        <w:t xml:space="preserve"> </w:t>
      </w:r>
      <w:r w:rsidRPr="00640037">
        <w:rPr>
          <w:rStyle w:val="af4"/>
          <w:rtl/>
        </w:rPr>
        <w:t>עמו אנכי בצרה</w:t>
      </w:r>
      <w:r w:rsidRPr="006F178A">
        <w:rPr>
          <w:rtl/>
        </w:rPr>
        <w:t xml:space="preserve">, </w:t>
      </w:r>
      <w:r w:rsidR="00640037">
        <w:rPr>
          <w:rFonts w:hint="cs"/>
          <w:rtl/>
        </w:rPr>
        <w:t xml:space="preserve"> </w:t>
      </w:r>
      <w:r w:rsidR="00640037">
        <w:rPr>
          <w:rStyle w:val="afffff3"/>
          <w:rtl/>
        </w:rPr>
        <w:tab/>
      </w:r>
      <w:r w:rsidR="002F5F13" w:rsidRPr="002F5F13">
        <w:rPr>
          <w:rStyle w:val="afffff3"/>
          <w:rFonts w:hint="cs"/>
          <w:rtl/>
        </w:rPr>
        <w:t>ב</w:t>
      </w:r>
      <w:r w:rsidR="002F5F13">
        <w:rPr>
          <w:rStyle w:val="af4"/>
          <w:rFonts w:hint="cs"/>
          <w:rtl/>
        </w:rPr>
        <w:t xml:space="preserve">. </w:t>
      </w:r>
      <w:r w:rsidRPr="00640037">
        <w:rPr>
          <w:rStyle w:val="af4"/>
          <w:rtl/>
        </w:rPr>
        <w:t>בכל צרתם לו צר.</w:t>
      </w:r>
    </w:p>
    <w:p w14:paraId="4E3AD63D" w14:textId="72EE71C9" w:rsidR="00B8196E" w:rsidRPr="00B8196E" w:rsidRDefault="002F5F13" w:rsidP="00C214BF">
      <w:pPr>
        <w:pStyle w:val="36"/>
        <w:framePr w:wrap="notBeside"/>
        <w:rPr>
          <w:rtl/>
        </w:rPr>
      </w:pPr>
      <w:r w:rsidRPr="00C214BF">
        <w:rPr>
          <w:rFonts w:hint="cs"/>
          <w:rtl/>
        </w:rPr>
        <w:t>ר"א</w:t>
      </w:r>
      <w:r w:rsidR="00B8196E" w:rsidRPr="00B8196E">
        <w:rPr>
          <w:rFonts w:hint="cs"/>
          <w:rtl/>
        </w:rPr>
        <w:t>:</w:t>
      </w:r>
    </w:p>
    <w:p w14:paraId="74E5D6B2" w14:textId="155DE585" w:rsidR="00D16104" w:rsidRPr="006F178A" w:rsidRDefault="002F5F13" w:rsidP="00C214BF">
      <w:pPr>
        <w:pStyle w:val="afffffb"/>
        <w:spacing w:after="60"/>
        <w:rPr>
          <w:rtl/>
        </w:rPr>
      </w:pPr>
      <w:r>
        <w:rPr>
          <w:rStyle w:val="afffff3"/>
          <w:rFonts w:hint="cs"/>
          <w:rtl/>
        </w:rPr>
        <w:t xml:space="preserve">כשנתנו רבנן </w:t>
      </w:r>
      <w:r w:rsidR="00D16104" w:rsidRPr="006F178A">
        <w:rPr>
          <w:rtl/>
        </w:rPr>
        <w:t xml:space="preserve">אפר מקלה </w:t>
      </w:r>
      <w:r w:rsidR="00640037">
        <w:rPr>
          <w:rFonts w:hint="cs"/>
          <w:rtl/>
        </w:rPr>
        <w:t>ע</w:t>
      </w:r>
      <w:r>
        <w:rPr>
          <w:rFonts w:hint="cs"/>
          <w:rtl/>
        </w:rPr>
        <w:t>ל</w:t>
      </w:r>
      <w:r w:rsidR="00640037">
        <w:rPr>
          <w:rtl/>
        </w:rPr>
        <w:t xml:space="preserve"> </w:t>
      </w:r>
      <w:r>
        <w:rPr>
          <w:rFonts w:hint="cs"/>
          <w:rtl/>
        </w:rPr>
        <w:t>ה</w:t>
      </w:r>
      <w:r w:rsidR="00640037">
        <w:rPr>
          <w:rtl/>
        </w:rPr>
        <w:t>תיבה</w:t>
      </w:r>
      <w:r>
        <w:rPr>
          <w:rFonts w:hint="cs"/>
          <w:rtl/>
        </w:rPr>
        <w:t xml:space="preserve">- </w:t>
      </w:r>
      <w:r w:rsidR="00640037">
        <w:rPr>
          <w:rtl/>
        </w:rPr>
        <w:t xml:space="preserve"> </w:t>
      </w:r>
      <w:r w:rsidR="00640037">
        <w:rPr>
          <w:rFonts w:hint="cs"/>
          <w:rtl/>
        </w:rPr>
        <w:t>ה</w:t>
      </w:r>
      <w:r w:rsidR="00D16104">
        <w:rPr>
          <w:rtl/>
        </w:rPr>
        <w:t>זדעזע כ</w:t>
      </w:r>
      <w:r w:rsidR="00D16104">
        <w:rPr>
          <w:rFonts w:hint="cs"/>
          <w:rtl/>
        </w:rPr>
        <w:t>ל גופי</w:t>
      </w:r>
      <w:r w:rsidR="00D16104" w:rsidRPr="006F178A">
        <w:rPr>
          <w:rtl/>
        </w:rPr>
        <w:t>.</w:t>
      </w:r>
    </w:p>
    <w:p w14:paraId="74E5D6B3" w14:textId="77777777" w:rsidR="002F5F13" w:rsidRDefault="00D16104" w:rsidP="0045747B">
      <w:pPr>
        <w:rPr>
          <w:rtl/>
        </w:rPr>
      </w:pPr>
      <w:r w:rsidRPr="00053775">
        <w:rPr>
          <w:rFonts w:ascii="Fb Fontext" w:hAnsi="Fb Fontext" w:cs="PFT_Frank"/>
          <w:b/>
          <w:bCs/>
          <w:szCs w:val="14"/>
          <w:rtl/>
        </w:rPr>
        <w:t xml:space="preserve">נותנין אפר בראש כל אחד </w:t>
      </w:r>
      <w:r w:rsidR="002F5F13">
        <w:rPr>
          <w:rStyle w:val="afffff3"/>
          <w:rFonts w:hint="cs"/>
          <w:rtl/>
        </w:rPr>
        <w:t>-</w:t>
      </w:r>
      <w:r w:rsidR="00640037">
        <w:rPr>
          <w:rFonts w:hint="cs"/>
          <w:rtl/>
        </w:rPr>
        <w:t>ש</w:t>
      </w:r>
      <w:r w:rsidRPr="006F178A">
        <w:rPr>
          <w:rtl/>
        </w:rPr>
        <w:t xml:space="preserve">חשובין כאפר, </w:t>
      </w:r>
    </w:p>
    <w:p w14:paraId="20F0C668" w14:textId="48B46A65" w:rsidR="00B8196E" w:rsidRPr="00B8196E" w:rsidRDefault="00640037" w:rsidP="00C214BF">
      <w:pPr>
        <w:pStyle w:val="36"/>
        <w:framePr w:wrap="notBeside"/>
        <w:rPr>
          <w:rtl/>
        </w:rPr>
      </w:pPr>
      <w:r w:rsidRPr="00C214BF">
        <w:rPr>
          <w:rFonts w:hint="cs"/>
          <w:rtl/>
        </w:rPr>
        <w:t>או</w:t>
      </w:r>
      <w:r w:rsidR="00B8196E" w:rsidRPr="00B8196E">
        <w:rPr>
          <w:rtl/>
        </w:rPr>
        <w:t>:</w:t>
      </w:r>
    </w:p>
    <w:p w14:paraId="74E5D6B4" w14:textId="2B095AE5" w:rsidR="00D16104" w:rsidRPr="002F5F13" w:rsidRDefault="00E839C5" w:rsidP="00C214BF">
      <w:pPr>
        <w:spacing w:after="60"/>
        <w:rPr>
          <w:rtl/>
        </w:rPr>
      </w:pPr>
      <w:r>
        <w:rPr>
          <w:rtl/>
        </w:rPr>
        <w:t xml:space="preserve">שיזכור </w:t>
      </w:r>
      <w:r w:rsidR="00D16104" w:rsidRPr="006F178A">
        <w:rPr>
          <w:rtl/>
        </w:rPr>
        <w:t>אפרו של יצחק.</w:t>
      </w:r>
      <w:r w:rsidR="002F5F13">
        <w:rPr>
          <w:rFonts w:hint="cs"/>
          <w:rtl/>
        </w:rPr>
        <w:t xml:space="preserve"> </w:t>
      </w:r>
      <w:r w:rsidR="00640037" w:rsidRPr="009D0833">
        <w:rPr>
          <w:rFonts w:cs="PFT_Frank" w:hint="cs"/>
          <w:b/>
          <w:bCs/>
          <w:szCs w:val="14"/>
          <w:rtl/>
        </w:rPr>
        <w:t>נפק''מ</w:t>
      </w:r>
      <w:r w:rsidR="00640037" w:rsidRPr="002F5F13">
        <w:rPr>
          <w:rFonts w:hint="cs"/>
          <w:rtl/>
        </w:rPr>
        <w:t xml:space="preserve"> ב</w:t>
      </w:r>
      <w:r w:rsidR="00D16104" w:rsidRPr="002F5F13">
        <w:rPr>
          <w:rtl/>
        </w:rPr>
        <w:t>עפר סתם.</w:t>
      </w:r>
    </w:p>
    <w:p w14:paraId="74E5D6B5" w14:textId="77777777" w:rsidR="002F5F13" w:rsidRDefault="00D16104" w:rsidP="00C973E1">
      <w:pPr>
        <w:rPr>
          <w:rStyle w:val="afffff3"/>
          <w:rtl/>
        </w:rPr>
      </w:pPr>
      <w:r w:rsidRPr="00053775">
        <w:rPr>
          <w:rFonts w:ascii="Fb Fontext" w:hAnsi="Fb Fontext" w:cs="PFT_Frank"/>
          <w:b/>
          <w:bCs/>
          <w:szCs w:val="14"/>
          <w:rtl/>
        </w:rPr>
        <w:t>יוצאין לבית הקברות</w:t>
      </w:r>
      <w:r w:rsidRPr="006F178A">
        <w:rPr>
          <w:rFonts w:ascii="Fb Fontext" w:hAnsi="Fb Fontext"/>
          <w:rtl/>
        </w:rPr>
        <w:t xml:space="preserve"> </w:t>
      </w:r>
      <w:r w:rsidR="002F5F13">
        <w:rPr>
          <w:rStyle w:val="afffff3"/>
          <w:rFonts w:hint="cs"/>
          <w:rtl/>
        </w:rPr>
        <w:t xml:space="preserve">- </w:t>
      </w:r>
      <w:r w:rsidR="00640037">
        <w:rPr>
          <w:rFonts w:hint="cs"/>
          <w:rtl/>
        </w:rPr>
        <w:t>ש</w:t>
      </w:r>
      <w:r w:rsidR="00E839C5">
        <w:rPr>
          <w:rtl/>
        </w:rPr>
        <w:t xml:space="preserve">חשובין </w:t>
      </w:r>
      <w:r w:rsidRPr="006F178A">
        <w:rPr>
          <w:rtl/>
        </w:rPr>
        <w:t>כמתים,</w:t>
      </w:r>
      <w:r w:rsidR="00640037">
        <w:rPr>
          <w:rStyle w:val="afffff3"/>
          <w:rFonts w:hint="cs"/>
          <w:rtl/>
        </w:rPr>
        <w:t xml:space="preserve"> </w:t>
      </w:r>
    </w:p>
    <w:p w14:paraId="0128E8CC" w14:textId="75148300" w:rsidR="00B8196E" w:rsidRPr="00B8196E" w:rsidRDefault="00640037" w:rsidP="00C214BF">
      <w:pPr>
        <w:pStyle w:val="36"/>
        <w:framePr w:wrap="notBeside"/>
        <w:rPr>
          <w:rtl/>
        </w:rPr>
      </w:pPr>
      <w:r w:rsidRPr="00C214BF">
        <w:rPr>
          <w:rFonts w:hint="cs"/>
          <w:rtl/>
        </w:rPr>
        <w:t>או</w:t>
      </w:r>
      <w:r w:rsidR="00B8196E" w:rsidRPr="00B8196E">
        <w:rPr>
          <w:rtl/>
        </w:rPr>
        <w:t>:</w:t>
      </w:r>
    </w:p>
    <w:p w14:paraId="74E5D6B6" w14:textId="51212F85" w:rsidR="00D16104" w:rsidRPr="000E2809" w:rsidRDefault="00D16104" w:rsidP="00C214BF">
      <w:pPr>
        <w:spacing w:after="60"/>
        <w:rPr>
          <w:rtl/>
        </w:rPr>
      </w:pPr>
      <w:r w:rsidRPr="006F178A">
        <w:rPr>
          <w:rtl/>
        </w:rPr>
        <w:t>שיבקשו עלינו מתים רחמים.</w:t>
      </w:r>
      <w:r w:rsidR="002F5F13">
        <w:rPr>
          <w:rFonts w:cs="Guttman Vilna" w:hint="cs"/>
          <w:b/>
          <w:bCs/>
          <w:rtl/>
        </w:rPr>
        <w:t xml:space="preserve"> </w:t>
      </w:r>
      <w:r w:rsidR="00640037" w:rsidRPr="00053775">
        <w:rPr>
          <w:rFonts w:ascii="Fb Fontext" w:hAnsi="Fb Fontext" w:cs="PFT_Frank" w:hint="cs"/>
          <w:b/>
          <w:bCs/>
          <w:sz w:val="20"/>
          <w:szCs w:val="14"/>
          <w:rtl/>
        </w:rPr>
        <w:t>נפק''מ</w:t>
      </w:r>
      <w:r w:rsidRPr="00053775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Pr="002F5F13">
        <w:rPr>
          <w:rtl/>
        </w:rPr>
        <w:t>קברי נכרים.</w:t>
      </w:r>
    </w:p>
    <w:p w14:paraId="74E5D6B7" w14:textId="77777777" w:rsidR="00D16104" w:rsidRPr="006F178A" w:rsidRDefault="00640037" w:rsidP="0045747B">
      <w:pPr>
        <w:rPr>
          <w:rFonts w:cs="Guttman Vilna"/>
          <w:b/>
          <w:bCs/>
          <w:rtl/>
        </w:rPr>
      </w:pPr>
      <w:r w:rsidRPr="00053775">
        <w:rPr>
          <w:rFonts w:ascii="Fb Fontext" w:hAnsi="Fb Fontext" w:cs="PFT_Frank"/>
          <w:b/>
          <w:bCs/>
          <w:szCs w:val="14"/>
          <w:rtl/>
        </w:rPr>
        <w:t>הר המוריה</w:t>
      </w:r>
      <w:r w:rsidR="00D16104" w:rsidRPr="006F178A">
        <w:rPr>
          <w:rtl/>
        </w:rPr>
        <w:t xml:space="preserve"> ממנו הוראה לישראל,</w:t>
      </w:r>
      <w:r>
        <w:rPr>
          <w:rFonts w:hint="cs"/>
          <w:rtl/>
        </w:rPr>
        <w:t xml:space="preserve"> </w:t>
      </w:r>
      <w:r w:rsidRPr="002F5F13">
        <w:rPr>
          <w:rStyle w:val="afffff3"/>
          <w:rFonts w:hint="cs"/>
          <w:rtl/>
        </w:rPr>
        <w:t>או</w:t>
      </w:r>
      <w:r w:rsidR="00D16104" w:rsidRPr="006F178A">
        <w:rPr>
          <w:rtl/>
        </w:rPr>
        <w:t xml:space="preserve"> מורא לאומות העולם.</w:t>
      </w:r>
    </w:p>
    <w:p w14:paraId="74E5D6B8" w14:textId="77777777" w:rsidR="00D16104" w:rsidRPr="00640037" w:rsidRDefault="00E839C5" w:rsidP="0045747B">
      <w:pPr>
        <w:pStyle w:val="affff0"/>
        <w:rPr>
          <w:rtl/>
        </w:rPr>
      </w:pPr>
      <w:ins w:id="9808" w:author="מספור קטעי משנה" w:date="2026-10-06T06:45:54Z">
        <w:r>
          <w:rPr>
            <w:rStyle w:val="MisparKeta"/>
          </w:rPr>
          <w:t xml:space="preserve">ב. </w:t>
        </w:r>
      </w:ins>
      <w:r>
        <w:rPr>
          <w:rFonts w:hint="cs"/>
          <w:rtl/>
        </w:rPr>
        <w:t xml:space="preserve">ב. </w:t>
      </w:r>
      <w:r w:rsidR="00D16104" w:rsidRPr="00640037">
        <w:rPr>
          <w:rtl/>
        </w:rPr>
        <w:t>הזקן שבהן אומר לפניהן דברי כיבושין.</w:t>
      </w:r>
    </w:p>
    <w:p w14:paraId="4C2FB090" w14:textId="2BED1439" w:rsidR="00B8196E" w:rsidRPr="00B8196E" w:rsidRDefault="00D16104" w:rsidP="006C4B19">
      <w:pPr>
        <w:pStyle w:val="36"/>
        <w:framePr w:wrap="notBeside"/>
        <w:rPr>
          <w:rtl/>
        </w:rPr>
      </w:pPr>
      <w:r w:rsidRPr="006C4B19">
        <w:rPr>
          <w:rtl/>
        </w:rPr>
        <w:t>ת"ר</w:t>
      </w:r>
      <w:r w:rsidR="00B8196E" w:rsidRPr="00B8196E">
        <w:rPr>
          <w:rtl/>
        </w:rPr>
        <w:t>:</w:t>
      </w:r>
    </w:p>
    <w:p w14:paraId="74E5D6B9" w14:textId="07791BE4" w:rsidR="00D16104" w:rsidRPr="006C4B19" w:rsidRDefault="009C1896" w:rsidP="00C221C8">
      <w:pPr>
        <w:spacing w:after="60"/>
        <w:rPr>
          <w:rtl/>
        </w:rPr>
      </w:pPr>
      <w:r w:rsidRPr="006C4B19">
        <w:rPr>
          <w:rFonts w:hint="cs"/>
          <w:rtl/>
        </w:rPr>
        <w:t xml:space="preserve">עדיף </w:t>
      </w:r>
      <w:r w:rsidR="00D16104" w:rsidRPr="006C4B19">
        <w:rPr>
          <w:rtl/>
        </w:rPr>
        <w:t>זקן וחכם</w:t>
      </w:r>
      <w:r w:rsidR="00454753" w:rsidRPr="006C4B19">
        <w:rPr>
          <w:rFonts w:hint="cs"/>
          <w:rtl/>
        </w:rPr>
        <w:t>,</w:t>
      </w:r>
      <w:r w:rsidR="00D16104" w:rsidRPr="006C4B19">
        <w:rPr>
          <w:rtl/>
        </w:rPr>
        <w:t xml:space="preserve"> אם לאו חכם, ואם לאו - אדם של צורה</w:t>
      </w:r>
      <w:r w:rsidRPr="006C4B19">
        <w:rPr>
          <w:rFonts w:hint="cs"/>
          <w:rtl/>
        </w:rPr>
        <w:t>.</w:t>
      </w:r>
      <w:r w:rsidR="00D16104" w:rsidRPr="006C4B19">
        <w:rPr>
          <w:rFonts w:hint="cs"/>
          <w:rtl/>
        </w:rPr>
        <w:t xml:space="preserve"> </w:t>
      </w:r>
    </w:p>
    <w:p w14:paraId="0BEC90FD" w14:textId="1EB60347" w:rsidR="00B8196E" w:rsidRPr="00B8196E" w:rsidRDefault="00F62B6C" w:rsidP="00C221C8">
      <w:pPr>
        <w:pStyle w:val="36"/>
        <w:framePr w:wrap="notBeside"/>
        <w:rPr>
          <w:rtl/>
        </w:rPr>
      </w:pPr>
      <w:r w:rsidRPr="00C221C8">
        <w:rPr>
          <w:rFonts w:hint="cs"/>
          <w:rtl/>
        </w:rPr>
        <w:t>בנינוה</w:t>
      </w:r>
      <w:r w:rsidR="00B8196E" w:rsidRPr="00B8196E">
        <w:rPr>
          <w:rtl/>
        </w:rPr>
        <w:t>:</w:t>
      </w:r>
    </w:p>
    <w:p w14:paraId="74E5D6BA" w14:textId="6140BF02" w:rsidR="00D16104" w:rsidRPr="009C5606" w:rsidRDefault="00D16104" w:rsidP="00C221C8">
      <w:pPr>
        <w:rPr>
          <w:spacing w:val="-8"/>
          <w:rtl/>
        </w:rPr>
      </w:pPr>
      <w:r w:rsidRPr="00C221C8">
        <w:rPr>
          <w:rStyle w:val="af4"/>
          <w:rtl/>
        </w:rPr>
        <w:t>ויתכסו שקים האדם והבהמה',</w:t>
      </w:r>
      <w:r w:rsidRPr="009C5606">
        <w:rPr>
          <w:spacing w:val="-8"/>
          <w:rtl/>
        </w:rPr>
        <w:t xml:space="preserve"> </w:t>
      </w:r>
      <w:r w:rsidR="00640037" w:rsidRPr="00C221C8">
        <w:rPr>
          <w:rtl/>
        </w:rPr>
        <w:t>אסר</w:t>
      </w:r>
      <w:r w:rsidR="008F2282" w:rsidRPr="00C221C8">
        <w:rPr>
          <w:rFonts w:hint="cs"/>
          <w:rtl/>
        </w:rPr>
        <w:t>ו</w:t>
      </w:r>
      <w:r w:rsidRPr="00C221C8">
        <w:rPr>
          <w:rtl/>
        </w:rPr>
        <w:t xml:space="preserve"> הבהמות לחוד</w:t>
      </w:r>
      <w:r w:rsidRPr="009C5606">
        <w:rPr>
          <w:spacing w:val="-8"/>
          <w:rtl/>
        </w:rPr>
        <w:t xml:space="preserve"> והוולדות לחו</w:t>
      </w:r>
      <w:r w:rsidR="00F62B6C" w:rsidRPr="009C5606">
        <w:rPr>
          <w:spacing w:val="-8"/>
          <w:rtl/>
        </w:rPr>
        <w:t>ד</w:t>
      </w:r>
    </w:p>
    <w:p w14:paraId="74E5D6BB" w14:textId="77777777" w:rsidR="00D16104" w:rsidRPr="009C5606" w:rsidRDefault="008F2282" w:rsidP="006C4B19">
      <w:pPr>
        <w:spacing w:after="60"/>
        <w:rPr>
          <w:spacing w:val="-4"/>
          <w:rtl/>
        </w:rPr>
      </w:pPr>
      <w:r w:rsidRPr="009C5606">
        <w:rPr>
          <w:rStyle w:val="afffff3"/>
          <w:spacing w:val="-4"/>
          <w:rtl/>
        </w:rPr>
        <w:t>אמר</w:t>
      </w:r>
      <w:r w:rsidRPr="009C5606">
        <w:rPr>
          <w:rStyle w:val="afffff3"/>
          <w:rFonts w:hint="cs"/>
          <w:spacing w:val="-4"/>
          <w:rtl/>
        </w:rPr>
        <w:t>ו</w:t>
      </w:r>
      <w:r w:rsidR="00D16104" w:rsidRPr="009C5606">
        <w:rPr>
          <w:rStyle w:val="afffff3"/>
          <w:spacing w:val="-4"/>
          <w:rtl/>
        </w:rPr>
        <w:t xml:space="preserve">: רבש"ע! </w:t>
      </w:r>
      <w:r w:rsidR="00640037" w:rsidRPr="009C5606">
        <w:rPr>
          <w:spacing w:val="-4"/>
          <w:rtl/>
        </w:rPr>
        <w:t xml:space="preserve">אם אין אתה מרחם עלינו </w:t>
      </w:r>
      <w:r w:rsidR="00D16104" w:rsidRPr="009C5606">
        <w:rPr>
          <w:spacing w:val="-4"/>
          <w:rtl/>
        </w:rPr>
        <w:t xml:space="preserve">אין אנו מרחמים על אלו, </w:t>
      </w:r>
    </w:p>
    <w:p w14:paraId="74E5D6BC" w14:textId="77777777" w:rsidR="00640037" w:rsidRDefault="00D16104" w:rsidP="0045747B">
      <w:pPr>
        <w:rPr>
          <w:rtl/>
        </w:rPr>
      </w:pPr>
      <w:r w:rsidRPr="0063694C">
        <w:rPr>
          <w:rStyle w:val="af4"/>
          <w:rFonts w:hint="cs"/>
          <w:rtl/>
        </w:rPr>
        <w:t>'</w:t>
      </w:r>
      <w:r w:rsidRPr="0063694C">
        <w:rPr>
          <w:rStyle w:val="af4"/>
          <w:rtl/>
        </w:rPr>
        <w:t>ויקראו אל אלהים בחזקה',</w:t>
      </w:r>
      <w:r w:rsidRPr="006F178A">
        <w:rPr>
          <w:rtl/>
        </w:rPr>
        <w:t xml:space="preserve"> </w:t>
      </w:r>
    </w:p>
    <w:p w14:paraId="74E5D6BD" w14:textId="77777777" w:rsidR="00D16104" w:rsidRPr="009C5606" w:rsidRDefault="008F2282" w:rsidP="00C221C8">
      <w:pPr>
        <w:spacing w:after="60"/>
        <w:rPr>
          <w:spacing w:val="-4"/>
          <w:rtl/>
        </w:rPr>
      </w:pPr>
      <w:r w:rsidRPr="009C5606">
        <w:rPr>
          <w:rStyle w:val="afffff3"/>
          <w:spacing w:val="-4"/>
          <w:rtl/>
        </w:rPr>
        <w:t>אמרו</w:t>
      </w:r>
      <w:r w:rsidR="00D16104" w:rsidRPr="009C5606">
        <w:rPr>
          <w:rStyle w:val="afffff3"/>
          <w:spacing w:val="-4"/>
          <w:rtl/>
        </w:rPr>
        <w:t xml:space="preserve">: רבש"ע! </w:t>
      </w:r>
      <w:r w:rsidR="00640037" w:rsidRPr="003735B9">
        <w:rPr>
          <w:rtl/>
        </w:rPr>
        <w:t>עלוב ושאינו עלוב</w:t>
      </w:r>
      <w:r w:rsidR="00640037" w:rsidRPr="009C5606">
        <w:rPr>
          <w:spacing w:val="-4"/>
          <w:rtl/>
        </w:rPr>
        <w:t>, צדיק ורשע</w:t>
      </w:r>
      <w:r w:rsidR="00D16104" w:rsidRPr="009C5606">
        <w:rPr>
          <w:spacing w:val="-4"/>
          <w:rtl/>
        </w:rPr>
        <w:t xml:space="preserve"> מי נדחה מפני מי? </w:t>
      </w:r>
    </w:p>
    <w:p w14:paraId="74E5D6BE" w14:textId="77777777" w:rsidR="00D16104" w:rsidRPr="006F178A" w:rsidRDefault="00D16104" w:rsidP="00C221C8">
      <w:pPr>
        <w:pStyle w:val="af3"/>
        <w:rPr>
          <w:rtl/>
        </w:rPr>
      </w:pPr>
      <w:r w:rsidRPr="006F178A">
        <w:rPr>
          <w:rFonts w:hint="cs"/>
          <w:rtl/>
        </w:rPr>
        <w:t>'</w:t>
      </w:r>
      <w:r>
        <w:rPr>
          <w:rStyle w:val="af4"/>
          <w:rtl/>
          <w:rPrChange w:id="9012" w:author="מנוע פסוקים" w:date="2026-10-05T16:38:46Z">
            <w:rPr>
              <w:rtl/>
            </w:rPr>
          </w:rPrChange>
        </w:rPr>
        <w:t xml:space="preserve">וישבו איש מדרכו הרעה</w:t>
      </w:r>
      <w:r>
        <w:rPr>
          <w:rStyle w:val="af4"/>
          <w:rtl/>
          <w:rPrChange w:id="9013" w:author="מנוע פסוקים" w:date="2026-10-05T16:38:46Z">
            <w:rPr>
              <w:rtl/>
            </w:rPr>
          </w:rPrChange>
        </w:rPr>
        <w:t xml:space="preserve"> </w:t>
      </w:r>
      <w:r>
        <w:rPr>
          <w:rStyle w:val="af4"/>
          <w:rFonts w:hint="cs"/>
          <w:rtl/>
          <w:rPrChange w:id="9014" w:author="מנוע פסוקים" w:date="2026-10-05T16:38:46Z">
            <w:rPr>
              <w:rFonts w:hint="cs"/>
              <w:rtl/>
            </w:rPr>
          </w:rPrChange>
        </w:rPr>
        <w:t xml:space="preserve">'</w:t>
      </w:r>
      <w:r>
        <w:rPr>
          <w:rStyle w:val="af4"/>
          <w:rtl/>
          <w:rPrChange w:id="9015" w:author="מנוע פסוקים" w:date="2026-10-05T16:38:46Z">
            <w:rPr>
              <w:rtl/>
            </w:rPr>
          </w:rPrChange>
        </w:rPr>
        <w:t xml:space="preserve">ומן החמס אשר בכפיהם</w:t>
      </w:r>
      <w:r w:rsidRPr="000E2809">
        <w:rPr>
          <w:rFonts w:hint="cs"/>
          <w:rtl/>
        </w:rPr>
        <w:t>'-</w:t>
      </w:r>
      <w:r w:rsidRPr="006F178A">
        <w:rPr>
          <w:rtl/>
        </w:rPr>
        <w:t xml:space="preserve"> </w:t>
      </w:r>
    </w:p>
    <w:p w14:paraId="2A9D3EAF" w14:textId="0C8018E0" w:rsidR="00B8196E" w:rsidRPr="00B8196E" w:rsidRDefault="00D16104" w:rsidP="00C221C8">
      <w:pPr>
        <w:pStyle w:val="36"/>
        <w:framePr w:wrap="notBeside"/>
        <w:rPr>
          <w:rtl/>
        </w:rPr>
      </w:pPr>
      <w:r w:rsidRPr="00C221C8">
        <w:rPr>
          <w:rtl/>
        </w:rPr>
        <w:t>שמואל</w:t>
      </w:r>
      <w:r w:rsidR="00B8196E" w:rsidRPr="00B8196E">
        <w:rPr>
          <w:rtl/>
        </w:rPr>
        <w:t>:</w:t>
      </w:r>
    </w:p>
    <w:p w14:paraId="74E5D6BF" w14:textId="524B3781" w:rsidR="00D16104" w:rsidRPr="003735B9" w:rsidRDefault="008F2282" w:rsidP="0045747B">
      <w:pPr>
        <w:rPr>
          <w:rtl/>
        </w:rPr>
      </w:pPr>
      <w:r w:rsidRPr="003735B9">
        <w:rPr>
          <w:rtl/>
        </w:rPr>
        <w:t>אפי</w:t>
      </w:r>
      <w:r w:rsidRPr="003735B9">
        <w:rPr>
          <w:rFonts w:hint="cs"/>
          <w:rtl/>
        </w:rPr>
        <w:t>'</w:t>
      </w:r>
      <w:r w:rsidR="00D16104" w:rsidRPr="003735B9">
        <w:rPr>
          <w:rtl/>
        </w:rPr>
        <w:t xml:space="preserve"> גזל </w:t>
      </w:r>
      <w:r w:rsidR="00F62B6C" w:rsidRPr="003735B9">
        <w:rPr>
          <w:rFonts w:hint="cs"/>
          <w:rtl/>
        </w:rPr>
        <w:t>קורה,</w:t>
      </w:r>
      <w:r w:rsidR="00D16104" w:rsidRPr="003735B9">
        <w:rPr>
          <w:rtl/>
        </w:rPr>
        <w:t xml:space="preserve"> </w:t>
      </w:r>
      <w:r w:rsidRPr="003735B9">
        <w:rPr>
          <w:rFonts w:hint="cs"/>
          <w:rtl/>
        </w:rPr>
        <w:t>מ</w:t>
      </w:r>
      <w:r w:rsidRPr="003735B9">
        <w:rPr>
          <w:rtl/>
        </w:rPr>
        <w:t>קעקע כל הבירה</w:t>
      </w:r>
      <w:r w:rsidR="00D16104" w:rsidRPr="003735B9">
        <w:rPr>
          <w:rtl/>
        </w:rPr>
        <w:t xml:space="preserve"> ומחזיר</w:t>
      </w:r>
      <w:r w:rsidR="00F62B6C" w:rsidRPr="003735B9">
        <w:rPr>
          <w:rFonts w:hint="cs"/>
          <w:rtl/>
        </w:rPr>
        <w:t>ה</w:t>
      </w:r>
      <w:r w:rsidR="00D16104" w:rsidRPr="003735B9">
        <w:rPr>
          <w:rtl/>
        </w:rPr>
        <w:t xml:space="preserve"> </w:t>
      </w:r>
      <w:r w:rsidR="00F62B6C" w:rsidRPr="003735B9">
        <w:rPr>
          <w:rtl/>
        </w:rPr>
        <w:t>לבעלי</w:t>
      </w:r>
      <w:r w:rsidR="00F62B6C" w:rsidRPr="003735B9">
        <w:rPr>
          <w:rFonts w:hint="cs"/>
          <w:rtl/>
        </w:rPr>
        <w:t>ה</w:t>
      </w:r>
      <w:r w:rsidR="00D16104" w:rsidRPr="003735B9">
        <w:rPr>
          <w:rtl/>
        </w:rPr>
        <w:t>.</w:t>
      </w:r>
    </w:p>
    <w:p w14:paraId="56D935D7" w14:textId="245EDD5C" w:rsidR="00B8196E" w:rsidRPr="00B8196E" w:rsidRDefault="00D16104" w:rsidP="003735B9">
      <w:pPr>
        <w:pStyle w:val="36"/>
        <w:framePr w:wrap="notBeside"/>
        <w:rPr>
          <w:rtl/>
        </w:rPr>
      </w:pPr>
      <w:r w:rsidRPr="003735B9">
        <w:rPr>
          <w:rFonts w:hint="cs"/>
          <w:rtl/>
        </w:rPr>
        <w:t>ראב</w:t>
      </w:r>
      <w:r w:rsidRPr="003735B9">
        <w:rPr>
          <w:rtl/>
        </w:rPr>
        <w:t>"</w:t>
      </w:r>
      <w:r w:rsidRPr="003735B9">
        <w:rPr>
          <w:rFonts w:hint="eastAsia"/>
          <w:rtl/>
        </w:rPr>
        <w:t>א</w:t>
      </w:r>
      <w:r w:rsidR="00B8196E" w:rsidRPr="00B8196E">
        <w:rPr>
          <w:rtl/>
        </w:rPr>
        <w:t>:</w:t>
      </w:r>
    </w:p>
    <w:p w14:paraId="74E5D6C0" w14:textId="5EA764F7" w:rsidR="00D16104" w:rsidRPr="003735B9" w:rsidRDefault="008F2282" w:rsidP="0045747B">
      <w:pPr>
        <w:rPr>
          <w:rtl/>
        </w:rPr>
      </w:pPr>
      <w:r w:rsidRPr="003735B9">
        <w:rPr>
          <w:rFonts w:hint="cs"/>
          <w:rtl/>
        </w:rPr>
        <w:t>ה</w:t>
      </w:r>
      <w:r w:rsidR="00D16104" w:rsidRPr="003735B9">
        <w:rPr>
          <w:rtl/>
        </w:rPr>
        <w:t xml:space="preserve">מתודה </w:t>
      </w:r>
      <w:r w:rsidR="00F62B6C" w:rsidRPr="003735B9">
        <w:rPr>
          <w:rFonts w:hint="cs"/>
          <w:rtl/>
        </w:rPr>
        <w:t>ולא שב</w:t>
      </w:r>
      <w:r w:rsidRPr="003735B9">
        <w:rPr>
          <w:rFonts w:hint="cs"/>
          <w:rtl/>
        </w:rPr>
        <w:t xml:space="preserve"> דומה ל</w:t>
      </w:r>
      <w:r w:rsidR="00F62B6C" w:rsidRPr="003735B9">
        <w:rPr>
          <w:rFonts w:hint="cs"/>
          <w:rtl/>
        </w:rPr>
        <w:t>טובל</w:t>
      </w:r>
      <w:r w:rsidRPr="003735B9">
        <w:rPr>
          <w:rFonts w:hint="cs"/>
          <w:rtl/>
        </w:rPr>
        <w:t xml:space="preserve"> </w:t>
      </w:r>
      <w:r w:rsidR="00F62B6C" w:rsidRPr="003735B9">
        <w:rPr>
          <w:rFonts w:hint="cs"/>
          <w:rtl/>
        </w:rPr>
        <w:t>ו</w:t>
      </w:r>
      <w:r w:rsidR="00D16104" w:rsidRPr="003735B9">
        <w:rPr>
          <w:rtl/>
        </w:rPr>
        <w:t>שרץ בידו,</w:t>
      </w:r>
    </w:p>
    <w:p w14:paraId="74E5D6C1" w14:textId="77777777" w:rsidR="00D16104" w:rsidRPr="00757D20" w:rsidRDefault="00D16104" w:rsidP="0045747B">
      <w:pPr>
        <w:rPr>
          <w:rtl/>
        </w:rPr>
      </w:pPr>
      <w:r w:rsidRPr="00757D20">
        <w:rPr>
          <w:rtl/>
        </w:rPr>
        <w:t xml:space="preserve">זרקו מידו, כיון שטבל עלתה לו טבילה, </w:t>
      </w:r>
      <w:r w:rsidR="00F62B6C">
        <w:rPr>
          <w:rFonts w:hint="cs"/>
          <w:rtl/>
        </w:rPr>
        <w:t>ד</w:t>
      </w:r>
      <w:r w:rsidRPr="004F0BC8">
        <w:rPr>
          <w:rStyle w:val="af4"/>
          <w:rFonts w:hint="cs"/>
          <w:rtl/>
        </w:rPr>
        <w:t>'</w:t>
      </w:r>
      <w:r w:rsidRPr="004F0BC8">
        <w:rPr>
          <w:rStyle w:val="af4"/>
          <w:rtl/>
        </w:rPr>
        <w:t>ומודה ועזב ירחם</w:t>
      </w:r>
      <w:r w:rsidRPr="004F0BC8">
        <w:rPr>
          <w:rStyle w:val="af4"/>
          <w:rFonts w:hint="cs"/>
          <w:rtl/>
        </w:rPr>
        <w:t>'</w:t>
      </w:r>
      <w:r w:rsidRPr="004F0BC8">
        <w:rPr>
          <w:rStyle w:val="af4"/>
          <w:rtl/>
        </w:rPr>
        <w:t>,</w:t>
      </w:r>
      <w:r w:rsidRPr="00757D20">
        <w:rPr>
          <w:rtl/>
        </w:rPr>
        <w:t xml:space="preserve"> </w:t>
      </w:r>
    </w:p>
    <w:p w14:paraId="74E5D6C2" w14:textId="77777777" w:rsidR="00D16104" w:rsidRPr="0047368F" w:rsidRDefault="00D16104" w:rsidP="0045747B">
      <w:pPr>
        <w:pStyle w:val="affff0"/>
        <w:rPr>
          <w:rtl/>
        </w:rPr>
      </w:pPr>
      <w:ins w:id="9809" w:author="מספור קטעי משנה" w:date="2026-10-06T06:45:54Z">
        <w:r>
          <w:rPr>
            <w:rStyle w:val="MisparKeta"/>
          </w:rPr>
          <w:t xml:space="preserve">ג. </w:t>
        </w:r>
      </w:ins>
      <w:r w:rsidRPr="0047368F">
        <w:rPr>
          <w:rtl/>
        </w:rPr>
        <w:t xml:space="preserve">עמדו בתפלה מורידין לפני התיבה זקן </w:t>
      </w:r>
      <w:r w:rsidR="00F62B6C">
        <w:rPr>
          <w:rFonts w:hint="cs"/>
          <w:rtl/>
        </w:rPr>
        <w:t>ורגיל</w:t>
      </w:r>
      <w:r w:rsidRPr="0047368F">
        <w:rPr>
          <w:rtl/>
        </w:rPr>
        <w:t>.</w:t>
      </w:r>
    </w:p>
    <w:p w14:paraId="0FA778EE" w14:textId="3A648848" w:rsidR="00B8196E" w:rsidRPr="00B8196E" w:rsidRDefault="00D16104" w:rsidP="003735B9">
      <w:pPr>
        <w:pStyle w:val="36"/>
        <w:framePr w:wrap="notBeside"/>
        <w:rPr>
          <w:rtl/>
        </w:rPr>
      </w:pPr>
      <w:r w:rsidRPr="003735B9">
        <w:rPr>
          <w:rtl/>
        </w:rPr>
        <w:t>ת"ר</w:t>
      </w:r>
      <w:r w:rsidR="00B8196E" w:rsidRPr="00B8196E">
        <w:rPr>
          <w:rtl/>
        </w:rPr>
        <w:t>:</w:t>
      </w:r>
    </w:p>
    <w:p w14:paraId="74E5D6C3" w14:textId="26791F03" w:rsidR="00D16104" w:rsidRPr="006F178A" w:rsidRDefault="00946DF7" w:rsidP="0045747B">
      <w:pPr>
        <w:rPr>
          <w:rtl/>
        </w:rPr>
      </w:pPr>
      <w:r>
        <w:rPr>
          <w:rFonts w:ascii="Fb Fontext" w:hAnsi="Fb Fontext" w:hint="cs"/>
          <w:rtl/>
        </w:rPr>
        <w:t xml:space="preserve">אדם </w:t>
      </w:r>
      <w:r w:rsidR="00C973E1">
        <w:rPr>
          <w:rFonts w:ascii="Fb Fontext" w:hAnsi="Fb Fontext" w:hint="cs"/>
          <w:rtl/>
        </w:rPr>
        <w:t>ה</w:t>
      </w:r>
      <w:r>
        <w:rPr>
          <w:rFonts w:ascii="Fb Fontext" w:hAnsi="Fb Fontext" w:hint="cs"/>
          <w:rtl/>
        </w:rPr>
        <w:t xml:space="preserve">רגיל </w:t>
      </w:r>
      <w:r w:rsidR="00F62B6C">
        <w:rPr>
          <w:rFonts w:ascii="Fb Fontext" w:hAnsi="Fb Fontext" w:hint="cs"/>
          <w:rtl/>
        </w:rPr>
        <w:t xml:space="preserve">להתפלל, ועדיף על </w:t>
      </w:r>
      <w:r>
        <w:rPr>
          <w:rFonts w:ascii="Fb Fontext" w:hAnsi="Fb Fontext"/>
          <w:rtl/>
        </w:rPr>
        <w:t>זקן וחכם</w:t>
      </w:r>
      <w:r w:rsidR="00D16104" w:rsidRPr="006F178A">
        <w:rPr>
          <w:rFonts w:ascii="Fb Fontext" w:hAnsi="Fb Fontext"/>
          <w:rtl/>
        </w:rPr>
        <w:t>.</w:t>
      </w:r>
    </w:p>
    <w:p w14:paraId="24E74BB9" w14:textId="5F505DE7" w:rsidR="00B8196E" w:rsidRPr="00B8196E" w:rsidRDefault="00D16104" w:rsidP="003735B9">
      <w:pPr>
        <w:pStyle w:val="36"/>
        <w:framePr w:wrap="notBeside"/>
        <w:rPr>
          <w:rtl/>
        </w:rPr>
      </w:pPr>
      <w:r w:rsidRPr="003735B9">
        <w:rPr>
          <w:rFonts w:hint="cs"/>
          <w:rtl/>
        </w:rPr>
        <w:t>ר</w:t>
      </w:r>
      <w:r w:rsidRPr="003735B9">
        <w:rPr>
          <w:rtl/>
        </w:rPr>
        <w:t>"</w:t>
      </w:r>
      <w:r w:rsidRPr="003735B9">
        <w:rPr>
          <w:rFonts w:hint="cs"/>
          <w:rtl/>
        </w:rPr>
        <w:t>י</w:t>
      </w:r>
      <w:r w:rsidR="00B8196E" w:rsidRPr="00B8196E">
        <w:rPr>
          <w:rtl/>
        </w:rPr>
        <w:t>:</w:t>
      </w:r>
    </w:p>
    <w:p w14:paraId="74E5D6C4" w14:textId="618ACCFF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מטופל </w:t>
      </w:r>
      <w:r w:rsidR="00F62B6C" w:rsidRPr="00F62B6C">
        <w:rPr>
          <w:rStyle w:val="afffffc"/>
          <w:rFonts w:hint="cs"/>
          <w:rtl/>
        </w:rPr>
        <w:t>בילדים</w:t>
      </w:r>
      <w:r w:rsidR="00F62B6C">
        <w:rPr>
          <w:rFonts w:hint="cs"/>
          <w:rtl/>
        </w:rPr>
        <w:t xml:space="preserve"> </w:t>
      </w:r>
      <w:r w:rsidRPr="006F178A">
        <w:rPr>
          <w:rtl/>
        </w:rPr>
        <w:t>ואין לו</w:t>
      </w:r>
      <w:r w:rsidR="00F62B6C" w:rsidRPr="00F62B6C">
        <w:rPr>
          <w:rStyle w:val="afffffc"/>
          <w:rFonts w:hint="cs"/>
          <w:rtl/>
        </w:rPr>
        <w:t xml:space="preserve"> פרנסה</w:t>
      </w:r>
      <w:r w:rsidRPr="006F178A">
        <w:rPr>
          <w:rtl/>
        </w:rPr>
        <w:t>, ויש לו שדה, וביתו ריקם</w:t>
      </w:r>
      <w:r w:rsidR="00F62B6C">
        <w:rPr>
          <w:rFonts w:hint="cs"/>
          <w:rtl/>
        </w:rPr>
        <w:t xml:space="preserve"> מעבירה</w:t>
      </w:r>
      <w:r w:rsidRPr="006F178A">
        <w:rPr>
          <w:rtl/>
        </w:rPr>
        <w:t>, ופרקו נאה</w:t>
      </w:r>
      <w:r w:rsidR="00F62B6C">
        <w:rPr>
          <w:rFonts w:hint="cs"/>
          <w:rtl/>
        </w:rPr>
        <w:t xml:space="preserve"> </w:t>
      </w:r>
      <w:r w:rsidR="00F62B6C" w:rsidRPr="00F62B6C">
        <w:rPr>
          <w:rStyle w:val="afffffc"/>
          <w:rFonts w:hint="cs"/>
          <w:rtl/>
        </w:rPr>
        <w:t>שם טוב בילדותו</w:t>
      </w:r>
      <w:r w:rsidRPr="006F178A">
        <w:rPr>
          <w:rtl/>
        </w:rPr>
        <w:t xml:space="preserve">, ושפל ברך, ומרוצה לעם, ויש לו </w:t>
      </w:r>
      <w:r w:rsidRPr="006F178A">
        <w:rPr>
          <w:rtl/>
        </w:rPr>
        <w:lastRenderedPageBreak/>
        <w:t xml:space="preserve">נעימה, וקולו ערב, ובקי </w:t>
      </w:r>
      <w:r w:rsidR="00F62B6C">
        <w:rPr>
          <w:rFonts w:hint="cs"/>
          <w:rtl/>
        </w:rPr>
        <w:t xml:space="preserve">ורגיל </w:t>
      </w:r>
      <w:r w:rsidRPr="006F178A">
        <w:rPr>
          <w:rtl/>
        </w:rPr>
        <w:t>לקרות בת</w:t>
      </w:r>
      <w:r w:rsidR="00F62B6C">
        <w:rPr>
          <w:rFonts w:hint="cs"/>
          <w:rtl/>
        </w:rPr>
        <w:t xml:space="preserve">נ''ך מדרש הלכות ואגדות ובקי בברכות, </w:t>
      </w:r>
      <w:r w:rsidRPr="00F62B6C">
        <w:rPr>
          <w:rStyle w:val="afffffc"/>
          <w:rtl/>
        </w:rPr>
        <w:t>ו</w:t>
      </w:r>
      <w:r w:rsidRPr="00F62B6C">
        <w:rPr>
          <w:rStyle w:val="afffffc"/>
          <w:rFonts w:hint="cs"/>
          <w:rtl/>
        </w:rPr>
        <w:t xml:space="preserve">נתנו </w:t>
      </w:r>
      <w:r w:rsidRPr="00F62B6C">
        <w:rPr>
          <w:rStyle w:val="afffffc"/>
          <w:rtl/>
        </w:rPr>
        <w:t xml:space="preserve">רבנן </w:t>
      </w:r>
      <w:r w:rsidRPr="00F62B6C">
        <w:rPr>
          <w:rStyle w:val="afffffc"/>
          <w:rFonts w:hint="cs"/>
          <w:rtl/>
        </w:rPr>
        <w:t xml:space="preserve">עינהם </w:t>
      </w:r>
      <w:r w:rsidRPr="00F62B6C">
        <w:rPr>
          <w:rStyle w:val="afffffc"/>
          <w:rtl/>
        </w:rPr>
        <w:t>בר</w:t>
      </w:r>
      <w:r w:rsidRPr="00D35D63">
        <w:rPr>
          <w:rStyle w:val="afffff3"/>
          <w:rtl/>
        </w:rPr>
        <w:t>בי יצחק בר אמי,</w:t>
      </w:r>
      <w:r w:rsidRPr="006F178A">
        <w:rPr>
          <w:rtl/>
        </w:rPr>
        <w:t xml:space="preserve"> </w:t>
      </w:r>
    </w:p>
    <w:p w14:paraId="1A67AC41" w14:textId="46A312EE" w:rsidR="00B8196E" w:rsidRPr="00B8196E" w:rsidRDefault="00B8196E" w:rsidP="00B02845">
      <w:pPr>
        <w:pStyle w:val="36"/>
        <w:framePr w:wrap="notBeside"/>
        <w:rPr>
          <w:rtl/>
        </w:rPr>
      </w:pPr>
      <w:r w:rsidRPr="00B8196E">
        <w:rPr>
          <w:rtl/>
        </w:rPr>
        <w:t>•</w:t>
      </w:r>
    </w:p>
    <w:p w14:paraId="74E5D6C5" w14:textId="031D6992" w:rsidR="00D16104" w:rsidRPr="00B02845" w:rsidRDefault="00D16104" w:rsidP="00C3600A">
      <w:pPr>
        <w:rPr>
          <w:rtl/>
        </w:rPr>
      </w:pPr>
      <w:r w:rsidRPr="00CC56D5">
        <w:rPr>
          <w:rStyle w:val="af4"/>
          <w:rFonts w:hint="cs"/>
          <w:rtl/>
        </w:rPr>
        <w:t>'</w:t>
      </w:r>
      <w:r w:rsidRPr="00B02845">
        <w:rPr>
          <w:rStyle w:val="af4"/>
          <w:rtl/>
        </w:rPr>
        <w:t>נתנה עלי בקולה'</w:t>
      </w:r>
      <w:r w:rsidRPr="00CC56D5">
        <w:rPr>
          <w:rStyle w:val="af4"/>
          <w:rFonts w:hint="cs"/>
          <w:rtl/>
        </w:rPr>
        <w:t xml:space="preserve"> </w:t>
      </w:r>
      <w:r w:rsidRPr="00D35D63">
        <w:rPr>
          <w:rStyle w:val="afffff3"/>
          <w:rFonts w:hint="cs"/>
          <w:rtl/>
        </w:rPr>
        <w:t>מרב</w:t>
      </w:r>
      <w:r w:rsidRPr="00D35D63">
        <w:rPr>
          <w:rStyle w:val="afffff3"/>
          <w:rtl/>
        </w:rPr>
        <w:t>:</w:t>
      </w:r>
      <w:r w:rsidRPr="006F178A">
        <w:rPr>
          <w:rtl/>
        </w:rPr>
        <w:t xml:space="preserve"> </w:t>
      </w:r>
      <w:r w:rsidRPr="00B02845">
        <w:rPr>
          <w:rtl/>
        </w:rPr>
        <w:t>זה ש</w:t>
      </w:r>
      <w:r w:rsidR="0047368F" w:rsidRPr="00B02845">
        <w:rPr>
          <w:rFonts w:hint="cs"/>
          <w:rtl/>
        </w:rPr>
        <w:t>"ץ</w:t>
      </w:r>
      <w:r w:rsidRPr="00B02845">
        <w:rPr>
          <w:rtl/>
        </w:rPr>
        <w:t xml:space="preserve"> שאינו הגון היורד לפני התיבה.</w:t>
      </w:r>
    </w:p>
    <w:p w14:paraId="74E5D6C6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טז:</w:t>
      </w:r>
    </w:p>
    <w:p w14:paraId="74E5D6C7" w14:textId="77777777" w:rsidR="0047368F" w:rsidRPr="0047368F" w:rsidRDefault="00D16104" w:rsidP="0045747B">
      <w:pPr>
        <w:pStyle w:val="affff0"/>
        <w:rPr>
          <w:rtl/>
        </w:rPr>
      </w:pPr>
      <w:ins w:id="9810" w:author="מספור קטעי משנה" w:date="2026-10-06T06:45:54Z">
        <w:r>
          <w:rPr>
            <w:rStyle w:val="MisparKeta"/>
          </w:rPr>
          <w:t xml:space="preserve">א. </w:t>
        </w:r>
      </w:ins>
      <w:r w:rsidRPr="0047368F">
        <w:rPr>
          <w:rtl/>
        </w:rPr>
        <w:t xml:space="preserve">ואומר לפניהם </w:t>
      </w:r>
      <w:r w:rsidR="00946DF7">
        <w:rPr>
          <w:rFonts w:hint="cs"/>
          <w:rtl/>
        </w:rPr>
        <w:t xml:space="preserve">כד </w:t>
      </w:r>
      <w:r w:rsidRPr="0047368F">
        <w:rPr>
          <w:rtl/>
        </w:rPr>
        <w:t>ברכות:</w:t>
      </w:r>
      <w:r w:rsidR="00946DF7">
        <w:rPr>
          <w:rFonts w:hint="cs"/>
          <w:rtl/>
        </w:rPr>
        <w:t xml:space="preserve"> מוסיף </w:t>
      </w:r>
      <w:r w:rsidR="00946DF7" w:rsidRPr="00F62B6C">
        <w:rPr>
          <w:rFonts w:hint="cs"/>
          <w:b w:val="0"/>
          <w:bCs/>
          <w:rtl/>
        </w:rPr>
        <w:t>שש</w:t>
      </w:r>
      <w:r w:rsidR="00946DF7">
        <w:rPr>
          <w:rFonts w:hint="cs"/>
          <w:rtl/>
        </w:rPr>
        <w:t xml:space="preserve"> על י''ח שבכל יום</w:t>
      </w:r>
      <w:r w:rsidRPr="0047368F">
        <w:rPr>
          <w:rtl/>
        </w:rPr>
        <w:t xml:space="preserve"> </w:t>
      </w:r>
    </w:p>
    <w:p w14:paraId="6662F395" w14:textId="77777777" w:rsidR="00B8196E" w:rsidRPr="00B8196E" w:rsidRDefault="00D16104" w:rsidP="00B02845">
      <w:pPr>
        <w:pStyle w:val="36"/>
        <w:framePr w:wrap="notBeside"/>
        <w:rPr>
          <w:rtl/>
        </w:rPr>
      </w:pPr>
      <w:r w:rsidRPr="00B02845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6C8" w14:textId="369DFF96" w:rsidR="00D16104" w:rsidRPr="006F178A" w:rsidRDefault="0086254B" w:rsidP="0045747B">
      <w:pPr>
        <w:rPr>
          <w:rtl/>
        </w:rPr>
      </w:pPr>
      <w:r>
        <w:rPr>
          <w:rFonts w:ascii="Fb Fontext" w:hAnsi="Fb Fontext" w:hint="cs"/>
          <w:rtl/>
        </w:rPr>
        <w:t>ד</w:t>
      </w:r>
      <w:r w:rsidR="00D16104" w:rsidRPr="006F178A">
        <w:rPr>
          <w:rFonts w:ascii="Fb Fontext" w:hAnsi="Fb Fontext" w:hint="cs"/>
          <w:rtl/>
        </w:rPr>
        <w:t xml:space="preserve">השביעית </w:t>
      </w:r>
      <w:r w:rsidR="00D16104" w:rsidRPr="006F178A">
        <w:rPr>
          <w:rFonts w:hint="cs"/>
          <w:rtl/>
        </w:rPr>
        <w:t>-</w:t>
      </w:r>
      <w:r w:rsidR="00D16104" w:rsidRPr="00BB05FA">
        <w:rPr>
          <w:rStyle w:val="afffff3"/>
          <w:rFonts w:hint="cs"/>
          <w:rtl/>
        </w:rPr>
        <w:t>ארנב</w:t>
      </w:r>
      <w:r w:rsidR="00D16104" w:rsidRPr="00BB05FA">
        <w:rPr>
          <w:rStyle w:val="afffff3"/>
          <w:rtl/>
        </w:rPr>
        <w:t>"</w:t>
      </w:r>
      <w:r w:rsidR="00D16104" w:rsidRPr="00BB05FA">
        <w:rPr>
          <w:rStyle w:val="afffff3"/>
          <w:rFonts w:hint="cs"/>
          <w:rtl/>
        </w:rPr>
        <w:t>י</w:t>
      </w:r>
      <w:r w:rsidR="00D16104" w:rsidRPr="006F178A">
        <w:rPr>
          <w:rFonts w:hint="cs"/>
          <w:rtl/>
        </w:rPr>
        <w:t>:</w:t>
      </w:r>
      <w:r w:rsidR="00D16104" w:rsidRPr="006F178A">
        <w:rPr>
          <w:rtl/>
        </w:rPr>
        <w:t xml:space="preserve"> שביעית לארוכה,</w:t>
      </w:r>
      <w:r w:rsidR="003134F5">
        <w:rPr>
          <w:rFonts w:hint="cs"/>
          <w:rtl/>
        </w:rPr>
        <w:t xml:space="preserve"> </w:t>
      </w:r>
      <w:r w:rsidR="00D16104" w:rsidRPr="00F62B6C">
        <w:rPr>
          <w:rStyle w:val="afffff3"/>
          <w:rtl/>
        </w:rPr>
        <w:t>כדתניא:</w:t>
      </w:r>
      <w:r w:rsidR="0047368F" w:rsidRPr="00F62B6C">
        <w:rPr>
          <w:rStyle w:val="afffff3"/>
          <w:rtl/>
        </w:rPr>
        <w:t xml:space="preserve"> </w:t>
      </w:r>
      <w:r w:rsidR="00F62B6C">
        <w:rPr>
          <w:rtl/>
        </w:rPr>
        <w:t xml:space="preserve">בגואל </w:t>
      </w:r>
      <w:r w:rsidR="00F62B6C" w:rsidRPr="009C5606">
        <w:rPr>
          <w:spacing w:val="-8"/>
          <w:rtl/>
        </w:rPr>
        <w:t>ישראל מאריך</w:t>
      </w:r>
      <w:r w:rsidR="0047368F" w:rsidRPr="009C5606">
        <w:rPr>
          <w:spacing w:val="-8"/>
          <w:rtl/>
        </w:rPr>
        <w:t xml:space="preserve"> ו</w:t>
      </w:r>
      <w:r w:rsidR="00946DF7" w:rsidRPr="009C5606">
        <w:rPr>
          <w:rFonts w:hint="cs"/>
          <w:spacing w:val="-8"/>
          <w:rtl/>
        </w:rPr>
        <w:t>חותם</w:t>
      </w:r>
      <w:r w:rsidR="00D16104" w:rsidRPr="009C5606">
        <w:rPr>
          <w:spacing w:val="-8"/>
          <w:rtl/>
        </w:rPr>
        <w:t xml:space="preserve">: </w:t>
      </w:r>
      <w:r w:rsidR="00D16104" w:rsidRPr="00B02845">
        <w:rPr>
          <w:rStyle w:val="af4"/>
          <w:rtl/>
        </w:rPr>
        <w:t>מי שענה את אברהם בהר המוריה</w:t>
      </w:r>
      <w:r w:rsidR="00946DF7" w:rsidRPr="00B02845">
        <w:rPr>
          <w:rStyle w:val="af4"/>
          <w:rFonts w:hint="cs"/>
          <w:rtl/>
        </w:rPr>
        <w:t xml:space="preserve"> כו' </w:t>
      </w:r>
      <w:r w:rsidR="00D16104" w:rsidRPr="00B02845">
        <w:rPr>
          <w:rStyle w:val="af4"/>
          <w:rtl/>
        </w:rPr>
        <w:t>ברוך גואל ישראל.</w:t>
      </w:r>
    </w:p>
    <w:p w14:paraId="74E5D6C9" w14:textId="77777777" w:rsidR="00D16104" w:rsidRPr="006F178A" w:rsidRDefault="00946DF7" w:rsidP="00C973E1">
      <w:pPr>
        <w:rPr>
          <w:rtl/>
        </w:rPr>
      </w:pPr>
      <w:r w:rsidRPr="009D0833">
        <w:rPr>
          <w:rFonts w:cs="PFT_Frank" w:hint="cs"/>
          <w:b/>
          <w:bCs/>
          <w:szCs w:val="14"/>
          <w:rtl/>
        </w:rPr>
        <w:t>ועונין</w:t>
      </w:r>
      <w:r w:rsidR="00D16104" w:rsidRPr="009D0833">
        <w:rPr>
          <w:rFonts w:cs="PFT_Frank"/>
          <w:b/>
          <w:bCs/>
          <w:szCs w:val="14"/>
          <w:rtl/>
        </w:rPr>
        <w:t xml:space="preserve"> אמן, </w:t>
      </w:r>
      <w:r w:rsidR="003134F5">
        <w:rPr>
          <w:rtl/>
        </w:rPr>
        <w:t xml:space="preserve">וחזן הכנסת </w:t>
      </w:r>
      <w:r w:rsidR="00C973E1">
        <w:rPr>
          <w:rFonts w:hint="cs"/>
          <w:rtl/>
        </w:rPr>
        <w:t>א"ל</w:t>
      </w:r>
      <w:r w:rsidR="003134F5">
        <w:rPr>
          <w:rFonts w:hint="cs"/>
          <w:rtl/>
        </w:rPr>
        <w:t>:</w:t>
      </w:r>
      <w:r w:rsidR="00D16104" w:rsidRPr="006F178A">
        <w:rPr>
          <w:rtl/>
        </w:rPr>
        <w:t xml:space="preserve"> </w:t>
      </w:r>
      <w:r w:rsidR="00D16104" w:rsidRPr="009D0833">
        <w:rPr>
          <w:rFonts w:cs="PFT_Frank"/>
          <w:b/>
          <w:bCs/>
          <w:szCs w:val="14"/>
          <w:rtl/>
        </w:rPr>
        <w:t>תקעו</w:t>
      </w:r>
      <w:r w:rsidR="00D16104" w:rsidRPr="006F178A">
        <w:rPr>
          <w:rtl/>
        </w:rPr>
        <w:t xml:space="preserve"> בני אהרן, תקעו! </w:t>
      </w:r>
    </w:p>
    <w:p w14:paraId="74E5D6CA" w14:textId="77777777" w:rsidR="003134F5" w:rsidRDefault="003134F5" w:rsidP="0045747B">
      <w:pPr>
        <w:rPr>
          <w:rFonts w:ascii="Fb Fontext" w:hAnsi="Fb Fontext"/>
          <w:sz w:val="20"/>
          <w:rtl/>
        </w:rPr>
      </w:pPr>
      <w:r w:rsidRPr="009D0833">
        <w:rPr>
          <w:rFonts w:ascii="Fb Fontext" w:hAnsi="Fb Fontext" w:cs="PFT_Frank" w:hint="cs"/>
          <w:b/>
          <w:bCs/>
          <w:sz w:val="20"/>
          <w:szCs w:val="14"/>
          <w:rtl/>
        </w:rPr>
        <w:t>ובשניה</w:t>
      </w:r>
      <w:r>
        <w:rPr>
          <w:rFonts w:ascii="Fb Fontext" w:hAnsi="Fb Fontext" w:hint="cs"/>
          <w:sz w:val="20"/>
          <w:rtl/>
        </w:rPr>
        <w:t xml:space="preserve"> </w:t>
      </w:r>
      <w:r w:rsidR="00D16104" w:rsidRPr="009D0833">
        <w:rPr>
          <w:rFonts w:ascii="Fb Fontext" w:hAnsi="Fb Fontext" w:cs="PFT_Frank"/>
          <w:b/>
          <w:bCs/>
          <w:sz w:val="20"/>
          <w:szCs w:val="14"/>
          <w:rtl/>
        </w:rPr>
        <w:t>מי שענה את אבותינו</w:t>
      </w:r>
      <w:r w:rsidR="00C973E1">
        <w:rPr>
          <w:rFonts w:ascii="Fb Fontext" w:hAnsi="Fb Fontext" w:cs="PFT_Frank" w:hint="cs"/>
          <w:b/>
          <w:bCs/>
          <w:sz w:val="20"/>
          <w:szCs w:val="14"/>
          <w:rtl/>
        </w:rPr>
        <w:t xml:space="preserve"> בים סוף</w:t>
      </w:r>
      <w:r w:rsidR="00D16104" w:rsidRPr="009D0833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="00D16104" w:rsidRPr="006F178A">
        <w:rPr>
          <w:rFonts w:ascii="Fb Fontext" w:hAnsi="Fb Fontext"/>
          <w:sz w:val="20"/>
          <w:rtl/>
        </w:rPr>
        <w:t xml:space="preserve">ברוך זוכר הנשכחות </w:t>
      </w:r>
    </w:p>
    <w:p w14:paraId="74E5D6CB" w14:textId="77777777" w:rsidR="00946DF7" w:rsidRDefault="00D16104" w:rsidP="00D97091">
      <w:pPr>
        <w:pStyle w:val="affff0"/>
        <w:rPr>
          <w:rFonts w:ascii="Fb Fontext" w:hAnsi="Fb Fontext"/>
          <w:rtl/>
        </w:rPr>
      </w:pPr>
      <w:ins w:id="9811" w:author="מספור קטעי משנה" w:date="2026-10-06T06:45:54Z">
        <w:r>
          <w:rPr>
            <w:rStyle w:val="MisparKeta"/>
          </w:rPr>
          <w:t xml:space="preserve">א. </w:t>
        </w:r>
      </w:ins>
      <w:r w:rsidRPr="003134F5">
        <w:rPr>
          <w:rtl/>
        </w:rPr>
        <w:t>ועונין אמן,</w:t>
      </w:r>
    </w:p>
    <w:p w14:paraId="4A5C3D96" w14:textId="1AD89364" w:rsidR="00B8196E" w:rsidRPr="00B8196E" w:rsidRDefault="00D16104" w:rsidP="00507773">
      <w:pPr>
        <w:pStyle w:val="36"/>
        <w:framePr w:wrap="notBeside"/>
        <w:rPr>
          <w:rtl/>
        </w:rPr>
      </w:pPr>
      <w:r w:rsidRPr="00507773">
        <w:rPr>
          <w:rtl/>
        </w:rPr>
        <w:t xml:space="preserve">וחזן הכנסת </w:t>
      </w:r>
      <w:r w:rsidR="0047368F" w:rsidRPr="00507773">
        <w:rPr>
          <w:rFonts w:hint="cs"/>
          <w:rtl/>
        </w:rPr>
        <w:t>א"ל</w:t>
      </w:r>
      <w:r w:rsidR="00B8196E" w:rsidRPr="00B8196E">
        <w:rPr>
          <w:rtl/>
        </w:rPr>
        <w:t>:</w:t>
      </w:r>
    </w:p>
    <w:p w14:paraId="74E5D6CC" w14:textId="597DCE32" w:rsidR="003134F5" w:rsidRDefault="00D16104" w:rsidP="0045747B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 xml:space="preserve">הריעו בני אהרן הריעו! </w:t>
      </w:r>
    </w:p>
    <w:p w14:paraId="27674144" w14:textId="77777777" w:rsidR="00B8196E" w:rsidRPr="00B8196E" w:rsidRDefault="00D16104" w:rsidP="00B02845">
      <w:pPr>
        <w:pStyle w:val="36"/>
        <w:framePr w:wrap="notBeside"/>
        <w:rPr>
          <w:rtl/>
        </w:rPr>
      </w:pPr>
      <w:r w:rsidRPr="00B02845">
        <w:rPr>
          <w:rtl/>
        </w:rPr>
        <w:t>וכן</w:t>
      </w:r>
      <w:r w:rsidR="00B8196E" w:rsidRPr="00B8196E">
        <w:rPr>
          <w:rtl/>
        </w:rPr>
        <w:t>:</w:t>
      </w:r>
    </w:p>
    <w:p w14:paraId="74E5D6CD" w14:textId="72BF13CB" w:rsidR="00D16104" w:rsidRPr="006F178A" w:rsidRDefault="00D16104" w:rsidP="0045747B">
      <w:pPr>
        <w:rPr>
          <w:rtl/>
        </w:rPr>
      </w:pPr>
      <w:r w:rsidRPr="00B02845">
        <w:rPr>
          <w:rtl/>
        </w:rPr>
        <w:t xml:space="preserve">בכל </w:t>
      </w:r>
      <w:r w:rsidR="00946DF7" w:rsidRPr="00B02845">
        <w:rPr>
          <w:rFonts w:hint="cs"/>
          <w:rtl/>
        </w:rPr>
        <w:t>הברכות</w:t>
      </w:r>
      <w:r w:rsidRPr="00B02845">
        <w:rPr>
          <w:rtl/>
        </w:rPr>
        <w:t>, באחת אומר</w:t>
      </w:r>
      <w:r w:rsidRPr="006F178A">
        <w:rPr>
          <w:rFonts w:ascii="Fb Fontext" w:hAnsi="Fb Fontext"/>
          <w:sz w:val="20"/>
          <w:rtl/>
        </w:rPr>
        <w:t xml:space="preserve"> </w:t>
      </w:r>
      <w:r w:rsidRPr="009D0833">
        <w:rPr>
          <w:rFonts w:ascii="Fb Fontext" w:hAnsi="Fb Fontext" w:cs="PFT_Frank"/>
          <w:b/>
          <w:bCs/>
          <w:sz w:val="20"/>
          <w:szCs w:val="14"/>
          <w:rtl/>
        </w:rPr>
        <w:t>תקעו</w:t>
      </w:r>
      <w:r w:rsidRPr="006F178A">
        <w:rPr>
          <w:rFonts w:ascii="Fb Fontext" w:hAnsi="Fb Fontext"/>
          <w:sz w:val="20"/>
          <w:rtl/>
        </w:rPr>
        <w:t xml:space="preserve"> ובאחת אומר </w:t>
      </w:r>
      <w:r w:rsidRPr="009D0833">
        <w:rPr>
          <w:rFonts w:ascii="Fb Fontext" w:hAnsi="Fb Fontext" w:cs="PFT_Frank"/>
          <w:b/>
          <w:bCs/>
          <w:sz w:val="20"/>
          <w:szCs w:val="14"/>
          <w:rtl/>
        </w:rPr>
        <w:t>הריעו</w:t>
      </w:r>
      <w:r w:rsidRPr="006F178A">
        <w:rPr>
          <w:rFonts w:ascii="Fb Fontext" w:hAnsi="Fb Fontext"/>
          <w:sz w:val="20"/>
          <w:rtl/>
        </w:rPr>
        <w:t>.</w:t>
      </w:r>
    </w:p>
    <w:p w14:paraId="64F49134" w14:textId="19D3DD6A" w:rsidR="00B8196E" w:rsidRPr="00B8196E" w:rsidRDefault="003134F5" w:rsidP="00507773">
      <w:pPr>
        <w:pStyle w:val="36"/>
        <w:framePr w:wrap="notBeside"/>
        <w:rPr>
          <w:rtl/>
        </w:rPr>
      </w:pPr>
      <w:r w:rsidRPr="00507773">
        <w:rPr>
          <w:rFonts w:hint="cs"/>
          <w:rtl/>
        </w:rPr>
        <w:t>ו</w:t>
      </w:r>
      <w:r w:rsidR="00946DF7" w:rsidRPr="00507773">
        <w:rPr>
          <w:rFonts w:hint="cs"/>
          <w:rtl/>
        </w:rPr>
        <w:t xml:space="preserve">במקדש </w:t>
      </w:r>
      <w:r w:rsidRPr="00507773">
        <w:rPr>
          <w:rFonts w:hint="cs"/>
          <w:rtl/>
        </w:rPr>
        <w:t>חותם</w:t>
      </w:r>
      <w:r w:rsidR="00B8196E" w:rsidRPr="00B8196E">
        <w:rPr>
          <w:rFonts w:hint="cs"/>
          <w:rtl/>
        </w:rPr>
        <w:t>:</w:t>
      </w:r>
    </w:p>
    <w:p w14:paraId="767B7B50" w14:textId="7A352C61" w:rsidR="00507773" w:rsidRDefault="00507773" w:rsidP="00837567">
      <w:pPr>
        <w:rPr>
          <w:rFonts w:ascii="Fb Fontext" w:hAnsi="Fb Fontext"/>
          <w:rtl/>
        </w:rPr>
      </w:pPr>
      <w:r w:rsidRPr="00507773">
        <w:rPr>
          <w:rStyle w:val="af4"/>
          <w:rFonts w:hint="cs"/>
          <w:rtl/>
        </w:rPr>
        <w:t>ב</w:t>
      </w:r>
      <w:r w:rsidR="00946DF7" w:rsidRPr="00507773">
        <w:rPr>
          <w:rStyle w:val="af4"/>
          <w:rFonts w:hint="cs"/>
          <w:rtl/>
        </w:rPr>
        <w:t>רוך ה' אלהי ישראל מהעולם ועד העולם ברוך גואל ישראל</w:t>
      </w:r>
      <w:r w:rsidR="00946DF7">
        <w:rPr>
          <w:rFonts w:ascii="Fb Fontext" w:hAnsi="Fb Fontext" w:hint="cs"/>
          <w:rtl/>
        </w:rPr>
        <w:t xml:space="preserve"> </w:t>
      </w:r>
    </w:p>
    <w:p w14:paraId="7CE9CBE1" w14:textId="77777777" w:rsidR="00B8196E" w:rsidRPr="00B8196E" w:rsidRDefault="003134F5" w:rsidP="00507773">
      <w:pPr>
        <w:pStyle w:val="36"/>
        <w:framePr w:wrap="notBeside"/>
        <w:rPr>
          <w:rtl/>
        </w:rPr>
      </w:pPr>
      <w:r w:rsidRPr="00507773">
        <w:rPr>
          <w:rFonts w:hint="cs"/>
          <w:rtl/>
        </w:rPr>
        <w:t>ו</w:t>
      </w:r>
      <w:r w:rsidR="00837567" w:rsidRPr="00507773">
        <w:rPr>
          <w:rFonts w:hint="cs"/>
          <w:rtl/>
        </w:rPr>
        <w:t>עונים</w:t>
      </w:r>
      <w:r w:rsidR="00B8196E" w:rsidRPr="00B8196E">
        <w:rPr>
          <w:rtl/>
        </w:rPr>
        <w:t>:</w:t>
      </w:r>
    </w:p>
    <w:p w14:paraId="74E5D6CE" w14:textId="25244EA5" w:rsidR="00946DF7" w:rsidRDefault="00837567" w:rsidP="00837567">
      <w:pPr>
        <w:rPr>
          <w:rFonts w:ascii="Fb Fontext" w:hAnsi="Fb Fontext"/>
          <w:rtl/>
        </w:rPr>
      </w:pPr>
      <w:r w:rsidRPr="00D67F2E">
        <w:rPr>
          <w:rFonts w:ascii="Fb Fontext" w:hAnsi="Fb Fontext" w:cs="PFT_Frank" w:hint="cs"/>
          <w:b/>
          <w:bCs/>
          <w:szCs w:val="14"/>
          <w:rtl/>
        </w:rPr>
        <w:t>ברוך שם כבוד מלכותו לעולם</w:t>
      </w:r>
      <w:r w:rsidR="003134F5" w:rsidRPr="00D67F2E">
        <w:rPr>
          <w:rFonts w:ascii="Fb Fontext" w:hAnsi="Fb Fontext" w:cs="PFT_Frank" w:hint="cs"/>
          <w:b/>
          <w:bCs/>
          <w:szCs w:val="14"/>
          <w:rtl/>
        </w:rPr>
        <w:t xml:space="preserve"> ועד</w:t>
      </w:r>
      <w:r w:rsidR="003134F5">
        <w:rPr>
          <w:rFonts w:ascii="Fb Fontext" w:hAnsi="Fb Fontext" w:hint="cs"/>
          <w:rtl/>
        </w:rPr>
        <w:t xml:space="preserve"> </w:t>
      </w:r>
    </w:p>
    <w:p w14:paraId="2EF260A4" w14:textId="77777777" w:rsidR="00B8196E" w:rsidRPr="00B8196E" w:rsidRDefault="003134F5" w:rsidP="00507773">
      <w:pPr>
        <w:pStyle w:val="36"/>
        <w:framePr w:wrap="notBeside"/>
        <w:rPr>
          <w:rtl/>
        </w:rPr>
      </w:pPr>
      <w:r w:rsidRPr="00507773">
        <w:rPr>
          <w:rFonts w:hint="cs"/>
          <w:rtl/>
        </w:rPr>
        <w:t>וחזן הכנסת אומר</w:t>
      </w:r>
      <w:r w:rsidR="00B8196E" w:rsidRPr="00B8196E">
        <w:rPr>
          <w:rtl/>
        </w:rPr>
        <w:t>:</w:t>
      </w:r>
    </w:p>
    <w:p w14:paraId="74E5D6CF" w14:textId="714CEB78" w:rsidR="003134F5" w:rsidRDefault="003134F5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תקעו ומי שענה</w:t>
      </w:r>
      <w:r w:rsidRPr="003134F5">
        <w:rPr>
          <w:rStyle w:val="afffffc"/>
          <w:rFonts w:hint="cs"/>
          <w:rtl/>
        </w:rPr>
        <w:t xml:space="preserve"> [בנוסף</w:t>
      </w:r>
      <w:r>
        <w:rPr>
          <w:rStyle w:val="afffffc"/>
          <w:rFonts w:hint="cs"/>
          <w:rtl/>
        </w:rPr>
        <w:t xml:space="preserve"> </w:t>
      </w:r>
      <w:r w:rsidRPr="003134F5">
        <w:rPr>
          <w:rStyle w:val="afffffc"/>
          <w:rFonts w:hint="cs"/>
          <w:rtl/>
        </w:rPr>
        <w:t>לש''ץ</w:t>
      </w:r>
      <w:r>
        <w:rPr>
          <w:rFonts w:ascii="Fb Fontext" w:hAnsi="Fb Fontext" w:hint="cs"/>
          <w:rtl/>
        </w:rPr>
        <w:t>]</w:t>
      </w:r>
    </w:p>
    <w:p w14:paraId="74E5D6D0" w14:textId="77777777" w:rsidR="003134F5" w:rsidRDefault="00D16104" w:rsidP="0045747B">
      <w:pPr>
        <w:rPr>
          <w:rtl/>
        </w:rPr>
      </w:pPr>
      <w:r w:rsidRPr="006F178A">
        <w:rPr>
          <w:rFonts w:ascii="Fb Fontext" w:hAnsi="Fb Fontext" w:hint="cs"/>
          <w:rtl/>
        </w:rPr>
        <w:t xml:space="preserve">שאין עונין אמן במקדש </w:t>
      </w:r>
      <w:r w:rsidR="00946DF7">
        <w:rPr>
          <w:rFonts w:hint="cs"/>
          <w:rtl/>
        </w:rPr>
        <w:t>ד</w:t>
      </w:r>
      <w:r w:rsidR="003134F5" w:rsidRPr="003134F5">
        <w:rPr>
          <w:rStyle w:val="af4"/>
          <w:rFonts w:hint="cs"/>
          <w:rtl/>
        </w:rPr>
        <w:t>ויברכו שם כבודך</w:t>
      </w:r>
      <w:r w:rsidR="00316AEF">
        <w:rPr>
          <w:rFonts w:hint="cs"/>
          <w:rtl/>
        </w:rPr>
        <w:t>..</w:t>
      </w:r>
      <w:r w:rsidR="00316AEF" w:rsidRPr="00316AEF">
        <w:rPr>
          <w:rStyle w:val="af4"/>
          <w:rFonts w:hint="cs"/>
          <w:rtl/>
        </w:rPr>
        <w:t xml:space="preserve"> על כל ברכה ותהילה</w:t>
      </w:r>
      <w:r w:rsidR="003134F5">
        <w:rPr>
          <w:rFonts w:hint="cs"/>
          <w:rtl/>
        </w:rPr>
        <w:t xml:space="preserve"> </w:t>
      </w:r>
    </w:p>
    <w:p w14:paraId="74E5D6D1" w14:textId="77777777" w:rsidR="003134F5" w:rsidRDefault="00D16104" w:rsidP="0045747B">
      <w:pPr>
        <w:rPr>
          <w:rFonts w:ascii="Fb Fontext" w:hAnsi="Fb Fontext"/>
          <w:sz w:val="20"/>
          <w:rtl/>
        </w:rPr>
      </w:pPr>
      <w:r>
        <w:rPr>
          <w:rFonts w:cs="PFT_Frank"/>
          <w:b/>
          <w:bCs/>
          <w:szCs w:val="14"/>
          <w:rtl/>
        </w:rPr>
        <w:t xml:space="preserve">וכך הנהיג </w:t>
      </w:r>
      <w:r>
        <w:rPr>
          <w:rStyle w:val="afffff3"/>
          <w:rFonts w:cs="PFT_Frank"/>
          <w:b/>
          <w:bCs/>
          <w:szCs w:val="14"/>
          <w:rtl/>
          <w:rPrChange w:id="9010" w:author="מנוע אמוראים" w:date="2026-10-05T16:42:12Z">
            <w:rPr>
              <w:rFonts w:cs="PFT_Frank"/>
              <w:b/>
              <w:bCs/>
              <w:szCs w:val="14"/>
              <w:rtl/>
            </w:rPr>
          </w:rPrChange>
        </w:rPr>
        <w:t xml:space="preserve">ר</w:t>
      </w:r>
      <w:r>
        <w:rPr>
          <w:rStyle w:val="afffff3"/>
          <w:rFonts w:cs="PFT_Frank" w:hint="cs"/>
          <w:b/>
          <w:bCs/>
          <w:szCs w:val="14"/>
          <w:rtl/>
          <w:rPrChange w:id="9011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"ח</w:t>
      </w:r>
      <w:r>
        <w:rPr>
          <w:rFonts w:cs="PFT_Frank" w:hint="cs"/>
          <w:b/>
          <w:bCs/>
          <w:szCs w:val="14"/>
          <w:rtl/>
        </w:rPr>
        <w:t xml:space="preserve"> </w:t>
      </w:r>
      <w:r>
        <w:rPr>
          <w:rFonts w:cs="PFT_Frank"/>
          <w:b/>
          <w:bCs/>
          <w:szCs w:val="14"/>
          <w:rtl/>
        </w:rPr>
        <w:t xml:space="preserve">בצפורי </w:t>
      </w:r>
      <w:r>
        <w:rPr>
          <w:rStyle w:val="afffff3"/>
          <w:rFonts w:cs="PFT_Frank"/>
          <w:b/>
          <w:bCs/>
          <w:szCs w:val="14"/>
          <w:rtl/>
          <w:rPrChange w:id="9012" w:author="מנוע אמוראים" w:date="2026-10-05T16:42:12Z">
            <w:rPr>
              <w:rFonts w:cs="PFT_Frank"/>
              <w:b/>
              <w:bCs/>
              <w:szCs w:val="14"/>
              <w:rtl/>
            </w:rPr>
          </w:rPrChange>
        </w:rPr>
        <w:t xml:space="preserve">ור</w:t>
      </w:r>
      <w:r>
        <w:rPr>
          <w:rStyle w:val="afffff3"/>
          <w:rFonts w:cs="PFT_Frank" w:hint="cs"/>
          <w:b/>
          <w:bCs/>
          <w:szCs w:val="14"/>
          <w:rtl/>
          <w:rPrChange w:id="9013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חב"ת</w:t>
      </w:r>
      <w:r>
        <w:rPr>
          <w:rFonts w:cs="PFT_Frank" w:hint="cs"/>
          <w:b/>
          <w:bCs/>
          <w:szCs w:val="14"/>
          <w:rtl/>
        </w:rPr>
        <w:t xml:space="preserve"> </w:t>
      </w:r>
      <w:r w:rsidRPr="00053775">
        <w:rPr>
          <w:rFonts w:cs="PFT_Frank"/>
          <w:b/>
          <w:bCs/>
          <w:szCs w:val="14"/>
          <w:rtl/>
        </w:rPr>
        <w:t>בסיכני.</w:t>
      </w:r>
      <w:r w:rsidR="00C410D7">
        <w:rPr>
          <w:rStyle w:val="afffffc"/>
          <w:rFonts w:hint="cs"/>
          <w:rtl/>
        </w:rPr>
        <w:t xml:space="preserve"> </w:t>
      </w:r>
      <w:r w:rsidR="00C410D7" w:rsidRPr="00C410D7">
        <w:rPr>
          <w:rStyle w:val="afffffc"/>
          <w:rFonts w:hint="cs"/>
          <w:rtl/>
        </w:rPr>
        <w:t>שלא לענות אמן</w:t>
      </w:r>
      <w:r w:rsidR="00C410D7">
        <w:rPr>
          <w:rFonts w:ascii="Fb Fontext" w:hAnsi="Fb Fontext" w:hint="cs"/>
          <w:sz w:val="20"/>
          <w:rtl/>
        </w:rPr>
        <w:t xml:space="preserve"> </w:t>
      </w:r>
    </w:p>
    <w:p w14:paraId="5E86724D" w14:textId="38840EF4" w:rsidR="00B8196E" w:rsidRPr="00B8196E" w:rsidRDefault="003134F5" w:rsidP="00507773">
      <w:pPr>
        <w:pStyle w:val="36"/>
        <w:framePr w:wrap="notBeside"/>
        <w:rPr>
          <w:rtl/>
        </w:rPr>
      </w:pPr>
      <w:r w:rsidRPr="00507773">
        <w:rPr>
          <w:rFonts w:hint="cs"/>
          <w:rtl/>
        </w:rPr>
        <w:t>חכמים</w:t>
      </w:r>
      <w:r w:rsidR="00B8196E" w:rsidRPr="00B8196E">
        <w:rPr>
          <w:rtl/>
        </w:rPr>
        <w:t>:</w:t>
      </w:r>
    </w:p>
    <w:p w14:paraId="74E5D6D2" w14:textId="6D833B4A" w:rsidR="00D16104" w:rsidRPr="006F178A" w:rsidRDefault="00507773" w:rsidP="0045747B">
      <w:pPr>
        <w:rPr>
          <w:rtl/>
        </w:rPr>
      </w:pPr>
      <w:r>
        <w:rPr>
          <w:rFonts w:ascii="Fb Fontext" w:hAnsi="Fb Fontext" w:hint="cs"/>
          <w:sz w:val="20"/>
          <w:rtl/>
        </w:rPr>
        <w:t>ל</w:t>
      </w:r>
      <w:r w:rsidR="00D16104" w:rsidRPr="006F178A">
        <w:rPr>
          <w:rFonts w:ascii="Fb Fontext" w:hAnsi="Fb Fontext"/>
          <w:sz w:val="20"/>
          <w:rtl/>
        </w:rPr>
        <w:t>א היו נוהגין כן אלא בשערי מזרח, ובהר הבית.</w:t>
      </w:r>
    </w:p>
    <w:p w14:paraId="74E5D6D3" w14:textId="77777777" w:rsidR="00D16104" w:rsidRPr="0047368F" w:rsidRDefault="00D16104" w:rsidP="0045747B">
      <w:pPr>
        <w:pStyle w:val="affff0"/>
        <w:rPr>
          <w:rtl/>
        </w:rPr>
      </w:pPr>
      <w:ins w:id="9812" w:author="מספור קטעי משנה" w:date="2026-10-06T06:45:54Z">
        <w:r>
          <w:rPr>
            <w:rStyle w:val="MisparKeta"/>
          </w:rPr>
          <w:t xml:space="preserve">ב. </w:t>
        </w:r>
      </w:ins>
      <w:r w:rsidRPr="0047368F">
        <w:rPr>
          <w:rtl/>
        </w:rPr>
        <w:t>ר"י</w:t>
      </w:r>
      <w:r w:rsidR="00C410D7">
        <w:rPr>
          <w:rFonts w:hint="cs"/>
          <w:rtl/>
        </w:rPr>
        <w:t>:</w:t>
      </w:r>
      <w:r w:rsidRPr="0047368F">
        <w:rPr>
          <w:rtl/>
        </w:rPr>
        <w:t xml:space="preserve"> לא היה צריך לומר זכרונות </w:t>
      </w:r>
      <w:r w:rsidR="00316AEF">
        <w:rPr>
          <w:rFonts w:hint="cs"/>
          <w:rtl/>
        </w:rPr>
        <w:t>ושופרות ו</w:t>
      </w:r>
      <w:r w:rsidRPr="0047368F">
        <w:rPr>
          <w:rtl/>
        </w:rPr>
        <w:t>כו'.</w:t>
      </w:r>
    </w:p>
    <w:p w14:paraId="74E5D6D4" w14:textId="77777777" w:rsidR="00D16104" w:rsidRPr="006F178A" w:rsidRDefault="00C410D7" w:rsidP="00C3600A">
      <w:pPr>
        <w:rPr>
          <w:rtl/>
        </w:rPr>
      </w:pPr>
      <w:r w:rsidRPr="009C5606">
        <w:rPr>
          <w:rFonts w:hint="cs"/>
          <w:spacing w:val="-4"/>
          <w:rtl/>
        </w:rPr>
        <w:t xml:space="preserve">שאומרים </w:t>
      </w:r>
      <w:r w:rsidR="00D16104" w:rsidRPr="009C5606">
        <w:rPr>
          <w:spacing w:val="-4"/>
          <w:rtl/>
        </w:rPr>
        <w:t xml:space="preserve">זכרונות ושופרות </w:t>
      </w:r>
      <w:r w:rsidRPr="009C5606">
        <w:rPr>
          <w:rFonts w:hint="cs"/>
          <w:spacing w:val="-4"/>
          <w:rtl/>
        </w:rPr>
        <w:t>רק</w:t>
      </w:r>
      <w:r>
        <w:rPr>
          <w:spacing w:val="-4"/>
          <w:rtl/>
        </w:rPr>
        <w:t xml:space="preserve"> </w:t>
      </w:r>
      <w:r>
        <w:rPr>
          <w:rStyle w:val="afffff3"/>
          <w:spacing w:val="-4"/>
          <w:rtl/>
          <w:rPrChange w:id="9014" w:author="מנוע אמוראים" w:date="2026-10-05T16:42:12Z">
            <w:rPr>
              <w:spacing w:val="-4"/>
              <w:rtl/>
            </w:rPr>
          </w:rPrChange>
        </w:rPr>
        <w:t xml:space="preserve">בר"ה</w:t>
      </w:r>
      <w:r>
        <w:rPr>
          <w:spacing w:val="-4"/>
          <w:rtl/>
        </w:rPr>
        <w:t xml:space="preserve">, </w:t>
      </w:r>
      <w:r w:rsidR="00D16104" w:rsidRPr="009C5606">
        <w:rPr>
          <w:spacing w:val="-4"/>
          <w:rtl/>
        </w:rPr>
        <w:t>ביובלות, ובשעת מלחמה.</w:t>
      </w:r>
    </w:p>
    <w:p w14:paraId="74E5D6D6" w14:textId="77777777" w:rsidR="00D16104" w:rsidRPr="006F178A" w:rsidRDefault="00D16104" w:rsidP="0045747B">
      <w:pPr>
        <w:pStyle w:val="affff0"/>
        <w:rPr>
          <w:rtl/>
        </w:rPr>
      </w:pPr>
      <w:ins w:id="9806" w:author="מספור קטעי משנה" w:date="2026-10-06T10:05:48Z">
        <w:r>
          <w:rPr>
            <w:rStyle w:val="MisparKeta"/>
          </w:rPr>
          <w:t xml:space="preserve">א. </w:t>
        </w:r>
      </w:ins>
      <w:r w:rsidRPr="006F178A">
        <w:rPr>
          <w:rtl/>
        </w:rPr>
        <w:t>מי שענה את אברהם</w:t>
      </w:r>
      <w:r w:rsidR="00316AEF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316AEF">
        <w:rPr>
          <w:rFonts w:hint="cs"/>
          <w:rtl/>
        </w:rPr>
        <w:t xml:space="preserve">שמואל, אליהו, </w:t>
      </w:r>
      <w:r w:rsidRPr="006F178A">
        <w:rPr>
          <w:rtl/>
        </w:rPr>
        <w:t>כו'.</w:t>
      </w:r>
    </w:p>
    <w:p w14:paraId="74E5D6D7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יש מחליפין </w:t>
      </w:r>
      <w:r w:rsidRPr="00D67F2E">
        <w:rPr>
          <w:rFonts w:cs="PFT_Frank"/>
          <w:b/>
          <w:bCs/>
          <w:szCs w:val="14"/>
          <w:rtl/>
        </w:rPr>
        <w:t>צעקה</w:t>
      </w:r>
      <w:r w:rsidRPr="006F178A">
        <w:rPr>
          <w:rtl/>
        </w:rPr>
        <w:t xml:space="preserve"> לאליהו</w:t>
      </w:r>
      <w:r w:rsidR="00DF1CA4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D67F2E">
        <w:rPr>
          <w:rFonts w:cs="PFT_Frank"/>
          <w:b/>
          <w:bCs/>
          <w:szCs w:val="14"/>
          <w:rtl/>
        </w:rPr>
        <w:t>ותפלה</w:t>
      </w:r>
      <w:r w:rsidRPr="006F178A">
        <w:rPr>
          <w:rtl/>
        </w:rPr>
        <w:t xml:space="preserve"> לשמואל.</w:t>
      </w:r>
    </w:p>
    <w:p w14:paraId="74E5D6D8" w14:textId="77777777" w:rsidR="00D16104" w:rsidRPr="006F178A" w:rsidRDefault="005C4C2B" w:rsidP="0045747B">
      <w:pPr>
        <w:rPr>
          <w:rtl/>
        </w:rPr>
      </w:pPr>
      <w:r>
        <w:rPr>
          <w:rFonts w:hint="cs"/>
          <w:rtl/>
        </w:rPr>
        <w:t>אצל</w:t>
      </w:r>
      <w:r>
        <w:rPr>
          <w:rtl/>
        </w:rPr>
        <w:t xml:space="preserve"> שמואל - כת</w:t>
      </w:r>
      <w:r>
        <w:rPr>
          <w:rFonts w:hint="cs"/>
          <w:rtl/>
        </w:rPr>
        <w:t>ו</w:t>
      </w:r>
      <w:r w:rsidR="00D16104" w:rsidRPr="006F178A">
        <w:rPr>
          <w:rtl/>
        </w:rPr>
        <w:t xml:space="preserve">ב </w:t>
      </w:r>
      <w:r w:rsidR="00D16104" w:rsidRPr="00A824E4">
        <w:rPr>
          <w:rStyle w:val="af4"/>
          <w:rFonts w:hint="cs"/>
          <w:rtl/>
        </w:rPr>
        <w:t>'</w:t>
      </w:r>
      <w:r w:rsidR="00D16104" w:rsidRPr="00A824E4">
        <w:rPr>
          <w:rStyle w:val="af4"/>
          <w:rtl/>
        </w:rPr>
        <w:t xml:space="preserve">תפלה' </w:t>
      </w:r>
      <w:r>
        <w:rPr>
          <w:rtl/>
        </w:rPr>
        <w:t>וכת</w:t>
      </w:r>
      <w:r>
        <w:rPr>
          <w:rFonts w:hint="cs"/>
          <w:rtl/>
        </w:rPr>
        <w:t>ו</w:t>
      </w:r>
      <w:r w:rsidR="00D16104" w:rsidRPr="006F178A">
        <w:rPr>
          <w:rtl/>
        </w:rPr>
        <w:t>ב</w:t>
      </w:r>
      <w:r w:rsidR="00D16104" w:rsidRPr="00A824E4">
        <w:rPr>
          <w:rStyle w:val="af4"/>
          <w:rtl/>
        </w:rPr>
        <w:t xml:space="preserve"> </w:t>
      </w:r>
      <w:r w:rsidR="00D16104" w:rsidRPr="00A824E4">
        <w:rPr>
          <w:rStyle w:val="af4"/>
          <w:rFonts w:hint="cs"/>
          <w:rtl/>
        </w:rPr>
        <w:t>'</w:t>
      </w:r>
      <w:r w:rsidR="00D16104" w:rsidRPr="00A824E4">
        <w:rPr>
          <w:rStyle w:val="af4"/>
          <w:rtl/>
        </w:rPr>
        <w:t>צעקה',</w:t>
      </w:r>
      <w:r w:rsidR="00D16104" w:rsidRPr="006F178A">
        <w:rPr>
          <w:rtl/>
        </w:rPr>
        <w:t xml:space="preserve"> </w:t>
      </w:r>
    </w:p>
    <w:p w14:paraId="74E5D6D9" w14:textId="77777777" w:rsidR="00D16104" w:rsidRPr="006F178A" w:rsidRDefault="005C4C2B" w:rsidP="0045747B">
      <w:pPr>
        <w:rPr>
          <w:rtl/>
        </w:rPr>
      </w:pPr>
      <w:r>
        <w:rPr>
          <w:rFonts w:hint="cs"/>
          <w:rtl/>
        </w:rPr>
        <w:t>אצל</w:t>
      </w:r>
      <w:r w:rsidR="00D16104" w:rsidRPr="006F178A">
        <w:rPr>
          <w:rtl/>
        </w:rPr>
        <w:t xml:space="preserve"> אליהו –</w:t>
      </w:r>
      <w:r w:rsidR="00D16104" w:rsidRPr="00A824E4">
        <w:rPr>
          <w:rStyle w:val="af4"/>
          <w:rtl/>
        </w:rPr>
        <w:t xml:space="preserve"> </w:t>
      </w:r>
      <w:r w:rsidR="00D16104" w:rsidRPr="00A824E4">
        <w:rPr>
          <w:rStyle w:val="af4"/>
          <w:rFonts w:hint="cs"/>
          <w:rtl/>
        </w:rPr>
        <w:t>'</w:t>
      </w:r>
      <w:r w:rsidR="00D16104" w:rsidRPr="00A824E4">
        <w:rPr>
          <w:rStyle w:val="af4"/>
          <w:rtl/>
        </w:rPr>
        <w:t>ענני ה</w:t>
      </w:r>
      <w:r w:rsidR="00D16104">
        <w:rPr>
          <w:rStyle w:val="af4"/>
          <w:rtl/>
        </w:rPr>
        <w:t>'</w:t>
      </w:r>
      <w:r w:rsidR="00D16104" w:rsidRPr="00A824E4">
        <w:rPr>
          <w:rStyle w:val="af4"/>
          <w:rtl/>
        </w:rPr>
        <w:t xml:space="preserve"> ענני</w:t>
      </w:r>
      <w:r w:rsidR="00D16104" w:rsidRPr="00A824E4">
        <w:rPr>
          <w:rStyle w:val="af4"/>
          <w:rFonts w:hint="cs"/>
          <w:rtl/>
        </w:rPr>
        <w:t>'</w:t>
      </w:r>
      <w:r w:rsidR="00D16104" w:rsidRPr="00A824E4">
        <w:rPr>
          <w:rStyle w:val="af4"/>
          <w:rtl/>
        </w:rPr>
        <w:t xml:space="preserve"> </w:t>
      </w:r>
      <w:r w:rsidR="0086254B">
        <w:rPr>
          <w:rtl/>
        </w:rPr>
        <w:t>–</w:t>
      </w:r>
      <w:r w:rsidR="00DF1CA4">
        <w:rPr>
          <w:rtl/>
        </w:rPr>
        <w:t xml:space="preserve"> </w:t>
      </w:r>
      <w:r w:rsidR="0086254B">
        <w:rPr>
          <w:rFonts w:hint="cs"/>
          <w:rtl/>
        </w:rPr>
        <w:t xml:space="preserve">גם </w:t>
      </w:r>
      <w:r w:rsidR="00DF1CA4">
        <w:rPr>
          <w:rtl/>
        </w:rPr>
        <w:t>לשון צעקה</w:t>
      </w:r>
      <w:r w:rsidR="00D16104" w:rsidRPr="006F178A">
        <w:rPr>
          <w:rtl/>
        </w:rPr>
        <w:t>.</w:t>
      </w:r>
    </w:p>
    <w:p w14:paraId="74E5D6DA" w14:textId="77777777" w:rsidR="00D16104" w:rsidRPr="006F178A" w:rsidRDefault="00DF1CA4" w:rsidP="0045747B">
      <w:pPr>
        <w:rPr>
          <w:rtl/>
        </w:rPr>
      </w:pPr>
      <w:r w:rsidRPr="00D67F2E">
        <w:rPr>
          <w:rFonts w:cs="PFT_Frank" w:hint="cs"/>
          <w:b/>
          <w:bCs/>
          <w:szCs w:val="14"/>
          <w:rtl/>
        </w:rPr>
        <w:t>ו</w:t>
      </w:r>
      <w:r w:rsidR="00D16104" w:rsidRPr="00D67F2E">
        <w:rPr>
          <w:rFonts w:cs="PFT_Frank" w:hint="cs"/>
          <w:b/>
          <w:bCs/>
          <w:szCs w:val="14"/>
          <w:rtl/>
        </w:rPr>
        <w:t xml:space="preserve">מקדים יונה לדוד </w:t>
      </w:r>
      <w:r>
        <w:rPr>
          <w:rFonts w:hint="cs"/>
          <w:rtl/>
        </w:rPr>
        <w:t>-שרוצה לחתום:</w:t>
      </w:r>
      <w:r w:rsidR="00D16104" w:rsidRPr="006F178A">
        <w:rPr>
          <w:rtl/>
        </w:rPr>
        <w:t xml:space="preserve"> מרחם על הארץ.</w:t>
      </w:r>
    </w:p>
    <w:p w14:paraId="74E5D6DB" w14:textId="77777777" w:rsidR="00D16104" w:rsidRPr="006F178A" w:rsidRDefault="00DF1CA4" w:rsidP="0045747B">
      <w:pPr>
        <w:ind w:left="1356" w:firstLine="113"/>
        <w:rPr>
          <w:rtl/>
        </w:rPr>
      </w:pPr>
      <w:r>
        <w:rPr>
          <w:rStyle w:val="afffff3"/>
          <w:rFonts w:hint="cs"/>
          <w:rtl/>
        </w:rPr>
        <w:t xml:space="preserve">  ס</w:t>
      </w:r>
      <w:r>
        <w:rPr>
          <w:rStyle w:val="afffff3"/>
          <w:rtl/>
        </w:rPr>
        <w:t>ומכוס</w:t>
      </w:r>
      <w:r w:rsidR="00D16104" w:rsidRPr="0047368F">
        <w:rPr>
          <w:rStyle w:val="afffff3"/>
          <w:rtl/>
        </w:rPr>
        <w:t>:</w:t>
      </w:r>
      <w:r w:rsidR="00D16104" w:rsidRPr="006F178A">
        <w:rPr>
          <w:rtl/>
        </w:rPr>
        <w:t xml:space="preserve"> ברוך משפיל הרמים.</w:t>
      </w:r>
    </w:p>
    <w:p w14:paraId="74E5D6DC" w14:textId="77777777" w:rsidR="00355614" w:rsidRPr="00355614" w:rsidRDefault="00355614" w:rsidP="00C3600A">
      <w:pPr>
        <w:pStyle w:val="affff0"/>
        <w:ind w:end="0"/>
        <w:pPrChange w:id="20029" w:author="קלוד" w:date="2026-10-06T10:10:38Z">
          <w:pPr>
            <w:pStyle w:val="affff0"/>
          </w:pPr>
        </w:pPrChange>
      </w:pPr>
      <w:r w:rsidRPr="00355614">
        <w:rPr>
          <w:rtl/>
        </w:rPr>
        <w:lastRenderedPageBreak/>
        <w:t>אנשי משמר מותרין לשתות יין בלילות ולא בימים</w:t>
      </w:r>
    </w:p>
    <w:p w14:paraId="74E5D6DD" w14:textId="273A1989" w:rsidR="00355614" w:rsidRPr="00355614" w:rsidRDefault="00355614" w:rsidP="0045747B">
      <w:r w:rsidRPr="00355614">
        <w:rPr>
          <w:rtl/>
        </w:rPr>
        <w:t>שמא תכבד העבודה על אנשי בית אב ויסייעום</w:t>
      </w:r>
    </w:p>
    <w:p w14:paraId="74E5D6DE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t>אנשי בית אב לא ביום ולא בלילה - שעסוקין תמיד בעבודה.</w:t>
      </w:r>
    </w:p>
    <w:p w14:paraId="7748D772" w14:textId="3F3041E5" w:rsidR="00B8196E" w:rsidRPr="00B8196E" w:rsidRDefault="00355614" w:rsidP="00507773">
      <w:pPr>
        <w:pStyle w:val="36"/>
        <w:framePr w:wrap="notBeside"/>
        <w:rPr>
          <w:rtl/>
        </w:rPr>
      </w:pPr>
      <w:r w:rsidRPr="00507773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6DF" w14:textId="5B44BE64" w:rsidR="00D16104" w:rsidRPr="00507773" w:rsidRDefault="00D16104" w:rsidP="0045747B">
      <w:pPr>
        <w:rPr>
          <w:spacing w:val="-4"/>
          <w:rtl/>
        </w:rPr>
      </w:pPr>
      <w:r w:rsidRPr="00507773">
        <w:rPr>
          <w:spacing w:val="-4"/>
          <w:rtl/>
        </w:rPr>
        <w:t>כהן שמכיר משמרת בית אב שלו</w:t>
      </w:r>
      <w:r w:rsidR="00355614" w:rsidRPr="00507773">
        <w:rPr>
          <w:spacing w:val="-4"/>
          <w:rtl/>
        </w:rPr>
        <w:t xml:space="preserve">, </w:t>
      </w:r>
      <w:r w:rsidRPr="00507773">
        <w:rPr>
          <w:spacing w:val="-4"/>
          <w:rtl/>
        </w:rPr>
        <w:t>אסור לשתות יין כל אותו היום.</w:t>
      </w:r>
    </w:p>
    <w:p w14:paraId="42F6C473" w14:textId="351427DE" w:rsidR="00B8196E" w:rsidRPr="00B8196E" w:rsidRDefault="00355614" w:rsidP="00507773">
      <w:pPr>
        <w:pStyle w:val="36"/>
        <w:framePr w:wrap="notBeside"/>
        <w:rPr>
          <w:rtl/>
        </w:rPr>
      </w:pPr>
      <w:r w:rsidRPr="00507773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6E0" w14:textId="42474389" w:rsidR="00D16104" w:rsidRPr="00507773" w:rsidRDefault="00D16104" w:rsidP="0045747B">
      <w:pPr>
        <w:rPr>
          <w:rtl/>
        </w:rPr>
      </w:pPr>
      <w:r w:rsidRPr="00507773">
        <w:rPr>
          <w:rtl/>
        </w:rPr>
        <w:t xml:space="preserve">מכיר משמרתו ואין מכיר בית אב שלו </w:t>
      </w:r>
      <w:r w:rsidR="00355614" w:rsidRPr="00507773">
        <w:rPr>
          <w:rFonts w:hint="cs"/>
          <w:rtl/>
        </w:rPr>
        <w:t>אסור כל השבוע</w:t>
      </w:r>
      <w:r w:rsidRPr="00507773">
        <w:rPr>
          <w:rtl/>
        </w:rPr>
        <w:t>.</w:t>
      </w:r>
    </w:p>
    <w:p w14:paraId="28CCB65C" w14:textId="77F548F8" w:rsidR="00B8196E" w:rsidRPr="00B8196E" w:rsidRDefault="00355614" w:rsidP="00282BCE">
      <w:pPr>
        <w:pStyle w:val="36"/>
        <w:framePr w:wrap="notBeside"/>
        <w:rPr>
          <w:rtl/>
        </w:rPr>
      </w:pPr>
      <w:r w:rsidRPr="00282BCE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6E1" w14:textId="66E636AF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אינו מכיר משמרתו </w:t>
      </w:r>
      <w:r w:rsidR="00355614">
        <w:rPr>
          <w:rFonts w:hint="cs"/>
          <w:rtl/>
        </w:rPr>
        <w:t>כלל אסו</w:t>
      </w:r>
      <w:r w:rsidRPr="006F178A">
        <w:rPr>
          <w:rtl/>
        </w:rPr>
        <w:t>ר לשתות יין כל השנה.</w:t>
      </w:r>
    </w:p>
    <w:p w14:paraId="528A5297" w14:textId="208C1A91" w:rsidR="00B8196E" w:rsidRPr="00B8196E" w:rsidRDefault="00D16104" w:rsidP="00282BCE">
      <w:pPr>
        <w:pStyle w:val="36"/>
        <w:framePr w:wrap="notBeside"/>
        <w:rPr>
          <w:rtl/>
        </w:rPr>
      </w:pPr>
      <w:r w:rsidRPr="00282BCE">
        <w:rPr>
          <w:rtl/>
        </w:rPr>
        <w:t>רבי</w:t>
      </w:r>
      <w:r w:rsidR="00B8196E" w:rsidRPr="00B8196E">
        <w:rPr>
          <w:rtl/>
        </w:rPr>
        <w:t>:</w:t>
      </w:r>
    </w:p>
    <w:p w14:paraId="74E5D6E2" w14:textId="18D2300E" w:rsidR="00D16104" w:rsidRPr="006F178A" w:rsidRDefault="00D16104" w:rsidP="0045747B">
      <w:pPr>
        <w:rPr>
          <w:rtl/>
        </w:rPr>
      </w:pPr>
      <w:r w:rsidRPr="006F178A">
        <w:rPr>
          <w:rFonts w:ascii="Fb Fontext" w:hAnsi="Fb Fontext"/>
          <w:sz w:val="20"/>
          <w:rtl/>
        </w:rPr>
        <w:t>מה אעשה שקלקלתו</w:t>
      </w:r>
      <w:r w:rsidR="00355614">
        <w:rPr>
          <w:rFonts w:ascii="Fb Fontext" w:hAnsi="Fb Fontext" w:hint="cs"/>
          <w:sz w:val="20"/>
          <w:rtl/>
        </w:rPr>
        <w:t xml:space="preserve"> </w:t>
      </w:r>
      <w:r w:rsidR="00355614" w:rsidRPr="00355614">
        <w:rPr>
          <w:rStyle w:val="afffffc"/>
          <w:rFonts w:hint="cs"/>
          <w:rtl/>
        </w:rPr>
        <w:t>שלא נבנה</w:t>
      </w:r>
      <w:r w:rsidRPr="006F178A">
        <w:rPr>
          <w:rFonts w:ascii="Fb Fontext" w:hAnsi="Fb Fontext"/>
          <w:sz w:val="20"/>
          <w:rtl/>
        </w:rPr>
        <w:t>.</w:t>
      </w:r>
      <w:r w:rsidR="00557756">
        <w:rPr>
          <w:rFonts w:ascii="Fb Fontext" w:hAnsi="Fb Fontext" w:hint="cs"/>
          <w:sz w:val="20"/>
          <w:rtl/>
        </w:rPr>
        <w:t xml:space="preserve"> </w:t>
      </w:r>
      <w:r w:rsidR="00355614">
        <w:rPr>
          <w:rFonts w:ascii="Fb Fontext" w:hAnsi="Fb Fontext" w:hint="cs"/>
          <w:sz w:val="20"/>
          <w:rtl/>
        </w:rPr>
        <w:t xml:space="preserve">תקנתו </w:t>
      </w:r>
      <w:r w:rsidR="00557756" w:rsidRPr="00557756">
        <w:rPr>
          <w:rStyle w:val="afffffc"/>
          <w:rFonts w:hint="cs"/>
          <w:rtl/>
        </w:rPr>
        <w:t>ולא חיישי שמא יבנה.</w:t>
      </w:r>
    </w:p>
    <w:p w14:paraId="184506BF" w14:textId="76406828" w:rsidR="00B8196E" w:rsidRPr="00B8196E" w:rsidRDefault="00D16104" w:rsidP="00282BCE">
      <w:pPr>
        <w:pStyle w:val="36"/>
        <w:framePr w:wrap="notBeside"/>
        <w:rPr>
          <w:rtl/>
        </w:rPr>
      </w:pPr>
      <w:r w:rsidRPr="00282BCE">
        <w:rPr>
          <w:rFonts w:hint="cs"/>
          <w:rtl/>
        </w:rPr>
        <w:t>אביי</w:t>
      </w:r>
      <w:r w:rsidR="00B8196E" w:rsidRPr="00B8196E">
        <w:rPr>
          <w:rtl/>
        </w:rPr>
        <w:t>:</w:t>
      </w:r>
    </w:p>
    <w:p w14:paraId="74E5D6E3" w14:textId="66850606" w:rsidR="00D16104" w:rsidRPr="006F178A" w:rsidRDefault="00557756" w:rsidP="0045747B">
      <w:pPr>
        <w:rPr>
          <w:rtl/>
        </w:rPr>
      </w:pPr>
      <w:r>
        <w:rPr>
          <w:rFonts w:ascii="Fb Fontext" w:hAnsi="Fb Fontext" w:hint="cs"/>
          <w:rtl/>
        </w:rPr>
        <w:t>מה שעכשיו ה</w:t>
      </w:r>
      <w:r w:rsidR="00D16104" w:rsidRPr="006F178A">
        <w:rPr>
          <w:rFonts w:ascii="Fb Fontext" w:hAnsi="Fb Fontext" w:hint="cs"/>
          <w:rtl/>
        </w:rPr>
        <w:t>כהני</w:t>
      </w:r>
      <w:r w:rsidR="0047368F">
        <w:rPr>
          <w:rFonts w:ascii="Fb Fontext" w:hAnsi="Fb Fontext" w:hint="cs"/>
          <w:rtl/>
        </w:rPr>
        <w:t>ם</w:t>
      </w:r>
      <w:r>
        <w:rPr>
          <w:rFonts w:ascii="Fb Fontext" w:hAnsi="Fb Fontext" w:hint="cs"/>
          <w:rtl/>
        </w:rPr>
        <w:t xml:space="preserve"> שותים יין</w:t>
      </w:r>
      <w:r w:rsidR="00D16104" w:rsidRPr="006F178A">
        <w:rPr>
          <w:rFonts w:ascii="Fb Fontext" w:hAnsi="Fb Fontext" w:hint="cs"/>
          <w:rtl/>
        </w:rPr>
        <w:t xml:space="preserve"> </w:t>
      </w:r>
      <w:r w:rsidR="00D16104" w:rsidRPr="0047368F">
        <w:rPr>
          <w:rStyle w:val="afffff3"/>
          <w:rFonts w:hint="cs"/>
          <w:rtl/>
        </w:rPr>
        <w:t>כרבי</w:t>
      </w:r>
      <w:r>
        <w:rPr>
          <w:rStyle w:val="afffff3"/>
          <w:rFonts w:hint="cs"/>
          <w:rtl/>
        </w:rPr>
        <w:t>.</w:t>
      </w:r>
      <w:r w:rsidR="00D16104" w:rsidRPr="0047368F">
        <w:rPr>
          <w:rStyle w:val="afffff3"/>
          <w:rFonts w:hint="cs"/>
          <w:rtl/>
        </w:rPr>
        <w:t xml:space="preserve"> </w:t>
      </w:r>
    </w:p>
    <w:p w14:paraId="74E5D6E4" w14:textId="77777777" w:rsidR="006F23F8" w:rsidRPr="009D0833" w:rsidRDefault="00990857" w:rsidP="00C3600A">
      <w:pPr>
        <w:pStyle w:val="affff0"/>
        <w:rPr>
          <w:rtl/>
        </w:rPr>
      </w:pPr>
      <w:ins w:id="9807" w:author="מספור קטעי משנה" w:date="2026-10-06T10:05:48Z">
        <w:r>
          <w:rPr>
            <w:rStyle w:val="MisparKeta"/>
          </w:rPr>
          <w:t xml:space="preserve">ד. </w:t>
        </w:r>
      </w:ins>
      <w:r w:rsidRPr="009D0833">
        <w:rPr>
          <w:rtl/>
        </w:rPr>
        <w:t>אנשי משמר ו</w:t>
      </w:r>
      <w:r w:rsidR="00D16104" w:rsidRPr="009D0833">
        <w:rPr>
          <w:rtl/>
        </w:rPr>
        <w:t>מעמד אסורים לספר ולכבס,</w:t>
      </w:r>
    </w:p>
    <w:p w14:paraId="72D4438C" w14:textId="3DC42726" w:rsidR="00B8196E" w:rsidRPr="00B8196E" w:rsidRDefault="00D16104" w:rsidP="00282BCE">
      <w:pPr>
        <w:pStyle w:val="36"/>
        <w:framePr w:wrap="notBeside"/>
        <w:rPr>
          <w:rtl/>
        </w:rPr>
      </w:pPr>
      <w:r w:rsidRPr="00282BCE">
        <w:rPr>
          <w:rFonts w:hint="cs"/>
          <w:rtl/>
        </w:rPr>
        <w:t>מרי</w:t>
      </w:r>
      <w:r w:rsidRPr="00282BCE">
        <w:rPr>
          <w:rtl/>
        </w:rPr>
        <w:t>"</w:t>
      </w:r>
      <w:r w:rsidRPr="00282BCE">
        <w:rPr>
          <w:rFonts w:hint="cs"/>
          <w:rtl/>
        </w:rPr>
        <w:t>ו</w:t>
      </w:r>
      <w:r w:rsidR="00B8196E" w:rsidRPr="00B8196E">
        <w:rPr>
          <w:rtl/>
        </w:rPr>
        <w:t>:</w:t>
      </w:r>
    </w:p>
    <w:p w14:paraId="74E5D6E5" w14:textId="53F82C9C" w:rsidR="00D16104" w:rsidRPr="00053775" w:rsidRDefault="00D16104" w:rsidP="00282BCE">
      <w:pPr>
        <w:spacing w:after="60"/>
        <w:rPr>
          <w:rFonts w:cs="PFT_Frank"/>
          <w:b/>
          <w:bCs/>
          <w:szCs w:val="14"/>
          <w:rtl/>
        </w:rPr>
      </w:pPr>
      <w:r w:rsidRPr="006F178A">
        <w:rPr>
          <w:rtl/>
        </w:rPr>
        <w:t>כדי שלא יכנסו למשמרתם מנוולין.</w:t>
      </w:r>
    </w:p>
    <w:p w14:paraId="1CB5E6DB" w14:textId="654A132A" w:rsidR="00B8196E" w:rsidRPr="00B8196E" w:rsidRDefault="00876D90" w:rsidP="00282BCE">
      <w:pPr>
        <w:pStyle w:val="36"/>
        <w:framePr w:wrap="notBeside"/>
        <w:rPr>
          <w:rtl/>
        </w:rPr>
      </w:pPr>
      <w:r w:rsidRPr="00282BCE">
        <w:rPr>
          <w:rFonts w:hint="cs"/>
          <w:rtl/>
        </w:rPr>
        <w:t>ת''ר</w:t>
      </w:r>
      <w:r w:rsidR="00B8196E" w:rsidRPr="00B8196E">
        <w:rPr>
          <w:rFonts w:hint="cs"/>
          <w:rtl/>
        </w:rPr>
        <w:t>:</w:t>
      </w:r>
    </w:p>
    <w:p w14:paraId="74E5D6E6" w14:textId="2EC02771" w:rsidR="00D16104" w:rsidRPr="00876D90" w:rsidRDefault="007F1CBB" w:rsidP="0086254B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מ</w:t>
      </w:r>
      <w:r w:rsidR="00D16104" w:rsidRPr="009D0833">
        <w:rPr>
          <w:rFonts w:cs="PFT_Frank"/>
          <w:b/>
          <w:bCs/>
          <w:szCs w:val="14"/>
          <w:rtl/>
        </w:rPr>
        <w:t>לך</w:t>
      </w:r>
      <w:r w:rsidR="00D16104" w:rsidRPr="00876D90">
        <w:rPr>
          <w:rtl/>
        </w:rPr>
        <w:t xml:space="preserve"> מסתפר בכל יום</w:t>
      </w:r>
      <w:r w:rsidR="006F23F8">
        <w:rPr>
          <w:rFonts w:hint="cs"/>
          <w:rtl/>
        </w:rPr>
        <w:t xml:space="preserve"> </w:t>
      </w:r>
      <w:r w:rsidR="0086254B">
        <w:rPr>
          <w:rtl/>
        </w:rPr>
        <w:t>–</w:t>
      </w:r>
      <w:r w:rsidR="006F23F8">
        <w:rPr>
          <w:rFonts w:hint="cs"/>
          <w:rtl/>
        </w:rPr>
        <w:t xml:space="preserve"> </w:t>
      </w:r>
      <w:r w:rsidR="0086254B" w:rsidRPr="0086254B">
        <w:rPr>
          <w:rStyle w:val="af4"/>
          <w:rFonts w:hint="cs"/>
          <w:rtl/>
        </w:rPr>
        <w:t>מלך ביופיו</w:t>
      </w:r>
      <w:r w:rsidR="006F23F8">
        <w:rPr>
          <w:rFonts w:hint="cs"/>
          <w:rtl/>
        </w:rPr>
        <w:t>.</w:t>
      </w:r>
    </w:p>
    <w:p w14:paraId="74E5D6E7" w14:textId="77777777" w:rsidR="00D16104" w:rsidRPr="006F178A" w:rsidRDefault="00D16104" w:rsidP="0045747B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>כה"</w:t>
      </w:r>
      <w:r w:rsidRPr="009D0833">
        <w:rPr>
          <w:rFonts w:cs="PFT_Frank" w:hint="cs"/>
          <w:b/>
          <w:bCs/>
          <w:szCs w:val="14"/>
          <w:rtl/>
        </w:rPr>
        <w:t>ג</w:t>
      </w:r>
      <w:r w:rsidRPr="006F178A">
        <w:rPr>
          <w:rFonts w:hint="cs"/>
          <w:rtl/>
        </w:rPr>
        <w:t xml:space="preserve"> </w:t>
      </w:r>
      <w:r w:rsidR="006F23F8">
        <w:rPr>
          <w:rFonts w:hint="cs"/>
          <w:rtl/>
        </w:rPr>
        <w:t xml:space="preserve">כל </w:t>
      </w:r>
      <w:r>
        <w:rPr>
          <w:rStyle w:val="afffff3"/>
          <w:rFonts w:hint="cs"/>
          <w:rtl/>
          <w:rPrChange w:id="9015" w:author="מנוע אמוראים" w:date="2026-10-05T16:42:12Z">
            <w:rPr>
              <w:rFonts w:hint="cs"/>
              <w:rtl/>
            </w:rPr>
          </w:rPrChange>
        </w:rPr>
        <w:t xml:space="preserve">ער</w:t>
      </w:r>
      <w:r>
        <w:rPr>
          <w:rStyle w:val="afffff3"/>
          <w:rtl/>
          <w:rPrChange w:id="9016" w:author="מנוע אמוראים" w:date="2026-10-05T16:42:12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17" w:author="מנוע אמוראים" w:date="2026-10-05T16:42:12Z">
            <w:rPr>
              <w:rFonts w:hint="cs"/>
              <w:rtl/>
            </w:rPr>
          </w:rPrChange>
        </w:rPr>
        <w:t xml:space="preserve">ש</w:t>
      </w:r>
      <w:r>
        <w:rPr>
          <w:rFonts w:hint="cs"/>
          <w:rtl/>
        </w:rPr>
        <w:t xml:space="preserve"> </w:t>
      </w:r>
      <w:r w:rsidR="006F23F8">
        <w:rPr>
          <w:rFonts w:hint="cs"/>
          <w:rtl/>
        </w:rPr>
        <w:t>- ש</w:t>
      </w:r>
      <w:r w:rsidRPr="006F178A">
        <w:rPr>
          <w:rtl/>
        </w:rPr>
        <w:t>משמרות מתחדשות.</w:t>
      </w:r>
    </w:p>
    <w:p w14:paraId="74E5D6E8" w14:textId="77777777" w:rsidR="006F23F8" w:rsidRDefault="00D16104" w:rsidP="0045747B">
      <w:pPr>
        <w:rPr>
          <w:rFonts w:ascii="Fb Fontext" w:hAnsi="Fb Fontext"/>
          <w:sz w:val="20"/>
          <w:rtl/>
        </w:rPr>
      </w:pPr>
      <w:r w:rsidRPr="009D0833">
        <w:rPr>
          <w:rFonts w:cs="PFT_Frank"/>
          <w:b/>
          <w:bCs/>
          <w:szCs w:val="14"/>
          <w:rtl/>
        </w:rPr>
        <w:t xml:space="preserve">כהן הדיוט </w:t>
      </w:r>
      <w:r w:rsidRPr="006F178A">
        <w:rPr>
          <w:rtl/>
        </w:rPr>
        <w:t>אחת ל</w:t>
      </w:r>
      <w:r w:rsidRPr="006F178A">
        <w:rPr>
          <w:rFonts w:hint="cs"/>
          <w:rtl/>
        </w:rPr>
        <w:t xml:space="preserve">ל' יום-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פרע</w:t>
      </w:r>
      <w:r w:rsidR="006F23F8">
        <w:rPr>
          <w:rStyle w:val="af4"/>
          <w:rFonts w:hint="cs"/>
          <w:rtl/>
        </w:rPr>
        <w:t xml:space="preserve"> פרע מנזיר </w:t>
      </w:r>
      <w:r w:rsidRPr="006F178A">
        <w:rPr>
          <w:rFonts w:ascii="Fb Fontext" w:hAnsi="Fb Fontext"/>
          <w:sz w:val="20"/>
          <w:rtl/>
        </w:rPr>
        <w:t xml:space="preserve">סתם נזירות </w:t>
      </w:r>
      <w:r w:rsidR="006F23F8">
        <w:rPr>
          <w:rFonts w:ascii="Fb Fontext" w:hAnsi="Fb Fontext" w:hint="cs"/>
          <w:sz w:val="20"/>
          <w:rtl/>
        </w:rPr>
        <w:t xml:space="preserve">ל' </w:t>
      </w:r>
      <w:r w:rsidRPr="006F178A">
        <w:rPr>
          <w:rFonts w:ascii="Fb Fontext" w:hAnsi="Fb Fontext"/>
          <w:sz w:val="20"/>
          <w:rtl/>
        </w:rPr>
        <w:t>יום.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74E5D6E9" w14:textId="77777777" w:rsidR="00D16104" w:rsidRDefault="00D16104" w:rsidP="007F1CBB">
      <w:pPr>
        <w:rPr>
          <w:rFonts w:cs="Guttman Vilna"/>
          <w:b/>
          <w:bCs/>
          <w:rtl/>
        </w:rPr>
      </w:pPr>
      <w:r w:rsidRPr="002C641B">
        <w:rPr>
          <w:rStyle w:val="af4"/>
          <w:rFonts w:hint="cs"/>
          <w:rtl/>
        </w:rPr>
        <w:t>ד'יהיה</w:t>
      </w:r>
      <w:r w:rsidRPr="002C641B">
        <w:rPr>
          <w:rStyle w:val="af4"/>
          <w:rtl/>
        </w:rPr>
        <w:t>'</w:t>
      </w:r>
      <w:r w:rsidRPr="002C641B">
        <w:rPr>
          <w:rStyle w:val="af4"/>
          <w:rFonts w:hint="cs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 xml:space="preserve">בגימטריא ל' </w:t>
      </w:r>
    </w:p>
    <w:p w14:paraId="74E5D6EA" w14:textId="77777777" w:rsidR="00D16104" w:rsidRPr="006F178A" w:rsidRDefault="006F23F8" w:rsidP="0045747B">
      <w:pPr>
        <w:rPr>
          <w:rtl/>
        </w:rPr>
      </w:pPr>
      <w:r>
        <w:rPr>
          <w:rFonts w:hint="cs"/>
          <w:rtl/>
        </w:rPr>
        <w:t xml:space="preserve">ופירוש </w:t>
      </w:r>
      <w:r w:rsidR="009B4933" w:rsidRPr="009B4933">
        <w:rPr>
          <w:rFonts w:hint="cs"/>
          <w:rtl/>
        </w:rPr>
        <w:t>ד</w:t>
      </w:r>
      <w:r w:rsidR="00D16104" w:rsidRPr="00CC56D5">
        <w:rPr>
          <w:rStyle w:val="af4"/>
          <w:rFonts w:hint="cs"/>
          <w:rtl/>
        </w:rPr>
        <w:t>'</w:t>
      </w:r>
      <w:r w:rsidR="00D16104" w:rsidRPr="00CC56D5">
        <w:rPr>
          <w:rStyle w:val="af4"/>
          <w:rtl/>
        </w:rPr>
        <w:t>ופרע לא ישלחו</w:t>
      </w:r>
      <w:r w:rsidR="00D16104" w:rsidRPr="00CC56D5">
        <w:rPr>
          <w:rStyle w:val="af4"/>
          <w:rFonts w:hint="cs"/>
          <w:rtl/>
        </w:rPr>
        <w:t>'</w:t>
      </w:r>
      <w:r w:rsidR="00D16104" w:rsidRPr="00CC56D5">
        <w:rPr>
          <w:rStyle w:val="af4"/>
          <w:rtl/>
        </w:rPr>
        <w:t xml:space="preserve"> </w:t>
      </w:r>
      <w:r w:rsidR="009B4933">
        <w:rPr>
          <w:rFonts w:ascii="Fb Fontext" w:hAnsi="Fb Fontext"/>
          <w:rtl/>
        </w:rPr>
        <w:t xml:space="preserve">- פרע </w:t>
      </w:r>
      <w:r w:rsidR="009B4933">
        <w:rPr>
          <w:rFonts w:ascii="Fb Fontext" w:hAnsi="Fb Fontext" w:hint="cs"/>
          <w:rtl/>
        </w:rPr>
        <w:t>יהא</w:t>
      </w:r>
      <w:r w:rsidR="00D16104" w:rsidRPr="006F178A">
        <w:rPr>
          <w:rFonts w:ascii="Fb Fontext" w:hAnsi="Fb Fontext"/>
          <w:rtl/>
        </w:rPr>
        <w:t xml:space="preserve">, </w:t>
      </w:r>
      <w:r w:rsidR="0047368F">
        <w:rPr>
          <w:rFonts w:ascii="Fb Fontext" w:hAnsi="Fb Fontext" w:hint="cs"/>
          <w:rtl/>
        </w:rPr>
        <w:t xml:space="preserve">ולא </w:t>
      </w:r>
      <w:r w:rsidR="009B4933">
        <w:rPr>
          <w:rFonts w:ascii="Fb Fontext" w:hAnsi="Fb Fontext" w:hint="cs"/>
          <w:rtl/>
        </w:rPr>
        <w:t>יגדלו עוד</w:t>
      </w:r>
      <w:r>
        <w:rPr>
          <w:rFonts w:ascii="Fb Fontext" w:hAnsi="Fb Fontext" w:hint="cs"/>
          <w:rtl/>
        </w:rPr>
        <w:t xml:space="preserve"> </w:t>
      </w:r>
      <w:r>
        <w:rPr>
          <w:rStyle w:val="afffffc"/>
          <w:rFonts w:hint="cs"/>
          <w:rtl/>
        </w:rPr>
        <w:t>יות</w:t>
      </w:r>
      <w:r w:rsidRPr="006F23F8">
        <w:rPr>
          <w:rStyle w:val="afffffc"/>
          <w:rFonts w:hint="cs"/>
          <w:rtl/>
        </w:rPr>
        <w:t>ר</w:t>
      </w:r>
      <w:r>
        <w:rPr>
          <w:rStyle w:val="afffffc"/>
          <w:rFonts w:hint="cs"/>
          <w:rtl/>
        </w:rPr>
        <w:t xml:space="preserve"> </w:t>
      </w:r>
      <w:r w:rsidRPr="006F23F8">
        <w:rPr>
          <w:rStyle w:val="afffffc"/>
          <w:rFonts w:hint="cs"/>
          <w:rtl/>
        </w:rPr>
        <w:t>מל'</w:t>
      </w:r>
      <w:r w:rsidR="00D16104" w:rsidRPr="006F178A">
        <w:rPr>
          <w:rFonts w:ascii="Fb Fontext" w:hAnsi="Fb Fontext"/>
          <w:rtl/>
        </w:rPr>
        <w:t>.</w:t>
      </w:r>
    </w:p>
    <w:p w14:paraId="74E5D6EB" w14:textId="77777777" w:rsidR="009B4933" w:rsidRPr="009C5606" w:rsidRDefault="009B4933" w:rsidP="0045747B">
      <w:pPr>
        <w:rPr>
          <w:spacing w:val="-4"/>
          <w:rtl/>
        </w:rPr>
      </w:pPr>
      <w:r w:rsidRPr="009D0833">
        <w:rPr>
          <w:rFonts w:cs="PFT_Frank" w:hint="cs"/>
          <w:b/>
          <w:bCs/>
          <w:spacing w:val="-4"/>
          <w:szCs w:val="14"/>
          <w:rtl/>
        </w:rPr>
        <w:t xml:space="preserve">וכשאין מקדש </w:t>
      </w:r>
      <w:r w:rsidRPr="009C5606">
        <w:rPr>
          <w:rFonts w:hint="cs"/>
          <w:spacing w:val="-4"/>
          <w:rtl/>
        </w:rPr>
        <w:t xml:space="preserve">מותרין </w:t>
      </w:r>
      <w:r w:rsidR="006F23F8" w:rsidRPr="009C5606">
        <w:rPr>
          <w:rFonts w:hint="cs"/>
          <w:spacing w:val="-4"/>
          <w:rtl/>
        </w:rPr>
        <w:t>לגדל שהוקש ל</w:t>
      </w:r>
      <w:r w:rsidR="00D16104" w:rsidRPr="009C5606">
        <w:rPr>
          <w:rFonts w:hint="cs"/>
          <w:spacing w:val="-4"/>
          <w:rtl/>
        </w:rPr>
        <w:t xml:space="preserve">יין </w:t>
      </w:r>
      <w:r w:rsidRPr="009C5606">
        <w:rPr>
          <w:rFonts w:hint="cs"/>
          <w:spacing w:val="-4"/>
          <w:rtl/>
        </w:rPr>
        <w:t xml:space="preserve">שרק </w:t>
      </w:r>
      <w:r w:rsidR="00D16104" w:rsidRPr="009C5606">
        <w:rPr>
          <w:rFonts w:hint="cs"/>
          <w:spacing w:val="-4"/>
          <w:rtl/>
        </w:rPr>
        <w:t xml:space="preserve">בזמן ביאה אסור </w:t>
      </w:r>
    </w:p>
    <w:p w14:paraId="74E5D6EC" w14:textId="77777777" w:rsidR="006F23F8" w:rsidRDefault="006F23F8" w:rsidP="0045747B">
      <w:pPr>
        <w:rPr>
          <w:rtl/>
        </w:rPr>
      </w:pPr>
      <w:r>
        <w:rPr>
          <w:rFonts w:hint="cs"/>
          <w:rtl/>
        </w:rPr>
        <w:t xml:space="preserve">ואפי' </w:t>
      </w:r>
      <w:r w:rsidRPr="0086254B">
        <w:rPr>
          <w:rStyle w:val="afffff3"/>
          <w:rFonts w:hint="cs"/>
          <w:rtl/>
        </w:rPr>
        <w:t>שרבנן</w:t>
      </w:r>
      <w:r>
        <w:rPr>
          <w:rFonts w:hint="cs"/>
          <w:rtl/>
        </w:rPr>
        <w:t xml:space="preserve"> אסרו בזמן הזה דמהר</w:t>
      </w:r>
      <w:r w:rsidR="00C00A40">
        <w:rPr>
          <w:rFonts w:hint="cs"/>
          <w:rtl/>
        </w:rPr>
        <w:t>ה</w:t>
      </w:r>
      <w:r>
        <w:rPr>
          <w:rFonts w:hint="cs"/>
          <w:rtl/>
        </w:rPr>
        <w:t xml:space="preserve"> יבנה </w:t>
      </w:r>
    </w:p>
    <w:p w14:paraId="132EC5A3" w14:textId="6C4DDF26" w:rsidR="00B8196E" w:rsidRPr="00B8196E" w:rsidRDefault="006F23F8" w:rsidP="007F1CBB">
      <w:pPr>
        <w:pStyle w:val="36"/>
        <w:framePr w:wrap="notBeside"/>
        <w:rPr>
          <w:rtl/>
        </w:rPr>
      </w:pPr>
      <w:r w:rsidRPr="007F1CBB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6ED" w14:textId="03529BC7" w:rsidR="006F23F8" w:rsidRPr="007F1CBB" w:rsidRDefault="006F23F8" w:rsidP="0045747B">
      <w:pPr>
        <w:rPr>
          <w:rtl/>
        </w:rPr>
      </w:pPr>
      <w:r w:rsidRPr="007F1CBB">
        <w:rPr>
          <w:rFonts w:hint="cs"/>
          <w:rtl/>
        </w:rPr>
        <w:t>דווקא לגבי יין</w:t>
      </w:r>
      <w:r w:rsidR="00C00A40" w:rsidRPr="007F1CBB">
        <w:rPr>
          <w:rFonts w:hint="cs"/>
          <w:rtl/>
        </w:rPr>
        <w:t>,</w:t>
      </w:r>
      <w:r w:rsidRPr="007F1CBB">
        <w:rPr>
          <w:rFonts w:hint="cs"/>
          <w:rtl/>
        </w:rPr>
        <w:t xml:space="preserve"> אבל פרוע ראש אפשר שיסתפר ויכנס מיד</w:t>
      </w:r>
    </w:p>
    <w:p w14:paraId="74E5D6EE" w14:textId="77777777" w:rsidR="006F23F8" w:rsidRPr="009C5606" w:rsidRDefault="006F23F8" w:rsidP="0045747B">
      <w:pPr>
        <w:rPr>
          <w:spacing w:val="-6"/>
          <w:rtl/>
        </w:rPr>
      </w:pPr>
      <w:r w:rsidRPr="009C5606">
        <w:rPr>
          <w:rFonts w:hint="cs"/>
          <w:spacing w:val="-6"/>
          <w:rtl/>
        </w:rPr>
        <w:t>וביין לא יועיל שינה כל שהוא שמפיג- דביותר מרביעית משכרתו,</w:t>
      </w:r>
    </w:p>
    <w:p w14:paraId="17D2526E" w14:textId="1E5B8771" w:rsidR="00B8196E" w:rsidRPr="00B8196E" w:rsidRDefault="006F23F8" w:rsidP="007F1CBB">
      <w:pPr>
        <w:pStyle w:val="36"/>
        <w:framePr w:wrap="notBeside"/>
        <w:rPr>
          <w:rtl/>
        </w:rPr>
      </w:pPr>
      <w:r w:rsidRPr="007F1CBB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6EF" w14:textId="4FEB7AC9" w:rsidR="006F23F8" w:rsidRDefault="006F23F8" w:rsidP="0045747B">
      <w:pPr>
        <w:rPr>
          <w:rtl/>
        </w:rPr>
      </w:pPr>
      <w:r>
        <w:rPr>
          <w:rFonts w:hint="cs"/>
          <w:rtl/>
        </w:rPr>
        <w:t xml:space="preserve">שתויי יין שמחללים עבודה גזרו, משא''כ פרועי ראש. </w:t>
      </w:r>
    </w:p>
    <w:p w14:paraId="361CA865" w14:textId="192F56AE" w:rsidR="00B8196E" w:rsidRPr="00B8196E" w:rsidRDefault="00D81658" w:rsidP="007F1CBB">
      <w:pPr>
        <w:pStyle w:val="36"/>
        <w:framePr w:wrap="notBeside"/>
        <w:rPr>
          <w:rtl/>
        </w:rPr>
      </w:pPr>
      <w:r>
        <w:rPr>
          <w:rFonts w:hint="cs"/>
          <w:rtl/>
        </w:rPr>
        <w:t>וקשיא</w:t>
      </w:r>
      <w:r w:rsidR="00B8196E" w:rsidRPr="00B8196E">
        <w:rPr>
          <w:rFonts w:hint="cs"/>
          <w:rtl/>
        </w:rPr>
        <w:t>:</w:t>
      </w:r>
    </w:p>
    <w:p w14:paraId="74E5D6F0" w14:textId="68343686" w:rsidR="006F23F8" w:rsidRDefault="0086254B" w:rsidP="0045747B">
      <w:pPr>
        <w:rPr>
          <w:rFonts w:ascii="Fb Fontext" w:hAnsi="Fb Fontext"/>
          <w:rtl/>
        </w:rPr>
      </w:pPr>
      <w:r>
        <w:rPr>
          <w:rFonts w:hint="cs"/>
          <w:rtl/>
        </w:rPr>
        <w:t>ד</w:t>
      </w:r>
      <w:r w:rsidR="006F23F8">
        <w:rPr>
          <w:rFonts w:hint="cs"/>
          <w:rtl/>
        </w:rPr>
        <w:t xml:space="preserve">אלו שהן </w:t>
      </w:r>
      <w:r w:rsidR="006F23F8" w:rsidRPr="009D0833">
        <w:rPr>
          <w:rFonts w:cs="PFT_Frank" w:hint="cs"/>
          <w:b/>
          <w:bCs/>
          <w:szCs w:val="14"/>
          <w:rtl/>
        </w:rPr>
        <w:t>במיתה</w:t>
      </w:r>
      <w:r w:rsidR="00D16104" w:rsidRPr="006F178A">
        <w:rPr>
          <w:rFonts w:ascii="Fb Fontext" w:hAnsi="Fb Fontext"/>
          <w:rtl/>
        </w:rPr>
        <w:t>: שתויי יין</w:t>
      </w:r>
      <w:r w:rsidR="00D16104" w:rsidRPr="006F178A">
        <w:rPr>
          <w:rFonts w:ascii="Fb Fontext" w:hAnsi="Fb Fontext" w:hint="cs"/>
          <w:rtl/>
        </w:rPr>
        <w:t xml:space="preserve"> </w:t>
      </w:r>
      <w:r w:rsidR="009B4933">
        <w:rPr>
          <w:rStyle w:val="afffffc"/>
          <w:rFonts w:hint="cs"/>
          <w:rtl/>
        </w:rPr>
        <w:t>ככתוב</w:t>
      </w:r>
      <w:r w:rsidR="00D16104" w:rsidRPr="006F178A">
        <w:rPr>
          <w:rFonts w:ascii="Fb Fontext" w:hAnsi="Fb Fontext"/>
          <w:rtl/>
        </w:rPr>
        <w:t>, ופרועי ראש</w:t>
      </w:r>
      <w:r w:rsidR="006F23F8">
        <w:rPr>
          <w:rFonts w:ascii="Fb Fontext" w:hAnsi="Fb Fontext" w:hint="cs"/>
          <w:rtl/>
        </w:rPr>
        <w:t xml:space="preserve"> </w:t>
      </w:r>
      <w:r w:rsidR="006F23F8" w:rsidRPr="0086254B">
        <w:rPr>
          <w:rStyle w:val="afffffc"/>
          <w:rFonts w:hint="cs"/>
          <w:rtl/>
        </w:rPr>
        <w:t xml:space="preserve">הוקשו </w:t>
      </w:r>
      <w:r w:rsidR="006F23F8" w:rsidRPr="0086254B">
        <w:rPr>
          <w:rStyle w:val="afffffc"/>
          <w:rFonts w:hint="cs"/>
          <w:b/>
          <w:bCs/>
          <w:rtl/>
        </w:rPr>
        <w:t>לשתויי יין</w:t>
      </w:r>
      <w:r w:rsidR="006F23F8">
        <w:rPr>
          <w:rFonts w:ascii="Fb Fontext" w:hAnsi="Fb Fontext" w:hint="cs"/>
          <w:rtl/>
        </w:rPr>
        <w:t xml:space="preserve"> וממילא גם מחללים עבודה</w:t>
      </w:r>
      <w:r w:rsidR="00D81658">
        <w:rPr>
          <w:rFonts w:ascii="Fb Fontext" w:hAnsi="Fb Fontext" w:hint="cs"/>
          <w:rtl/>
        </w:rPr>
        <w:t>!</w:t>
      </w:r>
      <w:r w:rsidR="006F23F8">
        <w:rPr>
          <w:rFonts w:ascii="Fb Fontext" w:hAnsi="Fb Fontext" w:hint="cs"/>
          <w:rtl/>
        </w:rPr>
        <w:t xml:space="preserve"> </w:t>
      </w:r>
    </w:p>
    <w:p w14:paraId="74E5D6F1" w14:textId="77777777" w:rsidR="006F23F8" w:rsidRDefault="006F23F8" w:rsidP="0045747B">
      <w:pPr>
        <w:rPr>
          <w:rFonts w:ascii="Fb Fontext" w:hAnsi="Fb Fontext"/>
          <w:rtl/>
        </w:rPr>
      </w:pPr>
      <w:r w:rsidRPr="009972CD">
        <w:rPr>
          <w:rFonts w:ascii="Fb Fontext" w:hAnsi="Fb Fontext" w:cs="PFT_Frank" w:hint="cs"/>
          <w:b/>
          <w:bCs/>
          <w:szCs w:val="14"/>
          <w:rtl/>
        </w:rPr>
        <w:t xml:space="preserve">ואיסור עבודה </w:t>
      </w:r>
      <w:r>
        <w:rPr>
          <w:rFonts w:ascii="Fb Fontext" w:hAnsi="Fb Fontext" w:hint="cs"/>
          <w:rtl/>
        </w:rPr>
        <w:t>לפרוע גמירי</w:t>
      </w:r>
      <w:r w:rsidR="0086254B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וקרא דיחזקאל אסמכתא. </w:t>
      </w:r>
    </w:p>
    <w:p w14:paraId="74E5D6F2" w14:textId="77777777" w:rsidR="00C00A40" w:rsidRDefault="00C00A40" w:rsidP="00B5304C">
      <w:pPr>
        <w:pStyle w:val="affff0"/>
        <w:ind w:end="0"/>
        <w:rPr>
          <w:rtl/>
        </w:rPr>
        <w:pPrChange w:id="20030" w:author="קלוד" w:date="2026-10-06T10:10:38Z">
          <w:pPr>
            <w:pStyle w:val="affff0"/>
            <w:rPr>
              <w:rtl/>
            </w:rPr>
          </w:pPr>
        </w:pPrChange>
      </w:pPr>
      <w:r>
        <w:rPr>
          <w:rFonts w:hint="cs"/>
          <w:rtl/>
        </w:rPr>
        <w:t>כתוב במגילת תענית</w:t>
      </w:r>
    </w:p>
    <w:p w14:paraId="74E5D6F3" w14:textId="77777777" w:rsidR="00DE581D" w:rsidRDefault="00D16104" w:rsidP="0045747B">
      <w:pPr>
        <w:rPr>
          <w:rFonts w:ascii="Fb Fontext" w:hAnsi="Fb Fontext"/>
          <w:sz w:val="20"/>
          <w:rtl/>
        </w:rPr>
      </w:pPr>
      <w:r>
        <w:rPr>
          <w:rStyle w:val="afffff3"/>
          <w:rFonts w:ascii="Fb Fontext" w:hAnsi="Fb Fontext" w:cs="PFT_Frank" w:hint="cs"/>
          <w:b/>
          <w:bCs/>
          <w:sz w:val="20"/>
          <w:szCs w:val="14"/>
          <w:rtl/>
          <w:rPrChange w:id="9018" w:author="מנוע אמוראים" w:date="2026-10-05T16:42:12Z">
            <w:rPr>
              <w:rFonts w:ascii="Fb Fontext" w:hAnsi="Fb Fontext" w:cs="PFT_Frank" w:hint="cs"/>
              <w:b/>
              <w:bCs/>
              <w:sz w:val="20"/>
              <w:szCs w:val="14"/>
              <w:rtl/>
            </w:rPr>
          </w:rPrChange>
        </w:rPr>
        <w:t xml:space="preserve">מר</w:t>
      </w:r>
      <w:r>
        <w:rPr>
          <w:rStyle w:val="afffff3"/>
          <w:rFonts w:ascii="Fb Fontext" w:hAnsi="Fb Fontext" w:cs="PFT_Frank"/>
          <w:b/>
          <w:bCs/>
          <w:sz w:val="20"/>
          <w:szCs w:val="14"/>
          <w:rtl/>
          <w:rPrChange w:id="9019" w:author="מנוע אמוראים" w:date="2026-10-05T16:42:12Z">
            <w:rPr>
              <w:rFonts w:ascii="Fb Fontext" w:hAnsi="Fb Fontext" w:cs="PFT_Frank"/>
              <w:b/>
              <w:bCs/>
              <w:sz w:val="20"/>
              <w:szCs w:val="14"/>
              <w:rtl/>
            </w:rPr>
          </w:rPrChange>
        </w:rPr>
        <w:t xml:space="preserve">"</w:t>
      </w:r>
      <w:r>
        <w:rPr>
          <w:rStyle w:val="afffff3"/>
          <w:rFonts w:ascii="Fb Fontext" w:hAnsi="Fb Fontext" w:cs="PFT_Frank" w:hint="cs"/>
          <w:b/>
          <w:bCs/>
          <w:sz w:val="20"/>
          <w:szCs w:val="14"/>
          <w:rtl/>
          <w:rPrChange w:id="9020" w:author="מנוע אמוראים" w:date="2026-10-05T16:42:12Z">
            <w:rPr>
              <w:rFonts w:ascii="Fb Fontext" w:hAnsi="Fb Fontext" w:cs="PFT_Frank" w:hint="cs"/>
              <w:b/>
              <w:bCs/>
              <w:sz w:val="20"/>
              <w:szCs w:val="14"/>
              <w:rtl/>
            </w:rPr>
          </w:rPrChange>
        </w:rPr>
        <w:t xml:space="preserve">ח</w:t>
      </w:r>
      <w:r>
        <w:rPr>
          <w:rFonts w:ascii="Fb Fontext" w:hAnsi="Fb Fontext" w:cs="PFT_Frank" w:hint="cs"/>
          <w:b/>
          <w:bCs/>
          <w:sz w:val="20"/>
          <w:szCs w:val="14"/>
          <w:rtl/>
        </w:rPr>
        <w:t xml:space="preserve"> ניסן עד ח' </w:t>
      </w:r>
      <w:r w:rsidR="00DE581D">
        <w:rPr>
          <w:rFonts w:ascii="Fb Fontext" w:hAnsi="Fb Fontext" w:hint="cs"/>
          <w:sz w:val="20"/>
          <w:rtl/>
        </w:rPr>
        <w:t xml:space="preserve">העמידו התמיד ואין מספידין בהן, </w:t>
      </w:r>
    </w:p>
    <w:p w14:paraId="74E5D6F4" w14:textId="77777777" w:rsidR="00DE581D" w:rsidRDefault="00DE581D" w:rsidP="0045747B">
      <w:pPr>
        <w:rPr>
          <w:rFonts w:ascii="Fb Fontext" w:hAnsi="Fb Fontext"/>
          <w:sz w:val="20"/>
          <w:rtl/>
        </w:rPr>
      </w:pPr>
      <w:r w:rsidRPr="009D0833">
        <w:rPr>
          <w:rFonts w:ascii="Fb Fontext" w:hAnsi="Fb Fontext" w:cs="PFT_Frank" w:hint="cs"/>
          <w:b/>
          <w:bCs/>
          <w:sz w:val="20"/>
          <w:szCs w:val="14"/>
          <w:rtl/>
        </w:rPr>
        <w:t>ומח' עד סוף הפסח</w:t>
      </w:r>
      <w:r w:rsidR="00C00A40">
        <w:rPr>
          <w:rFonts w:ascii="Fb Fontext" w:hAnsi="Fb Fontext" w:hint="cs"/>
          <w:sz w:val="20"/>
          <w:rtl/>
        </w:rPr>
        <w:t xml:space="preserve"> העמידו חג </w:t>
      </w:r>
      <w:r>
        <w:rPr>
          <w:rFonts w:ascii="Fb Fontext" w:hAnsi="Fb Fontext" w:hint="cs"/>
          <w:sz w:val="20"/>
          <w:rtl/>
        </w:rPr>
        <w:t xml:space="preserve">שבועות ואין מספידין בהן </w:t>
      </w:r>
    </w:p>
    <w:p w14:paraId="37057F8C" w14:textId="7BEC230D" w:rsidR="00B8196E" w:rsidRPr="00B8196E" w:rsidRDefault="00903D57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6F5" w14:textId="0B076DA1" w:rsidR="00DE581D" w:rsidRDefault="00DE581D" w:rsidP="0045747B">
      <w:pPr>
        <w:rPr>
          <w:rtl/>
        </w:rPr>
      </w:pPr>
      <w:r w:rsidRPr="00DE581D">
        <w:rPr>
          <w:rStyle w:val="afffff3"/>
          <w:rFonts w:hint="cs"/>
          <w:rtl/>
        </w:rPr>
        <w:lastRenderedPageBreak/>
        <w:t>ואמרו</w:t>
      </w:r>
      <w:r w:rsidRPr="00903D57">
        <w:rPr>
          <w:rStyle w:val="afffff3"/>
          <w:rFonts w:hint="cs"/>
          <w:b/>
          <w:rtl/>
        </w:rPr>
        <w:t xml:space="preserve"> </w:t>
      </w:r>
      <w:r w:rsidRPr="00903D57">
        <w:rPr>
          <w:rFonts w:hint="cs"/>
          <w:b/>
          <w:rtl/>
        </w:rPr>
        <w:t>מר''ח</w:t>
      </w:r>
      <w:r>
        <w:rPr>
          <w:rFonts w:hint="cs"/>
          <w:rtl/>
        </w:rPr>
        <w:t xml:space="preserve"> אפי' שהוא יו''ט</w:t>
      </w:r>
      <w:r w:rsidR="00903D57">
        <w:rPr>
          <w:rFonts w:hint="cs"/>
          <w:rtl/>
        </w:rPr>
        <w:t xml:space="preserve"> דר''ח</w:t>
      </w:r>
      <w:r>
        <w:rPr>
          <w:rFonts w:hint="cs"/>
          <w:rtl/>
        </w:rPr>
        <w:t xml:space="preserve">- לאסור יום שלפניו </w:t>
      </w:r>
    </w:p>
    <w:p w14:paraId="74E5D6F6" w14:textId="77777777" w:rsidR="00D16104" w:rsidRPr="006F178A" w:rsidRDefault="00903D57" w:rsidP="00316AEF">
      <w:pPr>
        <w:pStyle w:val="afffffb"/>
        <w:ind w:firstLine="113"/>
        <w:rPr>
          <w:rtl/>
        </w:rPr>
      </w:pPr>
      <w:r>
        <w:rPr>
          <w:rStyle w:val="afffff3"/>
          <w:rFonts w:hint="cs"/>
          <w:rtl/>
        </w:rPr>
        <w:t>[</w:t>
      </w:r>
      <w:r w:rsidR="00D16104" w:rsidRPr="00EA6FEE">
        <w:rPr>
          <w:rStyle w:val="afffff3"/>
          <w:rtl/>
        </w:rPr>
        <w:t>ו</w:t>
      </w:r>
      <w:r w:rsidR="00D16104" w:rsidRPr="00EA6FEE">
        <w:rPr>
          <w:rStyle w:val="afffff3"/>
          <w:rFonts w:hint="cs"/>
          <w:rtl/>
        </w:rPr>
        <w:t>ר</w:t>
      </w:r>
      <w:r w:rsidR="00D16104" w:rsidRPr="00EA6FEE">
        <w:rPr>
          <w:rStyle w:val="afffff3"/>
          <w:rtl/>
        </w:rPr>
        <w:t>"</w:t>
      </w:r>
      <w:r w:rsidR="00D16104" w:rsidRPr="00EA6FEE">
        <w:rPr>
          <w:rStyle w:val="afffff3"/>
          <w:rFonts w:hint="cs"/>
          <w:rtl/>
        </w:rPr>
        <w:t xml:space="preserve">ח לא גזרי' </w:t>
      </w:r>
      <w:r w:rsidR="00D16104" w:rsidRPr="006F178A">
        <w:rPr>
          <w:rFonts w:hint="cs"/>
          <w:rtl/>
        </w:rPr>
        <w:t>שלפניו</w:t>
      </w:r>
      <w:r>
        <w:rPr>
          <w:rFonts w:hint="cs"/>
          <w:rtl/>
        </w:rPr>
        <w:t>-</w:t>
      </w:r>
      <w:r w:rsidR="00D16104" w:rsidRPr="006F178A">
        <w:rPr>
          <w:rFonts w:hint="cs"/>
          <w:rtl/>
        </w:rPr>
        <w:t xml:space="preserve"> דדאורייתא הוא ו</w:t>
      </w:r>
      <w:r w:rsidR="00DE581D">
        <w:rPr>
          <w:rFonts w:hint="cs"/>
          <w:rtl/>
        </w:rPr>
        <w:t>א"צ</w:t>
      </w:r>
      <w:r w:rsidR="00173A5C">
        <w:rPr>
          <w:rFonts w:hint="cs"/>
          <w:rtl/>
        </w:rPr>
        <w:t xml:space="preserve"> </w:t>
      </w:r>
      <w:r w:rsidR="00D16104" w:rsidRPr="006F178A">
        <w:rPr>
          <w:rFonts w:hint="cs"/>
          <w:rtl/>
        </w:rPr>
        <w:t xml:space="preserve">חיזוק </w:t>
      </w:r>
    </w:p>
    <w:p w14:paraId="68CA48DC" w14:textId="66DFB9CF" w:rsidR="00B8196E" w:rsidRPr="00B8196E" w:rsidRDefault="00903D57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6F7" w14:textId="3BEC06B6" w:rsidR="00903D57" w:rsidRPr="009C5606" w:rsidRDefault="00F134BA" w:rsidP="0045747B">
      <w:pPr>
        <w:rPr>
          <w:rStyle w:val="afffff3"/>
          <w:spacing w:val="-4"/>
          <w:rtl/>
        </w:rPr>
      </w:pPr>
      <w:r w:rsidRPr="009972CD">
        <w:rPr>
          <w:rFonts w:cs="PFT_Frank" w:hint="cs"/>
          <w:b/>
          <w:bCs/>
          <w:szCs w:val="14"/>
          <w:rtl/>
        </w:rPr>
        <w:t>עד סוף הפסח</w:t>
      </w:r>
      <w:r w:rsidRPr="009C5606">
        <w:rPr>
          <w:rFonts w:hint="cs"/>
          <w:spacing w:val="-4"/>
          <w:rtl/>
        </w:rPr>
        <w:t xml:space="preserve"> </w:t>
      </w:r>
      <w:r w:rsidR="00F5040F" w:rsidRPr="00D81658">
        <w:rPr>
          <w:rFonts w:hint="cs"/>
          <w:rtl/>
        </w:rPr>
        <w:t>אף</w:t>
      </w:r>
      <w:r w:rsidR="00903D57" w:rsidRPr="00D81658">
        <w:rPr>
          <w:rFonts w:hint="cs"/>
          <w:rtl/>
        </w:rPr>
        <w:t xml:space="preserve"> שהוא יו''ט  דפסח, </w:t>
      </w:r>
      <w:r w:rsidRPr="00D81658">
        <w:rPr>
          <w:rFonts w:hint="cs"/>
          <w:rtl/>
        </w:rPr>
        <w:t>לאסור יום שאחר הפסח</w:t>
      </w:r>
      <w:r w:rsidRPr="009C5606">
        <w:rPr>
          <w:rFonts w:ascii="Fb Fontext" w:hAnsi="Fb Fontext" w:hint="cs"/>
          <w:spacing w:val="-4"/>
          <w:rtl/>
        </w:rPr>
        <w:t xml:space="preserve"> </w:t>
      </w:r>
    </w:p>
    <w:p w14:paraId="74E5D6F8" w14:textId="77777777" w:rsidR="00D16104" w:rsidRDefault="00D16104" w:rsidP="0045747B">
      <w:pPr>
        <w:rPr>
          <w:rtl/>
        </w:rPr>
      </w:pPr>
      <w:r w:rsidRPr="00903D57">
        <w:rPr>
          <w:rStyle w:val="afffff3"/>
          <w:rFonts w:hint="cs"/>
          <w:rtl/>
        </w:rPr>
        <w:t xml:space="preserve">וכרבי יוסי </w:t>
      </w:r>
      <w:r w:rsidRPr="006F178A">
        <w:rPr>
          <w:rFonts w:ascii="Fb Fontext" w:hAnsi="Fb Fontext" w:hint="cs"/>
          <w:rtl/>
        </w:rPr>
        <w:t>שאסר לפני</w:t>
      </w:r>
      <w:r w:rsidR="00903D57">
        <w:rPr>
          <w:rFonts w:ascii="Fb Fontext" w:hAnsi="Fb Fontext" w:hint="cs"/>
          <w:rtl/>
        </w:rPr>
        <w:t>ו</w:t>
      </w:r>
      <w:r w:rsidRPr="006F178A">
        <w:rPr>
          <w:rFonts w:ascii="Fb Fontext" w:hAnsi="Fb Fontext" w:hint="cs"/>
          <w:rtl/>
        </w:rPr>
        <w:t xml:space="preserve"> ולאחריו</w:t>
      </w:r>
    </w:p>
    <w:p w14:paraId="014251A1" w14:textId="1B5B1059" w:rsidR="00B8196E" w:rsidRPr="00B8196E" w:rsidRDefault="00F134BA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>וא</w:t>
      </w:r>
      <w:r w:rsidR="00903D57" w:rsidRPr="00D81658">
        <w:rPr>
          <w:rFonts w:hint="cs"/>
          <w:rtl/>
        </w:rPr>
        <w:t>"כ יקשה</w:t>
      </w:r>
      <w:r w:rsidR="00B8196E" w:rsidRPr="00B8196E">
        <w:rPr>
          <w:rFonts w:hint="cs"/>
          <w:rtl/>
        </w:rPr>
        <w:t>:</w:t>
      </w:r>
    </w:p>
    <w:p w14:paraId="74E5D6F9" w14:textId="4BB1DB99" w:rsidR="00F5040F" w:rsidRDefault="00903D57" w:rsidP="0045747B">
      <w:pPr>
        <w:rPr>
          <w:rtl/>
        </w:rPr>
      </w:pPr>
      <w:r w:rsidRPr="00F5040F">
        <w:rPr>
          <w:rFonts w:hint="cs"/>
          <w:spacing w:val="-6"/>
          <w:rtl/>
        </w:rPr>
        <w:t>בר''ח</w:t>
      </w:r>
      <w:r w:rsidR="00F5040F" w:rsidRPr="00F5040F">
        <w:rPr>
          <w:rFonts w:hint="cs"/>
          <w:spacing w:val="-6"/>
          <w:rtl/>
        </w:rPr>
        <w:t xml:space="preserve"> דאסרנו</w:t>
      </w:r>
      <w:r w:rsidRPr="00F5040F">
        <w:rPr>
          <w:rFonts w:hint="cs"/>
          <w:spacing w:val="-6"/>
          <w:rtl/>
        </w:rPr>
        <w:t xml:space="preserve"> שלפניו אף שהוא אחר כ''ח שהוא גם יו''ט,</w:t>
      </w:r>
      <w:r>
        <w:rPr>
          <w:rFonts w:hint="cs"/>
          <w:rtl/>
        </w:rPr>
        <w:t xml:space="preserve"> </w:t>
      </w:r>
    </w:p>
    <w:p w14:paraId="74E5D6FA" w14:textId="77777777" w:rsidR="00F134BA" w:rsidRDefault="00903D57" w:rsidP="0045747B">
      <w:pPr>
        <w:rPr>
          <w:rtl/>
        </w:rPr>
      </w:pPr>
      <w:r w:rsidRPr="00F5040F">
        <w:rPr>
          <w:rStyle w:val="afffff3"/>
          <w:rFonts w:hint="cs"/>
          <w:rtl/>
        </w:rPr>
        <w:t>ש</w:t>
      </w:r>
      <w:r w:rsidR="00F134BA" w:rsidRPr="00F5040F">
        <w:rPr>
          <w:rStyle w:val="afffff3"/>
          <w:rFonts w:hint="cs"/>
          <w:rtl/>
        </w:rPr>
        <w:t>נטלו</w:t>
      </w:r>
      <w:r w:rsidR="00F134BA" w:rsidRPr="00F134BA">
        <w:rPr>
          <w:rStyle w:val="afffff3"/>
          <w:rFonts w:hint="cs"/>
          <w:rtl/>
        </w:rPr>
        <w:t xml:space="preserve"> יהוד</w:t>
      </w:r>
      <w:r w:rsidR="00F134BA">
        <w:rPr>
          <w:rStyle w:val="afffff3"/>
          <w:rFonts w:hint="cs"/>
          <w:rtl/>
        </w:rPr>
        <w:t>ה</w:t>
      </w:r>
      <w:r w:rsidR="00F134BA" w:rsidRPr="00F134BA">
        <w:rPr>
          <w:rStyle w:val="afffff3"/>
          <w:rFonts w:hint="cs"/>
          <w:rtl/>
        </w:rPr>
        <w:t xml:space="preserve"> בן שמוע וחבריו עצה ממטרו</w:t>
      </w:r>
      <w:r w:rsidR="00F134BA">
        <w:rPr>
          <w:rStyle w:val="afffff3"/>
          <w:rFonts w:hint="cs"/>
          <w:rtl/>
        </w:rPr>
        <w:t>נ</w:t>
      </w:r>
      <w:r w:rsidR="00F134BA" w:rsidRPr="00F134BA">
        <w:rPr>
          <w:rStyle w:val="afffff3"/>
          <w:rFonts w:hint="cs"/>
          <w:rtl/>
        </w:rPr>
        <w:t>יתא</w:t>
      </w:r>
      <w:r w:rsidR="00F134BA">
        <w:rPr>
          <w:rFonts w:hint="cs"/>
          <w:rtl/>
        </w:rPr>
        <w:t xml:space="preserve"> להפגין בלילה, </w:t>
      </w:r>
      <w:r w:rsidR="00F5040F">
        <w:rPr>
          <w:rFonts w:hint="cs"/>
          <w:rtl/>
        </w:rPr>
        <w:t xml:space="preserve">על גזירת שמד, </w:t>
      </w:r>
      <w:r w:rsidR="00F134BA">
        <w:rPr>
          <w:rFonts w:hint="cs"/>
          <w:rtl/>
        </w:rPr>
        <w:t>ו</w:t>
      </w:r>
      <w:r w:rsidR="00F5040F">
        <w:rPr>
          <w:rFonts w:hint="cs"/>
          <w:rtl/>
        </w:rPr>
        <w:t xml:space="preserve">אכן </w:t>
      </w:r>
      <w:r w:rsidR="00F134BA">
        <w:rPr>
          <w:rFonts w:hint="cs"/>
          <w:rtl/>
        </w:rPr>
        <w:t>בטל</w:t>
      </w:r>
      <w:r w:rsidR="00F5040F">
        <w:rPr>
          <w:rFonts w:hint="cs"/>
          <w:rtl/>
        </w:rPr>
        <w:t>וה</w:t>
      </w:r>
      <w:r w:rsidR="00F134BA">
        <w:rPr>
          <w:rFonts w:hint="cs"/>
          <w:rtl/>
        </w:rPr>
        <w:t xml:space="preserve">, ועשאוהו יו''ט, </w:t>
      </w:r>
    </w:p>
    <w:p w14:paraId="55444577" w14:textId="75B9D234" w:rsidR="00B8196E" w:rsidRPr="00B8196E" w:rsidRDefault="00D16104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 xml:space="preserve">א. </w:t>
      </w:r>
      <w:r w:rsidRPr="00D81658">
        <w:rPr>
          <w:rtl/>
        </w:rPr>
        <w:t>אביי</w:t>
      </w:r>
      <w:r w:rsidR="00B8196E" w:rsidRPr="00B8196E">
        <w:rPr>
          <w:rtl/>
        </w:rPr>
        <w:t>:</w:t>
      </w:r>
    </w:p>
    <w:p w14:paraId="74E5D6FB" w14:textId="27ED4A33" w:rsidR="00D16104" w:rsidRPr="00727370" w:rsidRDefault="00D16104" w:rsidP="00D81658">
      <w:pPr>
        <w:rPr>
          <w:rStyle w:val="afffff7"/>
          <w:rtl/>
        </w:rPr>
      </w:pPr>
      <w:r w:rsidRPr="006F178A">
        <w:rPr>
          <w:rFonts w:ascii="Fb Fontext" w:hAnsi="Fb Fontext"/>
          <w:rtl/>
        </w:rPr>
        <w:t>לא נצרכה אלא לחדש מעובר.</w:t>
      </w:r>
      <w:r w:rsidR="00F5040F" w:rsidRPr="00F5040F">
        <w:rPr>
          <w:rStyle w:val="afffffc"/>
          <w:rFonts w:hint="cs"/>
          <w:rtl/>
        </w:rPr>
        <w:t>[ לאסור את ל']</w:t>
      </w:r>
    </w:p>
    <w:p w14:paraId="7F1EC7F8" w14:textId="5622DAB5" w:rsidR="00B8196E" w:rsidRPr="00B8196E" w:rsidRDefault="00D16104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 xml:space="preserve">ב. </w:t>
      </w:r>
      <w:r w:rsidRPr="00D81658">
        <w:rPr>
          <w:rtl/>
        </w:rPr>
        <w:t>ר</w:t>
      </w:r>
      <w:r w:rsidR="00EA6FEE" w:rsidRPr="00D81658">
        <w:rPr>
          <w:rFonts w:hint="cs"/>
          <w:rtl/>
        </w:rPr>
        <w:t>"א</w:t>
      </w:r>
      <w:r w:rsidR="00B8196E" w:rsidRPr="00B8196E">
        <w:rPr>
          <w:rtl/>
        </w:rPr>
        <w:t>:</w:t>
      </w:r>
    </w:p>
    <w:p w14:paraId="74E5D6FC" w14:textId="214214A5" w:rsidR="00D16104" w:rsidRPr="006F178A" w:rsidRDefault="00F134BA" w:rsidP="00D81658">
      <w:pPr>
        <w:rPr>
          <w:rtl/>
        </w:rPr>
      </w:pPr>
      <w:r>
        <w:rPr>
          <w:rFonts w:hint="cs"/>
          <w:rtl/>
        </w:rPr>
        <w:t xml:space="preserve">משום </w:t>
      </w:r>
      <w:r w:rsidRPr="009D0833">
        <w:rPr>
          <w:rFonts w:cs="PFT_Frank" w:hint="cs"/>
          <w:b/>
          <w:bCs/>
          <w:szCs w:val="14"/>
          <w:rtl/>
        </w:rPr>
        <w:t>אחר כ''ח</w:t>
      </w:r>
      <w:r w:rsidR="00D16104" w:rsidRPr="006F178A">
        <w:rPr>
          <w:rtl/>
        </w:rPr>
        <w:t>, בתענית אסור, בהספד מותר.</w:t>
      </w:r>
    </w:p>
    <w:p w14:paraId="74E5D6FD" w14:textId="77777777" w:rsidR="00D16104" w:rsidRPr="006F178A" w:rsidRDefault="00D16104" w:rsidP="00D81658">
      <w:pPr>
        <w:rPr>
          <w:rtl/>
        </w:rPr>
      </w:pPr>
      <w:r w:rsidRPr="006F178A">
        <w:rPr>
          <w:rtl/>
        </w:rPr>
        <w:t>והואיל ו</w:t>
      </w:r>
      <w:r w:rsidR="00F5040F">
        <w:rPr>
          <w:rFonts w:hint="cs"/>
          <w:rtl/>
        </w:rPr>
        <w:t>ה</w:t>
      </w:r>
      <w:r w:rsidRPr="006F178A">
        <w:rPr>
          <w:rtl/>
        </w:rPr>
        <w:t>וטל בין שני י</w:t>
      </w:r>
      <w:r w:rsidR="00F5040F">
        <w:rPr>
          <w:rFonts w:hint="cs"/>
          <w:rtl/>
        </w:rPr>
        <w:t>ו"ט</w:t>
      </w:r>
      <w:r w:rsidRPr="006F178A">
        <w:rPr>
          <w:rtl/>
        </w:rPr>
        <w:t xml:space="preserve"> </w:t>
      </w:r>
      <w:r w:rsidR="00F5040F">
        <w:rPr>
          <w:rtl/>
        </w:rPr>
        <w:t>–</w:t>
      </w:r>
      <w:r w:rsidR="00F5040F">
        <w:rPr>
          <w:rFonts w:hint="cs"/>
          <w:rtl/>
        </w:rPr>
        <w:t xml:space="preserve"> נאסר בהספד </w:t>
      </w:r>
      <w:r w:rsidRPr="006F178A">
        <w:rPr>
          <w:rtl/>
        </w:rPr>
        <w:t xml:space="preserve">כיו"ט עצמו, </w:t>
      </w:r>
    </w:p>
    <w:p w14:paraId="6608D829" w14:textId="771EA0BD" w:rsidR="00B8196E" w:rsidRPr="00B8196E" w:rsidRDefault="00F5040F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6FE" w14:textId="6C507797" w:rsidR="00F5040F" w:rsidRDefault="00F5040F" w:rsidP="0045747B">
      <w:pPr>
        <w:rPr>
          <w:rtl/>
        </w:rPr>
      </w:pPr>
      <w:r>
        <w:rPr>
          <w:rFonts w:hint="cs"/>
          <w:rtl/>
        </w:rPr>
        <w:t xml:space="preserve">ואמרו מח' עד סוף הפסח אפי' שהוא י''ט דתמיד, </w:t>
      </w:r>
    </w:p>
    <w:p w14:paraId="74E5D6FF" w14:textId="77777777" w:rsidR="00F5040F" w:rsidRDefault="00F5040F" w:rsidP="00D81658">
      <w:pPr>
        <w:rPr>
          <w:rtl/>
        </w:rPr>
      </w:pPr>
      <w:r>
        <w:rPr>
          <w:rFonts w:hint="cs"/>
          <w:rtl/>
        </w:rPr>
        <w:t xml:space="preserve">שאפי' יתבטל יו''ט דתמיד עדיין יאסר ח' ניסן </w:t>
      </w:r>
    </w:p>
    <w:p w14:paraId="74E5D700" w14:textId="77777777" w:rsidR="00F5040F" w:rsidRDefault="00F5040F" w:rsidP="00D81658">
      <w:pPr>
        <w:pStyle w:val="afffffb"/>
      </w:pPr>
      <w:r>
        <w:rPr>
          <w:rFonts w:hint="cs"/>
          <w:rtl/>
        </w:rPr>
        <w:t xml:space="preserve">[ולפ''ז יתורץ גם ר''ח לאסור שלפניו שאפי' יבטל כ''ח באדר] </w:t>
      </w:r>
    </w:p>
    <w:p w14:paraId="74E5D701" w14:textId="26469764" w:rsidR="00D16104" w:rsidRPr="006F178A" w:rsidRDefault="00EF131E" w:rsidP="00EF131E">
      <w:pPr>
        <w:pStyle w:val="afffff8"/>
        <w:rPr>
          <w:rtl/>
        </w:rPr>
      </w:pPr>
      <w:r>
        <w:rPr>
          <w:rFonts w:hint="cs"/>
          <w:rtl/>
        </w:rPr>
        <w:t>כמאן הלכה</w:t>
      </w:r>
    </w:p>
    <w:p w14:paraId="1A2050B4" w14:textId="6AB1AF18" w:rsidR="00B8196E" w:rsidRPr="00B8196E" w:rsidRDefault="003F3247" w:rsidP="00D81658">
      <w:pPr>
        <w:pStyle w:val="36"/>
        <w:framePr w:wrap="notBeside"/>
        <w:rPr>
          <w:rtl/>
        </w:rPr>
      </w:pPr>
      <w:r w:rsidRPr="00D81658">
        <w:rPr>
          <w:rtl/>
        </w:rPr>
        <w:t>רב [ורי"ו]</w:t>
      </w:r>
      <w:r w:rsidR="00B8196E" w:rsidRPr="00B8196E">
        <w:rPr>
          <w:rFonts w:hint="cs"/>
          <w:rtl/>
        </w:rPr>
        <w:t>:</w:t>
      </w:r>
    </w:p>
    <w:p w14:paraId="74E5D702" w14:textId="17685F64" w:rsidR="003F3247" w:rsidRPr="009972CD" w:rsidRDefault="0086254B" w:rsidP="0086254B">
      <w:pPr>
        <w:rPr>
          <w:rFonts w:cs="PFT_Frank"/>
          <w:b/>
          <w:bCs/>
          <w:szCs w:val="14"/>
        </w:rPr>
      </w:pPr>
      <w:r w:rsidRPr="009972CD">
        <w:rPr>
          <w:rFonts w:cs="PFT_Frank" w:hint="cs"/>
          <w:b/>
          <w:bCs/>
          <w:szCs w:val="14"/>
          <w:rtl/>
        </w:rPr>
        <w:t>ה</w:t>
      </w:r>
      <w:r w:rsidR="003F3247" w:rsidRPr="009972CD">
        <w:rPr>
          <w:rFonts w:cs="PFT_Frank"/>
          <w:b/>
          <w:bCs/>
          <w:szCs w:val="14"/>
          <w:rtl/>
        </w:rPr>
        <w:t>לכה כרבי יוסי</w:t>
      </w:r>
      <w:r w:rsidRPr="009972CD">
        <w:rPr>
          <w:rFonts w:cs="PFT_Frank" w:hint="cs"/>
          <w:b/>
          <w:bCs/>
          <w:szCs w:val="14"/>
          <w:rtl/>
        </w:rPr>
        <w:t>,</w:t>
      </w:r>
    </w:p>
    <w:p w14:paraId="4E7E572E" w14:textId="69AB235B" w:rsidR="00B8196E" w:rsidRPr="00B8196E" w:rsidRDefault="003F3247" w:rsidP="00D81658">
      <w:pPr>
        <w:pStyle w:val="36"/>
        <w:framePr w:wrap="notBeside"/>
        <w:rPr>
          <w:rtl/>
        </w:rPr>
      </w:pPr>
      <w:r w:rsidRPr="00D81658">
        <w:rPr>
          <w:rtl/>
        </w:rPr>
        <w:t>שמואל</w:t>
      </w:r>
      <w:r w:rsidR="00B8196E" w:rsidRPr="00B8196E">
        <w:rPr>
          <w:rFonts w:hint="cs"/>
          <w:rtl/>
        </w:rPr>
        <w:t>:</w:t>
      </w:r>
    </w:p>
    <w:p w14:paraId="74E5D703" w14:textId="2C3A2A87" w:rsidR="003F3247" w:rsidRPr="00EF131E" w:rsidRDefault="003F3247" w:rsidP="0045747B">
      <w:pPr>
        <w:rPr>
          <w:rStyle w:val="afffffc"/>
        </w:rPr>
      </w:pPr>
      <w:r>
        <w:rPr>
          <w:rFonts w:cs="PFT_Frank"/>
          <w:b/>
          <w:bCs/>
          <w:spacing w:val="-6"/>
          <w:szCs w:val="14"/>
          <w:rtl/>
        </w:rPr>
        <w:t xml:space="preserve">הלכה </w:t>
      </w:r>
      <w:r>
        <w:rPr>
          <w:rStyle w:val="afffff3"/>
          <w:rFonts w:cs="PFT_Frank"/>
          <w:b/>
          <w:bCs/>
          <w:spacing w:val="-6"/>
          <w:szCs w:val="14"/>
          <w:rtl/>
          <w:rPrChange w:id="9021" w:author="מנוע אמוראים" w:date="2026-10-05T16:42:12Z">
            <w:rPr>
              <w:rFonts w:cs="PFT_Frank"/>
              <w:b/>
              <w:bCs/>
              <w:spacing w:val="-6"/>
              <w:szCs w:val="14"/>
              <w:rtl/>
            </w:rPr>
          </w:rPrChange>
        </w:rPr>
        <w:t xml:space="preserve">כר"מ</w:t>
      </w:r>
      <w:r>
        <w:rPr>
          <w:rFonts w:cs="PFT_Frank"/>
          <w:b/>
          <w:bCs/>
          <w:spacing w:val="-6"/>
          <w:szCs w:val="14"/>
          <w:rtl/>
        </w:rPr>
        <w:t xml:space="preserve"> </w:t>
      </w:r>
      <w:r w:rsidRPr="00EF131E">
        <w:rPr>
          <w:rStyle w:val="afffff3"/>
          <w:rtl/>
        </w:rPr>
        <w:t>ואח''כ אמר</w:t>
      </w:r>
      <w:r w:rsidR="00561CB0" w:rsidRPr="00EF131E">
        <w:rPr>
          <w:rStyle w:val="afffff3"/>
          <w:rFonts w:hint="cs"/>
          <w:rtl/>
        </w:rPr>
        <w:t>:</w:t>
      </w:r>
      <w:r w:rsidR="00561CB0" w:rsidRPr="009C5606">
        <w:rPr>
          <w:rStyle w:val="afffff3"/>
          <w:rFonts w:hint="cs"/>
          <w:spacing w:val="-6"/>
          <w:rtl/>
        </w:rPr>
        <w:t xml:space="preserve"> </w:t>
      </w:r>
      <w:r w:rsidRPr="00D67F2E">
        <w:rPr>
          <w:rFonts w:cs="PFT_Frank"/>
          <w:b/>
          <w:bCs/>
          <w:spacing w:val="-6"/>
          <w:szCs w:val="14"/>
          <w:rtl/>
        </w:rPr>
        <w:t>הלכה כרשב''ג</w:t>
      </w:r>
      <w:r w:rsidRPr="009C5606">
        <w:rPr>
          <w:spacing w:val="-6"/>
          <w:rtl/>
        </w:rPr>
        <w:t xml:space="preserve"> </w:t>
      </w:r>
      <w:r w:rsidRPr="00EF131E">
        <w:rPr>
          <w:rStyle w:val="afffffc"/>
          <w:rtl/>
        </w:rPr>
        <w:t>כששמע שמקל גם לפניהן</w:t>
      </w:r>
    </w:p>
    <w:p w14:paraId="223188AF" w14:textId="77777777" w:rsidR="00B8196E" w:rsidRPr="00B8196E" w:rsidRDefault="00F5040F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>והך דרי''ו</w:t>
      </w:r>
      <w:r w:rsidR="00B8196E" w:rsidRPr="00B8196E">
        <w:rPr>
          <w:rtl/>
        </w:rPr>
        <w:t>:</w:t>
      </w:r>
    </w:p>
    <w:p w14:paraId="74E5D704" w14:textId="53FCBED3" w:rsidR="00D16104" w:rsidRPr="00E40C0E" w:rsidRDefault="00F5040F" w:rsidP="0045747B">
      <w:pPr>
        <w:rPr>
          <w:rtl/>
        </w:rPr>
      </w:pPr>
      <w:r>
        <w:rPr>
          <w:rStyle w:val="afffff3"/>
          <w:rFonts w:hint="cs"/>
          <w:rtl/>
        </w:rPr>
        <w:t xml:space="preserve">הסביר ר''ח: על  </w:t>
      </w:r>
      <w:r w:rsidR="00E40C0E" w:rsidRPr="00E40C0E">
        <w:rPr>
          <w:rFonts w:hint="cs"/>
          <w:rtl/>
        </w:rPr>
        <w:t>ימים האסורין בתענית</w:t>
      </w:r>
      <w:r>
        <w:rPr>
          <w:rFonts w:hint="cs"/>
          <w:rtl/>
        </w:rPr>
        <w:t>,</w:t>
      </w:r>
      <w:r w:rsidR="00E40C0E" w:rsidRPr="00E40C0E">
        <w:rPr>
          <w:rFonts w:hint="cs"/>
          <w:rtl/>
        </w:rPr>
        <w:t xml:space="preserve"> ולא בהספד </w:t>
      </w:r>
    </w:p>
    <w:p w14:paraId="58D3AFBF" w14:textId="51AAB65C" w:rsidR="00B8196E" w:rsidRPr="00B8196E" w:rsidRDefault="00E40C0E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>וקשה דארי''ו</w:t>
      </w:r>
      <w:r w:rsidR="00B8196E" w:rsidRPr="00B8196E">
        <w:rPr>
          <w:rFonts w:hint="cs"/>
          <w:rtl/>
        </w:rPr>
        <w:t>:</w:t>
      </w:r>
    </w:p>
    <w:p w14:paraId="74E5D705" w14:textId="165BBFA4" w:rsidR="00423044" w:rsidRDefault="00D16104" w:rsidP="0045747B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sz w:val="20"/>
          <w:rtl/>
        </w:rPr>
        <w:t>הלכה כסתם משנה</w:t>
      </w:r>
      <w:r w:rsidR="00F5040F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5F0DB62B" w14:textId="77777777" w:rsidR="00B8196E" w:rsidRPr="00B8196E" w:rsidRDefault="00D16104" w:rsidP="00D81658">
      <w:pPr>
        <w:pStyle w:val="36"/>
        <w:framePr w:wrap="notBeside"/>
        <w:rPr>
          <w:rtl/>
        </w:rPr>
      </w:pPr>
      <w:r w:rsidRPr="00D81658">
        <w:rPr>
          <w:rtl/>
        </w:rPr>
        <w:t>ותנן</w:t>
      </w:r>
      <w:r w:rsidR="00B8196E" w:rsidRPr="00B8196E">
        <w:rPr>
          <w:rtl/>
        </w:rPr>
        <w:t>:</w:t>
      </w:r>
    </w:p>
    <w:p w14:paraId="74E5D706" w14:textId="3B5C4D49" w:rsidR="00F5040F" w:rsidRPr="00D81658" w:rsidRDefault="00F5040F" w:rsidP="00D81658">
      <w:pPr>
        <w:rPr>
          <w:rtl/>
        </w:rPr>
      </w:pPr>
      <w:r w:rsidRPr="00D81658">
        <w:rPr>
          <w:rFonts w:hint="cs"/>
          <w:rtl/>
        </w:rPr>
        <w:t>כש</w:t>
      </w:r>
      <w:r w:rsidR="00D16104" w:rsidRPr="00D81658">
        <w:rPr>
          <w:rtl/>
        </w:rPr>
        <w:t xml:space="preserve">מקדימין </w:t>
      </w:r>
      <w:r w:rsidR="00E40C0E" w:rsidRPr="00D81658">
        <w:rPr>
          <w:rFonts w:hint="cs"/>
          <w:rtl/>
        </w:rPr>
        <w:t xml:space="preserve">המגילה </w:t>
      </w:r>
      <w:r w:rsidRPr="00D81658">
        <w:rPr>
          <w:rFonts w:hint="cs"/>
          <w:rtl/>
        </w:rPr>
        <w:t>קודם זמנה</w:t>
      </w:r>
      <w:r w:rsidR="00D16104" w:rsidRPr="00D81658">
        <w:rPr>
          <w:rtl/>
        </w:rPr>
        <w:t>, מותרין בהספד ותענית.</w:t>
      </w:r>
    </w:p>
    <w:p w14:paraId="74E5D707" w14:textId="77777777" w:rsidR="00F5040F" w:rsidRPr="00F5040F" w:rsidRDefault="00F5040F" w:rsidP="00D81658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 xml:space="preserve">והיינו בי''א אף שהוא קודם לי''ב האסור בתענית </w:t>
      </w:r>
      <w:r w:rsidRPr="00F5040F">
        <w:rPr>
          <w:rStyle w:val="afffffc"/>
          <w:rFonts w:hint="cs"/>
          <w:rtl/>
        </w:rPr>
        <w:t>יום טורניוס</w:t>
      </w:r>
    </w:p>
    <w:p w14:paraId="74E5D708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יח:</w:t>
      </w:r>
    </w:p>
    <w:p w14:paraId="74E5D709" w14:textId="77777777" w:rsidR="00E40C0E" w:rsidRDefault="009F332D" w:rsidP="0045747B">
      <w:pPr>
        <w:pStyle w:val="afffffb"/>
        <w:ind w:firstLine="113"/>
        <w:rPr>
          <w:rtl/>
        </w:rPr>
      </w:pPr>
      <w:r w:rsidRPr="00316AEF">
        <w:rPr>
          <w:rStyle w:val="afffff3"/>
          <w:rFonts w:hint="cs"/>
          <w:b/>
          <w:bCs w:val="0"/>
          <w:rtl/>
        </w:rPr>
        <w:t>[</w:t>
      </w:r>
      <w:r w:rsidR="00F5040F" w:rsidRPr="00316AEF">
        <w:rPr>
          <w:rStyle w:val="afffff3"/>
          <w:rFonts w:hint="cs"/>
          <w:b/>
          <w:bCs w:val="0"/>
          <w:rtl/>
        </w:rPr>
        <w:t>דבי''ד:</w:t>
      </w:r>
      <w:r w:rsidR="00F5040F">
        <w:rPr>
          <w:rStyle w:val="afffff3"/>
          <w:rFonts w:hint="cs"/>
          <w:rtl/>
        </w:rPr>
        <w:t xml:space="preserve"> </w:t>
      </w:r>
      <w:r w:rsidR="00E40C0E" w:rsidRPr="00E40C0E">
        <w:rPr>
          <w:rStyle w:val="afffff3"/>
          <w:rFonts w:hint="cs"/>
          <w:rtl/>
        </w:rPr>
        <w:t>רבא</w:t>
      </w:r>
      <w:r w:rsidR="00E40C0E">
        <w:rPr>
          <w:rStyle w:val="afffff3"/>
          <w:rFonts w:hint="cs"/>
          <w:rtl/>
        </w:rPr>
        <w:t>:</w:t>
      </w:r>
      <w:r w:rsidR="00E40C0E" w:rsidRPr="00E40C0E">
        <w:rPr>
          <w:rStyle w:val="afffff3"/>
          <w:rFonts w:hint="cs"/>
          <w:rtl/>
        </w:rPr>
        <w:t xml:space="preserve"> </w:t>
      </w:r>
      <w:r w:rsidR="00E40C0E" w:rsidRPr="00D67F2E">
        <w:rPr>
          <w:rFonts w:cs="PFT_Frank" w:hint="cs"/>
          <w:b/>
          <w:bCs/>
          <w:szCs w:val="10"/>
          <w:rtl/>
        </w:rPr>
        <w:t>י''ד וט''ו</w:t>
      </w:r>
      <w:r w:rsidR="00E40C0E">
        <w:rPr>
          <w:rFonts w:hint="cs"/>
          <w:rtl/>
        </w:rPr>
        <w:t xml:space="preserve"> דמגילת תענית </w:t>
      </w:r>
      <w:r>
        <w:rPr>
          <w:rFonts w:hint="cs"/>
          <w:rtl/>
        </w:rPr>
        <w:t xml:space="preserve">לאסור לכולם </w:t>
      </w:r>
      <w:r w:rsidR="00E40C0E">
        <w:rPr>
          <w:rFonts w:hint="cs"/>
          <w:rtl/>
        </w:rPr>
        <w:t>הספד ותענית</w:t>
      </w:r>
    </w:p>
    <w:p w14:paraId="74E5D70A" w14:textId="77777777" w:rsidR="00E40C0E" w:rsidRDefault="009F332D" w:rsidP="008C626C">
      <w:pPr>
        <w:pStyle w:val="afffffb"/>
        <w:ind w:left="565" w:firstLine="113"/>
        <w:rPr>
          <w:rtl/>
        </w:rPr>
      </w:pPr>
      <w:r w:rsidRPr="00D67F2E">
        <w:rPr>
          <w:rFonts w:cs="PFT_Frank" w:hint="cs"/>
          <w:b/>
          <w:bCs/>
          <w:szCs w:val="10"/>
          <w:rtl/>
        </w:rPr>
        <w:t>ובי''ג</w:t>
      </w:r>
      <w:r>
        <w:rPr>
          <w:rFonts w:hint="cs"/>
          <w:rtl/>
        </w:rPr>
        <w:t xml:space="preserve"> </w:t>
      </w:r>
      <w:r w:rsidR="00E40C0E">
        <w:rPr>
          <w:rFonts w:hint="cs"/>
          <w:rtl/>
        </w:rPr>
        <w:t xml:space="preserve">יום ניקנור הוא, </w:t>
      </w:r>
      <w:r w:rsidRPr="00D67F2E">
        <w:rPr>
          <w:rFonts w:cs="PFT_Frank" w:hint="cs"/>
          <w:b/>
          <w:bCs/>
          <w:szCs w:val="10"/>
          <w:rtl/>
        </w:rPr>
        <w:t>וב</w:t>
      </w:r>
      <w:r w:rsidR="00E40C0E" w:rsidRPr="00D67F2E">
        <w:rPr>
          <w:rFonts w:cs="PFT_Frank" w:hint="cs"/>
          <w:b/>
          <w:bCs/>
          <w:szCs w:val="10"/>
          <w:rtl/>
        </w:rPr>
        <w:t xml:space="preserve">י''ב </w:t>
      </w:r>
      <w:r w:rsidR="00E40C0E">
        <w:rPr>
          <w:rFonts w:hint="cs"/>
          <w:rtl/>
        </w:rPr>
        <w:t>יום טוריינוס הוא, אלא לי''א</w:t>
      </w:r>
      <w:r>
        <w:rPr>
          <w:rFonts w:hint="cs"/>
          <w:rtl/>
        </w:rPr>
        <w:t>]</w:t>
      </w:r>
      <w:r w:rsidR="00E40C0E">
        <w:rPr>
          <w:rFonts w:hint="cs"/>
          <w:rtl/>
        </w:rPr>
        <w:t xml:space="preserve"> </w:t>
      </w:r>
    </w:p>
    <w:p w14:paraId="6F16BFDD" w14:textId="5C4297A5" w:rsidR="00B8196E" w:rsidRPr="00B8196E" w:rsidRDefault="00E40C0E" w:rsidP="00D81658">
      <w:pPr>
        <w:pStyle w:val="36"/>
        <w:framePr w:wrap="notBeside"/>
        <w:rPr>
          <w:rtl/>
        </w:rPr>
      </w:pPr>
      <w:r w:rsidRPr="00D81658">
        <w:rPr>
          <w:rFonts w:hint="cs"/>
          <w:rtl/>
        </w:rPr>
        <w:t>ומתרצינן</w:t>
      </w:r>
      <w:r w:rsidR="00B8196E" w:rsidRPr="00B8196E">
        <w:rPr>
          <w:rFonts w:hint="cs"/>
          <w:rtl/>
        </w:rPr>
        <w:t>:</w:t>
      </w:r>
    </w:p>
    <w:p w14:paraId="74E5D70B" w14:textId="026EC8B7" w:rsidR="00D16104" w:rsidRPr="00E40C0E" w:rsidRDefault="009F332D" w:rsidP="0045747B">
      <w:pPr>
        <w:rPr>
          <w:rtl/>
        </w:rPr>
      </w:pPr>
      <w:r w:rsidRPr="000C654B">
        <w:rPr>
          <w:rFonts w:hint="cs"/>
          <w:rtl/>
        </w:rPr>
        <w:t xml:space="preserve">בי"ב, </w:t>
      </w:r>
      <w:r w:rsidR="00E40C0E" w:rsidRPr="000C654B">
        <w:rPr>
          <w:rFonts w:hint="cs"/>
          <w:rtl/>
        </w:rPr>
        <w:t>דיום טורינוס ביטלוהו שנהרגו בו</w:t>
      </w:r>
      <w:r w:rsidR="00E40C0E">
        <w:rPr>
          <w:rFonts w:hint="cs"/>
          <w:rtl/>
        </w:rPr>
        <w:t xml:space="preserve"> </w:t>
      </w:r>
      <w:r w:rsidR="00E40C0E" w:rsidRPr="009F332D">
        <w:rPr>
          <w:rStyle w:val="afffff3"/>
          <w:rFonts w:hint="cs"/>
          <w:rtl/>
        </w:rPr>
        <w:t xml:space="preserve">שמעיה ואחיה </w:t>
      </w:r>
    </w:p>
    <w:p w14:paraId="74E5D70C" w14:textId="4DDD6A8A" w:rsidR="00D16104" w:rsidRPr="00C22DC2" w:rsidRDefault="00EF131E" w:rsidP="00C22DC2">
      <w:pPr>
        <w:pStyle w:val="afffff8"/>
        <w:rPr>
          <w:rtl/>
        </w:rPr>
      </w:pPr>
      <w:r>
        <w:rPr>
          <w:rFonts w:hint="cs"/>
          <w:rtl/>
        </w:rPr>
        <w:t>מעשה דניקנור</w:t>
      </w:r>
      <w:r w:rsidR="00C22DC2">
        <w:rPr>
          <w:rFonts w:hint="cs"/>
          <w:rtl/>
        </w:rPr>
        <w:t>, וטוריינוס</w:t>
      </w:r>
    </w:p>
    <w:p w14:paraId="74E5D70D" w14:textId="77777777" w:rsidR="00D16104" w:rsidRPr="006F178A" w:rsidRDefault="00D16104" w:rsidP="000C654B">
      <w:pPr>
        <w:spacing w:after="60"/>
        <w:rPr>
          <w:rtl/>
        </w:rPr>
      </w:pPr>
      <w:r w:rsidRPr="008C626C">
        <w:rPr>
          <w:rStyle w:val="afffd"/>
          <w:rFonts w:ascii="Fb Fontext" w:hAnsi="Fb Fontext" w:cs="PFT_Frank"/>
          <w:b/>
          <w:sz w:val="20"/>
          <w:szCs w:val="14"/>
          <w:rtl/>
        </w:rPr>
        <w:t>ניקנור</w:t>
      </w:r>
      <w:r w:rsidR="0086254B">
        <w:rPr>
          <w:rStyle w:val="afffd"/>
          <w:rFonts w:ascii="Fb Fontext" w:hAnsi="Fb Fontext" w:cs="PFT_Frank" w:hint="cs"/>
          <w:b/>
          <w:sz w:val="20"/>
          <w:szCs w:val="14"/>
          <w:rtl/>
        </w:rPr>
        <w:t>:</w:t>
      </w:r>
      <w:r w:rsidR="00E40C0E">
        <w:rPr>
          <w:rFonts w:ascii="Fb Fontext" w:hAnsi="Fb Fontext"/>
          <w:sz w:val="20"/>
          <w:rtl/>
        </w:rPr>
        <w:t xml:space="preserve"> </w:t>
      </w:r>
      <w:r w:rsidR="003F3247">
        <w:rPr>
          <w:rFonts w:ascii="Fb Fontext" w:hAnsi="Fb Fontext" w:hint="cs"/>
          <w:sz w:val="20"/>
          <w:rtl/>
        </w:rPr>
        <w:t>ה</w:t>
      </w:r>
      <w:r w:rsidR="009F332D">
        <w:rPr>
          <w:rFonts w:ascii="Fb Fontext" w:hAnsi="Fb Fontext" w:hint="cs"/>
          <w:sz w:val="20"/>
          <w:rtl/>
        </w:rPr>
        <w:t xml:space="preserve">ניף בכל יום </w:t>
      </w:r>
      <w:r w:rsidR="003F3247">
        <w:rPr>
          <w:rFonts w:ascii="Fb Fontext" w:hAnsi="Fb Fontext"/>
          <w:sz w:val="20"/>
          <w:rtl/>
        </w:rPr>
        <w:t>ידו על יהודה וירושלים, וא</w:t>
      </w:r>
      <w:r w:rsidRPr="006F178A">
        <w:rPr>
          <w:rFonts w:ascii="Fb Fontext" w:hAnsi="Fb Fontext"/>
          <w:sz w:val="20"/>
          <w:rtl/>
        </w:rPr>
        <w:t xml:space="preserve">מר: אימתי תפול בידי וארמסנה </w:t>
      </w:r>
      <w:r w:rsidR="00E40C0E">
        <w:rPr>
          <w:rFonts w:ascii="Fb Fontext" w:hAnsi="Fb Fontext" w:hint="cs"/>
          <w:sz w:val="20"/>
          <w:rtl/>
        </w:rPr>
        <w:t xml:space="preserve">וכשנצחום </w:t>
      </w:r>
      <w:r w:rsidRPr="006F178A">
        <w:rPr>
          <w:rFonts w:ascii="Fb Fontext" w:hAnsi="Fb Fontext"/>
          <w:sz w:val="20"/>
          <w:rtl/>
        </w:rPr>
        <w:t xml:space="preserve">בית חשמונאי, </w:t>
      </w:r>
      <w:r w:rsidR="00316AEF">
        <w:rPr>
          <w:rFonts w:ascii="Fb Fontext" w:hAnsi="Fb Fontext" w:hint="cs"/>
          <w:sz w:val="20"/>
          <w:rtl/>
        </w:rPr>
        <w:t xml:space="preserve">חתכו ראשו </w:t>
      </w:r>
      <w:r w:rsidRPr="006F178A">
        <w:rPr>
          <w:rFonts w:ascii="Fb Fontext" w:hAnsi="Fb Fontext"/>
          <w:sz w:val="20"/>
          <w:rtl/>
        </w:rPr>
        <w:lastRenderedPageBreak/>
        <w:t>קצצו בהונות</w:t>
      </w:r>
      <w:r w:rsidR="009F332D">
        <w:rPr>
          <w:rFonts w:ascii="Fb Fontext" w:hAnsi="Fb Fontext" w:hint="cs"/>
          <w:sz w:val="20"/>
          <w:rtl/>
        </w:rPr>
        <w:t>יו</w:t>
      </w:r>
      <w:r w:rsidRPr="006F178A">
        <w:rPr>
          <w:rFonts w:ascii="Fb Fontext" w:hAnsi="Fb Fontext"/>
          <w:sz w:val="20"/>
          <w:rtl/>
        </w:rPr>
        <w:t xml:space="preserve"> ותלאום בשערי ירושלים </w:t>
      </w:r>
      <w:r w:rsidRPr="009F332D">
        <w:rPr>
          <w:rStyle w:val="afffff3"/>
          <w:rtl/>
        </w:rPr>
        <w:t xml:space="preserve">ואמרו: </w:t>
      </w:r>
      <w:r w:rsidRPr="006F178A">
        <w:rPr>
          <w:rFonts w:ascii="Fb Fontext" w:hAnsi="Fb Fontext"/>
          <w:sz w:val="20"/>
          <w:rtl/>
        </w:rPr>
        <w:t>פה שהיה מדבר בגאוה וידיים שהיו מניפות על ירושלים - תעשה בהם נקמה.</w:t>
      </w:r>
    </w:p>
    <w:p w14:paraId="74E5D70E" w14:textId="77777777" w:rsidR="00D16104" w:rsidRPr="00837567" w:rsidRDefault="00D16104" w:rsidP="0086254B">
      <w:pPr>
        <w:rPr>
          <w:spacing w:val="-2"/>
          <w:rtl/>
        </w:rPr>
      </w:pPr>
      <w:r w:rsidRPr="00D67F2E">
        <w:rPr>
          <w:rStyle w:val="afffd"/>
          <w:rFonts w:cs="PFT_Frank"/>
          <w:b/>
          <w:szCs w:val="14"/>
          <w:rtl/>
        </w:rPr>
        <w:t>טוריינוס</w:t>
      </w:r>
      <w:r w:rsidRPr="006F178A"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="00316AEF">
        <w:rPr>
          <w:rFonts w:hint="cs"/>
          <w:rtl/>
        </w:rPr>
        <w:t xml:space="preserve">אמר </w:t>
      </w:r>
      <w:r w:rsidR="0086254B">
        <w:rPr>
          <w:rFonts w:hint="cs"/>
          <w:rtl/>
        </w:rPr>
        <w:t>ל</w:t>
      </w:r>
      <w:r w:rsidR="009F332D">
        <w:rPr>
          <w:rtl/>
        </w:rPr>
        <w:t>לולינוס ופפ</w:t>
      </w:r>
      <w:r w:rsidR="009F332D">
        <w:rPr>
          <w:rFonts w:hint="cs"/>
          <w:rtl/>
        </w:rPr>
        <w:t>וס</w:t>
      </w:r>
      <w:r w:rsidRPr="006F178A">
        <w:rPr>
          <w:rtl/>
        </w:rPr>
        <w:t xml:space="preserve"> אם</w:t>
      </w:r>
      <w:r w:rsidR="00316AEF">
        <w:rPr>
          <w:rtl/>
        </w:rPr>
        <w:t xml:space="preserve"> מעמו של חנניה מישאל ועזריה אתם </w:t>
      </w:r>
      <w:r w:rsidRPr="006F178A">
        <w:rPr>
          <w:rtl/>
        </w:rPr>
        <w:t>יציל</w:t>
      </w:r>
      <w:r w:rsidR="00FF673C">
        <w:rPr>
          <w:rFonts w:hint="cs"/>
          <w:rtl/>
        </w:rPr>
        <w:t xml:space="preserve">כם </w:t>
      </w:r>
      <w:r w:rsidR="00E40C0E">
        <w:rPr>
          <w:rFonts w:hint="cs"/>
          <w:rtl/>
        </w:rPr>
        <w:t xml:space="preserve">אלהיכם </w:t>
      </w:r>
      <w:r w:rsidR="009F332D">
        <w:rPr>
          <w:rFonts w:hint="cs"/>
          <w:rtl/>
        </w:rPr>
        <w:t>כמותם,</w:t>
      </w:r>
      <w:r w:rsidR="009F332D">
        <w:rPr>
          <w:rStyle w:val="afffff3"/>
          <w:rFonts w:hint="cs"/>
          <w:rtl/>
        </w:rPr>
        <w:t xml:space="preserve"> </w:t>
      </w:r>
      <w:r w:rsidRPr="00EA6FEE">
        <w:rPr>
          <w:rStyle w:val="afffff3"/>
          <w:rtl/>
        </w:rPr>
        <w:t>אמרו לו:</w:t>
      </w:r>
      <w:r w:rsidRPr="006F178A">
        <w:rPr>
          <w:rtl/>
        </w:rPr>
        <w:t xml:space="preserve"> </w:t>
      </w:r>
      <w:r w:rsidR="009F332D">
        <w:rPr>
          <w:rFonts w:hint="cs"/>
          <w:rtl/>
        </w:rPr>
        <w:t xml:space="preserve">הם </w:t>
      </w:r>
      <w:r w:rsidR="009F332D">
        <w:rPr>
          <w:rtl/>
        </w:rPr>
        <w:t xml:space="preserve">צדיקים גמורין היו, וראויין </w:t>
      </w:r>
      <w:r w:rsidRPr="006F178A">
        <w:rPr>
          <w:rtl/>
        </w:rPr>
        <w:t>ל</w:t>
      </w:r>
      <w:r w:rsidR="009F332D">
        <w:rPr>
          <w:rtl/>
        </w:rPr>
        <w:t xml:space="preserve">נס, ונבוכדנצר מלך </w:t>
      </w:r>
      <w:r w:rsidR="009F332D" w:rsidRPr="000C654B">
        <w:rPr>
          <w:rtl/>
        </w:rPr>
        <w:t>הגון</w:t>
      </w:r>
      <w:r w:rsidRPr="00EA3722">
        <w:rPr>
          <w:rtl/>
        </w:rPr>
        <w:t>, וראוי לעשות נס על ידו.</w:t>
      </w:r>
      <w:r w:rsidR="009F332D" w:rsidRPr="00EA3722">
        <w:rPr>
          <w:rFonts w:hint="cs"/>
          <w:rtl/>
        </w:rPr>
        <w:t xml:space="preserve"> </w:t>
      </w:r>
      <w:r w:rsidR="007B52A0" w:rsidRPr="00EA3722">
        <w:rPr>
          <w:rtl/>
        </w:rPr>
        <w:t>ואת</w:t>
      </w:r>
      <w:r w:rsidR="007B52A0" w:rsidRPr="00EA3722">
        <w:rPr>
          <w:rFonts w:hint="cs"/>
          <w:rtl/>
        </w:rPr>
        <w:t>ה</w:t>
      </w:r>
      <w:r w:rsidRPr="00EA3722">
        <w:rPr>
          <w:rtl/>
        </w:rPr>
        <w:t xml:space="preserve"> </w:t>
      </w:r>
      <w:r w:rsidR="000120C2" w:rsidRPr="00EA3722">
        <w:rPr>
          <w:rtl/>
        </w:rPr>
        <w:t>הדיוט</w:t>
      </w:r>
      <w:r w:rsidR="000120C2" w:rsidRPr="00EA3722">
        <w:rPr>
          <w:rFonts w:hint="cs"/>
          <w:rtl/>
        </w:rPr>
        <w:t>,</w:t>
      </w:r>
      <w:r w:rsidR="000120C2" w:rsidRPr="00EA3722">
        <w:rPr>
          <w:rtl/>
        </w:rPr>
        <w:t xml:space="preserve"> ואינ</w:t>
      </w:r>
      <w:r w:rsidR="000120C2" w:rsidRPr="00EA3722">
        <w:rPr>
          <w:rFonts w:hint="cs"/>
          <w:rtl/>
        </w:rPr>
        <w:t>ך</w:t>
      </w:r>
      <w:r w:rsidRPr="00EA3722">
        <w:rPr>
          <w:rtl/>
        </w:rPr>
        <w:t xml:space="preserve"> ראוי ל</w:t>
      </w:r>
      <w:r w:rsidR="000120C2" w:rsidRPr="00EA3722">
        <w:rPr>
          <w:rFonts w:hint="cs"/>
          <w:rtl/>
        </w:rPr>
        <w:t>ה</w:t>
      </w:r>
      <w:r w:rsidR="000120C2" w:rsidRPr="00EA3722">
        <w:rPr>
          <w:rtl/>
        </w:rPr>
        <w:t>עשות נס על יד</w:t>
      </w:r>
      <w:r w:rsidR="000120C2" w:rsidRPr="00EA3722">
        <w:rPr>
          <w:rFonts w:hint="cs"/>
          <w:rtl/>
        </w:rPr>
        <w:t>ך</w:t>
      </w:r>
      <w:r w:rsidRPr="00EA3722">
        <w:rPr>
          <w:rtl/>
        </w:rPr>
        <w:t>.</w:t>
      </w:r>
      <w:r w:rsidR="0086254B" w:rsidRPr="00EA3722">
        <w:rPr>
          <w:rFonts w:hint="cs"/>
          <w:rtl/>
        </w:rPr>
        <w:t xml:space="preserve"> </w:t>
      </w:r>
      <w:r w:rsidRPr="00EA3722">
        <w:rPr>
          <w:rtl/>
        </w:rPr>
        <w:t>ואנו נתחייבנו כ</w:t>
      </w:r>
      <w:r w:rsidR="00EA6FEE" w:rsidRPr="00EA3722">
        <w:rPr>
          <w:rtl/>
        </w:rPr>
        <w:t xml:space="preserve">ליה למקום, אם אין אתה הורגנו </w:t>
      </w:r>
      <w:r w:rsidRPr="00EA3722">
        <w:rPr>
          <w:rtl/>
        </w:rPr>
        <w:t>ה</w:t>
      </w:r>
      <w:r w:rsidRPr="006F178A">
        <w:rPr>
          <w:rtl/>
        </w:rPr>
        <w:t xml:space="preserve">רבה הורגים </w:t>
      </w:r>
      <w:r w:rsidRPr="00837567">
        <w:rPr>
          <w:spacing w:val="-2"/>
          <w:rtl/>
        </w:rPr>
        <w:t xml:space="preserve">יש </w:t>
      </w:r>
      <w:r w:rsidR="000120C2" w:rsidRPr="00837567">
        <w:rPr>
          <w:spacing w:val="-2"/>
          <w:rtl/>
        </w:rPr>
        <w:t>למקום</w:t>
      </w:r>
      <w:r w:rsidRPr="00837567">
        <w:rPr>
          <w:spacing w:val="-2"/>
          <w:rtl/>
        </w:rPr>
        <w:t xml:space="preserve">. </w:t>
      </w:r>
      <w:r w:rsidR="000120C2" w:rsidRPr="00837567">
        <w:rPr>
          <w:rFonts w:hint="cs"/>
          <w:spacing w:val="-2"/>
          <w:rtl/>
        </w:rPr>
        <w:t>ו</w:t>
      </w:r>
      <w:r w:rsidRPr="00837567">
        <w:rPr>
          <w:spacing w:val="-2"/>
          <w:rtl/>
        </w:rPr>
        <w:t xml:space="preserve">עתיד </w:t>
      </w:r>
      <w:r w:rsidR="000120C2" w:rsidRPr="00837567">
        <w:rPr>
          <w:rFonts w:hint="cs"/>
          <w:spacing w:val="-2"/>
          <w:rtl/>
        </w:rPr>
        <w:t xml:space="preserve">הקב''ה </w:t>
      </w:r>
      <w:r w:rsidRPr="00837567">
        <w:rPr>
          <w:spacing w:val="-2"/>
          <w:rtl/>
        </w:rPr>
        <w:t>ליפרע דמינו מידך.</w:t>
      </w:r>
      <w:r w:rsidRPr="00837567">
        <w:rPr>
          <w:rFonts w:hint="cs"/>
          <w:spacing w:val="-2"/>
          <w:rtl/>
        </w:rPr>
        <w:t xml:space="preserve"> אעפ</w:t>
      </w:r>
      <w:r w:rsidRPr="00837567">
        <w:rPr>
          <w:spacing w:val="-2"/>
          <w:rtl/>
        </w:rPr>
        <w:t>"</w:t>
      </w:r>
      <w:r w:rsidRPr="00837567">
        <w:rPr>
          <w:rFonts w:hint="cs"/>
          <w:spacing w:val="-2"/>
          <w:rtl/>
        </w:rPr>
        <w:t>כ הרגן מיד</w:t>
      </w:r>
      <w:r w:rsidR="0086254B">
        <w:rPr>
          <w:spacing w:val="-2"/>
          <w:rtl/>
        </w:rPr>
        <w:br/>
      </w:r>
      <w:r w:rsidRPr="00837567">
        <w:rPr>
          <w:spacing w:val="-2"/>
          <w:rtl/>
        </w:rPr>
        <w:t xml:space="preserve">לא זזו משם עד שבאו </w:t>
      </w:r>
      <w:r w:rsidR="000120C2" w:rsidRPr="00837567">
        <w:rPr>
          <w:rFonts w:hint="cs"/>
          <w:spacing w:val="-2"/>
          <w:rtl/>
        </w:rPr>
        <w:t>שני שרים</w:t>
      </w:r>
      <w:r w:rsidRPr="00837567">
        <w:rPr>
          <w:spacing w:val="-2"/>
          <w:rtl/>
        </w:rPr>
        <w:t xml:space="preserve"> מרומי ופצעו את מוחו בגיזרין.</w:t>
      </w:r>
    </w:p>
    <w:p w14:paraId="74E5D70F" w14:textId="77777777" w:rsidR="00D16104" w:rsidRDefault="000120C2" w:rsidP="00C3600A">
      <w:pPr>
        <w:spacing w:before="60"/>
        <w:rPr>
          <w:rFonts w:ascii="Fb Fontext" w:hAnsi="Fb Fontext"/>
          <w:sz w:val="20"/>
          <w:rtl/>
        </w:rPr>
      </w:pPr>
      <w:r>
        <w:rPr>
          <w:rStyle w:val="affff1"/>
          <w:rFonts w:hint="cs"/>
          <w:rtl/>
        </w:rPr>
        <w:t xml:space="preserve">ר''ג אם </w:t>
      </w:r>
      <w:r w:rsidRPr="000120C2">
        <w:rPr>
          <w:rStyle w:val="affff1"/>
          <w:rFonts w:hint="cs"/>
          <w:rtl/>
        </w:rPr>
        <w:t>התחילו אין מפסיקין.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D16104" w:rsidRPr="00EA6FEE">
        <w:rPr>
          <w:rStyle w:val="afffff3"/>
          <w:rFonts w:hint="cs"/>
          <w:rtl/>
        </w:rPr>
        <w:t>ר</w:t>
      </w:r>
      <w:r w:rsidR="00D16104" w:rsidRPr="00EA6FEE">
        <w:rPr>
          <w:rStyle w:val="afffff3"/>
          <w:rtl/>
        </w:rPr>
        <w:t>"</w:t>
      </w:r>
      <w:r w:rsidR="00D16104" w:rsidRPr="00EA6FEE">
        <w:rPr>
          <w:rStyle w:val="afffff3"/>
          <w:rFonts w:hint="cs"/>
          <w:rtl/>
        </w:rPr>
        <w:t>א</w:t>
      </w:r>
      <w:r w:rsidR="00D16104" w:rsidRPr="00EA6FEE">
        <w:rPr>
          <w:rStyle w:val="afffff3"/>
          <w:rtl/>
        </w:rPr>
        <w:t>:</w:t>
      </w:r>
      <w:r w:rsidR="00D16104" w:rsidRPr="006F178A">
        <w:rPr>
          <w:rFonts w:ascii="Fb Fontext" w:hAnsi="Fb Fontext"/>
          <w:sz w:val="20"/>
          <w:rtl/>
        </w:rPr>
        <w:t xml:space="preserve"> שלש, </w:t>
      </w:r>
      <w:r w:rsidR="00D16104" w:rsidRPr="000120C2">
        <w:rPr>
          <w:rStyle w:val="afffff3"/>
          <w:rtl/>
        </w:rPr>
        <w:t>רבי אסי:</w:t>
      </w:r>
      <w:r w:rsidR="00D16104" w:rsidRPr="006F178A">
        <w:rPr>
          <w:rFonts w:ascii="Fb Fontext" w:hAnsi="Fb Fontext"/>
          <w:sz w:val="20"/>
          <w:rtl/>
        </w:rPr>
        <w:t xml:space="preserve"> אחת.</w:t>
      </w:r>
    </w:p>
    <w:p w14:paraId="74E5D710" w14:textId="77777777" w:rsidR="000120C2" w:rsidRPr="000120C2" w:rsidRDefault="000120C2" w:rsidP="0086254B">
      <w:pPr>
        <w:pStyle w:val="affff0"/>
        <w:rPr>
          <w:rtl/>
        </w:rPr>
      </w:pPr>
      <w:ins w:id="9813" w:author="מספור קטעי משנה" w:date="2026-10-06T06:45:54Z">
        <w:r>
          <w:rPr>
            <w:rStyle w:val="MisparKeta"/>
          </w:rPr>
          <w:t xml:space="preserve">ב. </w:t>
        </w:r>
      </w:ins>
      <w:r w:rsidRPr="000120C2">
        <w:rPr>
          <w:rFonts w:hint="cs"/>
          <w:rtl/>
        </w:rPr>
        <w:t>ר''מ אפי' שאר''ג: אין מפסיקין, מודה שאין משלימין</w:t>
      </w:r>
    </w:p>
    <w:p w14:paraId="4E5DAB31" w14:textId="4FF92E39" w:rsidR="00B8196E" w:rsidRPr="00B8196E" w:rsidRDefault="00D16104" w:rsidP="00EA3722">
      <w:pPr>
        <w:pStyle w:val="36"/>
        <w:framePr w:wrap="notBeside"/>
        <w:rPr>
          <w:rtl/>
        </w:rPr>
      </w:pPr>
      <w:r w:rsidRPr="00EA3722">
        <w:rPr>
          <w:rFonts w:hint="cs"/>
          <w:rtl/>
        </w:rPr>
        <w:t>ר</w:t>
      </w:r>
      <w:r w:rsidR="00EA6FEE" w:rsidRPr="00EA3722">
        <w:rPr>
          <w:rFonts w:hint="cs"/>
          <w:rtl/>
        </w:rPr>
        <w:t>ב</w:t>
      </w:r>
      <w:r w:rsidR="00B8196E" w:rsidRPr="00B8196E">
        <w:rPr>
          <w:rtl/>
        </w:rPr>
        <w:t>:</w:t>
      </w:r>
    </w:p>
    <w:p w14:paraId="74E5D711" w14:textId="38090DA8" w:rsidR="00D16104" w:rsidRPr="006F178A" w:rsidRDefault="000120C2" w:rsidP="0045747B">
      <w:pPr>
        <w:rPr>
          <w:rtl/>
        </w:rPr>
      </w:pPr>
      <w:r>
        <w:rPr>
          <w:rStyle w:val="afffff3"/>
          <w:rFonts w:hint="cs"/>
          <w:rtl/>
        </w:rPr>
        <w:t>לחכמים</w:t>
      </w:r>
      <w:r w:rsidR="00D16104" w:rsidRPr="00EA6FEE">
        <w:rPr>
          <w:rStyle w:val="afffff3"/>
          <w:rtl/>
        </w:rPr>
        <w:t xml:space="preserve">: </w:t>
      </w:r>
      <w:r w:rsidR="00D16104" w:rsidRPr="006F178A">
        <w:rPr>
          <w:rFonts w:ascii="Fb Fontext" w:hAnsi="Fb Fontext"/>
          <w:rtl/>
        </w:rPr>
        <w:t>מתענה ומשלים.</w:t>
      </w:r>
      <w:r>
        <w:rPr>
          <w:rFonts w:hint="cs"/>
          <w:rtl/>
        </w:rPr>
        <w:t xml:space="preserve"> </w:t>
      </w:r>
      <w:r w:rsidRPr="009D0833">
        <w:rPr>
          <w:rFonts w:cs="PFT_Frank" w:hint="cs"/>
          <w:b/>
          <w:bCs/>
          <w:szCs w:val="14"/>
          <w:rtl/>
        </w:rPr>
        <w:t>וכן הלכה</w:t>
      </w:r>
    </w:p>
    <w:p w14:paraId="74E5D713" w14:textId="77777777" w:rsidR="00837567" w:rsidRPr="009972CD" w:rsidRDefault="00837567" w:rsidP="0045747B">
      <w:pPr>
        <w:pStyle w:val="afff0"/>
        <w:jc w:val="both"/>
        <w:rPr>
          <w:rStyle w:val="afffd"/>
          <w:rFonts w:cs="PFT_Frank"/>
          <w:b/>
          <w:sz w:val="20"/>
          <w:szCs w:val="14"/>
          <w:rtl/>
        </w:rPr>
        <w:sectPr w:rsidR="00837567" w:rsidRPr="009972CD" w:rsidSect="004E1A12">
          <w:footerReference w:type="even" r:id="rId14"/>
          <w:pgSz w:w="5103" w:h="7371" w:code="11"/>
          <w:pgMar w:top="567" w:right="1134" w:bottom="567" w:left="567" w:header="284" w:footer="284" w:gutter="0"/>
          <w:cols w:space="340"/>
          <w:titlePg/>
          <w:bidi/>
          <w:rtlGutter/>
          <w:docGrid w:linePitch="360"/>
        </w:sectPr>
      </w:pPr>
    </w:p>
    <w:p w14:paraId="74E5D714" w14:textId="77777777" w:rsidR="003D0A71" w:rsidRPr="009972CD" w:rsidRDefault="00D16104" w:rsidP="00837567">
      <w:pPr>
        <w:pStyle w:val="Hadran"/>
        <w:rPr>
          <w:rStyle w:val="afffd"/>
          <w:rFonts w:cs="PFT_Frank"/>
          <w:b/>
          <w:sz w:val="20"/>
          <w:szCs w:val="14"/>
          <w:rtl/>
        </w:rPr>
        <w:pPrChange w:id="91020" w:author="Claude" w:date="2026-10-08T08:35:37Z">
          <w:pPr>
            <w:pStyle w:val="afff0"/>
            <w:rPr>
              <w:rStyle w:val="afffd"/>
              <w:rFonts w:cs="PFT_Frank"/>
              <w:b/>
              <w:sz w:val="20"/>
              <w:szCs w:val="14"/>
              <w:rtl/>
            </w:rPr>
          </w:pPr>
        </w:pPrChange>
      </w:pPr>
      <w:r w:rsidRPr="009972CD">
        <w:rPr>
          <w:rStyle w:val="afffd"/>
          <w:rFonts w:cs="PFT_Frank"/>
          <w:b/>
          <w:sz w:val="20"/>
          <w:szCs w:val="14"/>
          <w:rtl/>
        </w:rPr>
        <w:t>הדר</w:t>
      </w:r>
      <w:r w:rsidR="00837567" w:rsidRPr="009972CD">
        <w:rPr>
          <w:rStyle w:val="afffd"/>
          <w:rFonts w:cs="PFT_Frank" w:hint="cs"/>
          <w:b/>
          <w:sz w:val="20"/>
          <w:szCs w:val="14"/>
          <w:rtl/>
        </w:rPr>
        <w:t>ן עלך סדר תעניות כיצד</w:t>
      </w:r>
    </w:p>
    <w:p w14:paraId="74E5D715" w14:textId="77777777" w:rsidR="003D0A71" w:rsidRDefault="003D0A71">
      <w:pPr>
        <w:bidi w:val="0"/>
        <w:spacing w:after="160" w:line="259" w:lineRule="auto"/>
        <w:jc w:val="left"/>
        <w:rPr>
          <w:rStyle w:val="afffd"/>
          <w:bCs w:val="0"/>
          <w:color w:val="A6A6A6" w:themeColor="background1" w:themeShade="A6"/>
          <w:sz w:val="20"/>
          <w:rtl/>
        </w:rPr>
      </w:pPr>
      <w:r w:rsidRPr="00D67F2E">
        <w:rPr>
          <w:rStyle w:val="afffd"/>
          <w:rFonts w:cs="PFT_Frank"/>
          <w:b/>
          <w:sz w:val="20"/>
          <w:szCs w:val="14"/>
        </w:rPr>
        <w:br w:type="page"/>
      </w:r>
    </w:p>
    <w:p w14:paraId="74E5D716" w14:textId="77777777" w:rsidR="00D16104" w:rsidRPr="003F6548" w:rsidRDefault="00D16104" w:rsidP="003F6548">
      <w:pPr>
        <w:tabs>
          <w:tab w:val="center" w:pos="1701"/>
        </w:tabs>
        <w:rPr>
          <w:rtl/>
        </w:rPr>
        <w:sectPr w:rsidR="00D16104" w:rsidRPr="003F6548" w:rsidSect="004E1A12">
          <w:type w:val="continuous"/>
          <w:pgSz w:w="5103" w:h="7371" w:code="11"/>
          <w:pgMar w:top="567" w:right="1134" w:bottom="567" w:left="567" w:header="284" w:footer="284" w:gutter="0"/>
          <w:cols w:space="340"/>
          <w:titlePg/>
          <w:bidi/>
          <w:rtlGutter/>
          <w:docGrid w:linePitch="360"/>
        </w:sectPr>
      </w:pPr>
    </w:p>
    <w:p w14:paraId="74E5D717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lastRenderedPageBreak/>
        <w:t>יח:</w:t>
      </w:r>
    </w:p>
    <w:p w14:paraId="74E5D718" w14:textId="5D19923B" w:rsidR="00D16104" w:rsidRPr="00053775" w:rsidRDefault="00D16104" w:rsidP="0045747B">
      <w:pPr>
        <w:pStyle w:val="afff6"/>
        <w:framePr w:wrap="around"/>
        <w:spacing w:line="276" w:lineRule="auto"/>
        <w:jc w:val="both"/>
        <w:rPr>
          <w:del w:id="40004" w:author="Claude" w:date="2026-10-06T14:10:07Z"/>
          <w:rStyle w:val="afffd"/>
          <w:rFonts w:ascii="Fb Fontext" w:hAnsi="Fb Fontext" w:cs="PFT_Frank"/>
          <w:b/>
          <w:bCs/>
          <w:sz w:val="20"/>
          <w:szCs w:val="14"/>
          <w:rtl/>
        </w:rPr>
      </w:pPr>
      <w:del w:id="40003" w:author="Claude" w:date="2026-10-06T14:10:07Z">
        <w:r w:rsidRPr="00053775">
          <w:rPr>
            <w:rStyle w:val="afffd"/>
            <w:rFonts w:ascii="Fb Fontext" w:hAnsi="Fb Fontext" w:cs="PFT_Frank" w:hint="cs"/>
            <w:b/>
            <w:bCs/>
            <w:sz w:val="20"/>
            <w:szCs w:val="14"/>
            <w:rtl/>
          </w:rPr>
          <w:delText xml:space="preserve"> סדר תעניות </w:delText>
        </w:r>
      </w:del>
    </w:p>
    <w:p w14:paraId="74E5D719" w14:textId="77777777" w:rsidR="00D16104" w:rsidRPr="006F178A" w:rsidRDefault="00D16104" w:rsidP="0045747B">
      <w:pPr>
        <w:pStyle w:val="afff7"/>
        <w:framePr w:wrap="around"/>
        <w:spacing w:after="0" w:line="276" w:lineRule="auto"/>
        <w:rPr>
          <w:rStyle w:val="afffd"/>
          <w:rFonts w:ascii="Fb Fontext" w:hAnsi="Fb Fontext"/>
          <w:b/>
          <w:bCs w:val="0"/>
          <w:rtl/>
        </w:rPr>
      </w:pPr>
      <w:r w:rsidRPr="00053775">
        <w:rPr>
          <w:rStyle w:val="afffd"/>
          <w:rFonts w:ascii="Fb Fontext" w:hAnsi="Fb Fontext" w:cs="PFT_Frank" w:hint="cs"/>
          <w:b/>
          <w:szCs w:val="14"/>
          <w:rtl/>
        </w:rPr>
        <w:t>(יח:- כו.)</w:t>
      </w:r>
    </w:p>
    <w:p w14:paraId="74E5D71A" w14:textId="77777777" w:rsidR="00D16104" w:rsidRPr="00053775" w:rsidRDefault="00D16104" w:rsidP="0045747B">
      <w:pPr>
        <w:pStyle w:val="afff5"/>
        <w:framePr w:wrap="around"/>
        <w:rPr>
          <w:del w:id="41085" w:author="Claude" w:date="2026-10-07T09:25:22Z"/>
          <w:rStyle w:val="afffd"/>
          <w:rFonts w:ascii="Fb Fontext" w:hAnsi="Fb Fontext" w:cs="PFT_Frank"/>
          <w:b/>
          <w:sz w:val="20"/>
          <w:szCs w:val="14"/>
          <w:rtl/>
        </w:rPr>
      </w:pPr>
      <w:del w:id="41084" w:author="Claude" w:date="2026-10-07T09:25:22Z">
        <w:r w:rsidRPr="00053775">
          <w:rPr>
            <w:rStyle w:val="afffd"/>
            <w:rFonts w:ascii="Fb Fontext" w:hAnsi="Fb Fontext" w:cs="PFT_Frank" w:hint="cs"/>
            <w:b/>
            <w:sz w:val="20"/>
            <w:szCs w:val="14"/>
            <w:rtl/>
          </w:rPr>
          <w:delText xml:space="preserve">פרק שלישי </w:delText>
        </w:r>
      </w:del>
    </w:p>
    <w:p>
      <w:pPr>
        <w:pStyle w:val="PetichatPerek"/>
        <w:rPr>
          <w:ins w:id="41083" w:author="Claude" w:date="2026-10-07T09:25:22Z"/>
        </w:rPr>
      </w:pPr>
      <w:ins w:id="41082" w:author="Claude" w:date="2026-10-07T09:25:22Z">
        <w:r>
          <w:rPr>
            <w:rStyle w:val="afffd"/>
            <w:rFonts w:ascii="Fb Fontext" w:hAnsi="Fb Fontext" w:cs="PFT_Frank" w:hint="cs"/>
            <w:b/>
            <w:sz w:val="20"/>
            <w:szCs w:val="14"/>
            <w:rtl/>
          </w:rPr>
          <w:t xml:space="preserve">פרק שלישי</w:t>
        </w:r>
        <w:r>
          <w:rPr>
            <w:rStyle w:val="afffd"/>
            <w:rFonts w:ascii="Fb Fontext" w:hAnsi="Fb Fontext" w:cs="PFT_Frank" w:hint="cs"/>
            <w:b/>
            <w:sz w:val="20"/>
            <w:szCs w:val="14"/>
            <w:rtl/>
          </w:rPr>
          <w:t xml:space="preserve"> - </w:t>
        </w:r>
        <w:r>
          <w:rPr>
            <w:rStyle w:val="afffd"/>
            <w:rFonts w:ascii="Fb Fontext" w:hAnsi="Fb Fontext" w:cs="PFT_Frank" w:hint="cs"/>
            <w:b/>
            <w:bCs/>
            <w:sz w:val="20"/>
            <w:szCs w:val="14"/>
            <w:rtl/>
          </w:rPr>
          <w:t xml:space="preserve">סדר תעניות</w:t>
        </w:r>
      </w:ins>
    </w:p>
    <w:p>
      <w:pPr>
        <w:pStyle w:val="MishnaBatzad"/>
        <w:rPr>
          <w:ins w:id="20047" w:author="קלוד" w:date="2026-10-06T10:10:38Z"/>
        </w:rPr>
      </w:pPr>
      <w:ins w:id="20046" w:author="קלוד" w:date="2026-10-06T10:10:38Z">
        <w:r>
          <w:t xml:space="preserve">משנה א</w:t>
        </w:r>
      </w:ins>
    </w:p>
    <w:p w14:paraId="74E5D71B" w14:textId="77777777" w:rsidR="00D16104" w:rsidRPr="009C0510" w:rsidRDefault="00D16104" w:rsidP="00837567">
      <w:pPr>
        <w:pStyle w:val="afff8"/>
        <w:jc w:val="center"/>
        <w:rPr>
          <w:rtl/>
        </w:rPr>
      </w:pPr>
      <w:r w:rsidRPr="009C0510">
        <w:rPr>
          <w:rtl/>
        </w:rPr>
        <w:t>סדר תעניות אלו האמור ברביעה ראשונה.</w:t>
      </w:r>
    </w:p>
    <w:p w14:paraId="74E5D71C" w14:textId="77777777" w:rsidR="00D16104" w:rsidRPr="009C0510" w:rsidRDefault="0077284A" w:rsidP="0045747B">
      <w:pPr>
        <w:pStyle w:val="afff8"/>
        <w:rPr>
          <w:rtl/>
        </w:rPr>
      </w:pPr>
      <w:del w:id="41053" w:author="Claude" w:date="2026-10-07T09:25:22Z">
        <w:r>
          <w:rPr>
            <w:rStyle w:val="afffff1"/>
            <w:rFonts w:hint="cs"/>
            <w:rtl/>
          </w:rPr>
          <w:delText xml:space="preserve">א. </w:delText>
        </w:r>
      </w:del>
      <w:r w:rsidR="00D16104" w:rsidRPr="009C0510">
        <w:rPr>
          <w:rtl/>
        </w:rPr>
        <w:t>אבל צמחים ששנו - מתריעין עליהן מיד.</w:t>
      </w:r>
    </w:p>
    <w:p w14:paraId="74E5D71D" w14:textId="77777777" w:rsidR="00D16104" w:rsidRPr="009C5606" w:rsidRDefault="0077284A" w:rsidP="0045747B">
      <w:pPr>
        <w:pStyle w:val="afff8"/>
        <w:rPr>
          <w:spacing w:val="-2"/>
          <w:rtl/>
        </w:rPr>
      </w:pPr>
      <w:del w:id="41054" w:author="Claude" w:date="2026-10-07T09:25:22Z">
        <w:r>
          <w:rPr>
            <w:rStyle w:val="afffff1"/>
            <w:rFonts w:hint="cs"/>
            <w:spacing w:val="-2"/>
            <w:rtl/>
          </w:rPr>
          <w:delText xml:space="preserve">ב. </w:delText>
        </w:r>
      </w:del>
      <w:r w:rsidR="00D16104" w:rsidRPr="009C5606">
        <w:rPr>
          <w:spacing w:val="-2"/>
          <w:rtl/>
        </w:rPr>
        <w:t xml:space="preserve">וכן </w:t>
      </w:r>
      <w:r w:rsidRPr="009C5606">
        <w:rPr>
          <w:rFonts w:hint="cs"/>
          <w:spacing w:val="-2"/>
          <w:rtl/>
        </w:rPr>
        <w:t>כ</w:t>
      </w:r>
      <w:r w:rsidR="00D16104" w:rsidRPr="009C5606">
        <w:rPr>
          <w:spacing w:val="-2"/>
          <w:rtl/>
        </w:rPr>
        <w:t>ש</w:t>
      </w:r>
      <w:r w:rsidR="00D16104" w:rsidRPr="00315FC4">
        <w:rPr>
          <w:spacing w:val="0"/>
          <w:rtl/>
        </w:rPr>
        <w:t xml:space="preserve">פסקו בין גשם לגשם ארבעים יום  מתריעין </w:t>
      </w:r>
      <w:r w:rsidRPr="00315FC4">
        <w:rPr>
          <w:rFonts w:hint="cs"/>
          <w:spacing w:val="0"/>
          <w:rtl/>
        </w:rPr>
        <w:t>מיד</w:t>
      </w:r>
      <w:r w:rsidRPr="00315FC4">
        <w:rPr>
          <w:spacing w:val="0"/>
          <w:rtl/>
        </w:rPr>
        <w:t>,</w:t>
      </w:r>
      <w:r w:rsidRPr="00315FC4">
        <w:rPr>
          <w:rFonts w:hint="cs"/>
          <w:spacing w:val="0"/>
          <w:rtl/>
        </w:rPr>
        <w:t xml:space="preserve"> בצורת</w:t>
      </w:r>
    </w:p>
    <w:p w14:paraId="74E5D71E" w14:textId="77777777" w:rsidR="00D16104" w:rsidRPr="009C0510" w:rsidRDefault="0077284A" w:rsidP="0045747B">
      <w:pPr>
        <w:pStyle w:val="afff8"/>
        <w:rPr>
          <w:rtl/>
        </w:rPr>
      </w:pPr>
      <w:del w:id="41055" w:author="Claude" w:date="2026-10-07T09:25:22Z">
        <w:r>
          <w:rPr>
            <w:rStyle w:val="afffff1"/>
            <w:rFonts w:hint="cs"/>
            <w:rtl/>
          </w:rPr>
          <w:delText xml:space="preserve">ג.</w:delText>
        </w:r>
      </w:del>
      <w:del w:id="41056" w:author="Claude" w:date="2026-10-07T09:25:22Z">
        <w:r>
          <w:rPr>
            <w:rFonts w:hint="cs"/>
            <w:rtl/>
          </w:rPr>
          <w:delText xml:space="preserve"> </w:delText>
        </w:r>
      </w:del>
      <w:r w:rsidR="00D16104" w:rsidRPr="009C0510">
        <w:rPr>
          <w:rtl/>
        </w:rPr>
        <w:t xml:space="preserve">ירדו לצמחין </w:t>
      </w:r>
      <w:r>
        <w:rPr>
          <w:rFonts w:hint="cs"/>
          <w:rtl/>
        </w:rPr>
        <w:t xml:space="preserve">ולא </w:t>
      </w:r>
      <w:r w:rsidR="00D16104" w:rsidRPr="009C0510">
        <w:rPr>
          <w:rtl/>
        </w:rPr>
        <w:t xml:space="preserve">לאילן, לאילן ולא לצמחין, </w:t>
      </w:r>
    </w:p>
    <w:p w14:paraId="74E5D71F" w14:textId="77777777" w:rsidR="00D16104" w:rsidRPr="009C0510" w:rsidRDefault="00D16104" w:rsidP="0045747B">
      <w:pPr>
        <w:pStyle w:val="afff8"/>
        <w:rPr>
          <w:rtl/>
        </w:rPr>
      </w:pPr>
      <w:r w:rsidRPr="009C0510">
        <w:rPr>
          <w:rFonts w:hint="cs"/>
          <w:rtl/>
        </w:rPr>
        <w:t xml:space="preserve"> </w:t>
      </w:r>
      <w:r w:rsidRPr="009C0510">
        <w:rPr>
          <w:rFonts w:hint="cs"/>
          <w:rtl/>
        </w:rPr>
        <w:tab/>
      </w:r>
      <w:r w:rsidRPr="009C0510">
        <w:rPr>
          <w:rtl/>
        </w:rPr>
        <w:t>לזה ולזה אבל לא לבורות לשיחין ולמערות - מתריעין מיד.</w:t>
      </w:r>
    </w:p>
    <w:p w14:paraId="74E5D720" w14:textId="77777777" w:rsidR="009C0510" w:rsidRDefault="0077284A" w:rsidP="0045747B">
      <w:pPr>
        <w:pStyle w:val="afff8"/>
        <w:rPr>
          <w:rtl/>
        </w:rPr>
      </w:pPr>
      <w:del w:id="41057" w:author="Claude" w:date="2026-10-07T09:25:22Z">
        <w:r>
          <w:rPr>
            <w:rStyle w:val="afffff1"/>
            <w:rFonts w:hint="cs"/>
            <w:rtl/>
          </w:rPr>
          <w:delText xml:space="preserve">ד. </w:delText>
        </w:r>
      </w:del>
      <w:r w:rsidR="00D16104" w:rsidRPr="009C0510">
        <w:rPr>
          <w:rtl/>
        </w:rPr>
        <w:t xml:space="preserve">וכן עיר שלא ירדו עליה גשמים, </w:t>
      </w:r>
    </w:p>
    <w:p w14:paraId="74E5D721" w14:textId="77777777" w:rsidR="0077284A" w:rsidRPr="004A3AAC" w:rsidRDefault="00D16104" w:rsidP="0045747B">
      <w:pPr>
        <w:pStyle w:val="afff8"/>
        <w:rPr>
          <w:rtl/>
        </w:rPr>
      </w:pPr>
      <w:r w:rsidRPr="009C0510">
        <w:rPr>
          <w:rFonts w:hint="cs"/>
          <w:rtl/>
        </w:rPr>
        <w:tab/>
      </w:r>
      <w:r w:rsidRPr="004A3AAC">
        <w:rPr>
          <w:rtl/>
        </w:rPr>
        <w:t xml:space="preserve">אותה העיר מתענה ומתרעת, וכל סביבותיה </w:t>
      </w:r>
      <w:r w:rsidR="0077284A" w:rsidRPr="004A3AAC">
        <w:rPr>
          <w:rFonts w:hint="cs"/>
          <w:rtl/>
        </w:rPr>
        <w:t xml:space="preserve">רק </w:t>
      </w:r>
      <w:r w:rsidRPr="004A3AAC">
        <w:rPr>
          <w:rtl/>
        </w:rPr>
        <w:t>מתענות</w:t>
      </w:r>
      <w:r w:rsidR="0077284A" w:rsidRPr="004A3AAC">
        <w:rPr>
          <w:rFonts w:hint="cs"/>
          <w:rtl/>
        </w:rPr>
        <w:t>.</w:t>
      </w:r>
    </w:p>
    <w:p w14:paraId="74E5D722" w14:textId="56819087" w:rsidR="00D16104" w:rsidRPr="009C0510" w:rsidRDefault="001209B6" w:rsidP="0045747B">
      <w:pPr>
        <w:pStyle w:val="afff8"/>
        <w:rPr>
          <w:rtl/>
        </w:rPr>
      </w:pPr>
      <w:r>
        <w:rPr>
          <w:rStyle w:val="afffff1"/>
          <w:rFonts w:hint="cs"/>
          <w:rtl/>
        </w:rPr>
        <w:t xml:space="preserve"> </w:t>
      </w:r>
      <w:r>
        <w:rPr>
          <w:rStyle w:val="afffff1"/>
          <w:rtl/>
        </w:rPr>
        <w:tab/>
      </w:r>
      <w:r w:rsidR="00D16104" w:rsidRPr="0020078A">
        <w:rPr>
          <w:rStyle w:val="afffff1"/>
          <w:rFonts w:hint="cs"/>
          <w:rtl/>
        </w:rPr>
        <w:t>ר</w:t>
      </w:r>
      <w:r w:rsidR="00D16104" w:rsidRPr="0020078A">
        <w:rPr>
          <w:rStyle w:val="afffff1"/>
          <w:rtl/>
        </w:rPr>
        <w:t>"</w:t>
      </w:r>
      <w:r w:rsidR="00D16104" w:rsidRPr="0020078A">
        <w:rPr>
          <w:rStyle w:val="afffff1"/>
          <w:rFonts w:hint="cs"/>
          <w:rtl/>
        </w:rPr>
        <w:t>ע</w:t>
      </w:r>
      <w:r w:rsidR="00D16104" w:rsidRPr="0020078A">
        <w:rPr>
          <w:rStyle w:val="afffff1"/>
          <w:rtl/>
        </w:rPr>
        <w:t>:</w:t>
      </w:r>
      <w:r w:rsidR="00D16104" w:rsidRPr="009C0510">
        <w:rPr>
          <w:rtl/>
        </w:rPr>
        <w:t xml:space="preserve"> </w:t>
      </w:r>
      <w:r w:rsidR="007665CD">
        <w:rPr>
          <w:rFonts w:hint="cs"/>
          <w:rtl/>
        </w:rPr>
        <w:t xml:space="preserve">רק </w:t>
      </w:r>
      <w:r w:rsidR="00D16104" w:rsidRPr="009C0510">
        <w:rPr>
          <w:rtl/>
        </w:rPr>
        <w:t>מתריעות.</w:t>
      </w:r>
    </w:p>
    <w:p w14:paraId="74E5D723" w14:textId="77777777" w:rsidR="007665CD" w:rsidRDefault="007665CD" w:rsidP="0045747B">
      <w:pPr>
        <w:pStyle w:val="afff8"/>
        <w:rPr>
          <w:rtl/>
        </w:rPr>
      </w:pPr>
      <w:del w:id="41058" w:author="Claude" w:date="2026-10-07T09:25:22Z">
        <w:r>
          <w:rPr>
            <w:rStyle w:val="afffff1"/>
            <w:rFonts w:hint="cs"/>
            <w:rtl/>
          </w:rPr>
          <w:delText xml:space="preserve">ה.</w:delText>
        </w:r>
      </w:del>
      <w:del w:id="41059" w:author="Claude" w:date="2026-10-07T09:25:22Z">
        <w:r>
          <w:rPr>
            <w:rFonts w:hint="cs"/>
            <w:rtl/>
          </w:rPr>
          <w:delText xml:space="preserve"> </w:delText>
        </w:r>
      </w:del>
      <w:r w:rsidR="00D16104" w:rsidRPr="009C0510">
        <w:rPr>
          <w:rtl/>
        </w:rPr>
        <w:t xml:space="preserve">וכן עיר שיש בה דבר או מפולת, מתענה ומתרעת וכל סביבותיה </w:t>
      </w:r>
      <w:r>
        <w:rPr>
          <w:rFonts w:hint="cs"/>
          <w:rtl/>
        </w:rPr>
        <w:t xml:space="preserve">רק </w:t>
      </w:r>
      <w:r w:rsidR="00D16104" w:rsidRPr="009C0510">
        <w:rPr>
          <w:rtl/>
        </w:rPr>
        <w:t>מתענות</w:t>
      </w:r>
      <w:r>
        <w:rPr>
          <w:rFonts w:hint="cs"/>
          <w:rtl/>
        </w:rPr>
        <w:t>,</w:t>
      </w:r>
      <w:r w:rsidR="00D16104" w:rsidRPr="009C0510">
        <w:rPr>
          <w:rtl/>
        </w:rPr>
        <w:t xml:space="preserve"> </w:t>
      </w:r>
      <w:r>
        <w:rPr>
          <w:rFonts w:hint="cs"/>
          <w:rtl/>
        </w:rPr>
        <w:t xml:space="preserve"> </w:t>
      </w:r>
      <w:r w:rsidR="00D16104" w:rsidRPr="0020078A">
        <w:rPr>
          <w:rStyle w:val="afffff1"/>
          <w:rFonts w:hint="cs"/>
          <w:rtl/>
        </w:rPr>
        <w:t xml:space="preserve"> </w:t>
      </w:r>
      <w:r w:rsidR="00D16104" w:rsidRPr="0020078A">
        <w:rPr>
          <w:rStyle w:val="afffff1"/>
          <w:rtl/>
        </w:rPr>
        <w:t>ר</w:t>
      </w:r>
      <w:r w:rsidR="0020078A">
        <w:rPr>
          <w:rStyle w:val="afffff1"/>
          <w:rFonts w:hint="cs"/>
          <w:rtl/>
        </w:rPr>
        <w:t>"ע</w:t>
      </w:r>
      <w:r w:rsidR="00D16104" w:rsidRPr="0020078A">
        <w:rPr>
          <w:rStyle w:val="afffff1"/>
          <w:rtl/>
        </w:rPr>
        <w:t>:</w:t>
      </w:r>
      <w:r w:rsidR="00D16104" w:rsidRPr="009C0510">
        <w:rPr>
          <w:rtl/>
        </w:rPr>
        <w:t xml:space="preserve"> </w:t>
      </w:r>
      <w:r>
        <w:rPr>
          <w:rFonts w:hint="cs"/>
          <w:rtl/>
        </w:rPr>
        <w:t xml:space="preserve">רק </w:t>
      </w:r>
      <w:r w:rsidR="00D16104" w:rsidRPr="009C0510">
        <w:rPr>
          <w:rtl/>
        </w:rPr>
        <w:t>מתריעות</w:t>
      </w:r>
    </w:p>
    <w:p w14:paraId="74E5D724" w14:textId="77777777" w:rsidR="007665CD" w:rsidRDefault="002B5F0C" w:rsidP="0045747B">
      <w:pPr>
        <w:pStyle w:val="afffff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7665CD">
        <w:rPr>
          <w:rFonts w:hint="cs"/>
          <w:rtl/>
        </w:rPr>
        <w:t xml:space="preserve">[דבר </w:t>
      </w:r>
      <w:r w:rsidR="007665CD">
        <w:rPr>
          <w:rtl/>
        </w:rPr>
        <w:t>–</w:t>
      </w:r>
      <w:r w:rsidR="007665CD">
        <w:rPr>
          <w:rFonts w:hint="cs"/>
          <w:rtl/>
        </w:rPr>
        <w:t>עיר של חמש מאות איש שמתו ג' אנשים בג' ימים]</w:t>
      </w:r>
    </w:p>
    <w:p w14:paraId="74E5D725" w14:textId="77777777" w:rsidR="00D16104" w:rsidRPr="009C0510" w:rsidRDefault="007665CD" w:rsidP="0045747B">
      <w:pPr>
        <w:pStyle w:val="afff8"/>
        <w:rPr>
          <w:rtl/>
        </w:rPr>
      </w:pPr>
      <w:del w:id="41060" w:author="Claude" w:date="2026-10-07T09:25:22Z">
        <w:r>
          <w:rPr>
            <w:rStyle w:val="afffff1"/>
            <w:rFonts w:hint="cs"/>
            <w:rtl/>
          </w:rPr>
          <w:delText xml:space="preserve">ו.</w:delText>
        </w:r>
      </w:del>
      <w:del w:id="41061" w:author="Claude" w:date="2026-10-07T09:25:22Z">
        <w:r>
          <w:rPr>
            <w:rFonts w:hint="cs"/>
            <w:rtl/>
          </w:rPr>
          <w:delText xml:space="preserve"> </w:delText>
        </w:r>
      </w:del>
      <w:r>
        <w:rPr>
          <w:rtl/>
        </w:rPr>
        <w:t>על אלו מתריעין בכל מקום</w:t>
      </w:r>
      <w:r>
        <w:rPr>
          <w:rFonts w:hint="cs"/>
          <w:rtl/>
        </w:rPr>
        <w:t xml:space="preserve"> </w:t>
      </w:r>
      <w:r w:rsidRPr="002B5F0C">
        <w:rPr>
          <w:rStyle w:val="afffff1"/>
          <w:rFonts w:hint="cs"/>
          <w:rtl/>
        </w:rPr>
        <w:t>[מכה מהלכת]</w:t>
      </w:r>
    </w:p>
    <w:p w14:paraId="74E5D726" w14:textId="77777777" w:rsidR="00D16104" w:rsidRPr="009C0510" w:rsidRDefault="00D16104" w:rsidP="00956135">
      <w:pPr>
        <w:pStyle w:val="afff8"/>
        <w:spacing w:after="60" w:line="220" w:lineRule="exact"/>
        <w:rPr>
          <w:rtl/>
        </w:rPr>
      </w:pPr>
      <w:r w:rsidRPr="009C0510">
        <w:rPr>
          <w:rtl/>
        </w:rPr>
        <w:t>שדפון, ירקון ארבה, חסיל, חיה רעה, חרב</w:t>
      </w:r>
      <w:r w:rsidR="007665CD">
        <w:rPr>
          <w:rFonts w:hint="cs"/>
          <w:rtl/>
        </w:rPr>
        <w:t>.</w:t>
      </w:r>
    </w:p>
    <w:p w14:paraId="74E5D727" w14:textId="2AB9F26D" w:rsidR="002B5F0C" w:rsidRDefault="00D16104" w:rsidP="00956135">
      <w:pPr>
        <w:pStyle w:val="afff8"/>
        <w:jc w:val="center"/>
        <w:rPr>
          <w:rStyle w:val="afffff1"/>
          <w:rtl/>
        </w:rPr>
      </w:pPr>
      <w:r w:rsidRPr="002B5F0C">
        <w:rPr>
          <w:rStyle w:val="afffff1"/>
          <w:rtl/>
        </w:rPr>
        <w:t>מעשה שירדו זקנים מירושלים לעריהם, וגזרו תענית</w:t>
      </w:r>
      <w:r w:rsidR="002B5F0C">
        <w:rPr>
          <w:rStyle w:val="afffff1"/>
          <w:rFonts w:hint="cs"/>
          <w:rtl/>
        </w:rPr>
        <w:t>:</w:t>
      </w:r>
    </w:p>
    <w:p w14:paraId="74E5D728" w14:textId="77777777" w:rsidR="00D16104" w:rsidRPr="009C0510" w:rsidRDefault="002B5F0C" w:rsidP="0045747B">
      <w:pPr>
        <w:pStyle w:val="afff8"/>
        <w:rPr>
          <w:rtl/>
        </w:rPr>
      </w:pPr>
      <w:r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ab/>
      </w:r>
      <w:r w:rsidR="00D16104" w:rsidRPr="009C0510">
        <w:rPr>
          <w:rtl/>
        </w:rPr>
        <w:t>על שנראה כמלא פי תנור שדפון באשקלון.</w:t>
      </w:r>
    </w:p>
    <w:p w14:paraId="74E5D729" w14:textId="77777777" w:rsidR="00D16104" w:rsidRPr="009C0510" w:rsidRDefault="00D16104" w:rsidP="0045747B">
      <w:pPr>
        <w:pStyle w:val="afff8"/>
        <w:rPr>
          <w:rtl/>
        </w:rPr>
      </w:pPr>
      <w:r w:rsidRPr="002B5F0C">
        <w:rPr>
          <w:rStyle w:val="afffff1"/>
          <w:rtl/>
        </w:rPr>
        <w:t xml:space="preserve">ועוד גזרו תענית </w:t>
      </w:r>
      <w:r w:rsidRPr="009C0510">
        <w:rPr>
          <w:rtl/>
        </w:rPr>
        <w:t>על שאכלו זאבים שני תינוקות בעבר הירדן.</w:t>
      </w:r>
    </w:p>
    <w:p w14:paraId="74E5D72A" w14:textId="31D35F0E" w:rsidR="00D16104" w:rsidRPr="009C0510" w:rsidRDefault="007665CD" w:rsidP="002A6930">
      <w:pPr>
        <w:pStyle w:val="afff8"/>
        <w:spacing w:after="60" w:line="220" w:lineRule="exact"/>
        <w:rPr>
          <w:rtl/>
        </w:rPr>
      </w:pPr>
      <w:r>
        <w:rPr>
          <w:rStyle w:val="afffff1"/>
          <w:rtl/>
        </w:rPr>
        <w:t>רבי יוסי</w:t>
      </w:r>
      <w:r w:rsidR="00D16104" w:rsidRPr="009C0510">
        <w:rPr>
          <w:rStyle w:val="afffff1"/>
          <w:rtl/>
        </w:rPr>
        <w:t>:</w:t>
      </w:r>
      <w:r w:rsidR="00D16104" w:rsidRPr="009C0510">
        <w:rPr>
          <w:rtl/>
        </w:rPr>
        <w:t xml:space="preserve"> </w:t>
      </w:r>
      <w:r w:rsidR="004A3AAC">
        <w:rPr>
          <w:rtl/>
        </w:rPr>
        <w:tab/>
      </w:r>
      <w:r w:rsidR="004A3AAC">
        <w:rPr>
          <w:rtl/>
        </w:rPr>
        <w:tab/>
      </w:r>
      <w:r w:rsidR="004A3AAC">
        <w:rPr>
          <w:rtl/>
        </w:rPr>
        <w:tab/>
      </w:r>
      <w:r w:rsidR="00D16104" w:rsidRPr="009C0510">
        <w:rPr>
          <w:rtl/>
        </w:rPr>
        <w:t>לא על שאכלו, אלא על שנראו.</w:t>
      </w:r>
    </w:p>
    <w:p w14:paraId="74E5D72B" w14:textId="77777777" w:rsidR="0020078A" w:rsidRDefault="007665CD" w:rsidP="0045747B">
      <w:pPr>
        <w:pStyle w:val="afff8"/>
        <w:rPr>
          <w:rtl/>
        </w:rPr>
      </w:pPr>
      <w:del w:id="41062" w:author="Claude" w:date="2026-10-07T09:25:22Z">
        <w:r>
          <w:rPr>
            <w:rStyle w:val="afffff1"/>
            <w:rFonts w:hint="cs"/>
            <w:rtl/>
          </w:rPr>
          <w:delText xml:space="preserve">ז. </w:delText>
        </w:r>
      </w:del>
      <w:r w:rsidR="00D16104" w:rsidRPr="009C0510">
        <w:rPr>
          <w:rtl/>
        </w:rPr>
        <w:t xml:space="preserve">על אלו מתריעין </w:t>
      </w:r>
      <w:r w:rsidR="002B5F0C" w:rsidRPr="002B5F0C">
        <w:rPr>
          <w:rStyle w:val="afffff1"/>
          <w:rFonts w:hint="cs"/>
          <w:rtl/>
        </w:rPr>
        <w:t>[עננו]</w:t>
      </w:r>
      <w:r w:rsidR="002B5F0C">
        <w:rPr>
          <w:rFonts w:hint="cs"/>
          <w:rtl/>
        </w:rPr>
        <w:t xml:space="preserve"> </w:t>
      </w:r>
      <w:r w:rsidR="00D16104" w:rsidRPr="009C0510">
        <w:rPr>
          <w:rtl/>
        </w:rPr>
        <w:t>בשבת:</w:t>
      </w:r>
    </w:p>
    <w:p w14:paraId="74E5D72C" w14:textId="77777777" w:rsidR="00D16104" w:rsidRPr="00A566F8" w:rsidRDefault="002B5F0C" w:rsidP="0045747B">
      <w:pPr>
        <w:pStyle w:val="afff8"/>
        <w:rPr>
          <w:spacing w:val="0"/>
          <w:rtl/>
        </w:rPr>
      </w:pPr>
      <w:r w:rsidRPr="00A566F8">
        <w:rPr>
          <w:spacing w:val="0"/>
          <w:rtl/>
        </w:rPr>
        <w:t>עיר שהקיפוה נכרים, או נהר, ו</w:t>
      </w:r>
      <w:r w:rsidR="00D16104" w:rsidRPr="00A566F8">
        <w:rPr>
          <w:spacing w:val="0"/>
          <w:rtl/>
        </w:rPr>
        <w:t>ספינה המיטרפת.</w:t>
      </w:r>
      <w:r w:rsidRPr="00A566F8">
        <w:rPr>
          <w:rFonts w:hint="cs"/>
          <w:spacing w:val="0"/>
          <w:rtl/>
        </w:rPr>
        <w:t xml:space="preserve"> </w:t>
      </w:r>
      <w:r w:rsidR="0020078A" w:rsidRPr="00A566F8">
        <w:rPr>
          <w:rStyle w:val="afffff1"/>
          <w:spacing w:val="0"/>
          <w:rtl/>
        </w:rPr>
        <w:t>רבי יוסי</w:t>
      </w:r>
      <w:r w:rsidR="00D16104" w:rsidRPr="00A566F8">
        <w:rPr>
          <w:rStyle w:val="afffff1"/>
          <w:spacing w:val="0"/>
          <w:rtl/>
        </w:rPr>
        <w:t>:</w:t>
      </w:r>
      <w:r w:rsidRPr="00A566F8">
        <w:rPr>
          <w:rStyle w:val="afffff1"/>
          <w:rFonts w:hint="cs"/>
          <w:spacing w:val="0"/>
          <w:rtl/>
        </w:rPr>
        <w:t xml:space="preserve"> רק </w:t>
      </w:r>
      <w:r w:rsidRPr="00A566F8">
        <w:rPr>
          <w:spacing w:val="0"/>
          <w:rtl/>
        </w:rPr>
        <w:t xml:space="preserve"> לעזרה</w:t>
      </w:r>
      <w:r w:rsidR="00D16104" w:rsidRPr="00A566F8">
        <w:rPr>
          <w:spacing w:val="0"/>
          <w:rtl/>
        </w:rPr>
        <w:t>.</w:t>
      </w:r>
    </w:p>
    <w:p w14:paraId="74E5D72E" w14:textId="4A7A6990" w:rsidR="00527E4A" w:rsidRPr="002A6930" w:rsidRDefault="0020078A" w:rsidP="002A6930">
      <w:pPr>
        <w:pStyle w:val="afff8"/>
        <w:spacing w:after="60" w:line="220" w:lineRule="exact"/>
        <w:rPr>
          <w:rStyle w:val="afffff1"/>
          <w:sz w:val="18"/>
          <w:szCs w:val="18"/>
          <w:shd w:val="clear" w:color="auto" w:fill="auto"/>
          <w:rtl/>
        </w:rPr>
      </w:pPr>
      <w:r>
        <w:rPr>
          <w:rStyle w:val="afffff1"/>
          <w:rtl/>
        </w:rPr>
        <w:t>שמעון התימני</w:t>
      </w:r>
      <w:r w:rsidR="00D16104" w:rsidRPr="009C0510">
        <w:rPr>
          <w:rStyle w:val="afffff1"/>
          <w:rtl/>
        </w:rPr>
        <w:t>:</w:t>
      </w:r>
      <w:r w:rsidR="00D16104" w:rsidRPr="009C0510">
        <w:rPr>
          <w:rtl/>
        </w:rPr>
        <w:t xml:space="preserve"> אף על הדבר.</w:t>
      </w:r>
      <w:r w:rsidR="00D16104" w:rsidRPr="009C0510">
        <w:rPr>
          <w:rFonts w:hint="cs"/>
          <w:rtl/>
        </w:rPr>
        <w:t xml:space="preserve"> </w:t>
      </w:r>
      <w:r>
        <w:rPr>
          <w:rtl/>
        </w:rPr>
        <w:t xml:space="preserve">ולא הודו לו </w:t>
      </w:r>
      <w:r>
        <w:rPr>
          <w:rStyle w:val="TanaimMishna"/>
          <w:rtl/>
          <w:rPrChange w:id="20007" w:author="קלוד" w:date="2026-10-06T10:10:38Z">
            <w:rPr>
              <w:rtl/>
            </w:rPr>
          </w:rPrChange>
        </w:rPr>
        <w:t xml:space="preserve">חכמים</w:t>
      </w:r>
      <w:r>
        <w:rPr>
          <w:rtl/>
        </w:rPr>
        <w:t xml:space="preserve">.</w:t>
      </w:r>
    </w:p>
    <w:p w14:paraId="74E5D72F" w14:textId="77777777" w:rsidR="00D16104" w:rsidRDefault="002B5F0C" w:rsidP="0045747B">
      <w:pPr>
        <w:pStyle w:val="afff8"/>
        <w:rPr>
          <w:rtl/>
        </w:rPr>
      </w:pPr>
      <w:del w:id="41063" w:author="Claude" w:date="2026-10-07T09:25:22Z">
        <w:r>
          <w:rPr>
            <w:rStyle w:val="afffff1"/>
            <w:rFonts w:hint="cs"/>
            <w:rtl/>
          </w:rPr>
          <w:delText xml:space="preserve">ח.</w:delText>
        </w:r>
      </w:del>
      <w:del w:id="41064" w:author="Claude" w:date="2026-10-07T09:25:22Z">
        <w:r>
          <w:rPr>
            <w:rFonts w:hint="cs"/>
            <w:rtl/>
          </w:rPr>
          <w:delText xml:space="preserve"> </w:delText>
        </w:r>
      </w:del>
      <w:r w:rsidR="00D16104" w:rsidRPr="009C0510">
        <w:rPr>
          <w:rtl/>
        </w:rPr>
        <w:t xml:space="preserve">על כל צרה </w:t>
      </w:r>
      <w:r w:rsidR="0020078A">
        <w:rPr>
          <w:rFonts w:hint="cs"/>
          <w:rtl/>
        </w:rPr>
        <w:t xml:space="preserve">של ציבור </w:t>
      </w:r>
      <w:r w:rsidR="00D16104" w:rsidRPr="009C0510">
        <w:rPr>
          <w:rtl/>
        </w:rPr>
        <w:t>מתריעין, חוץ מרוב גשמים.</w:t>
      </w:r>
    </w:p>
    <w:p w14:paraId="74E5D730" w14:textId="77777777" w:rsidR="0020078A" w:rsidRDefault="00D16104" w:rsidP="0045747B">
      <w:pPr>
        <w:pStyle w:val="afff8"/>
        <w:rPr>
          <w:rtl/>
        </w:rPr>
      </w:pPr>
      <w:r w:rsidRPr="009C0510">
        <w:rPr>
          <w:rStyle w:val="afffff1"/>
          <w:rtl/>
        </w:rPr>
        <w:t>מעשה שאמרו לחוני המעגל:</w:t>
      </w:r>
      <w:r w:rsidRPr="009C0510">
        <w:rPr>
          <w:rtl/>
        </w:rPr>
        <w:t xml:space="preserve"> התפלל שירדו גשמים! </w:t>
      </w:r>
    </w:p>
    <w:p w14:paraId="74E5D731" w14:textId="77777777" w:rsidR="00527E4A" w:rsidRPr="00837567" w:rsidRDefault="00D16104" w:rsidP="00837567">
      <w:pPr>
        <w:pStyle w:val="afff8"/>
        <w:rPr>
          <w:rtl/>
        </w:rPr>
      </w:pPr>
      <w:r w:rsidRPr="00837567">
        <w:rPr>
          <w:rtl/>
        </w:rPr>
        <w:t xml:space="preserve">עג עוגה ועמד בתוכה, </w:t>
      </w:r>
      <w:r w:rsidR="00527E4A" w:rsidRPr="00837567">
        <w:rPr>
          <w:rStyle w:val="afffff1"/>
          <w:rtl/>
        </w:rPr>
        <w:t>ואמר</w:t>
      </w:r>
      <w:r w:rsidRPr="00837567">
        <w:rPr>
          <w:rStyle w:val="afffff1"/>
          <w:rtl/>
        </w:rPr>
        <w:t>:</w:t>
      </w:r>
      <w:r w:rsidRPr="00837567">
        <w:rPr>
          <w:rtl/>
        </w:rPr>
        <w:t xml:space="preserve"> בניך </w:t>
      </w:r>
      <w:r w:rsidR="00527E4A" w:rsidRPr="00837567">
        <w:rPr>
          <w:rFonts w:hint="cs"/>
          <w:rtl/>
        </w:rPr>
        <w:t xml:space="preserve">פנו אלי </w:t>
      </w:r>
      <w:r w:rsidR="00527E4A" w:rsidRPr="00837567">
        <w:rPr>
          <w:rtl/>
        </w:rPr>
        <w:t xml:space="preserve">שאני </w:t>
      </w:r>
      <w:r w:rsidRPr="00837567">
        <w:rPr>
          <w:rtl/>
        </w:rPr>
        <w:t>בן בית לפניך, נשבע אני שאיני זז מכאן עד שתרחם על בניך.</w:t>
      </w:r>
      <w:r w:rsidR="0020078A" w:rsidRPr="00837567">
        <w:rPr>
          <w:rFonts w:hint="cs"/>
          <w:rtl/>
        </w:rPr>
        <w:t xml:space="preserve"> </w:t>
      </w:r>
      <w:r w:rsidR="0020078A" w:rsidRPr="00837567">
        <w:rPr>
          <w:rtl/>
        </w:rPr>
        <w:t xml:space="preserve">התחילו </w:t>
      </w:r>
      <w:r w:rsidR="00527E4A" w:rsidRPr="00837567">
        <w:rPr>
          <w:rFonts w:hint="cs"/>
          <w:rtl/>
        </w:rPr>
        <w:t>לנטף</w:t>
      </w:r>
      <w:r w:rsidR="0020078A" w:rsidRPr="00837567">
        <w:rPr>
          <w:rtl/>
        </w:rPr>
        <w:t>,</w:t>
      </w:r>
      <w:r w:rsidR="0020078A" w:rsidRPr="00837567">
        <w:rPr>
          <w:rFonts w:hint="cs"/>
          <w:rtl/>
        </w:rPr>
        <w:t xml:space="preserve"> </w:t>
      </w:r>
    </w:p>
    <w:p w14:paraId="74E5D732" w14:textId="77777777" w:rsidR="00527E4A" w:rsidRPr="00837567" w:rsidRDefault="00D16104" w:rsidP="0045747B">
      <w:pPr>
        <w:pStyle w:val="afff8"/>
        <w:rPr>
          <w:rtl/>
        </w:rPr>
      </w:pPr>
      <w:r w:rsidRPr="00837567">
        <w:rPr>
          <w:rStyle w:val="afffff1"/>
          <w:rtl/>
        </w:rPr>
        <w:t>אמר:</w:t>
      </w:r>
      <w:r w:rsidRPr="00837567">
        <w:rPr>
          <w:rtl/>
        </w:rPr>
        <w:t xml:space="preserve"> שאלתי</w:t>
      </w:r>
      <w:r w:rsidR="0020078A" w:rsidRPr="00837567">
        <w:rPr>
          <w:rFonts w:hint="cs"/>
          <w:rtl/>
        </w:rPr>
        <w:t xml:space="preserve"> </w:t>
      </w:r>
      <w:r w:rsidRPr="00837567">
        <w:rPr>
          <w:rtl/>
        </w:rPr>
        <w:t>גשמי בורות שיחין ומערות.</w:t>
      </w:r>
      <w:r w:rsidR="0020078A" w:rsidRPr="00837567">
        <w:rPr>
          <w:rFonts w:hint="cs"/>
          <w:rtl/>
        </w:rPr>
        <w:t xml:space="preserve"> </w:t>
      </w:r>
      <w:r w:rsidR="00527E4A" w:rsidRPr="00837567">
        <w:rPr>
          <w:rFonts w:hint="cs"/>
          <w:rtl/>
        </w:rPr>
        <w:t>ירדו ב</w:t>
      </w:r>
      <w:r w:rsidRPr="00837567">
        <w:rPr>
          <w:rtl/>
        </w:rPr>
        <w:t xml:space="preserve">זעף, </w:t>
      </w:r>
    </w:p>
    <w:p w14:paraId="74E5D733" w14:textId="4C2FCE5C" w:rsidR="00527E4A" w:rsidRPr="00837567" w:rsidRDefault="00D16104" w:rsidP="0045747B">
      <w:pPr>
        <w:pStyle w:val="afff8"/>
        <w:rPr>
          <w:rtl/>
        </w:rPr>
      </w:pPr>
      <w:r w:rsidRPr="00837567">
        <w:rPr>
          <w:rStyle w:val="afffff1"/>
          <w:rtl/>
        </w:rPr>
        <w:lastRenderedPageBreak/>
        <w:t>אמר:</w:t>
      </w:r>
      <w:r w:rsidRPr="00837567">
        <w:rPr>
          <w:rtl/>
        </w:rPr>
        <w:t xml:space="preserve"> שאלתי גשמי רצון ברכה ונדבה.</w:t>
      </w:r>
      <w:r w:rsidR="00527E4A" w:rsidRPr="00837567">
        <w:rPr>
          <w:rFonts w:hint="cs"/>
          <w:rtl/>
        </w:rPr>
        <w:t xml:space="preserve"> </w:t>
      </w:r>
      <w:r w:rsidRPr="00837567">
        <w:rPr>
          <w:rtl/>
        </w:rPr>
        <w:t>ירדו כתקנן, עד ש</w:t>
      </w:r>
      <w:r w:rsidR="00527E4A" w:rsidRPr="00837567">
        <w:rPr>
          <w:rFonts w:hint="cs"/>
          <w:rtl/>
        </w:rPr>
        <w:t>עלו להר הבית מרוב גשמים</w:t>
      </w:r>
      <w:r w:rsidR="00C24361">
        <w:rPr>
          <w:rFonts w:hint="cs"/>
          <w:rtl/>
        </w:rPr>
        <w:t>,</w:t>
      </w:r>
    </w:p>
    <w:p w14:paraId="74E5D734" w14:textId="112FD0CE" w:rsidR="00D16104" w:rsidRPr="009C0510" w:rsidRDefault="00D16104" w:rsidP="0045747B">
      <w:pPr>
        <w:pStyle w:val="afff8"/>
        <w:rPr>
          <w:rtl/>
        </w:rPr>
      </w:pPr>
      <w:r w:rsidRPr="009C0510">
        <w:rPr>
          <w:rStyle w:val="afffff1"/>
          <w:rtl/>
        </w:rPr>
        <w:t>אמרו לו:</w:t>
      </w:r>
      <w:r w:rsidR="004A3AAC">
        <w:rPr>
          <w:rFonts w:hint="cs"/>
          <w:rtl/>
        </w:rPr>
        <w:t xml:space="preserve"> </w:t>
      </w:r>
      <w:r w:rsidR="00527E4A">
        <w:rPr>
          <w:rFonts w:hint="cs"/>
          <w:rtl/>
        </w:rPr>
        <w:t xml:space="preserve">שיתפלל שיפסיקו </w:t>
      </w:r>
      <w:r w:rsidR="00527E4A" w:rsidRPr="00527E4A">
        <w:rPr>
          <w:rStyle w:val="afffff1"/>
          <w:rFonts w:hint="cs"/>
          <w:rtl/>
        </w:rPr>
        <w:t>א''ל</w:t>
      </w:r>
      <w:r w:rsidR="00527E4A">
        <w:rPr>
          <w:rFonts w:hint="cs"/>
          <w:rtl/>
        </w:rPr>
        <w:t xml:space="preserve"> שיבדקו </w:t>
      </w:r>
      <w:r w:rsidR="0020078A">
        <w:rPr>
          <w:rtl/>
        </w:rPr>
        <w:t>אם נמחית אבן הטוע</w:t>
      </w:r>
      <w:r w:rsidRPr="009C0510">
        <w:rPr>
          <w:rtl/>
        </w:rPr>
        <w:t>ן.</w:t>
      </w:r>
    </w:p>
    <w:p w14:paraId="74E5D736" w14:textId="6B047206" w:rsidR="00527E4A" w:rsidRDefault="00D16104" w:rsidP="00C24361">
      <w:pPr>
        <w:pStyle w:val="afff8"/>
        <w:spacing w:after="60" w:line="220" w:lineRule="exact"/>
        <w:rPr>
          <w:rtl/>
        </w:rPr>
      </w:pPr>
      <w:r w:rsidRPr="009C0510">
        <w:rPr>
          <w:rStyle w:val="afffff1"/>
          <w:rtl/>
        </w:rPr>
        <w:t xml:space="preserve">שלח לו שמעון בן שטח: </w:t>
      </w:r>
      <w:r w:rsidRPr="009C0510">
        <w:rPr>
          <w:rtl/>
        </w:rPr>
        <w:t xml:space="preserve">אלמלא חוני אתה גוזרני עליך נידוי, אבל מה אעשה לך שאתה לפני המקום כבן </w:t>
      </w:r>
      <w:r w:rsidR="00527E4A">
        <w:rPr>
          <w:rFonts w:hint="cs"/>
          <w:rtl/>
        </w:rPr>
        <w:t>ה</w:t>
      </w:r>
      <w:r w:rsidRPr="009C0510">
        <w:rPr>
          <w:rtl/>
        </w:rPr>
        <w:t>מתחטא על אביו</w:t>
      </w:r>
      <w:r w:rsidR="00C24361">
        <w:rPr>
          <w:rFonts w:hint="cs"/>
          <w:rtl/>
        </w:rPr>
        <w:t>.</w:t>
      </w:r>
      <w:r w:rsidRPr="009C0510">
        <w:rPr>
          <w:rtl/>
        </w:rPr>
        <w:t xml:space="preserve"> </w:t>
      </w:r>
    </w:p>
    <w:p w14:paraId="74E5D737" w14:textId="77777777" w:rsidR="0020078A" w:rsidRDefault="00D16104" w:rsidP="00C24361">
      <w:pPr>
        <w:pStyle w:val="afff8"/>
        <w:jc w:val="center"/>
        <w:rPr>
          <w:rtl/>
        </w:rPr>
      </w:pPr>
      <w:r w:rsidRPr="009C0510">
        <w:rPr>
          <w:rtl/>
        </w:rPr>
        <w:t>היו מתענין וירדו להם גשמים,</w:t>
      </w:r>
    </w:p>
    <w:p w14:paraId="74E5D738" w14:textId="77777777" w:rsidR="00D16104" w:rsidRPr="009C0510" w:rsidRDefault="00D16104" w:rsidP="0045747B">
      <w:pPr>
        <w:pStyle w:val="afff8"/>
        <w:rPr>
          <w:rtl/>
        </w:rPr>
      </w:pPr>
      <w:r w:rsidRPr="009C0510">
        <w:rPr>
          <w:rtl/>
        </w:rPr>
        <w:t xml:space="preserve">קודם הנץ החמה - לא ישלימו, </w:t>
      </w:r>
      <w:r w:rsidR="0020078A">
        <w:rPr>
          <w:rFonts w:hint="cs"/>
          <w:rtl/>
        </w:rPr>
        <w:t xml:space="preserve"> </w:t>
      </w:r>
      <w:r w:rsidRPr="009C0510">
        <w:rPr>
          <w:rtl/>
        </w:rPr>
        <w:t>לאחר הנץ החמה - ישלימו.</w:t>
      </w:r>
    </w:p>
    <w:p w14:paraId="74E5D739" w14:textId="77777777" w:rsidR="00D16104" w:rsidRPr="009C0510" w:rsidRDefault="0020078A" w:rsidP="0045747B">
      <w:pPr>
        <w:pStyle w:val="afff8"/>
        <w:rPr>
          <w:rtl/>
        </w:rPr>
      </w:pPr>
      <w:r>
        <w:rPr>
          <w:rStyle w:val="afffff1"/>
          <w:rtl/>
        </w:rPr>
        <w:t>ר</w:t>
      </w:r>
      <w:r>
        <w:rPr>
          <w:rStyle w:val="afffff1"/>
          <w:rFonts w:hint="cs"/>
          <w:rtl/>
        </w:rPr>
        <w:t>"א</w:t>
      </w:r>
      <w:r w:rsidR="00D16104" w:rsidRPr="009C0510">
        <w:rPr>
          <w:rStyle w:val="afffff1"/>
          <w:rtl/>
        </w:rPr>
        <w:t>:</w:t>
      </w:r>
      <w:r w:rsidR="00D16104" w:rsidRPr="009C0510">
        <w:rPr>
          <w:rtl/>
        </w:rPr>
        <w:t xml:space="preserve"> קודם חצות - לא ישלימו, לאחר חצות ישלימו.</w:t>
      </w:r>
    </w:p>
    <w:p w14:paraId="74E5D73A" w14:textId="77777777" w:rsidR="00D16104" w:rsidRPr="006F178A" w:rsidRDefault="00527E4A" w:rsidP="001A4A80">
      <w:pPr>
        <w:pStyle w:val="afff8"/>
        <w:spacing w:after="60" w:line="220" w:lineRule="exact"/>
        <w:rPr>
          <w:rtl/>
        </w:rPr>
      </w:pPr>
      <w:r w:rsidRPr="00527E4A">
        <w:rPr>
          <w:rStyle w:val="afffff1"/>
          <w:rFonts w:hint="cs"/>
          <w:rtl/>
        </w:rPr>
        <w:t>ו</w:t>
      </w:r>
      <w:r w:rsidR="00A566F8">
        <w:rPr>
          <w:rStyle w:val="afffff1"/>
          <w:rFonts w:hint="cs"/>
          <w:rtl/>
        </w:rPr>
        <w:t>כ</w:t>
      </w:r>
      <w:r w:rsidRPr="00527E4A">
        <w:rPr>
          <w:rStyle w:val="afffff1"/>
          <w:rFonts w:hint="cs"/>
          <w:rtl/>
        </w:rPr>
        <w:t xml:space="preserve">ן </w:t>
      </w:r>
      <w:r>
        <w:rPr>
          <w:rStyle w:val="afffff1"/>
          <w:rFonts w:hint="cs"/>
          <w:rtl/>
        </w:rPr>
        <w:t>הורה</w:t>
      </w:r>
      <w:r w:rsidR="0020078A">
        <w:rPr>
          <w:rStyle w:val="afffff1"/>
          <w:rFonts w:hint="cs"/>
          <w:rtl/>
        </w:rPr>
        <w:t xml:space="preserve"> ר''ט</w:t>
      </w:r>
      <w:r>
        <w:rPr>
          <w:rStyle w:val="afffff1"/>
          <w:rFonts w:hint="cs"/>
          <w:rtl/>
        </w:rPr>
        <w:t xml:space="preserve"> בלוד</w:t>
      </w:r>
      <w:r w:rsidR="00D16104" w:rsidRPr="009C0510">
        <w:rPr>
          <w:rStyle w:val="afffff1"/>
          <w:rtl/>
        </w:rPr>
        <w:t>:</w:t>
      </w:r>
      <w:r w:rsidR="0020078A">
        <w:rPr>
          <w:rtl/>
        </w:rPr>
        <w:t xml:space="preserve"> </w:t>
      </w:r>
      <w:r>
        <w:rPr>
          <w:rFonts w:hint="cs"/>
          <w:rtl/>
        </w:rPr>
        <w:t>שיע</w:t>
      </w:r>
      <w:r w:rsidR="00D16104" w:rsidRPr="009C0510">
        <w:rPr>
          <w:rtl/>
        </w:rPr>
        <w:t>שו יו"ט.</w:t>
      </w:r>
      <w:r w:rsidR="00D16104" w:rsidRPr="009C0510">
        <w:rPr>
          <w:rFonts w:hint="cs"/>
          <w:rtl/>
        </w:rPr>
        <w:t xml:space="preserve"> </w:t>
      </w:r>
      <w:r w:rsidR="0020078A">
        <w:rPr>
          <w:rFonts w:hint="cs"/>
          <w:rtl/>
        </w:rPr>
        <w:t>ו</w:t>
      </w:r>
      <w:r w:rsidR="0020078A">
        <w:rPr>
          <w:rtl/>
        </w:rPr>
        <w:t xml:space="preserve">בין הערבים </w:t>
      </w:r>
      <w:r w:rsidR="00D16104" w:rsidRPr="009C0510">
        <w:rPr>
          <w:rtl/>
        </w:rPr>
        <w:t>קראו הלל הגדול.</w:t>
      </w:r>
    </w:p>
    <w:p w14:paraId="74E5D73B" w14:textId="77777777" w:rsidR="00831ED0" w:rsidRPr="009C5606" w:rsidRDefault="00D16104" w:rsidP="0045747B">
      <w:pPr>
        <w:rPr>
          <w:rFonts w:ascii="Fb Fontext" w:hAnsi="Fb Fontext"/>
          <w:spacing w:val="-4"/>
          <w:rtl/>
        </w:rPr>
      </w:pPr>
      <w:ins w:id="9808" w:author="מספור קטעי משנה" w:date="2026-10-06T10:05:48Z">
        <w:r>
          <w:rPr>
            <w:rStyle w:val="MisparKeta"/>
          </w:rPr>
          <w:t xml:space="preserve">א. </w:t>
        </w:r>
      </w:ins>
      <w:r w:rsidRPr="00D67F2E">
        <w:rPr>
          <w:rStyle w:val="afffd"/>
          <w:rFonts w:ascii="Fb Fontext" w:hAnsi="Fb Fontext" w:cs="PFT_Frank"/>
          <w:b/>
          <w:spacing w:val="-4"/>
          <w:szCs w:val="14"/>
          <w:rtl/>
        </w:rPr>
        <w:t>סדר תעניות</w:t>
      </w:r>
      <w:r w:rsidRPr="009C5606">
        <w:rPr>
          <w:rFonts w:ascii="Fb Fontext" w:hAnsi="Fb Fontext"/>
          <w:spacing w:val="-4"/>
          <w:rtl/>
        </w:rPr>
        <w:t xml:space="preserve"> </w:t>
      </w:r>
      <w:r w:rsidR="00831ED0" w:rsidRPr="009C5606">
        <w:rPr>
          <w:rFonts w:ascii="Fb Fontext" w:hAnsi="Fb Fontext" w:hint="cs"/>
          <w:spacing w:val="-4"/>
          <w:rtl/>
        </w:rPr>
        <w:t>ב</w:t>
      </w:r>
      <w:r w:rsidRPr="009C5606">
        <w:rPr>
          <w:rFonts w:ascii="Fb Fontext" w:hAnsi="Fb Fontext"/>
          <w:spacing w:val="-4"/>
          <w:rtl/>
        </w:rPr>
        <w:t xml:space="preserve">רביעה </w:t>
      </w:r>
      <w:r w:rsidRPr="00D67F2E">
        <w:rPr>
          <w:rFonts w:ascii="Fb Fontext" w:hAnsi="Fb Fontext" w:cs="PFT_Frank"/>
          <w:b/>
          <w:bCs/>
          <w:spacing w:val="-4"/>
          <w:szCs w:val="14"/>
          <w:rtl/>
        </w:rPr>
        <w:t>ראשונה</w:t>
      </w:r>
      <w:r w:rsidRPr="009C5606">
        <w:rPr>
          <w:rFonts w:ascii="Fb Fontext" w:hAnsi="Fb Fontext"/>
          <w:spacing w:val="-4"/>
          <w:rtl/>
        </w:rPr>
        <w:t xml:space="preserve"> </w:t>
      </w:r>
      <w:r w:rsidR="00831ED0" w:rsidRPr="009C5606">
        <w:rPr>
          <w:rFonts w:ascii="Fb Fontext" w:hAnsi="Fb Fontext"/>
          <w:spacing w:val="-4"/>
          <w:rtl/>
        </w:rPr>
        <w:t>–</w:t>
      </w:r>
      <w:r w:rsidR="00831ED0" w:rsidRPr="009C5606">
        <w:rPr>
          <w:rFonts w:ascii="Fb Fontext" w:hAnsi="Fb Fontext" w:hint="cs"/>
          <w:spacing w:val="-4"/>
          <w:rtl/>
        </w:rPr>
        <w:t xml:space="preserve"> </w:t>
      </w:r>
      <w:r w:rsidR="00831ED0" w:rsidRPr="001A4A80">
        <w:rPr>
          <w:rFonts w:hint="cs"/>
          <w:rtl/>
        </w:rPr>
        <w:t>היינו רביעה</w:t>
      </w:r>
      <w:r w:rsidR="00831ED0" w:rsidRPr="009C5606">
        <w:rPr>
          <w:rFonts w:ascii="Fb Fontext" w:hAnsi="Fb Fontext" w:hint="cs"/>
          <w:spacing w:val="-4"/>
          <w:rtl/>
        </w:rPr>
        <w:t xml:space="preserve"> </w:t>
      </w:r>
      <w:r w:rsidR="00831ED0" w:rsidRPr="00D67F2E">
        <w:rPr>
          <w:rFonts w:ascii="Fb Fontext" w:hAnsi="Fb Fontext" w:cs="PFT_Frank" w:hint="cs"/>
          <w:b/>
          <w:bCs/>
          <w:spacing w:val="-4"/>
          <w:szCs w:val="14"/>
          <w:rtl/>
        </w:rPr>
        <w:t>א' ב' וג'</w:t>
      </w:r>
      <w:r w:rsidR="00831ED0" w:rsidRPr="009C5606">
        <w:rPr>
          <w:rFonts w:ascii="Fb Fontext" w:hAnsi="Fb Fontext" w:hint="cs"/>
          <w:spacing w:val="-4"/>
          <w:rtl/>
        </w:rPr>
        <w:t xml:space="preserve"> </w:t>
      </w:r>
      <w:r w:rsidR="00831ED0" w:rsidRPr="00315FC4">
        <w:rPr>
          <w:rFonts w:hint="cs"/>
          <w:rtl/>
        </w:rPr>
        <w:t>ולא ירדו,</w:t>
      </w:r>
      <w:r w:rsidR="00831ED0" w:rsidRPr="009C5606">
        <w:rPr>
          <w:rFonts w:ascii="Fb Fontext" w:hAnsi="Fb Fontext" w:hint="cs"/>
          <w:spacing w:val="-4"/>
          <w:rtl/>
        </w:rPr>
        <w:t xml:space="preserve"> </w:t>
      </w:r>
    </w:p>
    <w:p w14:paraId="74E5D73C" w14:textId="77777777" w:rsidR="00831ED0" w:rsidRDefault="00831ED0" w:rsidP="0045747B">
      <w:pPr>
        <w:rPr>
          <w:rFonts w:ascii="Fb Fontext" w:hAnsi="Fb Fontext"/>
          <w:rtl/>
        </w:rPr>
      </w:pPr>
      <w:r w:rsidRPr="00D67F2E">
        <w:rPr>
          <w:rFonts w:ascii="Fb Fontext" w:hAnsi="Fb Fontext" w:cs="PFT_Frank" w:hint="cs"/>
          <w:b/>
          <w:bCs/>
          <w:szCs w:val="14"/>
          <w:rtl/>
        </w:rPr>
        <w:t>אבל</w:t>
      </w:r>
      <w:r>
        <w:rPr>
          <w:rFonts w:ascii="Fb Fontext" w:hAnsi="Fb Fontext" w:hint="cs"/>
          <w:rtl/>
        </w:rPr>
        <w:t xml:space="preserve"> ירדו ולא צמחו, </w:t>
      </w:r>
      <w:r w:rsidRPr="00D67F2E">
        <w:rPr>
          <w:rFonts w:ascii="Fb Fontext" w:hAnsi="Fb Fontext" w:cs="PFT_Frank" w:hint="cs"/>
          <w:b/>
          <w:bCs/>
          <w:szCs w:val="14"/>
          <w:rtl/>
        </w:rPr>
        <w:t>או</w:t>
      </w:r>
      <w:r>
        <w:rPr>
          <w:rFonts w:ascii="Fb Fontext" w:hAnsi="Fb Fontext" w:hint="cs"/>
          <w:rtl/>
        </w:rPr>
        <w:t xml:space="preserve"> צמחו ונשתנו מתריעין מיד.</w:t>
      </w:r>
    </w:p>
    <w:p w14:paraId="32A81A99" w14:textId="77777777" w:rsidR="00B8196E" w:rsidRPr="00B8196E" w:rsidRDefault="00831ED0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ר''נ</w:t>
      </w:r>
      <w:r w:rsidR="00B8196E" w:rsidRPr="00B8196E">
        <w:rPr>
          <w:rtl/>
        </w:rPr>
        <w:t>:</w:t>
      </w:r>
    </w:p>
    <w:p w14:paraId="74E5D73D" w14:textId="2BA6A22B" w:rsidR="00D16104" w:rsidRPr="006F178A" w:rsidRDefault="00831ED0" w:rsidP="00B5304C">
      <w:pPr>
        <w:rPr>
          <w:rtl/>
        </w:rPr>
      </w:pPr>
      <w:r>
        <w:rPr>
          <w:rFonts w:ascii="Fb Fontext" w:hAnsi="Fb Fontext" w:hint="cs"/>
          <w:rtl/>
        </w:rPr>
        <w:t xml:space="preserve">דווקא נשתנו אבל יבשו </w:t>
      </w:r>
      <w:r>
        <w:rPr>
          <w:rFonts w:ascii="Fb Fontext" w:hAnsi="Fb Fontext"/>
          <w:rtl/>
        </w:rPr>
        <w:t>–</w:t>
      </w:r>
      <w:r>
        <w:rPr>
          <w:rFonts w:ascii="Fb Fontext" w:hAnsi="Fb Fontext" w:hint="cs"/>
          <w:rtl/>
        </w:rPr>
        <w:t xml:space="preserve"> לא. </w:t>
      </w:r>
      <w:r w:rsidRPr="00831ED0">
        <w:rPr>
          <w:rStyle w:val="afffffc"/>
          <w:rFonts w:hint="cs"/>
          <w:rtl/>
        </w:rPr>
        <w:t>[תפלת שוא]</w:t>
      </w:r>
      <w:r>
        <w:rPr>
          <w:rFonts w:ascii="Fb Fontext" w:hAnsi="Fb Fontext" w:hint="cs"/>
          <w:rtl/>
        </w:rPr>
        <w:t xml:space="preserve"> אפי' נתקנו מעט </w:t>
      </w:r>
    </w:p>
    <w:p w14:paraId="74E5D73E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יט.</w:t>
      </w:r>
    </w:p>
    <w:p w14:paraId="74E5D73F" w14:textId="77777777" w:rsidR="00831ED0" w:rsidRDefault="00D16104" w:rsidP="0045747B">
      <w:pPr>
        <w:pStyle w:val="affff0"/>
        <w:rPr>
          <w:rStyle w:val="afffff3"/>
        </w:rPr>
      </w:pPr>
      <w:ins w:id="9815" w:author="מספור קטעי משנה" w:date="2026-10-06T06:45:54Z">
        <w:r>
          <w:rPr>
            <w:rStyle w:val="MisparKeta"/>
          </w:rPr>
          <w:t xml:space="preserve">ו. </w:t>
        </w:r>
      </w:ins>
      <w:r w:rsidRPr="00E76503">
        <w:rPr>
          <w:rFonts w:hint="cs"/>
          <w:rtl/>
        </w:rPr>
        <w:t>ו</w:t>
      </w:r>
      <w:r w:rsidRPr="00E76503">
        <w:rPr>
          <w:rtl/>
        </w:rPr>
        <w:t xml:space="preserve">כן שפסקו </w:t>
      </w:r>
      <w:r w:rsidR="00831ED0">
        <w:rPr>
          <w:rFonts w:hint="cs"/>
          <w:rtl/>
        </w:rPr>
        <w:t xml:space="preserve">וכו' ארבעים יום וכו' היא מכת בצורת. </w:t>
      </w:r>
    </w:p>
    <w:p w14:paraId="1596E898" w14:textId="382AF77F" w:rsidR="00B8196E" w:rsidRPr="00B8196E" w:rsidRDefault="00E76503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רב</w:t>
      </w:r>
      <w:r w:rsidR="00B8196E" w:rsidRPr="00B8196E">
        <w:rPr>
          <w:rtl/>
        </w:rPr>
        <w:t>:</w:t>
      </w:r>
    </w:p>
    <w:p w14:paraId="74E5D740" w14:textId="59FB37C2" w:rsidR="00D16104" w:rsidRPr="006F178A" w:rsidRDefault="00D16104" w:rsidP="00A566F8">
      <w:pPr>
        <w:rPr>
          <w:rtl/>
        </w:rPr>
      </w:pPr>
      <w:r w:rsidRPr="006F178A">
        <w:rPr>
          <w:rFonts w:ascii="Fb Fontext" w:hAnsi="Fb Fontext"/>
          <w:rtl/>
        </w:rPr>
        <w:t>מכה המביאה לידי בצורת.</w:t>
      </w:r>
      <w:r w:rsidR="00831ED0">
        <w:rPr>
          <w:rStyle w:val="afffffc"/>
          <w:rFonts w:hint="cs"/>
          <w:rtl/>
        </w:rPr>
        <w:t xml:space="preserve"> </w:t>
      </w:r>
      <w:r w:rsidR="00831ED0" w:rsidRPr="00831ED0">
        <w:rPr>
          <w:rStyle w:val="afffffc"/>
          <w:rFonts w:hint="cs"/>
          <w:rtl/>
        </w:rPr>
        <w:t>סופה רעב ומתענין</w:t>
      </w:r>
    </w:p>
    <w:p w14:paraId="12E70C1A" w14:textId="2430ED0B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tl/>
        </w:rPr>
        <w:t>ר"</w:t>
      </w:r>
      <w:r w:rsidRPr="00315FC4">
        <w:rPr>
          <w:rFonts w:hint="cs"/>
          <w:rtl/>
        </w:rPr>
        <w:t>נ</w:t>
      </w:r>
      <w:r w:rsidR="00B8196E" w:rsidRPr="00B8196E">
        <w:rPr>
          <w:rtl/>
        </w:rPr>
        <w:t>:</w:t>
      </w:r>
    </w:p>
    <w:p w14:paraId="74E5D741" w14:textId="52AB5BA1" w:rsidR="00D16104" w:rsidRPr="00315FC4" w:rsidRDefault="00D16104" w:rsidP="0045747B">
      <w:pPr>
        <w:rPr>
          <w:rtl/>
        </w:rPr>
      </w:pPr>
      <w:r w:rsidRPr="00315FC4">
        <w:rPr>
          <w:rFonts w:hint="cs"/>
          <w:rtl/>
        </w:rPr>
        <w:t>להביא מנהר לנהר זהו בצורת</w:t>
      </w:r>
      <w:r w:rsidR="00E76503" w:rsidRPr="00315FC4">
        <w:rPr>
          <w:rFonts w:hint="cs"/>
          <w:rtl/>
        </w:rPr>
        <w:t>,</w:t>
      </w:r>
      <w:r w:rsidRPr="00315FC4">
        <w:rPr>
          <w:rFonts w:hint="cs"/>
          <w:rtl/>
        </w:rPr>
        <w:t xml:space="preserve"> ממדינה למדינה זהו רעב.</w:t>
      </w:r>
    </w:p>
    <w:p w14:paraId="2D72D8EE" w14:textId="61896E4E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tl/>
        </w:rPr>
        <w:t>וא</w:t>
      </w:r>
      <w:r w:rsidRPr="00315FC4">
        <w:rPr>
          <w:rFonts w:hint="cs"/>
          <w:rtl/>
        </w:rPr>
        <w:t>ר</w:t>
      </w:r>
      <w:r w:rsidRPr="00315FC4">
        <w:rPr>
          <w:rtl/>
        </w:rPr>
        <w:t>"</w:t>
      </w:r>
      <w:r w:rsidRPr="00315FC4">
        <w:rPr>
          <w:rFonts w:hint="cs"/>
          <w:rtl/>
        </w:rPr>
        <w:t>ח</w:t>
      </w:r>
      <w:r w:rsidR="00B8196E" w:rsidRPr="00B8196E">
        <w:rPr>
          <w:rtl/>
        </w:rPr>
        <w:t>:</w:t>
      </w:r>
    </w:p>
    <w:p w14:paraId="74E5D742" w14:textId="4E3DA1BE" w:rsidR="00D16104" w:rsidRPr="00315FC4" w:rsidRDefault="00D16104" w:rsidP="00A566F8">
      <w:pPr>
        <w:rPr>
          <w:rtl/>
        </w:rPr>
      </w:pPr>
      <w:r w:rsidRPr="00315FC4">
        <w:rPr>
          <w:rtl/>
        </w:rPr>
        <w:t>סאה בסלע ו</w:t>
      </w:r>
      <w:r w:rsidR="00E76503" w:rsidRPr="00315FC4">
        <w:rPr>
          <w:rFonts w:hint="cs"/>
          <w:rtl/>
        </w:rPr>
        <w:t>מצוי</w:t>
      </w:r>
      <w:r w:rsidRPr="00315FC4">
        <w:rPr>
          <w:rtl/>
        </w:rPr>
        <w:t xml:space="preserve"> </w:t>
      </w:r>
      <w:r w:rsidR="00A566F8" w:rsidRPr="00315FC4">
        <w:rPr>
          <w:rFonts w:hint="cs"/>
          <w:rtl/>
        </w:rPr>
        <w:t>זה</w:t>
      </w:r>
      <w:r w:rsidRPr="00315FC4">
        <w:rPr>
          <w:rFonts w:hint="cs"/>
          <w:rtl/>
        </w:rPr>
        <w:t xml:space="preserve"> בצורת</w:t>
      </w:r>
      <w:r w:rsidR="00A566F8" w:rsidRPr="00315FC4">
        <w:rPr>
          <w:rFonts w:hint="cs"/>
          <w:rtl/>
        </w:rPr>
        <w:t>,</w:t>
      </w:r>
      <w:r w:rsidRPr="00315FC4">
        <w:rPr>
          <w:rFonts w:hint="cs"/>
          <w:rtl/>
        </w:rPr>
        <w:t xml:space="preserve"> </w:t>
      </w:r>
      <w:r w:rsidR="00A566F8" w:rsidRPr="00315FC4">
        <w:rPr>
          <w:rFonts w:hint="cs"/>
          <w:rtl/>
        </w:rPr>
        <w:t xml:space="preserve">ד' בסלע </w:t>
      </w:r>
      <w:r w:rsidRPr="00315FC4">
        <w:rPr>
          <w:rFonts w:hint="cs"/>
          <w:rtl/>
        </w:rPr>
        <w:t xml:space="preserve">ולא </w:t>
      </w:r>
      <w:r w:rsidR="00E76503" w:rsidRPr="00315FC4">
        <w:rPr>
          <w:rFonts w:hint="cs"/>
          <w:rtl/>
        </w:rPr>
        <w:t>מצוי</w:t>
      </w:r>
      <w:r w:rsidR="00A566F8" w:rsidRPr="00315FC4">
        <w:rPr>
          <w:rFonts w:hint="cs"/>
          <w:rtl/>
        </w:rPr>
        <w:t xml:space="preserve"> זה</w:t>
      </w:r>
      <w:r w:rsidRPr="00315FC4">
        <w:rPr>
          <w:rtl/>
        </w:rPr>
        <w:t xml:space="preserve"> </w:t>
      </w:r>
      <w:r w:rsidRPr="00315FC4">
        <w:rPr>
          <w:rFonts w:hint="cs"/>
          <w:rtl/>
        </w:rPr>
        <w:t>רעב</w:t>
      </w:r>
      <w:r w:rsidRPr="00315FC4">
        <w:rPr>
          <w:rtl/>
        </w:rPr>
        <w:t>.</w:t>
      </w:r>
    </w:p>
    <w:p w14:paraId="30D7B8C6" w14:textId="393A3A9C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tl/>
        </w:rPr>
        <w:t>רי"ו</w:t>
      </w:r>
      <w:r w:rsidR="00B8196E" w:rsidRPr="00B8196E">
        <w:rPr>
          <w:rtl/>
        </w:rPr>
        <w:t>:</w:t>
      </w:r>
    </w:p>
    <w:p w14:paraId="74E5D743" w14:textId="2A08DB74" w:rsidR="00E76503" w:rsidRDefault="00D16104" w:rsidP="0045747B">
      <w:pPr>
        <w:rPr>
          <w:rtl/>
        </w:rPr>
      </w:pPr>
      <w:r w:rsidRPr="006F178A">
        <w:rPr>
          <w:rtl/>
        </w:rPr>
        <w:t xml:space="preserve">מעות ביוקר </w:t>
      </w:r>
      <w:r w:rsidR="00315FC4" w:rsidRPr="00315FC4">
        <w:rPr>
          <w:rStyle w:val="afffffc"/>
          <w:rFonts w:hint="cs"/>
          <w:rtl/>
        </w:rPr>
        <w:t>אף ש</w:t>
      </w:r>
      <w:r w:rsidRPr="006F178A">
        <w:rPr>
          <w:rtl/>
        </w:rPr>
        <w:t>פירות בזול</w:t>
      </w:r>
      <w:r w:rsidR="00E76503">
        <w:rPr>
          <w:rFonts w:hint="cs"/>
          <w:rtl/>
        </w:rPr>
        <w:t>,</w:t>
      </w:r>
      <w:r w:rsidRPr="006F178A">
        <w:rPr>
          <w:rtl/>
        </w:rPr>
        <w:t xml:space="preserve">  מתריעין מיד.</w:t>
      </w:r>
      <w:r w:rsidR="00831ED0">
        <w:rPr>
          <w:rFonts w:hint="cs"/>
          <w:rtl/>
        </w:rPr>
        <w:t xml:space="preserve"> </w:t>
      </w:r>
      <w:r w:rsidR="00831ED0" w:rsidRPr="00831ED0">
        <w:rPr>
          <w:rStyle w:val="afffffc"/>
          <w:rFonts w:hint="cs"/>
          <w:rtl/>
        </w:rPr>
        <w:t>שמביא לרעב</w:t>
      </w:r>
      <w:r w:rsidR="00E76503">
        <w:rPr>
          <w:rFonts w:hint="cs"/>
          <w:rtl/>
        </w:rPr>
        <w:t xml:space="preserve"> </w:t>
      </w:r>
    </w:p>
    <w:p w14:paraId="74E5D744" w14:textId="77777777" w:rsidR="00D16104" w:rsidRPr="006F178A" w:rsidRDefault="00831ED0" w:rsidP="00904F36">
      <w:pPr>
        <w:rPr>
          <w:rFonts w:cs="Guttman Vilna"/>
          <w:b/>
          <w:rtl/>
        </w:rPr>
      </w:pPr>
      <w:r w:rsidRPr="00D67F2E">
        <w:rPr>
          <w:rFonts w:cs="PFT_Frank" w:hint="cs"/>
          <w:b/>
          <w:bCs/>
          <w:szCs w:val="14"/>
          <w:rtl/>
        </w:rPr>
        <w:t xml:space="preserve">ירדו </w:t>
      </w:r>
      <w:r w:rsidR="00D16104" w:rsidRPr="00D67F2E">
        <w:rPr>
          <w:rFonts w:cs="PFT_Frank"/>
          <w:b/>
          <w:bCs/>
          <w:szCs w:val="14"/>
          <w:rtl/>
        </w:rPr>
        <w:t>לצמחים</w:t>
      </w:r>
      <w:r w:rsidR="00D16104" w:rsidRPr="006F178A">
        <w:rPr>
          <w:rtl/>
        </w:rPr>
        <w:t xml:space="preserve"> </w:t>
      </w:r>
      <w:r w:rsidR="00FB7FF6">
        <w:rPr>
          <w:rFonts w:hint="cs"/>
          <w:rtl/>
        </w:rPr>
        <w:t xml:space="preserve">שבא </w:t>
      </w:r>
      <w:r>
        <w:rPr>
          <w:rFonts w:hint="cs"/>
          <w:rtl/>
        </w:rPr>
        <w:t xml:space="preserve">רק </w:t>
      </w:r>
      <w:r w:rsidR="00FB7FF6">
        <w:rPr>
          <w:rFonts w:hint="cs"/>
          <w:rtl/>
        </w:rPr>
        <w:t>בנחת</w:t>
      </w:r>
      <w:r>
        <w:rPr>
          <w:rFonts w:hint="cs"/>
          <w:rtl/>
        </w:rPr>
        <w:t>.</w:t>
      </w:r>
      <w:r w:rsidR="00904F36">
        <w:rPr>
          <w:rFonts w:hint="cs"/>
          <w:rtl/>
        </w:rPr>
        <w:t xml:space="preserve">  </w:t>
      </w:r>
      <w:r w:rsidR="00904F36">
        <w:rPr>
          <w:rFonts w:cs="PFT_Frank" w:hint="cs"/>
          <w:b/>
          <w:bCs/>
          <w:szCs w:val="14"/>
          <w:rtl/>
        </w:rPr>
        <w:t xml:space="preserve"> </w:t>
      </w:r>
      <w:r w:rsidR="00FB7FF6" w:rsidRPr="00D67F2E">
        <w:rPr>
          <w:rFonts w:cs="PFT_Frank"/>
          <w:b/>
          <w:bCs/>
          <w:szCs w:val="14"/>
          <w:rtl/>
        </w:rPr>
        <w:t xml:space="preserve">לאילן </w:t>
      </w:r>
      <w:r w:rsidR="00E76503">
        <w:rPr>
          <w:rFonts w:hint="cs"/>
          <w:rtl/>
        </w:rPr>
        <w:t xml:space="preserve">שבא </w:t>
      </w:r>
      <w:r>
        <w:rPr>
          <w:rFonts w:hint="cs"/>
          <w:rtl/>
        </w:rPr>
        <w:t xml:space="preserve">רק </w:t>
      </w:r>
      <w:r w:rsidR="00FB7FF6">
        <w:rPr>
          <w:rFonts w:hint="cs"/>
          <w:rtl/>
        </w:rPr>
        <w:t xml:space="preserve">בכח </w:t>
      </w:r>
    </w:p>
    <w:p w14:paraId="74E5D745" w14:textId="77777777" w:rsidR="00D16104" w:rsidRPr="00392931" w:rsidRDefault="00831ED0" w:rsidP="0045747B">
      <w:pPr>
        <w:rPr>
          <w:rFonts w:cs="Guttman Vilna"/>
          <w:b/>
          <w:rtl/>
        </w:rPr>
      </w:pPr>
      <w:r w:rsidRPr="00D67F2E">
        <w:rPr>
          <w:rFonts w:cs="PFT_Frank" w:hint="cs"/>
          <w:b/>
          <w:bCs/>
          <w:szCs w:val="14"/>
          <w:rtl/>
        </w:rPr>
        <w:t xml:space="preserve">לשניהם </w:t>
      </w:r>
      <w:r>
        <w:rPr>
          <w:rFonts w:hint="cs"/>
          <w:rtl/>
        </w:rPr>
        <w:t xml:space="preserve">ולא לבורות </w:t>
      </w:r>
      <w:r w:rsidR="00E76503">
        <w:rPr>
          <w:rFonts w:hint="cs"/>
          <w:rtl/>
        </w:rPr>
        <w:t>- שבא בנחת ובכח אבל מעט</w:t>
      </w:r>
      <w:r w:rsidR="00D16104" w:rsidRPr="00392931">
        <w:rPr>
          <w:rtl/>
        </w:rPr>
        <w:t>.</w:t>
      </w:r>
    </w:p>
    <w:p w14:paraId="74E5D746" w14:textId="77777777" w:rsidR="00D16104" w:rsidRPr="006F178A" w:rsidRDefault="00D16104" w:rsidP="00315FC4">
      <w:pPr>
        <w:spacing w:after="60"/>
        <w:rPr>
          <w:rtl/>
        </w:rPr>
      </w:pPr>
      <w:r w:rsidRPr="00D67F2E">
        <w:rPr>
          <w:rFonts w:cs="PFT_Frank"/>
          <w:b/>
          <w:bCs/>
          <w:szCs w:val="14"/>
          <w:rtl/>
        </w:rPr>
        <w:t>לבורות</w:t>
      </w:r>
      <w:r w:rsidRPr="006F178A">
        <w:rPr>
          <w:rtl/>
        </w:rPr>
        <w:t xml:space="preserve"> </w:t>
      </w:r>
      <w:r w:rsidR="002423FA">
        <w:rPr>
          <w:rFonts w:hint="cs"/>
          <w:rtl/>
        </w:rPr>
        <w:t>ו</w:t>
      </w:r>
      <w:r w:rsidRPr="006F178A">
        <w:rPr>
          <w:rtl/>
        </w:rPr>
        <w:t xml:space="preserve">לא </w:t>
      </w:r>
      <w:r w:rsidR="00831ED0">
        <w:rPr>
          <w:rFonts w:hint="cs"/>
          <w:rtl/>
        </w:rPr>
        <w:t xml:space="preserve">לשניהם- </w:t>
      </w:r>
      <w:r w:rsidR="0086254B">
        <w:rPr>
          <w:rFonts w:hint="cs"/>
          <w:rtl/>
        </w:rPr>
        <w:t xml:space="preserve"> </w:t>
      </w:r>
      <w:r w:rsidR="00831ED0">
        <w:rPr>
          <w:rFonts w:hint="cs"/>
          <w:rtl/>
        </w:rPr>
        <w:t>ש</w:t>
      </w:r>
      <w:r w:rsidR="00E76503">
        <w:rPr>
          <w:rFonts w:hint="cs"/>
          <w:rtl/>
        </w:rPr>
        <w:t>בא בכח גדול מאוד</w:t>
      </w:r>
      <w:r w:rsidRPr="006F178A">
        <w:rPr>
          <w:rtl/>
        </w:rPr>
        <w:t>.</w:t>
      </w:r>
    </w:p>
    <w:p w14:paraId="6D5F93F3" w14:textId="46404842" w:rsidR="00B8196E" w:rsidRPr="00B8196E" w:rsidRDefault="00831ED0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747" w14:textId="5069293B" w:rsidR="00D16104" w:rsidRPr="009C5606" w:rsidRDefault="00D16104" w:rsidP="00315FC4">
      <w:pPr>
        <w:pStyle w:val="afffffe"/>
        <w:spacing w:before="0"/>
        <w:rPr>
          <w:spacing w:val="-6"/>
          <w:rtl/>
        </w:rPr>
      </w:pPr>
      <w:r w:rsidRPr="00315FC4">
        <w:rPr>
          <w:rtl/>
        </w:rPr>
        <w:t>מתריעין</w:t>
      </w:r>
      <w:r w:rsidRPr="009C5606">
        <w:rPr>
          <w:spacing w:val="-6"/>
          <w:rtl/>
        </w:rPr>
        <w:t xml:space="preserve"> על </w:t>
      </w:r>
      <w:r w:rsidRPr="009D0833">
        <w:rPr>
          <w:rFonts w:cs="PFT_Frank"/>
          <w:b/>
          <w:bCs/>
          <w:spacing w:val="-6"/>
          <w:szCs w:val="14"/>
          <w:rtl/>
        </w:rPr>
        <w:t>האילנות</w:t>
      </w:r>
      <w:r w:rsidRPr="009C5606">
        <w:rPr>
          <w:spacing w:val="-6"/>
          <w:rtl/>
        </w:rPr>
        <w:t xml:space="preserve"> </w:t>
      </w:r>
      <w:r w:rsidR="002423FA" w:rsidRPr="009C5606">
        <w:rPr>
          <w:rFonts w:hint="cs"/>
          <w:spacing w:val="-6"/>
          <w:rtl/>
        </w:rPr>
        <w:t xml:space="preserve">- </w:t>
      </w:r>
      <w:r w:rsidRPr="00315FC4">
        <w:rPr>
          <w:rtl/>
        </w:rPr>
        <w:t>בפרוס הפסח</w:t>
      </w:r>
      <w:r w:rsidR="002423FA" w:rsidRPr="00315FC4">
        <w:rPr>
          <w:rFonts w:hint="cs"/>
          <w:rtl/>
        </w:rPr>
        <w:t>,</w:t>
      </w:r>
      <w:r w:rsidRPr="009C5606">
        <w:rPr>
          <w:spacing w:val="-6"/>
          <w:rtl/>
        </w:rPr>
        <w:t xml:space="preserve"> על </w:t>
      </w:r>
      <w:r w:rsidRPr="009D0833">
        <w:rPr>
          <w:rFonts w:cs="PFT_Frank"/>
          <w:b/>
          <w:bCs/>
          <w:spacing w:val="-6"/>
          <w:szCs w:val="14"/>
          <w:rtl/>
        </w:rPr>
        <w:t>הבורות</w:t>
      </w:r>
      <w:r w:rsidRPr="009C5606">
        <w:rPr>
          <w:spacing w:val="-6"/>
          <w:rtl/>
        </w:rPr>
        <w:t xml:space="preserve"> </w:t>
      </w:r>
      <w:r w:rsidR="002423FA" w:rsidRPr="009C5606">
        <w:rPr>
          <w:rFonts w:hint="cs"/>
          <w:spacing w:val="-6"/>
          <w:rtl/>
        </w:rPr>
        <w:t xml:space="preserve">- </w:t>
      </w:r>
      <w:r w:rsidRPr="00315FC4">
        <w:rPr>
          <w:rtl/>
        </w:rPr>
        <w:t>בפרוס החג.</w:t>
      </w:r>
    </w:p>
    <w:p w14:paraId="74E5D748" w14:textId="42CE4955" w:rsidR="00831ED0" w:rsidRPr="00053775" w:rsidRDefault="002423FA" w:rsidP="0045747B">
      <w:pPr>
        <w:rPr>
          <w:rFonts w:cs="PFT_Frank"/>
          <w:b/>
          <w:bCs/>
          <w:szCs w:val="14"/>
        </w:rPr>
      </w:pPr>
      <w:r>
        <w:rPr>
          <w:rtl/>
        </w:rPr>
        <w:t>אם אין</w:t>
      </w:r>
      <w:r w:rsidR="00D16104" w:rsidRPr="006F178A">
        <w:rPr>
          <w:rtl/>
        </w:rPr>
        <w:t xml:space="preserve"> </w:t>
      </w:r>
      <w:r>
        <w:rPr>
          <w:rtl/>
        </w:rPr>
        <w:t xml:space="preserve">לשתות מתריעין </w:t>
      </w:r>
      <w:r w:rsidR="00831ED0">
        <w:rPr>
          <w:rFonts w:hint="cs"/>
          <w:rtl/>
        </w:rPr>
        <w:t xml:space="preserve">תמיד </w:t>
      </w:r>
      <w:r w:rsidR="00831ED0" w:rsidRPr="00D67F2E">
        <w:rPr>
          <w:rFonts w:cs="PFT_Frank" w:hint="cs"/>
          <w:b/>
          <w:bCs/>
          <w:szCs w:val="14"/>
          <w:rtl/>
        </w:rPr>
        <w:t>וב</w:t>
      </w:r>
      <w:r w:rsidR="00D16104" w:rsidRPr="00D67F2E">
        <w:rPr>
          <w:rFonts w:cs="PFT_Frank"/>
          <w:b/>
          <w:bCs/>
          <w:szCs w:val="14"/>
          <w:rtl/>
        </w:rPr>
        <w:t>כולן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 xml:space="preserve">רק </w:t>
      </w:r>
      <w:r w:rsidR="00D16104" w:rsidRPr="006F178A">
        <w:rPr>
          <w:rtl/>
        </w:rPr>
        <w:t xml:space="preserve"> ב</w:t>
      </w:r>
      <w:r>
        <w:rPr>
          <w:rFonts w:hint="cs"/>
          <w:rtl/>
        </w:rPr>
        <w:t>מלכות</w:t>
      </w:r>
      <w:r w:rsidR="00D16104" w:rsidRPr="006F178A">
        <w:rPr>
          <w:rtl/>
        </w:rPr>
        <w:t xml:space="preserve"> שלהן</w:t>
      </w:r>
      <w:r w:rsidR="00315FC4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74E5D749" w14:textId="77777777" w:rsidR="00D16104" w:rsidRPr="006F178A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אסכרא</w:t>
      </w:r>
      <w:r w:rsidRPr="006F178A">
        <w:rPr>
          <w:rtl/>
        </w:rPr>
        <w:t xml:space="preserve">, </w:t>
      </w:r>
      <w:r w:rsidR="00831ED0">
        <w:rPr>
          <w:rFonts w:hint="cs"/>
          <w:rtl/>
        </w:rPr>
        <w:t>רק כ</w:t>
      </w:r>
      <w:r w:rsidRPr="006F178A">
        <w:rPr>
          <w:rtl/>
        </w:rPr>
        <w:t xml:space="preserve">שיש בה מיתה - מתריעין עליה, </w:t>
      </w:r>
    </w:p>
    <w:p w14:paraId="5073F598" w14:textId="73EB24C7" w:rsidR="00315FC4" w:rsidRPr="00315FC4" w:rsidRDefault="00A566F8" w:rsidP="00315FC4">
      <w:pPr>
        <w:spacing w:after="60"/>
        <w:rPr>
          <w:rStyle w:val="afffff3"/>
          <w:rFonts w:cs="FrankRuehl"/>
          <w:bCs w:val="0"/>
          <w:szCs w:val="18"/>
          <w:rtl/>
        </w:rPr>
      </w:pPr>
      <w:r>
        <w:rPr>
          <w:rFonts w:ascii="Fb Fontext" w:hAnsi="Fb Fontext" w:hint="cs"/>
          <w:sz w:val="20"/>
          <w:rtl/>
        </w:rPr>
        <w:t>ו</w:t>
      </w:r>
      <w:r w:rsidR="00D16104" w:rsidRPr="006F178A">
        <w:rPr>
          <w:rFonts w:ascii="Fb Fontext" w:hAnsi="Fb Fontext"/>
          <w:sz w:val="20"/>
          <w:rtl/>
        </w:rPr>
        <w:t xml:space="preserve">על </w:t>
      </w:r>
      <w:r w:rsidR="00D16104" w:rsidRPr="009D0833">
        <w:rPr>
          <w:rFonts w:ascii="Fb Fontext" w:hAnsi="Fb Fontext" w:cs="PFT_Frank"/>
          <w:b/>
          <w:bCs/>
          <w:sz w:val="20"/>
          <w:szCs w:val="14"/>
          <w:rtl/>
        </w:rPr>
        <w:t>הגובאי</w:t>
      </w:r>
      <w:r w:rsidR="00D16104" w:rsidRPr="006F178A">
        <w:rPr>
          <w:rFonts w:ascii="Fb Fontext" w:hAnsi="Fb Fontext"/>
          <w:sz w:val="20"/>
          <w:rtl/>
        </w:rPr>
        <w:t xml:space="preserve"> בכל שהוא.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D16104" w:rsidRPr="006F178A">
        <w:rPr>
          <w:rFonts w:ascii="Fb Fontext" w:hAnsi="Fb Fontext"/>
          <w:sz w:val="20"/>
          <w:rtl/>
        </w:rPr>
        <w:tab/>
      </w:r>
      <w:r w:rsidR="00D16104" w:rsidRPr="002423FA">
        <w:rPr>
          <w:rStyle w:val="afffff3"/>
          <w:rFonts w:hint="cs"/>
          <w:rtl/>
        </w:rPr>
        <w:t>רשב</w:t>
      </w:r>
      <w:r w:rsidR="00D16104" w:rsidRPr="002423FA">
        <w:rPr>
          <w:rStyle w:val="afffff3"/>
          <w:rtl/>
        </w:rPr>
        <w:t>"</w:t>
      </w:r>
      <w:r w:rsidR="00D16104" w:rsidRPr="002423FA">
        <w:rPr>
          <w:rStyle w:val="afffff3"/>
          <w:rFonts w:hint="cs"/>
          <w:rtl/>
        </w:rPr>
        <w:t>א</w:t>
      </w:r>
      <w:r w:rsidR="00D16104" w:rsidRPr="002423FA">
        <w:rPr>
          <w:rStyle w:val="afffff3"/>
          <w:rtl/>
        </w:rPr>
        <w:t>:</w:t>
      </w:r>
      <w:r w:rsidR="00D16104" w:rsidRPr="006F178A">
        <w:rPr>
          <w:rFonts w:ascii="Fb Fontext" w:hAnsi="Fb Fontext"/>
          <w:sz w:val="20"/>
          <w:rtl/>
        </w:rPr>
        <w:t xml:space="preserve"> אף על </w:t>
      </w:r>
      <w:r w:rsidR="00D16104" w:rsidRPr="009D0833">
        <w:rPr>
          <w:rFonts w:ascii="Fb Fontext" w:hAnsi="Fb Fontext" w:cs="PFT_Frank"/>
          <w:b/>
          <w:bCs/>
          <w:sz w:val="20"/>
          <w:szCs w:val="14"/>
          <w:rtl/>
        </w:rPr>
        <w:t>החגב</w:t>
      </w:r>
      <w:r w:rsidR="00D16104" w:rsidRPr="006F178A">
        <w:rPr>
          <w:rFonts w:ascii="Fb Fontext" w:hAnsi="Fb Fontext"/>
          <w:sz w:val="20"/>
          <w:rtl/>
        </w:rPr>
        <w:t>.</w:t>
      </w:r>
    </w:p>
    <w:p w14:paraId="7D607D4B" w14:textId="27319F34" w:rsidR="00B8196E" w:rsidRPr="00B8196E" w:rsidRDefault="00831ED0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6F37CB73" w14:textId="63E9048D" w:rsidR="00315FC4" w:rsidRPr="00315FC4" w:rsidRDefault="00831ED0" w:rsidP="00315FC4">
      <w:pPr>
        <w:pStyle w:val="afffffe"/>
        <w:spacing w:before="0"/>
        <w:rPr>
          <w:rStyle w:val="afffff3"/>
          <w:rFonts w:ascii="Fb Fontext" w:hAnsi="Fb Fontext" w:cs="FrankRuehl"/>
          <w:bCs w:val="0"/>
          <w:sz w:val="20"/>
          <w:szCs w:val="18"/>
          <w:rtl/>
        </w:rPr>
      </w:pPr>
      <w:r>
        <w:rPr>
          <w:rtl/>
        </w:rPr>
        <w:t xml:space="preserve">מתריעין על </w:t>
      </w:r>
      <w:r w:rsidR="00D16104" w:rsidRPr="00D67F2E">
        <w:rPr>
          <w:rFonts w:cs="PFT_Frank"/>
          <w:b/>
          <w:bCs/>
          <w:szCs w:val="14"/>
          <w:rtl/>
        </w:rPr>
        <w:t>אילנות</w:t>
      </w:r>
      <w:r w:rsidR="00D16104" w:rsidRPr="00392931">
        <w:rPr>
          <w:rtl/>
        </w:rPr>
        <w:t xml:space="preserve"> בשאר שני</w:t>
      </w:r>
      <w:r>
        <w:rPr>
          <w:rFonts w:hint="cs"/>
          <w:rtl/>
        </w:rPr>
        <w:t>ם,</w:t>
      </w:r>
      <w:r w:rsidR="00D16104" w:rsidRPr="00392931">
        <w:rPr>
          <w:rtl/>
        </w:rPr>
        <w:t xml:space="preserve"> </w:t>
      </w:r>
      <w:r>
        <w:rPr>
          <w:rFonts w:hint="cs"/>
          <w:rtl/>
        </w:rPr>
        <w:t xml:space="preserve">על </w:t>
      </w:r>
      <w:r w:rsidR="00D16104" w:rsidRPr="00D67F2E">
        <w:rPr>
          <w:rFonts w:cs="PFT_Frank"/>
          <w:b/>
          <w:bCs/>
          <w:szCs w:val="14"/>
          <w:rtl/>
        </w:rPr>
        <w:t>הבורות</w:t>
      </w:r>
      <w:r w:rsidR="00D16104" w:rsidRPr="00392931">
        <w:rPr>
          <w:rtl/>
        </w:rPr>
        <w:t xml:space="preserve"> </w:t>
      </w:r>
      <w:r>
        <w:rPr>
          <w:rFonts w:hint="cs"/>
          <w:rtl/>
        </w:rPr>
        <w:t>אפי'</w:t>
      </w:r>
      <w:r w:rsidR="00D16104" w:rsidRPr="00392931">
        <w:rPr>
          <w:rtl/>
        </w:rPr>
        <w:t xml:space="preserve"> בשביעית</w:t>
      </w:r>
      <w:r w:rsidR="002423FA">
        <w:rPr>
          <w:rFonts w:hint="cs"/>
          <w:rtl/>
        </w:rPr>
        <w:t>,</w:t>
      </w:r>
    </w:p>
    <w:p w14:paraId="1E2122D1" w14:textId="07472819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רשב</w:t>
      </w:r>
      <w:r w:rsidRPr="00315FC4">
        <w:rPr>
          <w:rtl/>
        </w:rPr>
        <w:t>"</w:t>
      </w:r>
      <w:r w:rsidRPr="00315FC4">
        <w:rPr>
          <w:rFonts w:hint="cs"/>
          <w:rtl/>
        </w:rPr>
        <w:t>ג</w:t>
      </w:r>
      <w:r w:rsidR="00B8196E" w:rsidRPr="00B8196E">
        <w:rPr>
          <w:rtl/>
        </w:rPr>
        <w:t>:</w:t>
      </w:r>
    </w:p>
    <w:p w14:paraId="74E5D74C" w14:textId="5CA76D83" w:rsidR="00D16104" w:rsidRPr="006F178A" w:rsidRDefault="00831ED0" w:rsidP="0045747B">
      <w:pPr>
        <w:rPr>
          <w:rtl/>
        </w:rPr>
      </w:pPr>
      <w:r>
        <w:rPr>
          <w:rtl/>
        </w:rPr>
        <w:t xml:space="preserve">אף על </w:t>
      </w:r>
      <w:r w:rsidR="00D16104" w:rsidRPr="00D67F2E">
        <w:rPr>
          <w:rFonts w:cs="PFT_Frank"/>
          <w:b/>
          <w:bCs/>
          <w:szCs w:val="14"/>
          <w:rtl/>
        </w:rPr>
        <w:t xml:space="preserve">אילנות </w:t>
      </w:r>
      <w:r w:rsidR="00B61B46" w:rsidRPr="00D67F2E">
        <w:rPr>
          <w:rFonts w:cs="PFT_Frank" w:hint="cs"/>
          <w:b/>
          <w:bCs/>
          <w:szCs w:val="14"/>
          <w:rtl/>
        </w:rPr>
        <w:t>וספיחים</w:t>
      </w:r>
      <w:r w:rsidR="00B61B46">
        <w:rPr>
          <w:rFonts w:hint="cs"/>
          <w:rtl/>
        </w:rPr>
        <w:t xml:space="preserve"> </w:t>
      </w:r>
      <w:r w:rsidR="00D16104" w:rsidRPr="006F178A">
        <w:rPr>
          <w:rtl/>
        </w:rPr>
        <w:t xml:space="preserve">בשביעית, </w:t>
      </w:r>
      <w:r w:rsidR="00B61B46">
        <w:rPr>
          <w:rFonts w:hint="cs"/>
          <w:rtl/>
        </w:rPr>
        <w:t>שהן</w:t>
      </w:r>
      <w:r w:rsidR="00D16104" w:rsidRPr="006F178A">
        <w:rPr>
          <w:rtl/>
        </w:rPr>
        <w:t xml:space="preserve"> פרנסה לעניים. </w:t>
      </w:r>
    </w:p>
    <w:p w14:paraId="15F2A53A" w14:textId="7634EB39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tl/>
        </w:rPr>
        <w:lastRenderedPageBreak/>
        <w:t>תניא</w:t>
      </w:r>
      <w:r w:rsidR="002423FA" w:rsidRPr="00315FC4">
        <w:rPr>
          <w:rFonts w:hint="cs"/>
          <w:rtl/>
        </w:rPr>
        <w:t xml:space="preserve"> ראב''פ</w:t>
      </w:r>
      <w:r w:rsidR="00B8196E" w:rsidRPr="00B8196E">
        <w:rPr>
          <w:rtl/>
        </w:rPr>
        <w:t>:</w:t>
      </w:r>
    </w:p>
    <w:p w14:paraId="74E5D74E" w14:textId="3CAEB8C1" w:rsidR="00D16104" w:rsidRPr="006F178A" w:rsidRDefault="00D16104" w:rsidP="0045747B">
      <w:pPr>
        <w:rPr>
          <w:rtl/>
        </w:rPr>
      </w:pPr>
      <w:r w:rsidRPr="00315FC4">
        <w:rPr>
          <w:rtl/>
        </w:rPr>
        <w:t xml:space="preserve">מיום שחרב ביהמ"ק יש שנה שגשמיה מרובין </w:t>
      </w:r>
      <w:r w:rsidR="00B61B46" w:rsidRPr="00315FC4">
        <w:rPr>
          <w:rFonts w:hint="cs"/>
          <w:rtl/>
        </w:rPr>
        <w:t>ויורדין בזמנן</w:t>
      </w:r>
      <w:r w:rsidR="00F729F5" w:rsidRPr="00315FC4">
        <w:rPr>
          <w:rFonts w:hint="cs"/>
          <w:rtl/>
        </w:rPr>
        <w:t>,</w:t>
      </w:r>
      <w:r w:rsidR="00B61B46" w:rsidRPr="00315FC4">
        <w:rPr>
          <w:rFonts w:hint="cs"/>
          <w:rtl/>
        </w:rPr>
        <w:t xml:space="preserve"> </w:t>
      </w:r>
      <w:r w:rsidRPr="006F178A">
        <w:rPr>
          <w:rtl/>
        </w:rPr>
        <w:t>ויש שנה שגשמיה מועטין</w:t>
      </w:r>
      <w:r w:rsidR="00B61B46">
        <w:rPr>
          <w:rFonts w:hint="cs"/>
          <w:rtl/>
        </w:rPr>
        <w:t xml:space="preserve"> ולא </w:t>
      </w:r>
      <w:r w:rsidR="00F729F5">
        <w:rPr>
          <w:rFonts w:hint="cs"/>
          <w:rtl/>
        </w:rPr>
        <w:t xml:space="preserve">יורדים </w:t>
      </w:r>
      <w:r w:rsidR="00B61B46">
        <w:rPr>
          <w:rFonts w:hint="cs"/>
          <w:rtl/>
        </w:rPr>
        <w:t>בזמנם</w:t>
      </w:r>
      <w:r w:rsidRPr="006F178A">
        <w:rPr>
          <w:rtl/>
        </w:rPr>
        <w:t>.</w:t>
      </w:r>
    </w:p>
    <w:p w14:paraId="74E5D74F" w14:textId="77777777" w:rsidR="00D16104" w:rsidRPr="00757D20" w:rsidRDefault="00D16104" w:rsidP="0045747B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>בזמנן</w:t>
      </w:r>
      <w:r w:rsidR="002423FA">
        <w:rPr>
          <w:rFonts w:hint="cs"/>
          <w:rtl/>
        </w:rPr>
        <w:t>,</w:t>
      </w:r>
      <w:r w:rsidRPr="00757D20">
        <w:rPr>
          <w:rtl/>
        </w:rPr>
        <w:t xml:space="preserve"> </w:t>
      </w:r>
      <w:r w:rsidR="002423FA">
        <w:rPr>
          <w:rFonts w:hint="cs"/>
          <w:rtl/>
        </w:rPr>
        <w:t>דומה</w:t>
      </w:r>
      <w:r w:rsidRPr="00757D20">
        <w:rPr>
          <w:rtl/>
        </w:rPr>
        <w:t xml:space="preserve"> לעבד </w:t>
      </w:r>
      <w:r w:rsidR="00B61B46">
        <w:rPr>
          <w:rFonts w:hint="cs"/>
          <w:rtl/>
        </w:rPr>
        <w:t xml:space="preserve">שקיבל </w:t>
      </w:r>
      <w:r w:rsidRPr="00757D20">
        <w:rPr>
          <w:rtl/>
        </w:rPr>
        <w:t xml:space="preserve">פרנסתו באחד בשבת, </w:t>
      </w:r>
      <w:r w:rsidR="00B61B46">
        <w:rPr>
          <w:rFonts w:hint="cs"/>
          <w:rtl/>
        </w:rPr>
        <w:t xml:space="preserve">ועיסה נאפית ונאכלת כתיקנה </w:t>
      </w:r>
    </w:p>
    <w:p w14:paraId="74E5D750" w14:textId="77777777" w:rsidR="00D16104" w:rsidRPr="006F178A" w:rsidRDefault="00B61B46" w:rsidP="0045747B">
      <w:pPr>
        <w:rPr>
          <w:rtl/>
        </w:rPr>
      </w:pPr>
      <w:r w:rsidRPr="009D0833">
        <w:rPr>
          <w:rFonts w:ascii="Fb Fontext" w:hAnsi="Fb Fontext" w:cs="PFT_Frank" w:hint="cs"/>
          <w:b/>
          <w:bCs/>
          <w:szCs w:val="14"/>
          <w:rtl/>
        </w:rPr>
        <w:t>שלא</w:t>
      </w:r>
      <w:r w:rsidR="00D16104" w:rsidRPr="009D0833">
        <w:rPr>
          <w:rFonts w:ascii="Fb Fontext" w:hAnsi="Fb Fontext" w:cs="PFT_Frank"/>
          <w:b/>
          <w:bCs/>
          <w:szCs w:val="14"/>
          <w:rtl/>
        </w:rPr>
        <w:t xml:space="preserve"> בזמנן</w:t>
      </w:r>
      <w:r w:rsidR="002423FA" w:rsidRPr="009D0833">
        <w:rPr>
          <w:rFonts w:ascii="Fb Fontext" w:hAnsi="Fb Fontext" w:cs="PFT_Frank" w:hint="cs"/>
          <w:b/>
          <w:bCs/>
          <w:szCs w:val="14"/>
          <w:rtl/>
        </w:rPr>
        <w:t>,</w:t>
      </w:r>
      <w:r w:rsidR="00D16104" w:rsidRPr="006F178A">
        <w:rPr>
          <w:rFonts w:ascii="Fb Fontext" w:hAnsi="Fb Fontext"/>
          <w:rtl/>
        </w:rPr>
        <w:t xml:space="preserve"> </w:t>
      </w:r>
      <w:r w:rsidR="002423FA" w:rsidRPr="00315FC4">
        <w:rPr>
          <w:rFonts w:hint="cs"/>
          <w:rtl/>
        </w:rPr>
        <w:t xml:space="preserve">דומה </w:t>
      </w:r>
      <w:r w:rsidR="00D16104" w:rsidRPr="00315FC4">
        <w:rPr>
          <w:rtl/>
        </w:rPr>
        <w:t>לעבד ש</w:t>
      </w:r>
      <w:r w:rsidRPr="00315FC4">
        <w:rPr>
          <w:rFonts w:hint="cs"/>
          <w:rtl/>
        </w:rPr>
        <w:t>קיבלת בע</w:t>
      </w:r>
      <w:r w:rsidR="00F729F5" w:rsidRPr="00315FC4">
        <w:rPr>
          <w:rFonts w:hint="cs"/>
          <w:rtl/>
        </w:rPr>
        <w:t>"ש</w:t>
      </w:r>
      <w:r w:rsidRPr="00315FC4">
        <w:rPr>
          <w:rFonts w:hint="cs"/>
          <w:rtl/>
        </w:rPr>
        <w:t xml:space="preserve"> ונאפית שלא כתקנה</w:t>
      </w:r>
    </w:p>
    <w:p w14:paraId="74E5D751" w14:textId="77777777" w:rsidR="00B61B46" w:rsidRDefault="00B61B46" w:rsidP="0045747B">
      <w:pPr>
        <w:rPr>
          <w:rtl/>
        </w:rPr>
      </w:pPr>
      <w:r w:rsidRPr="009D0833">
        <w:rPr>
          <w:rFonts w:cs="PFT_Frank" w:hint="cs"/>
          <w:b/>
          <w:bCs/>
          <w:szCs w:val="14"/>
          <w:rtl/>
        </w:rPr>
        <w:t xml:space="preserve">גשמיה </w:t>
      </w:r>
      <w:r w:rsidR="002423FA" w:rsidRPr="009D0833">
        <w:rPr>
          <w:rFonts w:cs="PFT_Frank"/>
          <w:b/>
          <w:bCs/>
          <w:szCs w:val="14"/>
          <w:rtl/>
        </w:rPr>
        <w:t>מרובין</w:t>
      </w:r>
      <w:r w:rsidR="002423FA">
        <w:rPr>
          <w:rFonts w:hint="cs"/>
          <w:rtl/>
        </w:rPr>
        <w:t xml:space="preserve"> דומה</w:t>
      </w:r>
      <w:r w:rsidR="00D16104" w:rsidRPr="006F178A">
        <w:rPr>
          <w:rtl/>
        </w:rPr>
        <w:t xml:space="preserve"> לעבד ש</w:t>
      </w:r>
      <w:r>
        <w:rPr>
          <w:rFonts w:hint="cs"/>
          <w:rtl/>
        </w:rPr>
        <w:t xml:space="preserve">קיבל פרנסתו בבת אחת וריחיים </w:t>
      </w:r>
      <w:r w:rsidR="00A566F8">
        <w:rPr>
          <w:rFonts w:hint="cs"/>
          <w:rtl/>
        </w:rPr>
        <w:t xml:space="preserve">ועיסה </w:t>
      </w:r>
      <w:r>
        <w:rPr>
          <w:rFonts w:hint="cs"/>
          <w:rtl/>
        </w:rPr>
        <w:t xml:space="preserve">מחסרות מהכור כמהקב. </w:t>
      </w:r>
    </w:p>
    <w:p w14:paraId="74E5D752" w14:textId="77777777" w:rsidR="00B61B46" w:rsidRDefault="00D16104" w:rsidP="0045747B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>גשמיה מועטין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 w:rsidR="00B61B46">
        <w:rPr>
          <w:rtl/>
        </w:rPr>
        <w:t>ומה</w:t>
      </w:r>
      <w:r w:rsidRPr="006F178A">
        <w:rPr>
          <w:rtl/>
        </w:rPr>
        <w:t xml:space="preserve"> לעבד </w:t>
      </w:r>
      <w:r w:rsidR="00B61B46">
        <w:rPr>
          <w:rFonts w:hint="cs"/>
          <w:rtl/>
        </w:rPr>
        <w:t xml:space="preserve">שקיבלת פרנסתו מעט מעט ורחיים ועיסה מחסרות הרבה </w:t>
      </w:r>
    </w:p>
    <w:p w14:paraId="38EA37F2" w14:textId="0A2E500F" w:rsidR="00B8196E" w:rsidRPr="00B8196E" w:rsidRDefault="00B61B46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753" w14:textId="6DC85177" w:rsidR="00B61B46" w:rsidRDefault="00B61B46" w:rsidP="00A566F8">
      <w:pPr>
        <w:rPr>
          <w:rtl/>
        </w:rPr>
      </w:pPr>
      <w:r w:rsidRPr="009D0833">
        <w:rPr>
          <w:rFonts w:cs="PFT_Frank" w:hint="cs"/>
          <w:b/>
          <w:bCs/>
          <w:szCs w:val="14"/>
          <w:rtl/>
        </w:rPr>
        <w:t>גשמיה מרובין</w:t>
      </w:r>
      <w:r>
        <w:rPr>
          <w:rFonts w:hint="cs"/>
          <w:rtl/>
        </w:rPr>
        <w:t xml:space="preserve"> </w:t>
      </w:r>
      <w:r w:rsidR="00315FC4">
        <w:rPr>
          <w:rFonts w:hint="cs"/>
          <w:rtl/>
        </w:rPr>
        <w:t xml:space="preserve"> </w:t>
      </w:r>
      <w:r>
        <w:rPr>
          <w:rFonts w:hint="cs"/>
          <w:rtl/>
        </w:rPr>
        <w:t>טיט מ</w:t>
      </w:r>
      <w:r w:rsidR="00A566F8">
        <w:rPr>
          <w:rFonts w:hint="cs"/>
          <w:rtl/>
        </w:rPr>
        <w:t>גובל</w:t>
      </w:r>
      <w:r>
        <w:rPr>
          <w:rFonts w:hint="cs"/>
          <w:rtl/>
        </w:rPr>
        <w:t xml:space="preserve"> יפה </w:t>
      </w:r>
    </w:p>
    <w:p w14:paraId="74E5D754" w14:textId="77777777" w:rsidR="00D16104" w:rsidRPr="006F178A" w:rsidRDefault="00F729F5" w:rsidP="00315FC4">
      <w:pPr>
        <w:rPr>
          <w:rtl/>
        </w:rPr>
      </w:pPr>
      <w:r w:rsidRPr="009D0833">
        <w:rPr>
          <w:rFonts w:cs="PFT_Frank" w:hint="cs"/>
          <w:b/>
          <w:bCs/>
          <w:szCs w:val="14"/>
          <w:rtl/>
        </w:rPr>
        <w:t xml:space="preserve">גשמיה </w:t>
      </w:r>
      <w:r w:rsidR="00B61B46" w:rsidRPr="009D0833">
        <w:rPr>
          <w:rFonts w:cs="PFT_Frank" w:hint="cs"/>
          <w:b/>
          <w:bCs/>
          <w:szCs w:val="14"/>
          <w:rtl/>
        </w:rPr>
        <w:t>מועטין</w:t>
      </w:r>
      <w:r w:rsidR="00A566F8">
        <w:rPr>
          <w:rFonts w:hint="cs"/>
          <w:rtl/>
        </w:rPr>
        <w:t xml:space="preserve"> מים כלים, ו</w:t>
      </w:r>
      <w:r w:rsidR="00B61B46">
        <w:rPr>
          <w:rFonts w:hint="cs"/>
          <w:rtl/>
        </w:rPr>
        <w:t>טיט אינו מת</w:t>
      </w:r>
      <w:r w:rsidR="00D16104" w:rsidRPr="006F178A">
        <w:rPr>
          <w:rtl/>
        </w:rPr>
        <w:t>גבל יפה.</w:t>
      </w:r>
    </w:p>
    <w:p w14:paraId="74E5D755" w14:textId="2C5472EB" w:rsidR="00D16104" w:rsidRPr="006F178A" w:rsidRDefault="007A7A35" w:rsidP="0045747B">
      <w:pPr>
        <w:pStyle w:val="afff0"/>
        <w:rPr>
          <w:del w:id="90014" w:author="מנוע עיצוב" w:date="2026-10-08T11:01:28Z"/>
          <w:rtl/>
        </w:rPr>
      </w:pPr>
      <w:del w:id="90013" w:author="מנוע עיצוב" w:date="2026-10-08T11:01:28Z">
        <w:r>
          <w:rPr>
            <w:rFonts w:ascii="MS Mincho" w:hAnsi="MS Mincho" w:hint="cs"/>
            <w:rtl/>
          </w:rPr>
          <w:delText xml:space="preserve">***</w:delText>
        </w:r>
      </w:del>
    </w:p>
    <w:p w14:paraId="74E5D756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יט:</w:t>
      </w:r>
    </w:p>
    <w:p w14:paraId="74E5D757" w14:textId="77777777" w:rsidR="002B167E" w:rsidRPr="002B167E" w:rsidRDefault="002B167E" w:rsidP="00837567">
      <w:pPr>
        <w:pStyle w:val="afffff8"/>
        <w:rPr>
          <w:rtl/>
        </w:rPr>
      </w:pPr>
      <w:r w:rsidRPr="002B167E">
        <w:rPr>
          <w:rFonts w:hint="cs"/>
          <w:rtl/>
        </w:rPr>
        <w:t>מעשה דנקדימון בן גוריון</w:t>
      </w:r>
    </w:p>
    <w:p w14:paraId="2905BCDD" w14:textId="35AB9733" w:rsidR="00B8196E" w:rsidRPr="00B8196E" w:rsidRDefault="00B8196E" w:rsidP="00315FC4">
      <w:pPr>
        <w:pStyle w:val="36"/>
        <w:framePr w:wrap="notBeside"/>
        <w:rPr>
          <w:rtl/>
        </w:rPr>
      </w:pPr>
      <w:r w:rsidRPr="00B8196E">
        <w:rPr>
          <w:rtl/>
        </w:rPr>
        <w:t>•</w:t>
      </w:r>
    </w:p>
    <w:p w14:paraId="74E5D758" w14:textId="0CAECD46" w:rsidR="00D16104" w:rsidRPr="006F178A" w:rsidRDefault="002423FA" w:rsidP="0045747B">
      <w:pPr>
        <w:rPr>
          <w:rtl/>
        </w:rPr>
      </w:pPr>
      <w:r>
        <w:rPr>
          <w:rFonts w:ascii="Fb Fontext" w:hAnsi="Fb Fontext" w:hint="cs"/>
          <w:rtl/>
        </w:rPr>
        <w:t>כש</w:t>
      </w:r>
      <w:r w:rsidR="00A47FBF">
        <w:rPr>
          <w:rFonts w:ascii="Fb Fontext" w:hAnsi="Fb Fontext"/>
          <w:rtl/>
        </w:rPr>
        <w:t>עלו</w:t>
      </w:r>
      <w:r w:rsidR="00A47FBF">
        <w:rPr>
          <w:rFonts w:ascii="Fb Fontext" w:hAnsi="Fb Fontext" w:hint="cs"/>
          <w:rtl/>
        </w:rPr>
        <w:t xml:space="preserve"> </w:t>
      </w:r>
      <w:r w:rsidR="00D16104" w:rsidRPr="006F178A">
        <w:rPr>
          <w:rFonts w:ascii="Fb Fontext" w:hAnsi="Fb Fontext"/>
          <w:rtl/>
        </w:rPr>
        <w:t>ישראל לרגל ולא היה להם מים לשתות.</w:t>
      </w:r>
    </w:p>
    <w:p w14:paraId="74E5D759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הלך נקדימון אצל הגמון אחד, </w:t>
      </w:r>
      <w:r w:rsidRPr="00DD3E6E">
        <w:rPr>
          <w:rStyle w:val="afffff3"/>
          <w:rtl/>
        </w:rPr>
        <w:t>א"ל</w:t>
      </w:r>
      <w:r w:rsidRPr="006F178A">
        <w:rPr>
          <w:rtl/>
        </w:rPr>
        <w:t xml:space="preserve">: הלויני </w:t>
      </w:r>
      <w:r w:rsidR="002423FA">
        <w:rPr>
          <w:rFonts w:hint="cs"/>
          <w:rtl/>
        </w:rPr>
        <w:t>י''ב</w:t>
      </w:r>
      <w:r w:rsidRPr="006F178A">
        <w:rPr>
          <w:rtl/>
        </w:rPr>
        <w:t xml:space="preserve"> מעיינות מים </w:t>
      </w:r>
      <w:r w:rsidR="00A47FBF">
        <w:rPr>
          <w:rFonts w:hint="cs"/>
          <w:rtl/>
        </w:rPr>
        <w:t>בשבילם</w:t>
      </w:r>
      <w:r w:rsidRPr="006F178A">
        <w:rPr>
          <w:rtl/>
        </w:rPr>
        <w:t>, וא</w:t>
      </w:r>
      <w:r w:rsidR="00A47FBF">
        <w:rPr>
          <w:rFonts w:hint="cs"/>
          <w:rtl/>
        </w:rPr>
        <w:t xml:space="preserve">חזיר י''ב מעינות או </w:t>
      </w:r>
      <w:r w:rsidR="002423FA">
        <w:rPr>
          <w:rFonts w:hint="cs"/>
          <w:rtl/>
        </w:rPr>
        <w:t xml:space="preserve">י''ב </w:t>
      </w:r>
      <w:r w:rsidRPr="006F178A">
        <w:rPr>
          <w:rtl/>
        </w:rPr>
        <w:t>ככר כסף.</w:t>
      </w:r>
      <w:r w:rsidRPr="006F178A">
        <w:rPr>
          <w:rFonts w:hint="cs"/>
          <w:rtl/>
        </w:rPr>
        <w:t xml:space="preserve"> </w:t>
      </w:r>
      <w:r w:rsidR="00A47FBF">
        <w:rPr>
          <w:rFonts w:hint="cs"/>
          <w:rtl/>
        </w:rPr>
        <w:t xml:space="preserve">וכשהגיע זמן </w:t>
      </w:r>
      <w:r w:rsidR="00A47FBF" w:rsidRPr="009C5606">
        <w:rPr>
          <w:rFonts w:hint="cs"/>
          <w:spacing w:val="-4"/>
          <w:rtl/>
        </w:rPr>
        <w:t>הפרעון</w:t>
      </w:r>
      <w:r w:rsidRPr="009C5606">
        <w:rPr>
          <w:spacing w:val="-4"/>
          <w:rtl/>
        </w:rPr>
        <w:t xml:space="preserve"> ולא ירדו גשמים, </w:t>
      </w:r>
      <w:r w:rsidRPr="009C5606">
        <w:rPr>
          <w:rStyle w:val="afffff3"/>
          <w:spacing w:val="-4"/>
          <w:rtl/>
        </w:rPr>
        <w:t xml:space="preserve">בשחרית שלח לו: </w:t>
      </w:r>
      <w:r w:rsidRPr="009C5606">
        <w:rPr>
          <w:spacing w:val="-4"/>
          <w:rtl/>
        </w:rPr>
        <w:t>שגר לי או מים או מעות.</w:t>
      </w:r>
    </w:p>
    <w:p w14:paraId="63453576" w14:textId="5C05D052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tl/>
        </w:rPr>
        <w:t xml:space="preserve">- </w:t>
      </w:r>
      <w:r w:rsidR="00A47FBF" w:rsidRPr="00315FC4">
        <w:rPr>
          <w:rFonts w:hint="cs"/>
          <w:rtl/>
        </w:rPr>
        <w:t>וענהו</w:t>
      </w:r>
      <w:r w:rsidR="00B8196E" w:rsidRPr="00B8196E">
        <w:rPr>
          <w:rtl/>
        </w:rPr>
        <w:t>:</w:t>
      </w:r>
    </w:p>
    <w:p w14:paraId="74E5D75A" w14:textId="3CAA106F" w:rsidR="00A47FBF" w:rsidRDefault="00A47FBF" w:rsidP="0045747B">
      <w:pPr>
        <w:rPr>
          <w:rtl/>
        </w:rPr>
      </w:pPr>
      <w:r>
        <w:rPr>
          <w:rFonts w:hint="cs"/>
          <w:rtl/>
        </w:rPr>
        <w:t xml:space="preserve">שיש לו את כל היום ושוב שלח לו בצהריים ושוב במנחה, ושוב ענהו כן </w:t>
      </w:r>
    </w:p>
    <w:p w14:paraId="380C4913" w14:textId="698A99CE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tl/>
        </w:rPr>
        <w:t xml:space="preserve">לגלג </w:t>
      </w:r>
      <w:r w:rsidR="002423FA" w:rsidRPr="00315FC4">
        <w:rPr>
          <w:rFonts w:hint="cs"/>
          <w:rtl/>
        </w:rPr>
        <w:t>ה</w:t>
      </w:r>
      <w:r w:rsidRPr="00315FC4">
        <w:rPr>
          <w:rtl/>
        </w:rPr>
        <w:t>הגמון</w:t>
      </w:r>
      <w:r w:rsidR="00B8196E" w:rsidRPr="00B8196E">
        <w:rPr>
          <w:rtl/>
        </w:rPr>
        <w:t>:</w:t>
      </w:r>
    </w:p>
    <w:p w14:paraId="74E5D75B" w14:textId="716E1B75" w:rsidR="005D2A43" w:rsidRDefault="00D16104" w:rsidP="0045747B">
      <w:pPr>
        <w:rPr>
          <w:rtl/>
        </w:rPr>
      </w:pPr>
      <w:r w:rsidRPr="006F178A">
        <w:rPr>
          <w:rtl/>
        </w:rPr>
        <w:t xml:space="preserve">כל השנה </w:t>
      </w:r>
      <w:r w:rsidR="00A47FBF">
        <w:rPr>
          <w:rFonts w:hint="cs"/>
          <w:rtl/>
        </w:rPr>
        <w:t>ל</w:t>
      </w:r>
      <w:r w:rsidRPr="006F178A">
        <w:rPr>
          <w:rtl/>
        </w:rPr>
        <w:t xml:space="preserve">א ירדו גשמים, 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ועכשיו ירדו גשמים? </w:t>
      </w:r>
      <w:r w:rsidRPr="0003481C">
        <w:rPr>
          <w:spacing w:val="-2"/>
          <w:rtl/>
        </w:rPr>
        <w:t>נכנס לבית המרחץ בשמחה.</w:t>
      </w:r>
      <w:r w:rsidR="005D2A43" w:rsidRPr="0003481C">
        <w:rPr>
          <w:rFonts w:hint="cs"/>
          <w:spacing w:val="-2"/>
          <w:rtl/>
        </w:rPr>
        <w:t xml:space="preserve"> </w:t>
      </w:r>
      <w:r w:rsidR="00A47FBF" w:rsidRPr="0003481C">
        <w:rPr>
          <w:rFonts w:hint="cs"/>
          <w:spacing w:val="-2"/>
          <w:rtl/>
        </w:rPr>
        <w:t>ו</w:t>
      </w:r>
      <w:r w:rsidR="0003481C" w:rsidRPr="0003481C">
        <w:rPr>
          <w:rFonts w:hint="cs"/>
          <w:spacing w:val="-2"/>
          <w:rtl/>
        </w:rPr>
        <w:t>נ</w:t>
      </w:r>
      <w:r w:rsidRPr="0003481C">
        <w:rPr>
          <w:spacing w:val="-2"/>
          <w:rtl/>
        </w:rPr>
        <w:t xml:space="preserve">קדימון לביהמ"ק </w:t>
      </w:r>
      <w:r w:rsidR="00A47FBF" w:rsidRPr="0003481C">
        <w:rPr>
          <w:rFonts w:hint="cs"/>
          <w:spacing w:val="-2"/>
          <w:rtl/>
        </w:rPr>
        <w:t>עצוב</w:t>
      </w:r>
      <w:r w:rsidR="00366EEF">
        <w:rPr>
          <w:rFonts w:hint="cs"/>
          <w:spacing w:val="-2"/>
          <w:rtl/>
        </w:rPr>
        <w:t>,</w:t>
      </w:r>
      <w:r w:rsidR="00A47FBF" w:rsidRPr="0003481C">
        <w:rPr>
          <w:rFonts w:hint="cs"/>
          <w:spacing w:val="-2"/>
          <w:rtl/>
        </w:rPr>
        <w:t xml:space="preserve"> להתפלל</w:t>
      </w:r>
      <w:r w:rsidR="00366EEF">
        <w:rPr>
          <w:rFonts w:hint="cs"/>
          <w:rtl/>
        </w:rPr>
        <w:t>.</w:t>
      </w:r>
      <w:r w:rsidR="00A47FBF">
        <w:rPr>
          <w:rFonts w:hint="cs"/>
          <w:rtl/>
        </w:rPr>
        <w:t xml:space="preserve"> </w:t>
      </w:r>
    </w:p>
    <w:p w14:paraId="344DBA3D" w14:textId="5224F4BB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tl/>
        </w:rPr>
        <w:t>אמר לפניו</w:t>
      </w:r>
      <w:r w:rsidR="00B8196E" w:rsidRPr="00B8196E">
        <w:rPr>
          <w:rtl/>
        </w:rPr>
        <w:t>:</w:t>
      </w:r>
    </w:p>
    <w:p w14:paraId="74E5D75C" w14:textId="6E9A6626" w:rsidR="00D16104" w:rsidRPr="006F178A" w:rsidRDefault="00D16104" w:rsidP="0045747B">
      <w:pPr>
        <w:rPr>
          <w:rtl/>
        </w:rPr>
      </w:pPr>
      <w:r>
        <w:rPr>
          <w:rStyle w:val="afffff3"/>
          <w:rtl/>
          <w:rPrChange w:id="9022" w:author="מנוע אמוראים" w:date="2026-10-05T16:42:12Z">
            <w:rPr>
              <w:rtl/>
            </w:rPr>
          </w:rPrChange>
        </w:rPr>
        <w:t xml:space="preserve">רבש"ע</w:t>
      </w:r>
      <w:r>
        <w:rPr>
          <w:rtl/>
        </w:rPr>
        <w:t xml:space="preserve">! גל</w:t>
      </w:r>
      <w:r w:rsidR="005D2A43">
        <w:rPr>
          <w:rtl/>
        </w:rPr>
        <w:t xml:space="preserve">וי </w:t>
      </w:r>
      <w:r w:rsidR="00A47FBF">
        <w:rPr>
          <w:rFonts w:hint="cs"/>
          <w:rtl/>
        </w:rPr>
        <w:t>ל</w:t>
      </w:r>
      <w:r w:rsidR="005D2A43">
        <w:rPr>
          <w:rtl/>
        </w:rPr>
        <w:t xml:space="preserve">פניך שלא לכבודי </w:t>
      </w:r>
      <w:r w:rsidR="00A47FBF">
        <w:rPr>
          <w:rFonts w:hint="cs"/>
          <w:rtl/>
        </w:rPr>
        <w:t>עשיתי</w:t>
      </w:r>
      <w:r w:rsidR="00A47FBF">
        <w:rPr>
          <w:rtl/>
        </w:rPr>
        <w:t xml:space="preserve">, </w:t>
      </w:r>
      <w:r w:rsidR="00A47FBF">
        <w:rPr>
          <w:rFonts w:hint="cs"/>
          <w:rtl/>
        </w:rPr>
        <w:t>מיד ירדו גשמי</w:t>
      </w:r>
      <w:r w:rsidRPr="006F178A">
        <w:rPr>
          <w:rtl/>
        </w:rPr>
        <w:t>ם עד שנתמלאו שתים עשרה מעינות מים והותירו.</w:t>
      </w:r>
    </w:p>
    <w:p w14:paraId="5586B766" w14:textId="5DCC2E86" w:rsidR="00B8196E" w:rsidRPr="00B8196E" w:rsidRDefault="00A47FBF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א''ל</w:t>
      </w:r>
      <w:r w:rsidR="00B8196E" w:rsidRPr="00B8196E">
        <w:rPr>
          <w:rFonts w:hint="cs"/>
          <w:rtl/>
        </w:rPr>
        <w:t>:</w:t>
      </w:r>
    </w:p>
    <w:p w14:paraId="74E5D75D" w14:textId="51F23FCF" w:rsidR="00D16104" w:rsidRPr="006F178A" w:rsidRDefault="00D16104" w:rsidP="0045747B">
      <w:pPr>
        <w:rPr>
          <w:rtl/>
        </w:rPr>
      </w:pPr>
      <w:r w:rsidRPr="006F178A">
        <w:rPr>
          <w:rtl/>
        </w:rPr>
        <w:t>כבר שקעה חמה, וגשמים - ברשותי ירדו.</w:t>
      </w:r>
    </w:p>
    <w:p w14:paraId="34734877" w14:textId="0E5B17DF" w:rsidR="00B8196E" w:rsidRPr="00B8196E" w:rsidRDefault="0003481C" w:rsidP="00315FC4">
      <w:pPr>
        <w:pStyle w:val="36"/>
        <w:framePr w:wrap="notBeside"/>
        <w:rPr>
          <w:rtl/>
        </w:rPr>
      </w:pPr>
      <w:r w:rsidRPr="00315FC4">
        <w:rPr>
          <w:rtl/>
        </w:rPr>
        <w:t>נכנס לביהמ"ק</w:t>
      </w:r>
      <w:r w:rsidR="00D16104" w:rsidRPr="00315FC4">
        <w:rPr>
          <w:rtl/>
        </w:rPr>
        <w:t xml:space="preserve"> </w:t>
      </w:r>
      <w:r w:rsidR="00A47FBF" w:rsidRPr="00315FC4">
        <w:rPr>
          <w:rFonts w:hint="cs"/>
          <w:rtl/>
        </w:rPr>
        <w:t>ואמר</w:t>
      </w:r>
      <w:r w:rsidR="00B8196E" w:rsidRPr="00B8196E">
        <w:rPr>
          <w:rFonts w:hint="cs"/>
          <w:rtl/>
        </w:rPr>
        <w:t>:</w:t>
      </w:r>
    </w:p>
    <w:p w14:paraId="74E5D75E" w14:textId="5B505900" w:rsidR="00D16104" w:rsidRPr="00315FC4" w:rsidRDefault="0003481C" w:rsidP="00315FC4">
      <w:pPr>
        <w:rPr>
          <w:rtl/>
        </w:rPr>
      </w:pPr>
      <w:r w:rsidRPr="00315FC4">
        <w:rPr>
          <w:rtl/>
        </w:rPr>
        <w:t>הודע שיש לך אהובים בעולמך</w:t>
      </w:r>
      <w:r w:rsidRPr="00315FC4">
        <w:rPr>
          <w:rFonts w:hint="cs"/>
          <w:rtl/>
        </w:rPr>
        <w:t>. וזרחה חמה,</w:t>
      </w:r>
      <w:r w:rsidR="00D16104" w:rsidRPr="00315FC4">
        <w:rPr>
          <w:rtl/>
        </w:rPr>
        <w:t xml:space="preserve"> </w:t>
      </w:r>
    </w:p>
    <w:p w14:paraId="6F46135C" w14:textId="42C8EE1B" w:rsidR="00315FC4" w:rsidRPr="00315FC4" w:rsidRDefault="00D16104" w:rsidP="00315FC4">
      <w:pPr>
        <w:rPr>
          <w:rStyle w:val="afffff3"/>
          <w:rFonts w:cs="FrankRuehl"/>
          <w:bCs w:val="0"/>
          <w:szCs w:val="18"/>
          <w:rtl/>
        </w:rPr>
      </w:pPr>
      <w:r w:rsidRPr="00962229">
        <w:rPr>
          <w:rStyle w:val="afffff3"/>
          <w:rtl/>
        </w:rPr>
        <w:t>באותה שעה א"ל ה</w:t>
      </w:r>
      <w:r w:rsidR="00A47FBF">
        <w:rPr>
          <w:rStyle w:val="afffff3"/>
          <w:rFonts w:hint="cs"/>
          <w:rtl/>
        </w:rPr>
        <w:t>הגמון</w:t>
      </w:r>
      <w:r w:rsidRPr="00962229">
        <w:rPr>
          <w:rStyle w:val="afffff3"/>
          <w:rtl/>
        </w:rPr>
        <w:t>:</w:t>
      </w:r>
      <w:r w:rsidR="005D2A43">
        <w:rPr>
          <w:rtl/>
        </w:rPr>
        <w:t xml:space="preserve"> אילו לא נקדרה החמה</w:t>
      </w:r>
      <w:r w:rsidRPr="00962229">
        <w:rPr>
          <w:rtl/>
        </w:rPr>
        <w:t xml:space="preserve"> היה לי פתחון פה </w:t>
      </w:r>
    </w:p>
    <w:p w14:paraId="1375C56D" w14:textId="030AF41E" w:rsidR="00B8196E" w:rsidRPr="00B8196E" w:rsidRDefault="00D16104" w:rsidP="00315FC4">
      <w:pPr>
        <w:pStyle w:val="36"/>
        <w:framePr w:wrap="notBeside"/>
        <w:rPr>
          <w:rtl/>
        </w:rPr>
      </w:pPr>
      <w:r w:rsidRPr="00315FC4">
        <w:rPr>
          <w:rtl/>
        </w:rPr>
        <w:t>תנא</w:t>
      </w:r>
      <w:r w:rsidR="00B8196E" w:rsidRPr="00B8196E">
        <w:rPr>
          <w:rtl/>
        </w:rPr>
        <w:t>:</w:t>
      </w:r>
    </w:p>
    <w:p w14:paraId="74E5D760" w14:textId="702D4325" w:rsidR="00D16104" w:rsidRPr="006F178A" w:rsidRDefault="00D16104" w:rsidP="0045747B">
      <w:pPr>
        <w:rPr>
          <w:rtl/>
        </w:rPr>
      </w:pPr>
      <w:r w:rsidRPr="006F178A">
        <w:rPr>
          <w:rFonts w:ascii="Fb Fontext" w:hAnsi="Fb Fontext"/>
          <w:sz w:val="20"/>
          <w:rtl/>
        </w:rPr>
        <w:t>בוני שמו, ו</w:t>
      </w:r>
      <w:r w:rsidR="002423FA">
        <w:rPr>
          <w:rFonts w:ascii="Fb Fontext" w:hAnsi="Fb Fontext" w:hint="cs"/>
          <w:sz w:val="20"/>
          <w:rtl/>
        </w:rPr>
        <w:t>נ</w:t>
      </w:r>
      <w:r w:rsidR="00CD44C2">
        <w:rPr>
          <w:rFonts w:ascii="Fb Fontext" w:hAnsi="Fb Fontext"/>
          <w:sz w:val="20"/>
          <w:rtl/>
        </w:rPr>
        <w:t>קרא שמו נקדימון - שנקד</w:t>
      </w:r>
      <w:r w:rsidRPr="006F178A">
        <w:rPr>
          <w:rFonts w:ascii="Fb Fontext" w:hAnsi="Fb Fontext"/>
          <w:sz w:val="20"/>
          <w:rtl/>
        </w:rPr>
        <w:t>ה חמה בעבורו.</w:t>
      </w:r>
    </w:p>
    <w:p w14:paraId="74E5D761" w14:textId="77777777" w:rsidR="00D16104" w:rsidRPr="006F178A" w:rsidRDefault="00CD44C2" w:rsidP="00315FC4">
      <w:pPr>
        <w:pStyle w:val="afffff8"/>
        <w:rPr>
          <w:rtl/>
        </w:rPr>
      </w:pPr>
      <w:r>
        <w:rPr>
          <w:rtl/>
        </w:rPr>
        <w:lastRenderedPageBreak/>
        <w:t>שלשה נקד</w:t>
      </w:r>
      <w:r w:rsidR="00D16104" w:rsidRPr="00053775">
        <w:rPr>
          <w:rtl/>
        </w:rPr>
        <w:t>ה חמה בעבורן:</w:t>
      </w:r>
    </w:p>
    <w:p w14:paraId="74E5D762" w14:textId="77777777" w:rsidR="00D16104" w:rsidRPr="006F178A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נקדימון</w:t>
      </w:r>
      <w:r w:rsidRPr="006F178A">
        <w:rPr>
          <w:rtl/>
        </w:rPr>
        <w:t xml:space="preserve"> - גמרא.</w:t>
      </w:r>
      <w:r w:rsidR="00CD44C2">
        <w:rPr>
          <w:rFonts w:hint="cs"/>
          <w:rtl/>
        </w:rPr>
        <w:t xml:space="preserve"> </w:t>
      </w:r>
      <w:r w:rsidR="00CD44C2">
        <w:rPr>
          <w:rFonts w:cs="PFT_Frank"/>
          <w:b/>
          <w:bCs/>
          <w:szCs w:val="14"/>
          <w:rtl/>
        </w:rPr>
        <w:tab/>
      </w:r>
      <w:r w:rsidR="00CD44C2">
        <w:rPr>
          <w:rFonts w:cs="PFT_Frank"/>
          <w:b/>
          <w:bCs/>
          <w:szCs w:val="14"/>
          <w:rtl/>
        </w:rPr>
        <w:tab/>
      </w:r>
      <w:r w:rsidR="00CD44C2">
        <w:rPr>
          <w:rFonts w:cs="PFT_Frank"/>
          <w:b/>
          <w:bCs/>
          <w:szCs w:val="14"/>
          <w:rtl/>
        </w:rPr>
        <w:tab/>
      </w:r>
      <w:r w:rsidR="00CD44C2">
        <w:rPr>
          <w:rFonts w:cs="PFT_Frank"/>
          <w:b/>
          <w:bCs/>
          <w:szCs w:val="14"/>
          <w:rtl/>
        </w:rPr>
        <w:tab/>
      </w:r>
      <w:r w:rsidRPr="00053775">
        <w:rPr>
          <w:rFonts w:cs="PFT_Frank"/>
          <w:b/>
          <w:bCs/>
          <w:szCs w:val="14"/>
          <w:rtl/>
        </w:rPr>
        <w:t>יהושע</w:t>
      </w:r>
      <w:r w:rsidRPr="006F178A">
        <w:rPr>
          <w:rtl/>
        </w:rPr>
        <w:t xml:space="preserve"> - </w:t>
      </w:r>
      <w:r w:rsidRPr="002C641B">
        <w:rPr>
          <w:rStyle w:val="af4"/>
          <w:rtl/>
        </w:rPr>
        <w:t>ד'וידם השמש וירח עמד וגו'.</w:t>
      </w:r>
    </w:p>
    <w:p w14:paraId="74E5D763" w14:textId="77777777" w:rsidR="00D16104" w:rsidRPr="006F178A" w:rsidRDefault="00D16104" w:rsidP="0045747B">
      <w:pPr>
        <w:rPr>
          <w:rtl/>
        </w:rPr>
      </w:pPr>
      <w:r w:rsidRPr="00CD44C2">
        <w:rPr>
          <w:rStyle w:val="afffff9"/>
          <w:rtl/>
        </w:rPr>
        <w:t>משה</w:t>
      </w:r>
      <w:r w:rsidRPr="00CD44C2">
        <w:rPr>
          <w:rStyle w:val="afffff9"/>
          <w:rFonts w:hint="cs"/>
          <w:rtl/>
        </w:rPr>
        <w:t>-</w:t>
      </w:r>
      <w:r w:rsidRPr="00CD44C2">
        <w:rPr>
          <w:rtl/>
        </w:rPr>
        <w:t xml:space="preserve"> </w:t>
      </w:r>
      <w:r w:rsidR="00CD44C2" w:rsidRPr="00CD44C2">
        <w:rPr>
          <w:rFonts w:hint="cs"/>
          <w:rtl/>
        </w:rPr>
        <w:t>גז''ש מיהושע</w:t>
      </w:r>
      <w:r w:rsidR="00CD44C2">
        <w:rPr>
          <w:rFonts w:hint="cs"/>
          <w:rtl/>
        </w:rPr>
        <w:t>,</w:t>
      </w:r>
      <w:r w:rsidR="00CD44C2" w:rsidRPr="00CD44C2">
        <w:rPr>
          <w:rFonts w:hint="cs"/>
          <w:rtl/>
        </w:rPr>
        <w:t xml:space="preserve"> או מ</w:t>
      </w:r>
      <w:r w:rsidR="00CD44C2" w:rsidRPr="00CD44C2">
        <w:rPr>
          <w:rStyle w:val="af4"/>
          <w:rFonts w:hint="cs"/>
          <w:rtl/>
        </w:rPr>
        <w:t>אשר ישמעון שמעו ורגזו וחלו מפניך</w:t>
      </w:r>
      <w:r w:rsidR="00CD44C2" w:rsidRPr="00CD44C2">
        <w:rPr>
          <w:rFonts w:hint="cs"/>
          <w:rtl/>
        </w:rPr>
        <w:t xml:space="preserve"> </w:t>
      </w:r>
    </w:p>
    <w:p w14:paraId="74E5D764" w14:textId="50D68BD1" w:rsidR="00D16104" w:rsidRPr="006F178A" w:rsidRDefault="007A7A35" w:rsidP="0045747B">
      <w:pPr>
        <w:pStyle w:val="afffff8"/>
        <w:rPr>
          <w:rtl/>
        </w:rPr>
        <w:pPrChange w:id="90012" w:author="קלוד" w:date="2026-10-08T12:07:40Z">
          <w:pPr>
            <w:pStyle w:val="afff0"/>
          </w:pPr>
        </w:pPrChange>
      </w:pPr>
      <w:del w:id="90010" w:author="קלוד" w:date="2026-10-08T12:07:40Z">
        <w:r>
          <w:rPr>
            <w:rFonts w:ascii="MS Mincho" w:hAnsi="MS Mincho" w:hint="cs"/>
            <w:rtl/>
          </w:rPr>
          <w:delText xml:space="preserve">***</w:delText>
        </w:r>
      </w:del>
      <w:ins w:id="90011" w:author="קלוד" w:date="2026-10-08T12:07:40Z">
        <w:r>
          <w:rPr>
            <w:color w:val="7B3F00"/>
          </w:rPr>
          <w:t xml:space="preserve">גשמים ובטחת מזל</w:t>
        </w:r>
      </w:ins>
    </w:p>
    <w:p w14:paraId="74E5D765" w14:textId="77777777" w:rsidR="00D16104" w:rsidRPr="005D2A43" w:rsidRDefault="00D16104" w:rsidP="0045747B">
      <w:pPr>
        <w:rPr>
          <w:rtl/>
        </w:rPr>
      </w:pPr>
      <w:r w:rsidRPr="00186A44">
        <w:rPr>
          <w:rStyle w:val="affff1"/>
          <w:rtl/>
        </w:rPr>
        <w:t xml:space="preserve">וכן עיר </w:t>
      </w:r>
      <w:r w:rsidR="0003481C" w:rsidRPr="00186A44">
        <w:rPr>
          <w:rStyle w:val="affff1"/>
          <w:rFonts w:hint="cs"/>
          <w:rtl/>
        </w:rPr>
        <w:t>שלא ירדו גשמים</w:t>
      </w:r>
      <w:r w:rsidR="0003481C">
        <w:rPr>
          <w:rStyle w:val="afffff9"/>
          <w:rFonts w:hint="cs"/>
          <w:rtl/>
        </w:rPr>
        <w:t xml:space="preserve"> </w:t>
      </w:r>
      <w:r w:rsidR="00CD44C2" w:rsidRPr="0003481C">
        <w:rPr>
          <w:rStyle w:val="afffffc"/>
          <w:rFonts w:hint="cs"/>
          <w:rtl/>
        </w:rPr>
        <w:t>כקרא</w:t>
      </w:r>
      <w:r w:rsidR="00CD44C2" w:rsidRPr="00CD44C2">
        <w:rPr>
          <w:rStyle w:val="afffff9"/>
          <w:rFonts w:hint="cs"/>
          <w:rtl/>
        </w:rPr>
        <w:t xml:space="preserve"> </w:t>
      </w:r>
      <w:r w:rsidR="00CD44C2" w:rsidRPr="00315FC4">
        <w:rPr>
          <w:rStyle w:val="af4"/>
          <w:rFonts w:hint="cs"/>
          <w:rtl/>
        </w:rPr>
        <w:t>ועל עיר אחת לא אמטיר.</w:t>
      </w:r>
    </w:p>
    <w:p w14:paraId="7B26F0C5" w14:textId="05BD18F2" w:rsidR="00B8196E" w:rsidRPr="00B8196E" w:rsidRDefault="005D2A43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רב</w:t>
      </w:r>
      <w:r w:rsidR="00B8196E" w:rsidRPr="00B8196E">
        <w:rPr>
          <w:rtl/>
        </w:rPr>
        <w:t>:</w:t>
      </w:r>
    </w:p>
    <w:p w14:paraId="74E5D766" w14:textId="428ECBA2" w:rsidR="00D16104" w:rsidRPr="006F178A" w:rsidRDefault="00D16104" w:rsidP="0045747B">
      <w:pPr>
        <w:rPr>
          <w:rtl/>
        </w:rPr>
      </w:pPr>
      <w:r w:rsidRPr="00315FC4">
        <w:rPr>
          <w:rtl/>
        </w:rPr>
        <w:t>ושתיהן לקללה</w:t>
      </w:r>
      <w:r w:rsidR="0086254B" w:rsidRPr="00315FC4">
        <w:rPr>
          <w:rFonts w:hint="cs"/>
          <w:rtl/>
        </w:rPr>
        <w:t xml:space="preserve"> שהמט</w:t>
      </w:r>
      <w:r w:rsidR="00CD44C2" w:rsidRPr="00315FC4">
        <w:rPr>
          <w:rFonts w:hint="cs"/>
          <w:rtl/>
        </w:rPr>
        <w:t>יר יותר מידי</w:t>
      </w:r>
      <w:r w:rsidRPr="00315FC4">
        <w:rPr>
          <w:rtl/>
        </w:rPr>
        <w:t>.</w:t>
      </w:r>
      <w:r w:rsidR="00CD44C2">
        <w:rPr>
          <w:rFonts w:ascii="Fb Fontext" w:hAnsi="Fb Fontext" w:hint="cs"/>
          <w:rtl/>
        </w:rPr>
        <w:t xml:space="preserve"> </w:t>
      </w:r>
      <w:r w:rsidR="00CD44C2" w:rsidRPr="00D67F2E">
        <w:rPr>
          <w:rFonts w:ascii="Fb Fontext" w:hAnsi="Fb Fontext" w:cs="PFT_Frank" w:hint="cs"/>
          <w:b/>
          <w:bCs/>
          <w:szCs w:val="14"/>
          <w:rtl/>
        </w:rPr>
        <w:t>ואלו לברכה:</w:t>
      </w:r>
    </w:p>
    <w:p w14:paraId="797DC91C" w14:textId="07E2C52B" w:rsidR="00B8196E" w:rsidRPr="00B8196E" w:rsidRDefault="00CD44C2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767" w14:textId="37921008" w:rsidR="00D16104" w:rsidRPr="006F178A" w:rsidRDefault="00D16104" w:rsidP="00315FC4">
      <w:pPr>
        <w:rPr>
          <w:rtl/>
        </w:rPr>
      </w:pPr>
      <w:r w:rsidRPr="005D2A43">
        <w:rPr>
          <w:rStyle w:val="af4"/>
          <w:rtl/>
        </w:rPr>
        <w:t>היתה ירושלים לנדה</w:t>
      </w:r>
      <w:r w:rsidRPr="006F178A">
        <w:rPr>
          <w:rtl/>
        </w:rPr>
        <w:t>.</w:t>
      </w:r>
      <w:r w:rsidR="005D2A43">
        <w:rPr>
          <w:rFonts w:hint="cs"/>
          <w:rtl/>
        </w:rPr>
        <w:t xml:space="preserve"> שיש לה תקנה כנדה. </w:t>
      </w:r>
    </w:p>
    <w:p w14:paraId="0AA9F4F5" w14:textId="610922DB" w:rsidR="00B8196E" w:rsidRPr="00B8196E" w:rsidRDefault="00CD44C2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768" w14:textId="0F6AAE36" w:rsidR="00CD44C2" w:rsidRDefault="00D16104" w:rsidP="00315FC4">
      <w:pPr>
        <w:rPr>
          <w:rtl/>
        </w:rPr>
      </w:pPr>
      <w:r w:rsidRPr="0063694C">
        <w:rPr>
          <w:rStyle w:val="af4"/>
          <w:rFonts w:hint="cs"/>
          <w:rtl/>
        </w:rPr>
        <w:t>'</w:t>
      </w:r>
      <w:r w:rsidRPr="0063694C">
        <w:rPr>
          <w:rStyle w:val="af4"/>
          <w:rtl/>
        </w:rPr>
        <w:t>היתה כאלמנה'</w:t>
      </w:r>
      <w:r w:rsidR="00CD44C2">
        <w:rPr>
          <w:rFonts w:hint="cs"/>
          <w:rtl/>
        </w:rPr>
        <w:t xml:space="preserve"> </w:t>
      </w:r>
      <w:r w:rsidRPr="006F178A">
        <w:rPr>
          <w:rtl/>
        </w:rPr>
        <w:t>כאשה שהלך בעלה למד</w:t>
      </w:r>
      <w:r w:rsidR="003158DA">
        <w:rPr>
          <w:rFonts w:hint="cs"/>
          <w:rtl/>
        </w:rPr>
        <w:t>ה"י</w:t>
      </w:r>
      <w:r w:rsidRPr="006F178A">
        <w:rPr>
          <w:rtl/>
        </w:rPr>
        <w:t xml:space="preserve">, </w:t>
      </w:r>
    </w:p>
    <w:p w14:paraId="78C79183" w14:textId="0EF624BF" w:rsidR="00B8196E" w:rsidRPr="00B8196E" w:rsidRDefault="00CD44C2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769" w14:textId="4CD74038" w:rsidR="00D16104" w:rsidRPr="009C5606" w:rsidRDefault="00D16104" w:rsidP="00315FC4">
      <w:pPr>
        <w:rPr>
          <w:spacing w:val="-6"/>
          <w:rtl/>
        </w:rPr>
      </w:pPr>
      <w:r w:rsidRPr="00315FC4">
        <w:rPr>
          <w:rStyle w:val="af4"/>
          <w:rtl/>
        </w:rPr>
        <w:t>נתתי אתכם נבזים ושפלים</w:t>
      </w:r>
      <w:r w:rsidRPr="00315FC4">
        <w:rPr>
          <w:rStyle w:val="af4"/>
          <w:rFonts w:hint="cs"/>
          <w:rtl/>
        </w:rPr>
        <w:t>'</w:t>
      </w:r>
      <w:r w:rsidRPr="00315FC4">
        <w:rPr>
          <w:rStyle w:val="af4"/>
          <w:rtl/>
        </w:rPr>
        <w:t>,</w:t>
      </w:r>
      <w:r w:rsidRPr="009C5606">
        <w:rPr>
          <w:spacing w:val="-6"/>
          <w:rtl/>
        </w:rPr>
        <w:t xml:space="preserve"> </w:t>
      </w:r>
      <w:r w:rsidR="00CD44C2" w:rsidRPr="00315FC4">
        <w:rPr>
          <w:rFonts w:hint="cs"/>
          <w:spacing w:val="-2"/>
          <w:rtl/>
        </w:rPr>
        <w:t xml:space="preserve">שלא ממנים מישראל </w:t>
      </w:r>
      <w:r w:rsidRPr="00315FC4">
        <w:rPr>
          <w:rFonts w:hint="cs"/>
          <w:spacing w:val="-2"/>
          <w:rtl/>
        </w:rPr>
        <w:t>מוכסים ו</w:t>
      </w:r>
      <w:r w:rsidR="00CD44C2" w:rsidRPr="00315FC4">
        <w:rPr>
          <w:rFonts w:hint="cs"/>
          <w:spacing w:val="-2"/>
          <w:rtl/>
        </w:rPr>
        <w:t>שוטרים</w:t>
      </w:r>
      <w:r w:rsidRPr="009C5606">
        <w:rPr>
          <w:spacing w:val="-6"/>
          <w:rtl/>
        </w:rPr>
        <w:t>.</w:t>
      </w:r>
    </w:p>
    <w:p w14:paraId="72704944" w14:textId="7046F18A" w:rsidR="00B8196E" w:rsidRPr="00B8196E" w:rsidRDefault="00CD44C2" w:rsidP="00315FC4">
      <w:pPr>
        <w:pStyle w:val="36"/>
        <w:framePr w:wrap="notBeside"/>
        <w:rPr>
          <w:rtl/>
        </w:rPr>
      </w:pPr>
      <w:r w:rsidRPr="00315FC4">
        <w:rPr>
          <w:rFonts w:hint="cs"/>
          <w:rtl/>
        </w:rPr>
        <w:t>ד</w:t>
      </w:r>
      <w:r w:rsidR="00B8196E" w:rsidRPr="00B8196E">
        <w:rPr>
          <w:rFonts w:hint="cs"/>
          <w:rtl/>
        </w:rPr>
        <w:t>.</w:t>
      </w:r>
    </w:p>
    <w:p w14:paraId="74E5D76A" w14:textId="144D3ED6" w:rsidR="00D16104" w:rsidRPr="006F178A" w:rsidRDefault="00D16104" w:rsidP="00315FC4">
      <w:pPr>
        <w:rPr>
          <w:rtl/>
        </w:rPr>
      </w:pPr>
      <w:r w:rsidRPr="00315FC4">
        <w:rPr>
          <w:rStyle w:val="af4"/>
          <w:rFonts w:hint="cs"/>
          <w:rtl/>
        </w:rPr>
        <w:t>'</w:t>
      </w:r>
      <w:r w:rsidRPr="00315FC4">
        <w:rPr>
          <w:rStyle w:val="af4"/>
          <w:rtl/>
        </w:rPr>
        <w:t xml:space="preserve">והכה ה' את ישראל כאשר ינוד </w:t>
      </w:r>
      <w:r w:rsidRPr="00315FC4">
        <w:rPr>
          <w:rStyle w:val="af4"/>
          <w:b/>
          <w:bCs/>
          <w:rtl/>
        </w:rPr>
        <w:t>הקנה</w:t>
      </w:r>
      <w:r w:rsidRPr="00315FC4">
        <w:rPr>
          <w:rStyle w:val="af4"/>
          <w:rtl/>
        </w:rPr>
        <w:t xml:space="preserve"> במים</w:t>
      </w:r>
      <w:r w:rsidRPr="00315FC4">
        <w:rPr>
          <w:rStyle w:val="af4"/>
          <w:rFonts w:hint="cs"/>
          <w:rtl/>
        </w:rPr>
        <w:t>'</w:t>
      </w:r>
      <w:r w:rsidRPr="00315FC4">
        <w:rPr>
          <w:rStyle w:val="af4"/>
          <w:rtl/>
        </w:rPr>
        <w:t>,</w:t>
      </w:r>
      <w:r w:rsidRPr="006F178A">
        <w:rPr>
          <w:rtl/>
        </w:rPr>
        <w:t xml:space="preserve"> </w:t>
      </w:r>
      <w:r w:rsidR="006D06D1">
        <w:rPr>
          <w:rFonts w:hint="cs"/>
          <w:rtl/>
        </w:rPr>
        <w:t>-</w:t>
      </w:r>
      <w:r w:rsidR="00CD44C2">
        <w:rPr>
          <w:rFonts w:hint="cs"/>
          <w:rtl/>
        </w:rPr>
        <w:t xml:space="preserve"> שעומד ברוחות</w:t>
      </w:r>
    </w:p>
    <w:p w14:paraId="74E5D76B" w14:textId="4DC42B19" w:rsidR="00D16104" w:rsidRPr="006F178A" w:rsidRDefault="00E62A80" w:rsidP="0045747B">
      <w:pPr>
        <w:rPr>
          <w:rtl/>
        </w:rPr>
      </w:pPr>
      <w:r>
        <w:rPr>
          <w:rFonts w:hint="cs"/>
          <w:rtl/>
        </w:rPr>
        <w:t>ו</w:t>
      </w:r>
      <w:r w:rsidR="003158DA">
        <w:rPr>
          <w:rtl/>
        </w:rPr>
        <w:t>טובה קלל</w:t>
      </w:r>
      <w:r w:rsidR="003158DA">
        <w:rPr>
          <w:rFonts w:hint="cs"/>
          <w:rtl/>
        </w:rPr>
        <w:t>ת</w:t>
      </w:r>
      <w:r w:rsidR="00D16104" w:rsidRPr="006F178A">
        <w:rPr>
          <w:rtl/>
        </w:rPr>
        <w:t xml:space="preserve"> אחיה השילוני</w:t>
      </w:r>
      <w:r>
        <w:rPr>
          <w:rFonts w:hint="cs"/>
          <w:rtl/>
        </w:rPr>
        <w:t xml:space="preserve"> </w:t>
      </w:r>
      <w:r w:rsidRPr="00E62A80">
        <w:rPr>
          <w:rStyle w:val="afffffc"/>
          <w:rFonts w:hint="cs"/>
          <w:rtl/>
        </w:rPr>
        <w:t>[דקנה]</w:t>
      </w:r>
      <w:r w:rsidR="003158DA" w:rsidRPr="00E62A80">
        <w:rPr>
          <w:rStyle w:val="afffffc"/>
          <w:rFonts w:hint="cs"/>
          <w:rtl/>
        </w:rPr>
        <w:t>,</w:t>
      </w:r>
      <w:r>
        <w:rPr>
          <w:rStyle w:val="afffffc"/>
          <w:rFonts w:hint="cs"/>
          <w:rtl/>
        </w:rPr>
        <w:t xml:space="preserve"> </w:t>
      </w:r>
      <w:r w:rsidR="003158DA">
        <w:rPr>
          <w:rFonts w:hint="cs"/>
          <w:rtl/>
        </w:rPr>
        <w:t>מברכת</w:t>
      </w:r>
      <w:r w:rsidR="00D16104" w:rsidRPr="006F178A">
        <w:rPr>
          <w:rtl/>
        </w:rPr>
        <w:t xml:space="preserve"> בלעם הרשע</w:t>
      </w:r>
      <w:r>
        <w:rPr>
          <w:rFonts w:hint="cs"/>
          <w:rtl/>
        </w:rPr>
        <w:t xml:space="preserve"> </w:t>
      </w:r>
      <w:r w:rsidRPr="00E62A80">
        <w:rPr>
          <w:rStyle w:val="afffffc"/>
          <w:rFonts w:hint="cs"/>
          <w:rtl/>
        </w:rPr>
        <w:t>[ארז]</w:t>
      </w:r>
      <w:r w:rsidR="00D16104" w:rsidRPr="00E62A80">
        <w:rPr>
          <w:rStyle w:val="afffffc"/>
          <w:rtl/>
        </w:rPr>
        <w:t>;</w:t>
      </w:r>
      <w:r w:rsidR="00D16104" w:rsidRPr="006F178A">
        <w:rPr>
          <w:rtl/>
        </w:rPr>
        <w:t xml:space="preserve"> </w:t>
      </w:r>
    </w:p>
    <w:p w14:paraId="74E5D76C" w14:textId="77777777" w:rsidR="00D16104" w:rsidRPr="006F178A" w:rsidRDefault="00E62A80" w:rsidP="0045747B">
      <w:pPr>
        <w:rPr>
          <w:rtl/>
        </w:rPr>
      </w:pPr>
      <w:r>
        <w:rPr>
          <w:rStyle w:val="afffff3"/>
          <w:rFonts w:hint="cs"/>
          <w:rtl/>
        </w:rPr>
        <w:t>ש</w:t>
      </w:r>
      <w:r w:rsidR="00D16104" w:rsidRPr="005D2A43">
        <w:rPr>
          <w:rStyle w:val="afffff3"/>
          <w:rtl/>
        </w:rPr>
        <w:t>בירכן בארז</w:t>
      </w:r>
      <w:r w:rsidR="005D2A43">
        <w:rPr>
          <w:rStyle w:val="afffff3"/>
          <w:rFonts w:hint="cs"/>
          <w:rtl/>
        </w:rPr>
        <w:t>:</w:t>
      </w:r>
      <w:r w:rsidR="00D16104" w:rsidRPr="006F178A">
        <w:rPr>
          <w:rtl/>
        </w:rPr>
        <w:t xml:space="preserve"> 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>כארזים עלי מים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>,</w:t>
      </w:r>
      <w:r w:rsidR="00181EC3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D16104" w:rsidRPr="006F178A">
        <w:rPr>
          <w:rtl/>
        </w:rPr>
        <w:t xml:space="preserve">רוח דרומית - עוקרתו </w:t>
      </w:r>
    </w:p>
    <w:p w14:paraId="74E5D76D" w14:textId="77777777" w:rsidR="00D16104" w:rsidRPr="006F178A" w:rsidRDefault="005D2A43" w:rsidP="0045747B">
      <w:pPr>
        <w:rPr>
          <w:rtl/>
        </w:rPr>
      </w:pPr>
      <w:r w:rsidRPr="005D2A43">
        <w:rPr>
          <w:rStyle w:val="afffff3"/>
          <w:rFonts w:hint="cs"/>
          <w:rtl/>
        </w:rPr>
        <w:t>ו</w:t>
      </w:r>
      <w:r w:rsidR="00D16104" w:rsidRPr="005D2A43">
        <w:rPr>
          <w:rStyle w:val="afffff3"/>
          <w:rtl/>
        </w:rPr>
        <w:t>עוד</w:t>
      </w:r>
      <w:r w:rsidR="00D16104" w:rsidRPr="006F178A">
        <w:rPr>
          <w:rtl/>
        </w:rPr>
        <w:t xml:space="preserve"> </w:t>
      </w:r>
      <w:r w:rsidR="00D16104" w:rsidRPr="009D0833">
        <w:rPr>
          <w:rFonts w:cs="PFT_Frank"/>
          <w:b/>
          <w:bCs/>
          <w:szCs w:val="14"/>
          <w:rtl/>
        </w:rPr>
        <w:t>שזכה קנה</w:t>
      </w:r>
      <w:r w:rsidR="00D16104" w:rsidRPr="006F178A">
        <w:rPr>
          <w:rtl/>
        </w:rPr>
        <w:t xml:space="preserve"> ליטול הימנו קולמוס לכתוב בו </w:t>
      </w:r>
      <w:r w:rsidR="00E62A80">
        <w:rPr>
          <w:rFonts w:hint="cs"/>
          <w:rtl/>
        </w:rPr>
        <w:t xml:space="preserve">תנ''ך. </w:t>
      </w:r>
    </w:p>
    <w:p w14:paraId="74E5D76F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כ:</w:t>
      </w:r>
    </w:p>
    <w:p w14:paraId="74E5D771" w14:textId="77777777" w:rsidR="00D16104" w:rsidRPr="00053775" w:rsidRDefault="00D16104" w:rsidP="00F364BF">
      <w:pPr>
        <w:pStyle w:val="afffff8"/>
        <w:rPr>
          <w:rtl/>
        </w:rPr>
      </w:pPr>
      <w:r w:rsidRPr="00053775">
        <w:rPr>
          <w:rtl/>
        </w:rPr>
        <w:t>ל</w:t>
      </w:r>
      <w:r w:rsidR="00E62A80">
        <w:rPr>
          <w:rFonts w:hint="cs"/>
          <w:rtl/>
        </w:rPr>
        <w:t>מה זכה קָנֶה</w:t>
      </w:r>
    </w:p>
    <w:p w14:paraId="6820333B" w14:textId="77777777" w:rsidR="007A78DF" w:rsidRPr="007A78DF" w:rsidRDefault="00670A2B" w:rsidP="007A78DF">
      <w:pPr>
        <w:pStyle w:val="36"/>
        <w:framePr w:wrap="notBeside"/>
        <w:rPr>
          <w:rtl/>
        </w:rPr>
      </w:pPr>
      <w:r w:rsidRPr="007A78DF">
        <w:rPr>
          <w:rFonts w:hint="cs"/>
          <w:rtl/>
        </w:rPr>
        <w:t xml:space="preserve">כשבא </w:t>
      </w:r>
      <w:r w:rsidR="00D16104" w:rsidRPr="007A78DF">
        <w:rPr>
          <w:rtl/>
        </w:rPr>
        <w:t>ר</w:t>
      </w:r>
      <w:r w:rsidR="00D16104" w:rsidRPr="007A78DF">
        <w:rPr>
          <w:rFonts w:hint="cs"/>
          <w:rtl/>
        </w:rPr>
        <w:t>אבר</w:t>
      </w:r>
      <w:r w:rsidR="00D16104" w:rsidRPr="007A78DF">
        <w:rPr>
          <w:rtl/>
        </w:rPr>
        <w:t>"</w:t>
      </w:r>
      <w:r w:rsidR="00D16104" w:rsidRPr="007A78DF">
        <w:rPr>
          <w:rFonts w:hint="cs"/>
          <w:rtl/>
        </w:rPr>
        <w:t>ש</w:t>
      </w:r>
    </w:p>
    <w:p w14:paraId="74E5D772" w14:textId="7C924FC8" w:rsidR="00D16104" w:rsidRPr="006F178A" w:rsidRDefault="00D16104" w:rsidP="0045747B">
      <w:pPr>
        <w:rPr>
          <w:rtl/>
        </w:rPr>
      </w:pPr>
      <w:r w:rsidRPr="006F178A">
        <w:rPr>
          <w:rtl/>
        </w:rPr>
        <w:t>ממגדל גדור</w:t>
      </w:r>
      <w:r w:rsidRPr="00AA727B">
        <w:rPr>
          <w:rtl/>
        </w:rPr>
        <w:t xml:space="preserve"> מבית רבו, </w:t>
      </w:r>
      <w:r w:rsidR="00E62A80" w:rsidRPr="00AA727B">
        <w:rPr>
          <w:rFonts w:hint="cs"/>
          <w:rtl/>
        </w:rPr>
        <w:t xml:space="preserve">והיה שמח ודעתו גסה עליו </w:t>
      </w:r>
      <w:r w:rsidRPr="00AA727B">
        <w:rPr>
          <w:rtl/>
        </w:rPr>
        <w:t>מפני שלמד תורה הרבה.</w:t>
      </w:r>
      <w:r w:rsidR="003158DA" w:rsidRPr="00AA727B">
        <w:rPr>
          <w:rFonts w:hint="cs"/>
          <w:rtl/>
        </w:rPr>
        <w:t xml:space="preserve"> </w:t>
      </w:r>
      <w:r w:rsidRPr="00AA727B">
        <w:rPr>
          <w:rFonts w:hint="cs"/>
          <w:rtl/>
        </w:rPr>
        <w:t>נ</w:t>
      </w:r>
      <w:r w:rsidRPr="00AA727B">
        <w:rPr>
          <w:rtl/>
        </w:rPr>
        <w:t>זדמן</w:t>
      </w:r>
      <w:r w:rsidRPr="006F178A">
        <w:rPr>
          <w:rtl/>
        </w:rPr>
        <w:t xml:space="preserve"> לו אדם מכוער ביותר.</w:t>
      </w:r>
    </w:p>
    <w:p w14:paraId="52EF5FD2" w14:textId="4693EBEB" w:rsidR="00B8196E" w:rsidRPr="00B8196E" w:rsidRDefault="00D16104" w:rsidP="00AA727B">
      <w:pPr>
        <w:pStyle w:val="36"/>
        <w:framePr w:wrap="notBeside"/>
        <w:rPr>
          <w:rtl/>
        </w:rPr>
      </w:pPr>
      <w:r w:rsidRPr="00AA727B">
        <w:rPr>
          <w:rtl/>
        </w:rPr>
        <w:t>א"ל</w:t>
      </w:r>
      <w:r w:rsidR="00B8196E" w:rsidRPr="00B8196E">
        <w:rPr>
          <w:rtl/>
        </w:rPr>
        <w:t>:</w:t>
      </w:r>
    </w:p>
    <w:p w14:paraId="74E5D773" w14:textId="168A4E6D" w:rsidR="00D16104" w:rsidRPr="006F178A" w:rsidRDefault="00D16104" w:rsidP="0045747B">
      <w:pPr>
        <w:rPr>
          <w:rtl/>
        </w:rPr>
      </w:pPr>
      <w:r w:rsidRPr="006F178A">
        <w:rPr>
          <w:rtl/>
        </w:rPr>
        <w:t>שלום עליך רבי! ולא החזיר לו.</w:t>
      </w:r>
      <w:r w:rsidR="003158DA">
        <w:rPr>
          <w:rFonts w:hint="cs"/>
          <w:rtl/>
        </w:rPr>
        <w:t xml:space="preserve"> </w:t>
      </w:r>
      <w:r w:rsidRPr="00DD3E6E">
        <w:rPr>
          <w:rStyle w:val="afffff3"/>
          <w:rtl/>
        </w:rPr>
        <w:t>א"ל:</w:t>
      </w:r>
      <w:r w:rsidRPr="006F178A">
        <w:rPr>
          <w:rtl/>
        </w:rPr>
        <w:t xml:space="preserve"> ריקה, כמה מכוער אותו האיש! שמא כל בני עירך מכוערין כמותך? </w:t>
      </w:r>
    </w:p>
    <w:p w14:paraId="1B29FBE7" w14:textId="1473D99B" w:rsidR="00B8196E" w:rsidRPr="00B8196E" w:rsidRDefault="00D16104" w:rsidP="007B60CF">
      <w:pPr>
        <w:pStyle w:val="36"/>
        <w:framePr w:wrap="notBeside"/>
        <w:rPr>
          <w:rtl/>
        </w:rPr>
      </w:pPr>
      <w:r w:rsidRPr="007B60CF">
        <w:rPr>
          <w:rtl/>
        </w:rPr>
        <w:t>א"ל</w:t>
      </w:r>
      <w:r w:rsidR="00B8196E" w:rsidRPr="00B8196E">
        <w:rPr>
          <w:rtl/>
        </w:rPr>
        <w:t>:</w:t>
      </w:r>
    </w:p>
    <w:p w14:paraId="74E5D774" w14:textId="58C510FF" w:rsidR="00D16104" w:rsidRPr="007B60CF" w:rsidRDefault="00D16104" w:rsidP="0045747B">
      <w:pPr>
        <w:rPr>
          <w:rtl/>
        </w:rPr>
      </w:pPr>
      <w:r w:rsidRPr="007B60CF">
        <w:rPr>
          <w:rtl/>
        </w:rPr>
        <w:t>לך ואמור לאומן שעשאני כמה מכוער כלי זה שעשית.</w:t>
      </w:r>
    </w:p>
    <w:p w14:paraId="74E5D775" w14:textId="77777777" w:rsidR="00E62A80" w:rsidRDefault="00D16104" w:rsidP="0045747B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כנשתטח לפניו, </w:t>
      </w:r>
      <w:r w:rsidRPr="00DD3E6E">
        <w:rPr>
          <w:rStyle w:val="afffff3"/>
          <w:rtl/>
        </w:rPr>
        <w:t xml:space="preserve">וא"ל: </w:t>
      </w:r>
      <w:r w:rsidRPr="006F178A">
        <w:rPr>
          <w:rFonts w:ascii="Fb Fontext" w:hAnsi="Fb Fontext"/>
          <w:rtl/>
        </w:rPr>
        <w:t xml:space="preserve">מחול לי! - </w:t>
      </w:r>
      <w:r w:rsidRPr="00DD3E6E">
        <w:rPr>
          <w:rStyle w:val="afffff3"/>
          <w:rtl/>
        </w:rPr>
        <w:t>א"ל:</w:t>
      </w:r>
      <w:r w:rsidRPr="006F178A">
        <w:rPr>
          <w:rFonts w:ascii="Fb Fontext" w:hAnsi="Fb Fontext"/>
          <w:rtl/>
        </w:rPr>
        <w:t xml:space="preserve"> איני מוחל לך </w:t>
      </w:r>
    </w:p>
    <w:p w14:paraId="3489AAB9" w14:textId="335EC1D0" w:rsidR="007B60CF" w:rsidRDefault="00E62A80" w:rsidP="007B60CF">
      <w:pPr>
        <w:rPr>
          <w:rStyle w:val="afffff3"/>
          <w:rtl/>
        </w:rPr>
      </w:pPr>
      <w:r w:rsidRPr="00E62A80">
        <w:rPr>
          <w:rStyle w:val="afffff3"/>
          <w:rFonts w:hint="cs"/>
          <w:rtl/>
        </w:rPr>
        <w:t xml:space="preserve">הלך אחריו ראבר''ש </w:t>
      </w:r>
      <w:r>
        <w:rPr>
          <w:rFonts w:ascii="Fb Fontext" w:hAnsi="Fb Fontext" w:hint="cs"/>
          <w:rtl/>
        </w:rPr>
        <w:t xml:space="preserve">עד שהגיעו לעיר וכשאמרו לו שלום עליך רבי </w:t>
      </w:r>
    </w:p>
    <w:p w14:paraId="5D09915A" w14:textId="77C8D498" w:rsidR="00B8196E" w:rsidRPr="00B8196E" w:rsidRDefault="00E62A80" w:rsidP="007B60CF">
      <w:pPr>
        <w:pStyle w:val="36"/>
        <w:framePr w:wrap="notBeside"/>
        <w:rPr>
          <w:rtl/>
        </w:rPr>
      </w:pPr>
      <w:r w:rsidRPr="007B60CF">
        <w:rPr>
          <w:rFonts w:hint="cs"/>
          <w:rtl/>
        </w:rPr>
        <w:t>א''ל האיש</w:t>
      </w:r>
      <w:r w:rsidR="00B8196E" w:rsidRPr="00B8196E">
        <w:rPr>
          <w:rFonts w:hint="cs"/>
          <w:rtl/>
        </w:rPr>
        <w:t>:</w:t>
      </w:r>
    </w:p>
    <w:p w14:paraId="74E5D777" w14:textId="09069833" w:rsidR="00E62A80" w:rsidRDefault="007B60CF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א</w:t>
      </w:r>
      <w:r w:rsidR="00E62A80">
        <w:rPr>
          <w:rFonts w:ascii="Fb Fontext" w:hAnsi="Fb Fontext" w:hint="cs"/>
          <w:rtl/>
        </w:rPr>
        <w:t>ם זה רבי אל ירבו כמותו בישראל, שכך אמר לי.</w:t>
      </w:r>
    </w:p>
    <w:p w14:paraId="7E026B27" w14:textId="77777777" w:rsidR="00B8196E" w:rsidRPr="00B8196E" w:rsidRDefault="00E62A80" w:rsidP="007B60CF">
      <w:pPr>
        <w:pStyle w:val="36"/>
        <w:framePr w:wrap="notBeside"/>
        <w:rPr>
          <w:rtl/>
        </w:rPr>
      </w:pPr>
      <w:r w:rsidRPr="007B60CF">
        <w:rPr>
          <w:rFonts w:hint="cs"/>
          <w:rtl/>
        </w:rPr>
        <w:t>וכשביקשו שימחל אמר</w:t>
      </w:r>
      <w:r w:rsidR="00B8196E" w:rsidRPr="00B8196E">
        <w:rPr>
          <w:rtl/>
        </w:rPr>
        <w:t>:</w:t>
      </w:r>
    </w:p>
    <w:p w14:paraId="1968BD71" w14:textId="180E7746" w:rsidR="007B60CF" w:rsidRPr="005D6C8A" w:rsidRDefault="0086254B" w:rsidP="005D6C8A">
      <w:pPr>
        <w:rPr>
          <w:rtl/>
        </w:rPr>
      </w:pPr>
      <w:r w:rsidRPr="005D6C8A">
        <w:rPr>
          <w:rFonts w:hint="cs"/>
          <w:rtl/>
        </w:rPr>
        <w:t xml:space="preserve">בשבילכם אני מוחל </w:t>
      </w:r>
      <w:r w:rsidR="00E62A80" w:rsidRPr="005D6C8A">
        <w:rPr>
          <w:rFonts w:hint="cs"/>
          <w:rtl/>
        </w:rPr>
        <w:t>ובלבד שלא יעשה עוד כן.</w:t>
      </w:r>
    </w:p>
    <w:p w14:paraId="68705569" w14:textId="4D6A5E55" w:rsidR="00B8196E" w:rsidRPr="00B8196E" w:rsidRDefault="00E62A80" w:rsidP="007B60CF">
      <w:pPr>
        <w:pStyle w:val="36"/>
        <w:framePr w:wrap="notBeside"/>
        <w:rPr>
          <w:rtl/>
        </w:rPr>
      </w:pPr>
      <w:r w:rsidRPr="007B60CF">
        <w:rPr>
          <w:rFonts w:hint="cs"/>
          <w:rtl/>
        </w:rPr>
        <w:t>נכנס ראבר''ש ודרש</w:t>
      </w:r>
      <w:r w:rsidR="00B8196E" w:rsidRPr="00B8196E">
        <w:rPr>
          <w:rFonts w:hint="cs"/>
          <w:rtl/>
        </w:rPr>
        <w:t>:</w:t>
      </w:r>
    </w:p>
    <w:p w14:paraId="74E5D779" w14:textId="5FC3751A" w:rsidR="00D16104" w:rsidRPr="001E34AB" w:rsidRDefault="00D16104" w:rsidP="001E34AB">
      <w:pPr>
        <w:rPr>
          <w:rtl/>
        </w:rPr>
      </w:pPr>
      <w:r w:rsidRPr="006F178A">
        <w:rPr>
          <w:rtl/>
        </w:rPr>
        <w:t>עולם יהא אדם רך כקנה ו</w:t>
      </w:r>
      <w:r w:rsidR="001E34AB">
        <w:rPr>
          <w:rFonts w:hint="cs"/>
          <w:rtl/>
        </w:rPr>
        <w:t>לא</w:t>
      </w:r>
      <w:r w:rsidRPr="006F178A">
        <w:rPr>
          <w:rtl/>
        </w:rPr>
        <w:t xml:space="preserve"> קשה </w:t>
      </w:r>
      <w:r w:rsidRPr="009C5606">
        <w:rPr>
          <w:spacing w:val="-6"/>
          <w:rtl/>
        </w:rPr>
        <w:t xml:space="preserve">כארז, </w:t>
      </w:r>
      <w:r w:rsidRPr="001E34AB">
        <w:rPr>
          <w:rtl/>
        </w:rPr>
        <w:t xml:space="preserve">ולפיכך זכה קנה ליטול הימנה קולמוס לכתוב בו </w:t>
      </w:r>
      <w:r w:rsidR="006B02E3" w:rsidRPr="001E34AB">
        <w:rPr>
          <w:rFonts w:hint="cs"/>
          <w:rtl/>
        </w:rPr>
        <w:t>ס''ת ומזוזות</w:t>
      </w:r>
      <w:r w:rsidR="00E62A80" w:rsidRPr="001E34AB">
        <w:rPr>
          <w:rFonts w:hint="cs"/>
          <w:rtl/>
        </w:rPr>
        <w:t xml:space="preserve">. </w:t>
      </w:r>
    </w:p>
    <w:p w14:paraId="74E5D77A" w14:textId="77777777" w:rsidR="00D16104" w:rsidRPr="001E5393" w:rsidRDefault="00D16104" w:rsidP="0045747B">
      <w:pPr>
        <w:pStyle w:val="affff0"/>
        <w:rPr>
          <w:rtl/>
        </w:rPr>
      </w:pPr>
      <w:ins w:id="9816" w:author="מספור קטעי משנה" w:date="2026-10-06T06:45:54Z">
        <w:r>
          <w:rPr>
            <w:rStyle w:val="MisparKeta"/>
          </w:rPr>
          <w:t xml:space="preserve">א. </w:t>
        </w:r>
      </w:ins>
      <w:r w:rsidRPr="001E5393">
        <w:rPr>
          <w:rtl/>
        </w:rPr>
        <w:t>וכן עיר שיש בה דבר או מפולת כו'.</w:t>
      </w:r>
    </w:p>
    <w:p w14:paraId="74E5D77B" w14:textId="61829633" w:rsidR="00E62A80" w:rsidRDefault="00E62A80" w:rsidP="001E34A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ודווקא </w:t>
      </w:r>
      <w:r w:rsidR="00D16104" w:rsidRPr="006F178A">
        <w:rPr>
          <w:rFonts w:ascii="Fb Fontext" w:hAnsi="Fb Fontext"/>
          <w:rtl/>
        </w:rPr>
        <w:t xml:space="preserve">מפולת </w:t>
      </w:r>
      <w:r>
        <w:rPr>
          <w:rFonts w:ascii="Fb Fontext" w:hAnsi="Fb Fontext" w:hint="cs"/>
          <w:rtl/>
        </w:rPr>
        <w:t xml:space="preserve">של </w:t>
      </w:r>
      <w:r w:rsidR="001E34AB" w:rsidRPr="001E34AB">
        <w:rPr>
          <w:rStyle w:val="afffff3"/>
          <w:rFonts w:hint="cs"/>
          <w:rtl/>
        </w:rPr>
        <w:t>א.</w:t>
      </w:r>
      <w:r w:rsidR="001E34AB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בנין בריא </w:t>
      </w:r>
      <w:r w:rsidR="001E34AB" w:rsidRPr="001E34AB">
        <w:rPr>
          <w:rStyle w:val="afffff3"/>
          <w:rFonts w:hint="cs"/>
          <w:rtl/>
        </w:rPr>
        <w:t>ב.</w:t>
      </w:r>
      <w:r w:rsidR="001E34AB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ושאין ראוי ליפול</w:t>
      </w:r>
      <w:r w:rsidR="005D6C8A">
        <w:rPr>
          <w:rFonts w:ascii="Fb Fontext" w:hAnsi="Fb Fontext" w:hint="cs"/>
          <w:rtl/>
        </w:rPr>
        <w:t>.</w:t>
      </w:r>
    </w:p>
    <w:p w14:paraId="74E5D77C" w14:textId="77777777" w:rsidR="00E62A80" w:rsidRDefault="00E62A80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lastRenderedPageBreak/>
        <w:t xml:space="preserve">לאפוקי בריא הראוי ליפול מחמת גובה או נהר </w:t>
      </w:r>
    </w:p>
    <w:p w14:paraId="39399DE0" w14:textId="77777777" w:rsidR="00A77B10" w:rsidRDefault="00E62A80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ולאפוקי רעוע שלא ראוי ליפול, </w:t>
      </w:r>
    </w:p>
    <w:p w14:paraId="60A3675A" w14:textId="77777777" w:rsidR="00B8196E" w:rsidRPr="00B8196E" w:rsidRDefault="001E5393" w:rsidP="00A77B10">
      <w:pPr>
        <w:pStyle w:val="36"/>
        <w:framePr w:wrap="notBeside"/>
        <w:rPr>
          <w:rtl/>
        </w:rPr>
      </w:pPr>
      <w:r w:rsidRPr="00A77B10">
        <w:rPr>
          <w:rFonts w:hint="cs"/>
          <w:rtl/>
        </w:rPr>
        <w:t>כרב ושמואל</w:t>
      </w:r>
      <w:r w:rsidR="00B8196E" w:rsidRPr="00B8196E">
        <w:rPr>
          <w:rtl/>
        </w:rPr>
        <w:t>:</w:t>
      </w:r>
    </w:p>
    <w:p w14:paraId="74E5D77D" w14:textId="1CD2DE35" w:rsidR="00E62A80" w:rsidRPr="00A77B10" w:rsidRDefault="001E5393" w:rsidP="0045747B">
      <w:pPr>
        <w:rPr>
          <w:rtl/>
        </w:rPr>
      </w:pPr>
      <w:r w:rsidRPr="00A77B10">
        <w:rPr>
          <w:rFonts w:hint="cs"/>
          <w:rtl/>
        </w:rPr>
        <w:t xml:space="preserve">שלא עברו תחת </w:t>
      </w:r>
      <w:r w:rsidR="00E62A80" w:rsidRPr="00A77B10">
        <w:rPr>
          <w:rFonts w:hint="cs"/>
          <w:rtl/>
        </w:rPr>
        <w:t xml:space="preserve">גשר </w:t>
      </w:r>
      <w:r w:rsidRPr="00A77B10">
        <w:rPr>
          <w:rFonts w:hint="cs"/>
          <w:rtl/>
        </w:rPr>
        <w:t>רעוע</w:t>
      </w:r>
      <w:r w:rsidR="00E62A80" w:rsidRPr="00A77B10">
        <w:rPr>
          <w:rFonts w:hint="cs"/>
          <w:rtl/>
        </w:rPr>
        <w:t>, שעמד</w:t>
      </w:r>
      <w:r w:rsidRPr="00A77B10">
        <w:rPr>
          <w:rFonts w:hint="cs"/>
          <w:rtl/>
        </w:rPr>
        <w:t xml:space="preserve"> יג' שנים,</w:t>
      </w:r>
      <w:r w:rsidR="00D16104" w:rsidRPr="00A77B10">
        <w:rPr>
          <w:rFonts w:hint="cs"/>
          <w:rtl/>
        </w:rPr>
        <w:t xml:space="preserve"> </w:t>
      </w:r>
    </w:p>
    <w:p w14:paraId="74E5D77E" w14:textId="164A63B5" w:rsidR="00E62A80" w:rsidRPr="00F364BF" w:rsidRDefault="00E62A80" w:rsidP="00F364BF">
      <w:pPr>
        <w:pStyle w:val="afffff8"/>
        <w:rPr>
          <w:rtl/>
        </w:rPr>
      </w:pPr>
      <w:r w:rsidRPr="00F364BF">
        <w:rPr>
          <w:rFonts w:hint="cs"/>
          <w:rtl/>
        </w:rPr>
        <w:t>מהנהגות ראב''א</w:t>
      </w:r>
      <w:r w:rsidR="0003481C" w:rsidRPr="00F364BF">
        <w:rPr>
          <w:rFonts w:hint="cs"/>
          <w:rtl/>
        </w:rPr>
        <w:t>-גשר רעוע</w:t>
      </w:r>
      <w:r w:rsidR="006A073D">
        <w:rPr>
          <w:rFonts w:hint="cs"/>
          <w:rtl/>
        </w:rPr>
        <w:t xml:space="preserve"> </w:t>
      </w:r>
      <w:r w:rsidR="00C2449A" w:rsidRPr="00C2449A">
        <w:rPr>
          <w:rStyle w:val="afffffc"/>
          <w:rFonts w:hint="cs"/>
          <w:rtl/>
        </w:rPr>
        <w:t>ב</w:t>
      </w:r>
    </w:p>
    <w:p w14:paraId="5999CD31" w14:textId="4AECF975" w:rsidR="00B8196E" w:rsidRPr="00B8196E" w:rsidRDefault="00E62A80" w:rsidP="00CD243C">
      <w:pPr>
        <w:pStyle w:val="36"/>
        <w:framePr w:wrap="notBeside"/>
        <w:rPr>
          <w:rtl/>
        </w:rPr>
      </w:pPr>
      <w:r w:rsidRPr="00CD243C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77F" w14:textId="13C076CA" w:rsidR="00E62A80" w:rsidRPr="00E62A80" w:rsidRDefault="00E62A80" w:rsidP="0045747B">
      <w:pPr>
        <w:rPr>
          <w:rtl/>
        </w:rPr>
      </w:pPr>
      <w:r w:rsidRPr="00E62A80">
        <w:rPr>
          <w:rFonts w:hint="cs"/>
          <w:rtl/>
        </w:rPr>
        <w:t xml:space="preserve">בשביל זכות </w:t>
      </w:r>
      <w:r w:rsidRPr="00E62A80">
        <w:rPr>
          <w:rStyle w:val="afffff3"/>
          <w:rFonts w:hint="cs"/>
          <w:rtl/>
        </w:rPr>
        <w:t>ראב''א</w:t>
      </w:r>
      <w:r w:rsidRPr="00E62A80">
        <w:rPr>
          <w:rFonts w:hint="cs"/>
          <w:rtl/>
        </w:rPr>
        <w:t xml:space="preserve"> עברו גשר זה עמו </w:t>
      </w:r>
    </w:p>
    <w:p w14:paraId="3ED2B5B5" w14:textId="0699DC63" w:rsidR="00B8196E" w:rsidRPr="00B8196E" w:rsidRDefault="00E62A80" w:rsidP="00CD243C">
      <w:pPr>
        <w:pStyle w:val="36"/>
        <w:framePr w:wrap="notBeside"/>
        <w:rPr>
          <w:rtl/>
        </w:rPr>
      </w:pPr>
      <w:r w:rsidRPr="00CD243C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780" w14:textId="03E9E3BE" w:rsidR="00E62A80" w:rsidRPr="00E62A80" w:rsidRDefault="00D16104" w:rsidP="0045747B">
      <w:pPr>
        <w:rPr>
          <w:rtl/>
        </w:rPr>
      </w:pPr>
      <w:r w:rsidRPr="00E62A80">
        <w:rPr>
          <w:rStyle w:val="afffff3"/>
          <w:rFonts w:hint="cs"/>
          <w:rtl/>
        </w:rPr>
        <w:t>ר</w:t>
      </w:r>
      <w:r w:rsidRPr="00E62A80">
        <w:rPr>
          <w:rStyle w:val="afffff3"/>
          <w:rtl/>
        </w:rPr>
        <w:t>"</w:t>
      </w:r>
      <w:r w:rsidRPr="00E62A80">
        <w:rPr>
          <w:rStyle w:val="afffff3"/>
          <w:rFonts w:hint="cs"/>
          <w:rtl/>
        </w:rPr>
        <w:t>ה</w:t>
      </w:r>
      <w:r w:rsidR="00E62A80" w:rsidRPr="00E62A80">
        <w:rPr>
          <w:rStyle w:val="afffff3"/>
          <w:rFonts w:hint="cs"/>
          <w:rtl/>
        </w:rPr>
        <w:t xml:space="preserve"> משך את ראב''א </w:t>
      </w:r>
      <w:r w:rsidR="00E62A80">
        <w:rPr>
          <w:rFonts w:hint="cs"/>
          <w:rtl/>
        </w:rPr>
        <w:t>ב</w:t>
      </w:r>
      <w:r w:rsidR="00E62A80" w:rsidRPr="00E62A80">
        <w:rPr>
          <w:rFonts w:hint="cs"/>
          <w:rtl/>
        </w:rPr>
        <w:t xml:space="preserve">שמועה עד שגמר לפנות יין מבית רעוע </w:t>
      </w:r>
    </w:p>
    <w:p w14:paraId="74E5D781" w14:textId="3ECC67CC" w:rsidR="00D16104" w:rsidRPr="006F178A" w:rsidRDefault="00E62A80" w:rsidP="0045747B">
      <w:pPr>
        <w:ind w:firstLine="113"/>
        <w:rPr>
          <w:rtl/>
        </w:rPr>
      </w:pPr>
      <w:r w:rsidRPr="00E62A80">
        <w:rPr>
          <w:rStyle w:val="afffff3"/>
          <w:rFonts w:hint="cs"/>
          <w:rtl/>
        </w:rPr>
        <w:t xml:space="preserve">והקפיד ר' אבא </w:t>
      </w:r>
      <w:r w:rsidRPr="00E62A80">
        <w:rPr>
          <w:rFonts w:hint="cs"/>
          <w:rtl/>
        </w:rPr>
        <w:t>דשמא אין עושין נס או מנכין מזכויותיו</w:t>
      </w:r>
      <w:r w:rsidR="00CD243C">
        <w:rPr>
          <w:rFonts w:hint="cs"/>
          <w:rtl/>
        </w:rPr>
        <w:t>.</w:t>
      </w:r>
      <w:r w:rsidRPr="00E62A80">
        <w:rPr>
          <w:rFonts w:hint="cs"/>
          <w:rtl/>
        </w:rPr>
        <w:t xml:space="preserve"> </w:t>
      </w:r>
    </w:p>
    <w:p w14:paraId="24C0B8DE" w14:textId="32738713" w:rsidR="00B8196E" w:rsidRPr="00B8196E" w:rsidRDefault="009568FC" w:rsidP="00CD243C">
      <w:pPr>
        <w:pStyle w:val="36"/>
        <w:framePr w:wrap="notBeside"/>
        <w:rPr>
          <w:rtl/>
        </w:rPr>
      </w:pPr>
      <w:r w:rsidRPr="00CD243C">
        <w:rPr>
          <w:rFonts w:hint="cs"/>
          <w:rtl/>
        </w:rPr>
        <w:t>וכששאלו ל</w:t>
      </w:r>
      <w:r w:rsidR="00D16104" w:rsidRPr="00CD243C">
        <w:rPr>
          <w:rtl/>
        </w:rPr>
        <w:t>ר</w:t>
      </w:r>
      <w:r w:rsidR="00D16104" w:rsidRPr="00CD243C">
        <w:rPr>
          <w:rFonts w:hint="cs"/>
          <w:rtl/>
        </w:rPr>
        <w:t>אב</w:t>
      </w:r>
      <w:r w:rsidR="00D16104" w:rsidRPr="00CD243C">
        <w:rPr>
          <w:rtl/>
        </w:rPr>
        <w:t>"</w:t>
      </w:r>
      <w:r w:rsidR="00D16104" w:rsidRPr="00CD243C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782" w14:textId="03F68E60" w:rsidR="00D16104" w:rsidRPr="001F777C" w:rsidRDefault="00D16104" w:rsidP="0045747B">
      <w:pPr>
        <w:rPr>
          <w:rtl/>
        </w:rPr>
      </w:pPr>
      <w:r w:rsidRPr="006F178A">
        <w:rPr>
          <w:rFonts w:ascii="Fb Fontext" w:hAnsi="Fb Fontext"/>
          <w:rtl/>
        </w:rPr>
        <w:t xml:space="preserve">במה הארכת ימים? </w:t>
      </w:r>
      <w:r w:rsidRPr="009568FC">
        <w:rPr>
          <w:rStyle w:val="afffff3"/>
          <w:rtl/>
        </w:rPr>
        <w:t>א</w:t>
      </w:r>
      <w:r w:rsidR="001E5393" w:rsidRPr="009568FC">
        <w:rPr>
          <w:rStyle w:val="afffff3"/>
          <w:rFonts w:hint="cs"/>
          <w:rtl/>
        </w:rPr>
        <w:t>"ל</w:t>
      </w:r>
      <w:r w:rsidRPr="009568FC">
        <w:rPr>
          <w:rStyle w:val="afffff3"/>
          <w:rtl/>
        </w:rPr>
        <w:t xml:space="preserve">: </w:t>
      </w:r>
      <w:r w:rsidR="009568FC">
        <w:rPr>
          <w:rFonts w:ascii="Fb Fontext" w:hAnsi="Fb Fontext"/>
          <w:rtl/>
        </w:rPr>
        <w:t>מימי לא הקפדתי ב</w:t>
      </w:r>
      <w:r w:rsidRPr="006F178A">
        <w:rPr>
          <w:rFonts w:ascii="Fb Fontext" w:hAnsi="Fb Fontext"/>
          <w:rtl/>
        </w:rPr>
        <w:t xml:space="preserve">ביתי, ולא צעדתי </w:t>
      </w:r>
      <w:r w:rsidRPr="001F777C">
        <w:rPr>
          <w:rtl/>
        </w:rPr>
        <w:t xml:space="preserve">בפני גדול ממני, ולא הרהרתי במבואות המטונפות, ולא הלכתי </w:t>
      </w:r>
      <w:r w:rsidR="001E5393" w:rsidRPr="001F777C">
        <w:rPr>
          <w:rFonts w:hint="cs"/>
          <w:rtl/>
        </w:rPr>
        <w:t>ד'</w:t>
      </w:r>
      <w:r w:rsidR="009568FC" w:rsidRPr="001F777C">
        <w:rPr>
          <w:rFonts w:hint="cs"/>
          <w:rtl/>
        </w:rPr>
        <w:t>'א</w:t>
      </w:r>
      <w:r w:rsidRPr="001F777C">
        <w:rPr>
          <w:rtl/>
        </w:rPr>
        <w:t xml:space="preserve"> בלא תורה ותפילין, ולא ישנתי בבית המדרש </w:t>
      </w:r>
      <w:r w:rsidR="009568FC" w:rsidRPr="001F777C">
        <w:rPr>
          <w:rFonts w:hint="cs"/>
          <w:rtl/>
        </w:rPr>
        <w:t>אפי'</w:t>
      </w:r>
      <w:r w:rsidRPr="001F777C">
        <w:rPr>
          <w:rtl/>
        </w:rPr>
        <w:t xml:space="preserve"> שינת ארעי, ולא ששתי בתקלת חברי, ולא קראתי לחבירי ב</w:t>
      </w:r>
      <w:r w:rsidR="009568FC" w:rsidRPr="001F777C">
        <w:rPr>
          <w:rFonts w:hint="cs"/>
          <w:rtl/>
        </w:rPr>
        <w:t>כינוי גנאי,</w:t>
      </w:r>
    </w:p>
    <w:p w14:paraId="74E5D783" w14:textId="7642BE7F" w:rsidR="009568FC" w:rsidRPr="00F364BF" w:rsidRDefault="009568FC" w:rsidP="00F364BF">
      <w:pPr>
        <w:pStyle w:val="afffff8"/>
      </w:pPr>
      <w:r w:rsidRPr="00F364BF">
        <w:rPr>
          <w:rFonts w:hint="cs"/>
          <w:rtl/>
        </w:rPr>
        <w:t>מהנהגות ר''ה</w:t>
      </w:r>
      <w:r w:rsidR="0003481C" w:rsidRPr="00F364BF">
        <w:rPr>
          <w:rFonts w:hint="cs"/>
          <w:rtl/>
        </w:rPr>
        <w:t xml:space="preserve"> [כותל רעוע]</w:t>
      </w:r>
      <w:r w:rsidR="006A073D">
        <w:rPr>
          <w:rFonts w:hint="cs"/>
          <w:rtl/>
        </w:rPr>
        <w:t xml:space="preserve"> </w:t>
      </w:r>
      <w:r w:rsidR="006A073D" w:rsidRPr="006A073D">
        <w:rPr>
          <w:rStyle w:val="afffffc"/>
          <w:rFonts w:hint="cs"/>
          <w:rtl/>
        </w:rPr>
        <w:t>ד</w:t>
      </w:r>
    </w:p>
    <w:p w14:paraId="2225B8CC" w14:textId="7360DF18" w:rsidR="00B8196E" w:rsidRPr="00B8196E" w:rsidRDefault="001E5393" w:rsidP="003037BD">
      <w:pPr>
        <w:pStyle w:val="36"/>
        <w:framePr w:wrap="notBeside"/>
        <w:rPr>
          <w:rtl/>
        </w:rPr>
      </w:pPr>
      <w:r w:rsidRPr="003037BD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785" w14:textId="018D3B39" w:rsidR="00D16104" w:rsidRPr="003037BD" w:rsidRDefault="00D16104" w:rsidP="003037BD">
      <w:pPr>
        <w:rPr>
          <w:rtl/>
        </w:rPr>
      </w:pPr>
      <w:r w:rsidRPr="003037BD">
        <w:rPr>
          <w:rFonts w:hint="cs"/>
          <w:rtl/>
        </w:rPr>
        <w:t xml:space="preserve">כל יום המעונן </w:t>
      </w:r>
      <w:r w:rsidR="001E5393" w:rsidRPr="003037BD">
        <w:rPr>
          <w:rFonts w:hint="cs"/>
          <w:rtl/>
        </w:rPr>
        <w:t>הוציאוהו</w:t>
      </w:r>
      <w:r w:rsidRPr="003037BD">
        <w:rPr>
          <w:rFonts w:hint="cs"/>
          <w:rtl/>
        </w:rPr>
        <w:t xml:space="preserve"> בעגלת זהב לסייר בכל העיר</w:t>
      </w:r>
      <w:r w:rsidR="001E5393" w:rsidRPr="003037BD">
        <w:rPr>
          <w:rFonts w:hint="cs"/>
          <w:rtl/>
        </w:rPr>
        <w:t>,</w:t>
      </w:r>
      <w:r w:rsidRPr="003037BD">
        <w:rPr>
          <w:rFonts w:hint="cs"/>
          <w:rtl/>
        </w:rPr>
        <w:t xml:space="preserve"> וכל </w:t>
      </w:r>
      <w:r w:rsidR="0003481C" w:rsidRPr="003037BD">
        <w:rPr>
          <w:rFonts w:hint="cs"/>
          <w:rtl/>
        </w:rPr>
        <w:t>קיר</w:t>
      </w:r>
      <w:r w:rsidRPr="003037BD">
        <w:rPr>
          <w:rFonts w:hint="cs"/>
          <w:rtl/>
        </w:rPr>
        <w:t xml:space="preserve"> רעוע</w:t>
      </w:r>
      <w:r w:rsidR="001E5393" w:rsidRPr="003037BD">
        <w:rPr>
          <w:rFonts w:hint="cs"/>
          <w:rtl/>
        </w:rPr>
        <w:t>,</w:t>
      </w:r>
      <w:r w:rsidRPr="003037BD">
        <w:rPr>
          <w:rFonts w:hint="cs"/>
          <w:rtl/>
        </w:rPr>
        <w:t xml:space="preserve"> סותרו</w:t>
      </w:r>
      <w:r w:rsidR="001E5393" w:rsidRPr="003037BD">
        <w:rPr>
          <w:rFonts w:hint="cs"/>
          <w:rtl/>
        </w:rPr>
        <w:t>,</w:t>
      </w:r>
      <w:r w:rsidRPr="003037BD">
        <w:rPr>
          <w:rFonts w:hint="cs"/>
          <w:rtl/>
        </w:rPr>
        <w:t xml:space="preserve"> </w:t>
      </w:r>
      <w:r w:rsidR="001E5393" w:rsidRPr="003037BD">
        <w:rPr>
          <w:rFonts w:hint="cs"/>
          <w:rtl/>
        </w:rPr>
        <w:t>וכשלא יכלו בעליו לבנותו מכיסם בנה מכיסו,</w:t>
      </w:r>
      <w:r w:rsidRPr="003037BD">
        <w:rPr>
          <w:rFonts w:hint="cs"/>
          <w:rtl/>
        </w:rPr>
        <w:t xml:space="preserve"> </w:t>
      </w:r>
    </w:p>
    <w:p w14:paraId="71BF7F84" w14:textId="61E9F061" w:rsidR="00B8196E" w:rsidRPr="00B8196E" w:rsidRDefault="00D16104" w:rsidP="003037BD">
      <w:pPr>
        <w:pStyle w:val="36"/>
        <w:framePr w:wrap="notBeside"/>
        <w:rPr>
          <w:rtl/>
        </w:rPr>
      </w:pPr>
      <w:r w:rsidRPr="003037BD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786" w14:textId="62E12118" w:rsidR="009568FC" w:rsidRPr="003037BD" w:rsidRDefault="00D16104" w:rsidP="0045747B">
      <w:pPr>
        <w:rPr>
          <w:spacing w:val="-2"/>
          <w:rtl/>
        </w:rPr>
      </w:pPr>
      <w:r>
        <w:rPr>
          <w:rFonts w:hint="cs"/>
          <w:spacing w:val="-2"/>
          <w:rtl/>
        </w:rPr>
        <w:t xml:space="preserve">כל </w:t>
      </w:r>
      <w:r>
        <w:rPr>
          <w:rStyle w:val="afffff3"/>
          <w:rFonts w:hint="cs"/>
          <w:spacing w:val="-2"/>
          <w:rtl/>
          <w:rPrChange w:id="9023" w:author="מנוע אמוראים" w:date="2026-10-05T16:42:12Z">
            <w:rPr>
              <w:rFonts w:hint="cs"/>
              <w:spacing w:val="-2"/>
              <w:rtl/>
            </w:rPr>
          </w:rPrChange>
        </w:rPr>
        <w:t xml:space="preserve">ער</w:t>
      </w:r>
      <w:r>
        <w:rPr>
          <w:rStyle w:val="afffff3"/>
          <w:spacing w:val="-2"/>
          <w:rtl/>
          <w:rPrChange w:id="9024" w:author="מנוע אמוראים" w:date="2026-10-05T16:42:12Z">
            <w:rPr>
              <w:spacing w:val="-2"/>
              <w:rtl/>
            </w:rPr>
          </w:rPrChange>
        </w:rPr>
        <w:t xml:space="preserve">"</w:t>
      </w:r>
      <w:r>
        <w:rPr>
          <w:rStyle w:val="afffff3"/>
          <w:rFonts w:hint="cs"/>
          <w:spacing w:val="-2"/>
          <w:rtl/>
          <w:rPrChange w:id="9025" w:author="מנוע אמוראים" w:date="2026-10-05T16:42:12Z">
            <w:rPr>
              <w:rFonts w:hint="cs"/>
              <w:spacing w:val="-2"/>
              <w:rtl/>
            </w:rPr>
          </w:rPrChange>
        </w:rPr>
        <w:t xml:space="preserve">ש</w:t>
      </w:r>
      <w:r>
        <w:rPr>
          <w:rFonts w:hint="cs"/>
          <w:spacing w:val="-2"/>
          <w:rtl/>
        </w:rPr>
        <w:t xml:space="preserve"> </w:t>
      </w:r>
      <w:r w:rsidR="009568FC" w:rsidRPr="003037BD">
        <w:rPr>
          <w:rFonts w:hint="cs"/>
          <w:spacing w:val="-2"/>
          <w:rtl/>
        </w:rPr>
        <w:t xml:space="preserve">קנה </w:t>
      </w:r>
      <w:r w:rsidRPr="003037BD">
        <w:rPr>
          <w:rFonts w:hint="cs"/>
          <w:spacing w:val="-2"/>
          <w:rtl/>
        </w:rPr>
        <w:t>כל ירק שעתיד לכמוש ולא יקנוהו</w:t>
      </w:r>
      <w:r w:rsidR="001E5393" w:rsidRPr="003037BD">
        <w:rPr>
          <w:rFonts w:hint="cs"/>
          <w:spacing w:val="-2"/>
          <w:rtl/>
        </w:rPr>
        <w:t>,</w:t>
      </w:r>
      <w:r w:rsidRPr="003037BD">
        <w:rPr>
          <w:rFonts w:hint="cs"/>
          <w:spacing w:val="-2"/>
          <w:rtl/>
        </w:rPr>
        <w:t xml:space="preserve"> </w:t>
      </w:r>
      <w:r w:rsidR="001E5393" w:rsidRPr="003037BD">
        <w:rPr>
          <w:rFonts w:hint="cs"/>
          <w:spacing w:val="-2"/>
          <w:rtl/>
        </w:rPr>
        <w:t>והשליכו</w:t>
      </w:r>
      <w:r w:rsidRPr="003037BD">
        <w:rPr>
          <w:rFonts w:hint="cs"/>
          <w:spacing w:val="-2"/>
          <w:rtl/>
        </w:rPr>
        <w:t xml:space="preserve"> לנהר</w:t>
      </w:r>
      <w:r w:rsidR="001E5393" w:rsidRPr="003037BD">
        <w:rPr>
          <w:rFonts w:hint="cs"/>
          <w:spacing w:val="-2"/>
          <w:rtl/>
        </w:rPr>
        <w:t>,</w:t>
      </w:r>
      <w:r w:rsidR="009568FC" w:rsidRPr="003037BD">
        <w:rPr>
          <w:rFonts w:hint="cs"/>
          <w:spacing w:val="-2"/>
          <w:rtl/>
        </w:rPr>
        <w:t xml:space="preserve"> </w:t>
      </w:r>
    </w:p>
    <w:p w14:paraId="74E5D787" w14:textId="77777777" w:rsidR="00D16104" w:rsidRPr="003037BD" w:rsidRDefault="009568FC" w:rsidP="0045747B">
      <w:pPr>
        <w:rPr>
          <w:rtl/>
        </w:rPr>
      </w:pPr>
      <w:r w:rsidRPr="003037BD">
        <w:rPr>
          <w:rFonts w:hint="cs"/>
          <w:rtl/>
        </w:rPr>
        <w:t xml:space="preserve">ולא </w:t>
      </w:r>
      <w:r w:rsidR="00D16104" w:rsidRPr="003037BD">
        <w:rPr>
          <w:rFonts w:hint="cs"/>
          <w:rtl/>
        </w:rPr>
        <w:t>לעניים שלא יסמכו על זה לשבת הבאה ולא יקנו</w:t>
      </w:r>
      <w:r w:rsidR="001E5393" w:rsidRPr="003037BD">
        <w:rPr>
          <w:rFonts w:hint="cs"/>
          <w:rtl/>
        </w:rPr>
        <w:t>,</w:t>
      </w:r>
      <w:r w:rsidR="00D16104" w:rsidRPr="003037BD">
        <w:rPr>
          <w:rFonts w:hint="cs"/>
          <w:rtl/>
        </w:rPr>
        <w:t xml:space="preserve"> </w:t>
      </w:r>
    </w:p>
    <w:p w14:paraId="74E5D788" w14:textId="771037FD" w:rsidR="0000437B" w:rsidRDefault="009568FC" w:rsidP="0045747B">
      <w:pPr>
        <w:rPr>
          <w:rtl/>
        </w:rPr>
      </w:pPr>
      <w:r>
        <w:rPr>
          <w:rFonts w:hint="cs"/>
          <w:rtl/>
        </w:rPr>
        <w:t xml:space="preserve">ולא </w:t>
      </w:r>
      <w:r w:rsidR="00D16104" w:rsidRPr="006F178A">
        <w:rPr>
          <w:rFonts w:hint="cs"/>
          <w:rtl/>
        </w:rPr>
        <w:t xml:space="preserve">לבהמה </w:t>
      </w:r>
      <w:r w:rsidR="0000437B">
        <w:rPr>
          <w:rtl/>
        </w:rPr>
        <w:t>–</w:t>
      </w:r>
      <w:r w:rsidR="0000437B">
        <w:rPr>
          <w:rFonts w:hint="cs"/>
          <w:rtl/>
        </w:rPr>
        <w:t xml:space="preserve"> משום ביזיון</w:t>
      </w:r>
      <w:r w:rsidR="00A14E28">
        <w:rPr>
          <w:rFonts w:hint="cs"/>
          <w:rtl/>
        </w:rPr>
        <w:t>.</w:t>
      </w:r>
      <w:r w:rsidR="0000437B">
        <w:rPr>
          <w:rFonts w:hint="cs"/>
          <w:rtl/>
        </w:rPr>
        <w:t xml:space="preserve"> </w:t>
      </w:r>
    </w:p>
    <w:p w14:paraId="16FA86EF" w14:textId="30DC1B07" w:rsidR="00B8196E" w:rsidRPr="00B8196E" w:rsidRDefault="00D16104" w:rsidP="00A14E28">
      <w:pPr>
        <w:pStyle w:val="36"/>
        <w:framePr w:wrap="notBeside"/>
        <w:rPr>
          <w:rtl/>
        </w:rPr>
      </w:pPr>
      <w:r w:rsidRPr="00A14E28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789" w14:textId="0370BC75" w:rsidR="00D16104" w:rsidRPr="00A14E28" w:rsidRDefault="00D16104" w:rsidP="0045747B">
      <w:pPr>
        <w:rPr>
          <w:spacing w:val="-4"/>
          <w:rtl/>
        </w:rPr>
      </w:pPr>
      <w:r w:rsidRPr="00A14E28">
        <w:rPr>
          <w:rFonts w:hint="cs"/>
          <w:spacing w:val="-4"/>
          <w:rtl/>
        </w:rPr>
        <w:t xml:space="preserve">וכשהיה לו </w:t>
      </w:r>
      <w:r w:rsidR="0000437B" w:rsidRPr="00A14E28">
        <w:rPr>
          <w:rFonts w:hint="cs"/>
          <w:spacing w:val="-4"/>
          <w:rtl/>
        </w:rPr>
        <w:t xml:space="preserve">סם </w:t>
      </w:r>
      <w:r w:rsidRPr="00A14E28">
        <w:rPr>
          <w:rFonts w:hint="cs"/>
          <w:spacing w:val="-4"/>
          <w:rtl/>
        </w:rPr>
        <w:t>רפואה</w:t>
      </w:r>
      <w:r w:rsidR="001E5393" w:rsidRPr="00A14E28">
        <w:rPr>
          <w:rFonts w:hint="cs"/>
          <w:spacing w:val="-4"/>
          <w:rtl/>
        </w:rPr>
        <w:t>,</w:t>
      </w:r>
      <w:r w:rsidRPr="00A14E28">
        <w:rPr>
          <w:rFonts w:hint="cs"/>
          <w:spacing w:val="-4"/>
          <w:rtl/>
        </w:rPr>
        <w:t xml:space="preserve"> ממלא </w:t>
      </w:r>
      <w:r w:rsidR="0000437B" w:rsidRPr="00A14E28">
        <w:rPr>
          <w:rFonts w:hint="cs"/>
          <w:spacing w:val="-4"/>
          <w:rtl/>
        </w:rPr>
        <w:t xml:space="preserve">ממנו </w:t>
      </w:r>
      <w:r w:rsidRPr="00A14E28">
        <w:rPr>
          <w:rFonts w:hint="cs"/>
          <w:spacing w:val="-4"/>
          <w:rtl/>
        </w:rPr>
        <w:t>כלי ותולה בדלת</w:t>
      </w:r>
      <w:r w:rsidR="0000437B" w:rsidRPr="00A14E28">
        <w:rPr>
          <w:rFonts w:hint="cs"/>
          <w:spacing w:val="-4"/>
          <w:rtl/>
        </w:rPr>
        <w:t>ו</w:t>
      </w:r>
      <w:r w:rsidRPr="00A14E28">
        <w:rPr>
          <w:rFonts w:hint="cs"/>
          <w:spacing w:val="-4"/>
          <w:rtl/>
        </w:rPr>
        <w:t xml:space="preserve"> לכל </w:t>
      </w:r>
      <w:r w:rsidR="001E5393" w:rsidRPr="00A14E28">
        <w:rPr>
          <w:rFonts w:hint="cs"/>
          <w:spacing w:val="-4"/>
          <w:rtl/>
        </w:rPr>
        <w:t>הצריך</w:t>
      </w:r>
      <w:r w:rsidRPr="00A14E28">
        <w:rPr>
          <w:rFonts w:hint="cs"/>
          <w:spacing w:val="-4"/>
          <w:rtl/>
        </w:rPr>
        <w:t xml:space="preserve"> </w:t>
      </w:r>
    </w:p>
    <w:p w14:paraId="57A78873" w14:textId="7D8E4A7E" w:rsidR="00B8196E" w:rsidRPr="00B8196E" w:rsidRDefault="0000437B" w:rsidP="00A14E28">
      <w:pPr>
        <w:pStyle w:val="36"/>
        <w:framePr w:wrap="notBeside"/>
        <w:rPr>
          <w:rtl/>
        </w:rPr>
      </w:pPr>
      <w:r w:rsidRPr="00A14E28">
        <w:rPr>
          <w:rFonts w:hint="cs"/>
          <w:rtl/>
        </w:rPr>
        <w:t>ד</w:t>
      </w:r>
      <w:r w:rsidR="00B8196E" w:rsidRPr="00B8196E">
        <w:rPr>
          <w:rFonts w:hint="cs"/>
          <w:rtl/>
        </w:rPr>
        <w:t>.</w:t>
      </w:r>
    </w:p>
    <w:p w14:paraId="538F7479" w14:textId="2D0298AA" w:rsidR="00E36724" w:rsidRDefault="00D16104" w:rsidP="0045747B">
      <w:pPr>
        <w:rPr>
          <w:rStyle w:val="afffff3"/>
          <w:spacing w:val="-4"/>
          <w:rtl/>
        </w:rPr>
      </w:pPr>
      <w:r w:rsidRPr="006F178A">
        <w:rPr>
          <w:rFonts w:hint="cs"/>
          <w:rtl/>
        </w:rPr>
        <w:t>כ</w:t>
      </w:r>
      <w:r w:rsidR="001E5393">
        <w:rPr>
          <w:rFonts w:hint="cs"/>
          <w:rtl/>
        </w:rPr>
        <w:t xml:space="preserve">שאכל </w:t>
      </w:r>
      <w:r w:rsidRPr="006F178A">
        <w:rPr>
          <w:rFonts w:hint="cs"/>
          <w:rtl/>
        </w:rPr>
        <w:t xml:space="preserve">לחמו </w:t>
      </w:r>
      <w:r w:rsidR="006B02E3">
        <w:rPr>
          <w:rtl/>
        </w:rPr>
        <w:t xml:space="preserve">פתח </w:t>
      </w:r>
      <w:r w:rsidR="006B02E3">
        <w:rPr>
          <w:rFonts w:hint="cs"/>
          <w:rtl/>
        </w:rPr>
        <w:t>שערו</w:t>
      </w:r>
      <w:r w:rsidRPr="006F178A">
        <w:rPr>
          <w:rtl/>
        </w:rPr>
        <w:t xml:space="preserve"> ואמר: כל </w:t>
      </w:r>
      <w:r w:rsidR="0000437B">
        <w:rPr>
          <w:rFonts w:hint="cs"/>
          <w:rtl/>
        </w:rPr>
        <w:t>ה</w:t>
      </w:r>
      <w:r w:rsidRPr="006F178A">
        <w:rPr>
          <w:rtl/>
        </w:rPr>
        <w:t xml:space="preserve">צריך </w:t>
      </w:r>
      <w:r w:rsidR="0000437B">
        <w:rPr>
          <w:rtl/>
        </w:rPr>
        <w:t>–</w:t>
      </w:r>
      <w:r w:rsidRPr="006F178A">
        <w:rPr>
          <w:rtl/>
        </w:rPr>
        <w:t xml:space="preserve"> </w:t>
      </w:r>
      <w:r w:rsidR="0000437B">
        <w:rPr>
          <w:rFonts w:hint="cs"/>
          <w:rtl/>
        </w:rPr>
        <w:t>יבוא ויאכל</w:t>
      </w:r>
      <w:r w:rsidRPr="006F178A">
        <w:rPr>
          <w:rtl/>
        </w:rPr>
        <w:t>.</w:t>
      </w:r>
    </w:p>
    <w:p w14:paraId="1A84801D" w14:textId="658089FE" w:rsidR="00B8196E" w:rsidRPr="00B8196E" w:rsidRDefault="00D16104" w:rsidP="00E36724">
      <w:pPr>
        <w:pStyle w:val="36"/>
        <w:framePr w:wrap="notBeside"/>
        <w:rPr>
          <w:rtl/>
        </w:rPr>
      </w:pPr>
      <w:r w:rsidRPr="00E36724">
        <w:rPr>
          <w:rtl/>
        </w:rPr>
        <w:t>רבא</w:t>
      </w:r>
      <w:r w:rsidR="00B8196E" w:rsidRPr="00B8196E">
        <w:rPr>
          <w:rtl/>
        </w:rPr>
        <w:t>:</w:t>
      </w:r>
    </w:p>
    <w:p w14:paraId="74E5D78B" w14:textId="22185513" w:rsidR="00D16104" w:rsidRPr="006F178A" w:rsidRDefault="001E5393" w:rsidP="00E36724">
      <w:pPr>
        <w:rPr>
          <w:rtl/>
        </w:rPr>
      </w:pPr>
      <w:r w:rsidRPr="00E36724">
        <w:rPr>
          <w:rFonts w:hint="cs"/>
          <w:rtl/>
        </w:rPr>
        <w:t xml:space="preserve">הכל יכולני לקיים חוץ מזה משום שיש </w:t>
      </w:r>
      <w:r w:rsidR="00D16104" w:rsidRPr="00E36724">
        <w:rPr>
          <w:rFonts w:hint="cs"/>
          <w:rtl/>
        </w:rPr>
        <w:t>הרבה עניים במחוזא</w:t>
      </w:r>
    </w:p>
    <w:p w14:paraId="74E5D78C" w14:textId="77777777" w:rsidR="00D16104" w:rsidRPr="006F178A" w:rsidRDefault="00D16104" w:rsidP="008A5DDC">
      <w:pPr>
        <w:pStyle w:val="afff2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כא</w:t>
      </w:r>
      <w:r w:rsidRPr="006F178A">
        <w:rPr>
          <w:rFonts w:cs="FontbitDavid" w:hint="cs"/>
          <w:rtl/>
        </w:rPr>
        <w:t>.</w:t>
      </w:r>
    </w:p>
    <w:p w14:paraId="6DABF4C0" w14:textId="22CBBC0B" w:rsidR="0017516E" w:rsidRPr="0017516E" w:rsidRDefault="0003481C" w:rsidP="00350F01">
      <w:pPr>
        <w:pStyle w:val="afffff8"/>
        <w:rPr>
          <w:rStyle w:val="afffff3"/>
          <w:rFonts w:ascii="Fb Fontext" w:hAnsi="Fb Fontext" w:cs="FrankRuehl"/>
          <w:bCs/>
          <w:sz w:val="16"/>
          <w:szCs w:val="14"/>
          <w:rtl/>
        </w:rPr>
      </w:pPr>
      <w:r w:rsidRPr="0003481C">
        <w:rPr>
          <w:rFonts w:hint="cs"/>
          <w:rtl/>
        </w:rPr>
        <w:t>מעשה אילפא ורי''ו [כותל רעוע]</w:t>
      </w:r>
    </w:p>
    <w:p w14:paraId="7C25F423" w14:textId="77777777" w:rsidR="00B8196E" w:rsidRPr="00B8196E" w:rsidRDefault="00D16104" w:rsidP="0017516E">
      <w:pPr>
        <w:pStyle w:val="36"/>
        <w:framePr w:wrap="notBeside"/>
        <w:rPr>
          <w:rtl/>
        </w:rPr>
      </w:pPr>
      <w:r w:rsidRPr="0017516E">
        <w:rPr>
          <w:rtl/>
        </w:rPr>
        <w:t>אילפא ורי"ו</w:t>
      </w:r>
      <w:r w:rsidR="00B8196E" w:rsidRPr="00B8196E">
        <w:rPr>
          <w:rtl/>
        </w:rPr>
        <w:t>:</w:t>
      </w:r>
    </w:p>
    <w:p w14:paraId="74E5D78E" w14:textId="3BB07930" w:rsidR="00D16104" w:rsidRDefault="001E5393" w:rsidP="0045747B">
      <w:pPr>
        <w:rPr>
          <w:rStyle w:val="afffff3"/>
          <w:rtl/>
        </w:rPr>
      </w:pPr>
      <w:r>
        <w:rPr>
          <w:rFonts w:ascii="Fb Fontext" w:hAnsi="Fb Fontext" w:hint="cs"/>
          <w:rtl/>
        </w:rPr>
        <w:t xml:space="preserve">היתה </w:t>
      </w:r>
      <w:r w:rsidR="007F7FE5">
        <w:rPr>
          <w:rFonts w:ascii="Fb Fontext" w:hAnsi="Fb Fontext" w:hint="cs"/>
          <w:rtl/>
        </w:rPr>
        <w:t>דחוקה פרנסתם</w:t>
      </w:r>
      <w:r>
        <w:rPr>
          <w:rFonts w:ascii="Fb Fontext" w:hAnsi="Fb Fontext" w:hint="cs"/>
          <w:rtl/>
        </w:rPr>
        <w:t xml:space="preserve">. </w:t>
      </w:r>
      <w:r>
        <w:rPr>
          <w:rStyle w:val="afffff3"/>
          <w:rtl/>
        </w:rPr>
        <w:t>אמר</w:t>
      </w:r>
      <w:r>
        <w:rPr>
          <w:rStyle w:val="afffff3"/>
          <w:rFonts w:hint="cs"/>
          <w:rtl/>
        </w:rPr>
        <w:t>ו</w:t>
      </w:r>
      <w:r w:rsidR="00D16104" w:rsidRPr="001E5393">
        <w:rPr>
          <w:rStyle w:val="afffff3"/>
          <w:rtl/>
        </w:rPr>
        <w:t>:</w:t>
      </w:r>
      <w:r w:rsidR="00D16104" w:rsidRPr="006F178A">
        <w:rPr>
          <w:rFonts w:ascii="Fb Fontext" w:hAnsi="Fb Fontext"/>
          <w:rtl/>
        </w:rPr>
        <w:t xml:space="preserve"> </w:t>
      </w:r>
      <w:r w:rsidR="00D16104">
        <w:rPr>
          <w:rFonts w:ascii="Fb Fontext" w:hAnsi="Fb Fontext" w:hint="cs"/>
          <w:rtl/>
        </w:rPr>
        <w:t>נלך ונ</w:t>
      </w:r>
      <w:r w:rsidR="00343F9A">
        <w:rPr>
          <w:rFonts w:ascii="Fb Fontext" w:hAnsi="Fb Fontext" w:hint="cs"/>
          <w:rtl/>
        </w:rPr>
        <w:t>עסוק במסחר</w:t>
      </w:r>
      <w:r w:rsidR="00D16104"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sz w:val="20"/>
          <w:rtl/>
        </w:rPr>
        <w:t xml:space="preserve">כשישבו תחת </w:t>
      </w:r>
      <w:r w:rsidR="007F7FE5">
        <w:rPr>
          <w:rFonts w:ascii="Fb Fontext" w:hAnsi="Fb Fontext" w:hint="cs"/>
          <w:sz w:val="20"/>
          <w:rtl/>
        </w:rPr>
        <w:t>כותל</w:t>
      </w:r>
      <w:r>
        <w:rPr>
          <w:rFonts w:ascii="Fb Fontext" w:hAnsi="Fb Fontext" w:hint="cs"/>
          <w:sz w:val="20"/>
          <w:rtl/>
        </w:rPr>
        <w:t xml:space="preserve"> רעוע</w:t>
      </w:r>
      <w:r w:rsidR="00D16104" w:rsidRPr="006F178A">
        <w:rPr>
          <w:rFonts w:ascii="Fb Fontext" w:hAnsi="Fb Fontext"/>
          <w:sz w:val="20"/>
          <w:rtl/>
        </w:rPr>
        <w:t>.</w:t>
      </w:r>
      <w:r w:rsidR="007F7FE5">
        <w:rPr>
          <w:rFonts w:ascii="Fb Fontext" w:hAnsi="Fb Fontext" w:hint="cs"/>
          <w:sz w:val="20"/>
          <w:rtl/>
        </w:rPr>
        <w:t xml:space="preserve"> שמע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7F7FE5" w:rsidRPr="007F7FE5">
        <w:rPr>
          <w:rStyle w:val="afffff3"/>
          <w:rFonts w:hint="cs"/>
          <w:rtl/>
        </w:rPr>
        <w:t>רי''ו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343F9A">
        <w:rPr>
          <w:rFonts w:ascii="Fb Fontext" w:hAnsi="Fb Fontext" w:hint="cs"/>
          <w:sz w:val="20"/>
          <w:rtl/>
        </w:rPr>
        <w:t xml:space="preserve">שמלאך אחד אומר לחבירו להפיל </w:t>
      </w:r>
      <w:r w:rsidR="007F7FE5">
        <w:rPr>
          <w:rFonts w:ascii="Fb Fontext" w:hAnsi="Fb Fontext" w:hint="cs"/>
          <w:sz w:val="20"/>
          <w:rtl/>
        </w:rPr>
        <w:t xml:space="preserve">הכותל עליהם שמניחין חיי עוה''ב </w:t>
      </w:r>
    </w:p>
    <w:p w14:paraId="6322CC77" w14:textId="3908C02B" w:rsidR="002A2571" w:rsidRDefault="00D16104" w:rsidP="0045747B">
      <w:pPr>
        <w:rPr>
          <w:rFonts w:ascii="Fb Fontext" w:hAnsi="Fb Fontext"/>
          <w:rtl/>
        </w:rPr>
      </w:pPr>
      <w:r w:rsidRPr="00DD3E6E">
        <w:rPr>
          <w:rStyle w:val="afffff3"/>
          <w:rFonts w:hint="cs"/>
          <w:rtl/>
        </w:rPr>
        <w:t>וא</w:t>
      </w:r>
      <w:r w:rsidRPr="00DD3E6E">
        <w:rPr>
          <w:rStyle w:val="afffff3"/>
          <w:rtl/>
        </w:rPr>
        <w:t>"</w:t>
      </w:r>
      <w:r w:rsidRPr="00DD3E6E">
        <w:rPr>
          <w:rStyle w:val="afffff3"/>
          <w:rFonts w:hint="cs"/>
          <w:rtl/>
        </w:rPr>
        <w:t xml:space="preserve">ל </w:t>
      </w:r>
      <w:r w:rsidR="007F7FE5">
        <w:rPr>
          <w:rStyle w:val="afffff3"/>
          <w:rFonts w:hint="cs"/>
          <w:rtl/>
        </w:rPr>
        <w:t>השני לעזבם</w:t>
      </w:r>
      <w:r w:rsidR="001E5393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586D65">
        <w:rPr>
          <w:rFonts w:ascii="Fb Fontext" w:hAnsi="Fb Fontext" w:hint="cs"/>
          <w:sz w:val="20"/>
          <w:rtl/>
        </w:rPr>
        <w:t>ש</w:t>
      </w:r>
      <w:r w:rsidRPr="006F178A">
        <w:rPr>
          <w:rFonts w:ascii="Fb Fontext" w:hAnsi="Fb Fontext" w:hint="cs"/>
          <w:sz w:val="20"/>
          <w:rtl/>
        </w:rPr>
        <w:t xml:space="preserve">יש בהם </w:t>
      </w:r>
      <w:r w:rsidR="001E5393">
        <w:rPr>
          <w:rFonts w:ascii="Fb Fontext" w:hAnsi="Fb Fontext" w:hint="cs"/>
          <w:sz w:val="20"/>
          <w:rtl/>
        </w:rPr>
        <w:t>א</w:t>
      </w:r>
      <w:r w:rsidRPr="006F178A">
        <w:rPr>
          <w:rFonts w:ascii="Fb Fontext" w:hAnsi="Fb Fontext" w:hint="cs"/>
          <w:sz w:val="20"/>
          <w:rtl/>
        </w:rPr>
        <w:t>חד ש</w:t>
      </w:r>
      <w:r w:rsidR="007F7FE5">
        <w:rPr>
          <w:rFonts w:ascii="Fb Fontext" w:hAnsi="Fb Fontext" w:hint="cs"/>
          <w:sz w:val="20"/>
          <w:rtl/>
        </w:rPr>
        <w:t>עתיד לגדול</w:t>
      </w:r>
      <w:r w:rsidR="001E5393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7F7FE5">
        <w:rPr>
          <w:rStyle w:val="afffff3"/>
          <w:rFonts w:hint="cs"/>
          <w:rtl/>
        </w:rPr>
        <w:t>וא</w:t>
      </w:r>
      <w:r w:rsidRPr="001E5393">
        <w:rPr>
          <w:rStyle w:val="afffff3"/>
          <w:rtl/>
        </w:rPr>
        <w:t>ילפא</w:t>
      </w:r>
      <w:r w:rsidRPr="006F178A">
        <w:rPr>
          <w:rFonts w:ascii="Fb Fontext" w:hAnsi="Fb Fontext"/>
          <w:rtl/>
        </w:rPr>
        <w:t xml:space="preserve"> לא שמע.</w:t>
      </w:r>
      <w:r w:rsidRPr="006F178A">
        <w:rPr>
          <w:rFonts w:ascii="Fb Fontext" w:hAnsi="Fb Fontext" w:hint="cs"/>
          <w:rtl/>
        </w:rPr>
        <w:t xml:space="preserve"> </w:t>
      </w:r>
    </w:p>
    <w:p w14:paraId="74E5D78F" w14:textId="3949E6AA" w:rsidR="00D16104" w:rsidRPr="006F178A" w:rsidRDefault="007F7FE5" w:rsidP="0045747B">
      <w:pPr>
        <w:rPr>
          <w:rtl/>
        </w:rPr>
      </w:pPr>
      <w:r>
        <w:rPr>
          <w:rStyle w:val="afffff3"/>
          <w:rFonts w:hint="cs"/>
          <w:rtl/>
        </w:rPr>
        <w:t xml:space="preserve">רי''ו </w:t>
      </w:r>
      <w:r>
        <w:rPr>
          <w:rFonts w:hint="cs"/>
          <w:rtl/>
        </w:rPr>
        <w:t xml:space="preserve">חזר ללמוד, </w:t>
      </w:r>
      <w:r w:rsidR="007C6A20" w:rsidRPr="007F7FE5">
        <w:rPr>
          <w:rStyle w:val="afffff3"/>
          <w:rFonts w:hint="cs"/>
          <w:rtl/>
        </w:rPr>
        <w:t>ו</w:t>
      </w:r>
      <w:r w:rsidR="00D16104" w:rsidRPr="007F7FE5">
        <w:rPr>
          <w:rStyle w:val="afffff3"/>
          <w:rtl/>
        </w:rPr>
        <w:t>אלפא</w:t>
      </w:r>
      <w:r w:rsidR="00D16104" w:rsidRPr="006F178A">
        <w:rPr>
          <w:rtl/>
        </w:rPr>
        <w:t xml:space="preserve"> לא </w:t>
      </w:r>
      <w:r w:rsidR="007C6A20">
        <w:rPr>
          <w:rFonts w:hint="cs"/>
          <w:rtl/>
        </w:rPr>
        <w:t>חז</w:t>
      </w:r>
      <w:r w:rsidR="00D16104" w:rsidRPr="006F178A">
        <w:rPr>
          <w:rtl/>
        </w:rPr>
        <w:t>ר.</w:t>
      </w:r>
      <w:r w:rsidR="00D16104" w:rsidRPr="006F178A">
        <w:rPr>
          <w:rFonts w:hint="cs"/>
          <w:rtl/>
        </w:rPr>
        <w:t xml:space="preserve"> ו</w:t>
      </w:r>
      <w:r w:rsidR="00D16104" w:rsidRPr="006F178A">
        <w:rPr>
          <w:rtl/>
        </w:rPr>
        <w:t xml:space="preserve">עד </w:t>
      </w:r>
      <w:r w:rsidR="007C6A20">
        <w:rPr>
          <w:rFonts w:hint="cs"/>
          <w:rtl/>
        </w:rPr>
        <w:t>שבא</w:t>
      </w:r>
      <w:r w:rsidR="007C6A20">
        <w:rPr>
          <w:rtl/>
        </w:rPr>
        <w:t xml:space="preserve"> </w:t>
      </w:r>
      <w:r w:rsidR="007C6A20" w:rsidRPr="004C117E">
        <w:rPr>
          <w:rStyle w:val="afffff3"/>
          <w:rtl/>
        </w:rPr>
        <w:t>אילפא</w:t>
      </w:r>
      <w:r w:rsidR="007C6A20">
        <w:rPr>
          <w:rtl/>
        </w:rPr>
        <w:t xml:space="preserve"> - מל</w:t>
      </w:r>
      <w:r w:rsidR="00D16104" w:rsidRPr="006F178A">
        <w:rPr>
          <w:rtl/>
        </w:rPr>
        <w:t xml:space="preserve">ך </w:t>
      </w:r>
      <w:r w:rsidR="00D16104" w:rsidRPr="004C117E">
        <w:rPr>
          <w:rStyle w:val="afffff3"/>
          <w:rtl/>
        </w:rPr>
        <w:t>רי"ו.</w:t>
      </w:r>
    </w:p>
    <w:p w14:paraId="74E5D790" w14:textId="77777777" w:rsidR="00D16104" w:rsidRPr="00586D65" w:rsidRDefault="00D16104" w:rsidP="0045747B">
      <w:pPr>
        <w:rPr>
          <w:rtl/>
        </w:rPr>
      </w:pPr>
      <w:r w:rsidRPr="00C65376">
        <w:rPr>
          <w:rStyle w:val="afffff3"/>
          <w:rFonts w:hint="cs"/>
          <w:rtl/>
        </w:rPr>
        <w:lastRenderedPageBreak/>
        <w:t>תלה עצמו בתורן הספינה ואמר</w:t>
      </w:r>
      <w:r w:rsidR="00C65376">
        <w:rPr>
          <w:rStyle w:val="afffff3"/>
          <w:rFonts w:hint="cs"/>
          <w:rtl/>
        </w:rPr>
        <w:t>:</w:t>
      </w:r>
      <w:r w:rsidRPr="00C65376">
        <w:rPr>
          <w:rStyle w:val="afffff3"/>
          <w:rFonts w:hint="cs"/>
          <w:rtl/>
        </w:rPr>
        <w:t xml:space="preserve"> </w:t>
      </w:r>
      <w:r w:rsidRPr="006F178A">
        <w:rPr>
          <w:rtl/>
        </w:rPr>
        <w:t xml:space="preserve">אי </w:t>
      </w:r>
      <w:r w:rsidR="00C65376">
        <w:rPr>
          <w:rFonts w:hint="cs"/>
          <w:rtl/>
        </w:rPr>
        <w:t>יש השוא</w:t>
      </w:r>
      <w:r w:rsidR="00C65376" w:rsidRPr="00350F01">
        <w:rPr>
          <w:rFonts w:hint="cs"/>
          <w:rtl/>
        </w:rPr>
        <w:t>לני</w:t>
      </w:r>
      <w:r w:rsidR="007C6A20" w:rsidRPr="00350F01">
        <w:rPr>
          <w:rFonts w:hint="cs"/>
          <w:rtl/>
        </w:rPr>
        <w:t xml:space="preserve"> </w:t>
      </w:r>
      <w:r w:rsidR="00C65376" w:rsidRPr="00350F01">
        <w:rPr>
          <w:rtl/>
        </w:rPr>
        <w:t>במתני</w:t>
      </w:r>
      <w:r w:rsidR="00C65376" w:rsidRPr="00350F01">
        <w:rPr>
          <w:rFonts w:hint="cs"/>
          <w:rtl/>
        </w:rPr>
        <w:t>'</w:t>
      </w:r>
      <w:r w:rsidRPr="00350F01">
        <w:rPr>
          <w:rtl/>
        </w:rPr>
        <w:t xml:space="preserve"> דר</w:t>
      </w:r>
      <w:r w:rsidR="007F7FE5" w:rsidRPr="00350F01">
        <w:rPr>
          <w:rFonts w:hint="cs"/>
          <w:rtl/>
        </w:rPr>
        <w:t xml:space="preserve">''ח ור''א </w:t>
      </w:r>
      <w:r w:rsidR="007F7FE5">
        <w:rPr>
          <w:rFonts w:hint="cs"/>
          <w:rtl/>
        </w:rPr>
        <w:t xml:space="preserve">ולא </w:t>
      </w:r>
      <w:r w:rsidR="007F7FE5" w:rsidRPr="00586D65">
        <w:rPr>
          <w:rFonts w:hint="cs"/>
          <w:rtl/>
        </w:rPr>
        <w:t>אפשוט ממשנה</w:t>
      </w:r>
      <w:r w:rsidR="00C65376" w:rsidRPr="00586D65">
        <w:rPr>
          <w:rFonts w:hint="cs"/>
          <w:rtl/>
        </w:rPr>
        <w:t>,</w:t>
      </w:r>
      <w:r w:rsidRPr="00586D65">
        <w:rPr>
          <w:rtl/>
        </w:rPr>
        <w:t xml:space="preserve"> </w:t>
      </w:r>
      <w:r w:rsidR="007C6A20" w:rsidRPr="00586D65">
        <w:rPr>
          <w:rFonts w:hint="cs"/>
          <w:rtl/>
        </w:rPr>
        <w:t>אפיל עצמי מראש התורן ואטבע.</w:t>
      </w:r>
    </w:p>
    <w:p w14:paraId="680ECFE2" w14:textId="5EB7DF84" w:rsidR="00B8196E" w:rsidRPr="00B8196E" w:rsidRDefault="00C65376" w:rsidP="00586D65">
      <w:pPr>
        <w:pStyle w:val="36"/>
        <w:framePr w:wrap="notBeside"/>
        <w:rPr>
          <w:rtl/>
        </w:rPr>
      </w:pPr>
      <w:r w:rsidRPr="00586D65">
        <w:rPr>
          <w:rFonts w:hint="cs"/>
          <w:rtl/>
        </w:rPr>
        <w:t xml:space="preserve">שנה לו </w:t>
      </w:r>
      <w:r w:rsidR="007C6A20" w:rsidRPr="00586D65">
        <w:rPr>
          <w:rtl/>
        </w:rPr>
        <w:t>סבא</w:t>
      </w:r>
      <w:r w:rsidRPr="00586D65">
        <w:rPr>
          <w:rFonts w:hint="cs"/>
          <w:rtl/>
        </w:rPr>
        <w:t xml:space="preserve"> ברייתא</w:t>
      </w:r>
      <w:r w:rsidR="00B8196E" w:rsidRPr="00B8196E">
        <w:rPr>
          <w:rFonts w:hint="cs"/>
          <w:rtl/>
        </w:rPr>
        <w:t>:</w:t>
      </w:r>
    </w:p>
    <w:p w14:paraId="74E5D791" w14:textId="6B5CF423" w:rsidR="007C6A20" w:rsidRDefault="00D16104" w:rsidP="0045747B">
      <w:pPr>
        <w:rPr>
          <w:rtl/>
        </w:rPr>
      </w:pPr>
      <w:r w:rsidRPr="006F178A">
        <w:rPr>
          <w:rtl/>
        </w:rPr>
        <w:t xml:space="preserve">האומר תנו שקל </w:t>
      </w:r>
      <w:r w:rsidR="007C6A20" w:rsidRPr="007C6A20">
        <w:rPr>
          <w:rStyle w:val="afffffc"/>
          <w:rFonts w:hint="cs"/>
          <w:rtl/>
        </w:rPr>
        <w:t>חצי סלע</w:t>
      </w:r>
      <w:r w:rsidR="007C6A20">
        <w:rPr>
          <w:rStyle w:val="afffffc"/>
          <w:rFonts w:hint="cs"/>
          <w:rtl/>
        </w:rPr>
        <w:t xml:space="preserve"> </w:t>
      </w:r>
      <w:r w:rsidRPr="006F178A">
        <w:rPr>
          <w:rtl/>
        </w:rPr>
        <w:t>לבניי בשבת</w:t>
      </w:r>
      <w:r w:rsidR="007C6A20"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74E5D792" w14:textId="77777777" w:rsidR="00D16104" w:rsidRPr="006F178A" w:rsidRDefault="00D16104" w:rsidP="00586D65">
      <w:pPr>
        <w:rPr>
          <w:rtl/>
        </w:rPr>
      </w:pPr>
      <w:r w:rsidRPr="006F178A">
        <w:rPr>
          <w:rtl/>
        </w:rPr>
        <w:t>והן ראויין לתת להם סלע - נותנין להם סלע.</w:t>
      </w:r>
    </w:p>
    <w:p w14:paraId="74E5D793" w14:textId="77777777" w:rsidR="00D16104" w:rsidRPr="007C6A20" w:rsidRDefault="00D16104" w:rsidP="00586D65">
      <w:pPr>
        <w:rPr>
          <w:spacing w:val="-2"/>
          <w:rtl/>
        </w:rPr>
      </w:pPr>
      <w:r w:rsidRPr="007C6A20">
        <w:rPr>
          <w:spacing w:val="-2"/>
          <w:rtl/>
        </w:rPr>
        <w:t xml:space="preserve">ואם אמר </w:t>
      </w:r>
      <w:r w:rsidRPr="00053775">
        <w:rPr>
          <w:rFonts w:cs="PFT_Frank"/>
          <w:b/>
          <w:bCs/>
          <w:spacing w:val="-2"/>
          <w:szCs w:val="14"/>
          <w:rtl/>
        </w:rPr>
        <w:t>אל תתנו להם אלא שקל</w:t>
      </w:r>
      <w:r w:rsidR="007C6A20" w:rsidRPr="007C6A20">
        <w:rPr>
          <w:spacing w:val="-2"/>
          <w:rtl/>
        </w:rPr>
        <w:t xml:space="preserve"> </w:t>
      </w:r>
      <w:r w:rsidRPr="007C6A20">
        <w:rPr>
          <w:spacing w:val="-2"/>
          <w:rtl/>
        </w:rPr>
        <w:t>אין נותנין להם אלא שקל.</w:t>
      </w:r>
    </w:p>
    <w:p w14:paraId="5C5EBE08" w14:textId="5139BFE3" w:rsidR="00B8196E" w:rsidRPr="00B8196E" w:rsidRDefault="00D16104" w:rsidP="00586D65">
      <w:pPr>
        <w:pStyle w:val="36"/>
        <w:framePr w:wrap="notBeside"/>
        <w:rPr>
          <w:rtl/>
        </w:rPr>
      </w:pPr>
      <w:r w:rsidRPr="00586D65">
        <w:rPr>
          <w:rtl/>
        </w:rPr>
        <w:t>- א"ל</w:t>
      </w:r>
      <w:r w:rsidR="00B8196E" w:rsidRPr="00B8196E">
        <w:rPr>
          <w:rtl/>
        </w:rPr>
        <w:t>:</w:t>
      </w:r>
    </w:p>
    <w:p w14:paraId="74E5D794" w14:textId="4FB70BA9" w:rsidR="00D16104" w:rsidRPr="006F178A" w:rsidRDefault="005C0FCB" w:rsidP="0045747B">
      <w:pPr>
        <w:rPr>
          <w:rtl/>
        </w:rPr>
      </w:pPr>
      <w:r>
        <w:rPr>
          <w:rFonts w:hint="cs"/>
          <w:rtl/>
        </w:rPr>
        <w:t>זו המשנה</w:t>
      </w:r>
      <w:r w:rsidR="00D16104" w:rsidRPr="006F178A">
        <w:rPr>
          <w:rtl/>
        </w:rPr>
        <w:t xml:space="preserve"> </w:t>
      </w:r>
      <w:r>
        <w:rPr>
          <w:rStyle w:val="afffff3"/>
          <w:rFonts w:hint="cs"/>
          <w:rtl/>
        </w:rPr>
        <w:t>-</w:t>
      </w:r>
      <w:r w:rsidR="00D16104" w:rsidRPr="007C6A20">
        <w:rPr>
          <w:rStyle w:val="afffff3"/>
          <w:rtl/>
        </w:rPr>
        <w:t>ר"</w:t>
      </w:r>
      <w:r w:rsidR="00D16104" w:rsidRPr="007C6A20">
        <w:rPr>
          <w:rStyle w:val="afffff3"/>
          <w:rFonts w:hint="cs"/>
          <w:rtl/>
        </w:rPr>
        <w:t>מ</w:t>
      </w:r>
      <w:r>
        <w:rPr>
          <w:rStyle w:val="afffff3"/>
          <w:rFonts w:hint="cs"/>
          <w:rtl/>
        </w:rPr>
        <w:t>:</w:t>
      </w:r>
      <w:r w:rsidR="00D16104" w:rsidRPr="007C6A20">
        <w:rPr>
          <w:rStyle w:val="afffff3"/>
          <w:rFonts w:hint="cs"/>
          <w:rtl/>
        </w:rPr>
        <w:t xml:space="preserve"> </w:t>
      </w:r>
      <w:r w:rsidR="00D16104" w:rsidRPr="006F178A">
        <w:rPr>
          <w:rFonts w:hint="cs"/>
          <w:rtl/>
        </w:rPr>
        <w:t>ד</w:t>
      </w:r>
      <w:r w:rsidR="00D16104" w:rsidRPr="006F178A">
        <w:rPr>
          <w:rtl/>
        </w:rPr>
        <w:t>מצוה לקיים דברי המת.</w:t>
      </w:r>
    </w:p>
    <w:p w14:paraId="74E5D796" w14:textId="34A91816" w:rsidR="00C65376" w:rsidRPr="00D67F2E" w:rsidRDefault="005C0FCB" w:rsidP="002B3F69">
      <w:pPr>
        <w:pStyle w:val="afffff8"/>
        <w:rPr>
          <w:rStyle w:val="afffffc"/>
          <w:rFonts w:cs="PFT_Frank"/>
          <w:b/>
          <w:szCs w:val="10"/>
          <w:rtl/>
        </w:rPr>
      </w:pPr>
      <w:r>
        <w:rPr>
          <w:rFonts w:hint="cs"/>
          <w:rtl/>
        </w:rPr>
        <w:t>מ</w:t>
      </w:r>
      <w:r w:rsidR="00C65376">
        <w:rPr>
          <w:rFonts w:hint="cs"/>
          <w:rtl/>
        </w:rPr>
        <w:t xml:space="preserve">עשה דנחום איש גם זו </w:t>
      </w:r>
      <w:r w:rsidR="00CD1E40">
        <w:rPr>
          <w:rStyle w:val="afffffc"/>
          <w:rFonts w:cs="PFT_Frank" w:hint="cs"/>
          <w:b/>
          <w:szCs w:val="10"/>
          <w:rtl/>
        </w:rPr>
        <w:t>[ב'</w:t>
      </w:r>
      <w:r w:rsidR="00C65376" w:rsidRPr="00D67F2E">
        <w:rPr>
          <w:rStyle w:val="afffffc"/>
          <w:rFonts w:cs="PFT_Frank" w:hint="cs"/>
          <w:b/>
          <w:szCs w:val="10"/>
          <w:rtl/>
        </w:rPr>
        <w:t>]</w:t>
      </w:r>
    </w:p>
    <w:p w14:paraId="181BF9D8" w14:textId="77777777" w:rsidR="00CD1E40" w:rsidRPr="00CD1E40" w:rsidRDefault="00CD1E40" w:rsidP="00CD1E40">
      <w:pPr>
        <w:pStyle w:val="36"/>
        <w:framePr w:wrap="notBeside"/>
        <w:rPr>
          <w:rtl/>
        </w:rPr>
      </w:pPr>
      <w:r w:rsidRPr="00CD1E40">
        <w:rPr>
          <w:rFonts w:hint="cs"/>
          <w:rtl/>
        </w:rPr>
        <w:t>א.</w:t>
      </w:r>
    </w:p>
    <w:p w14:paraId="74E5D797" w14:textId="69E959DE" w:rsidR="00D16104" w:rsidRDefault="00D16104" w:rsidP="0045747B">
      <w:pPr>
        <w:rPr>
          <w:rtl/>
        </w:rPr>
      </w:pPr>
      <w:r w:rsidRPr="00053775">
        <w:rPr>
          <w:rFonts w:ascii="Fb Fontext" w:hAnsi="Fb Fontext" w:cs="PFT_Frank"/>
          <w:b/>
          <w:bCs/>
          <w:szCs w:val="14"/>
          <w:rtl/>
        </w:rPr>
        <w:t>אמרו על נחום איש גם זו</w:t>
      </w:r>
      <w:r w:rsidRPr="006F178A">
        <w:rPr>
          <w:rFonts w:ascii="Fb Fontext" w:hAnsi="Fb Fontext"/>
          <w:rtl/>
        </w:rPr>
        <w:t xml:space="preserve"> שהיה סומא, גדם</w:t>
      </w:r>
      <w:r w:rsidR="00C65376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="00C65376">
        <w:rPr>
          <w:rFonts w:ascii="Fb Fontext" w:hAnsi="Fb Fontext" w:hint="cs"/>
          <w:rtl/>
        </w:rPr>
        <w:t>ו</w:t>
      </w:r>
      <w:r w:rsidRPr="006F178A">
        <w:rPr>
          <w:rFonts w:ascii="Fb Fontext" w:hAnsi="Fb Fontext"/>
          <w:rtl/>
        </w:rPr>
        <w:t xml:space="preserve">קיטע </w:t>
      </w:r>
      <w:r w:rsidR="00C65376">
        <w:rPr>
          <w:rFonts w:ascii="Fb Fontext" w:hAnsi="Fb Fontext" w:hint="cs"/>
          <w:rtl/>
        </w:rPr>
        <w:t>ו</w:t>
      </w:r>
      <w:r w:rsidRPr="006F178A">
        <w:rPr>
          <w:rFonts w:ascii="Fb Fontext" w:hAnsi="Fb Fontext"/>
          <w:rtl/>
        </w:rPr>
        <w:t xml:space="preserve">מלא שחין, </w:t>
      </w:r>
      <w:r w:rsidR="00C65376">
        <w:rPr>
          <w:rFonts w:ascii="Fb Fontext" w:hAnsi="Fb Fontext"/>
          <w:rtl/>
        </w:rPr>
        <w:t>ורגלי מטתו מונחין בספלי</w:t>
      </w:r>
      <w:r w:rsidRPr="006F178A">
        <w:rPr>
          <w:rFonts w:ascii="Fb Fontext" w:hAnsi="Fb Fontext"/>
          <w:rtl/>
        </w:rPr>
        <w:t xml:space="preserve"> מים שלא יעלו עליו נמלים.</w:t>
      </w:r>
      <w:r w:rsidRPr="006F178A">
        <w:rPr>
          <w:rFonts w:ascii="Fb Fontext" w:hAnsi="Fb Fontext" w:hint="cs"/>
          <w:rtl/>
        </w:rPr>
        <w:t xml:space="preserve"> ו</w:t>
      </w:r>
      <w:r w:rsidRPr="006F178A">
        <w:rPr>
          <w:rFonts w:ascii="Fb Fontext" w:hAnsi="Fb Fontext"/>
          <w:rtl/>
        </w:rPr>
        <w:t>פעם אחת</w:t>
      </w:r>
      <w:r w:rsidR="00C65376">
        <w:rPr>
          <w:rFonts w:ascii="Fb Fontext" w:hAnsi="Fb Fontext" w:hint="cs"/>
          <w:rtl/>
        </w:rPr>
        <w:t xml:space="preserve"> ביקשו תלמידיו לפנות מיטתו שהיתה בבית רעוע ואח''כ את הכלים,</w:t>
      </w:r>
      <w:r w:rsidR="00C65376">
        <w:rPr>
          <w:rStyle w:val="afffff3"/>
          <w:rFonts w:hint="cs"/>
          <w:rtl/>
        </w:rPr>
        <w:t xml:space="preserve"> א''ל</w:t>
      </w:r>
      <w:r w:rsidRPr="007C6A20">
        <w:rPr>
          <w:rStyle w:val="afffff3"/>
          <w:rtl/>
        </w:rPr>
        <w:t xml:space="preserve">: </w:t>
      </w:r>
      <w:r w:rsidRPr="006F178A">
        <w:rPr>
          <w:rFonts w:ascii="Fb Fontext" w:hAnsi="Fb Fontext"/>
          <w:rtl/>
        </w:rPr>
        <w:t>בניי, פנו את הכלים ואח</w:t>
      </w:r>
      <w:r w:rsidR="007C6A20">
        <w:rPr>
          <w:rFonts w:ascii="Fb Fontext" w:hAnsi="Fb Fontext" w:hint="cs"/>
          <w:rtl/>
        </w:rPr>
        <w:t>"כ</w:t>
      </w:r>
      <w:r w:rsidRPr="006F178A">
        <w:rPr>
          <w:rFonts w:ascii="Fb Fontext" w:hAnsi="Fb Fontext"/>
          <w:rtl/>
        </w:rPr>
        <w:t xml:space="preserve"> את מטתי. </w:t>
      </w:r>
      <w:r w:rsidR="007C6A20">
        <w:rPr>
          <w:rFonts w:ascii="Fb Fontext" w:hAnsi="Fb Fontext"/>
          <w:rtl/>
        </w:rPr>
        <w:t xml:space="preserve">שכל זמן שאני בבית </w:t>
      </w:r>
      <w:r w:rsidRPr="006F178A">
        <w:rPr>
          <w:rFonts w:ascii="Fb Fontext" w:hAnsi="Fb Fontext"/>
          <w:rtl/>
        </w:rPr>
        <w:t>אין הבית נופל.</w:t>
      </w:r>
      <w:r w:rsidR="00C65376">
        <w:rPr>
          <w:rFonts w:ascii="Fb Fontext" w:hAnsi="Fb Fontext" w:hint="cs"/>
          <w:rtl/>
        </w:rPr>
        <w:t xml:space="preserve"> וכך היה </w:t>
      </w:r>
    </w:p>
    <w:p w14:paraId="57D9BA90" w14:textId="588A0939" w:rsidR="00B8196E" w:rsidRPr="00B8196E" w:rsidRDefault="00C65376" w:rsidP="001D565F">
      <w:pPr>
        <w:pStyle w:val="36"/>
        <w:framePr w:wrap="notBeside"/>
        <w:rPr>
          <w:rtl/>
        </w:rPr>
      </w:pPr>
      <w:r w:rsidRPr="001D565F">
        <w:rPr>
          <w:rtl/>
        </w:rPr>
        <w:t>אמרו</w:t>
      </w:r>
      <w:r w:rsidR="00D16104" w:rsidRPr="001D565F">
        <w:rPr>
          <w:rtl/>
        </w:rPr>
        <w:t xml:space="preserve"> תלמידיו</w:t>
      </w:r>
      <w:r w:rsidR="00B8196E" w:rsidRPr="00B8196E">
        <w:rPr>
          <w:rtl/>
        </w:rPr>
        <w:t>:</w:t>
      </w:r>
    </w:p>
    <w:p w14:paraId="6154E875" w14:textId="34706B86" w:rsidR="00652759" w:rsidRDefault="00D16104" w:rsidP="0045747B">
      <w:pPr>
        <w:rPr>
          <w:rStyle w:val="afffff3"/>
          <w:rtl/>
        </w:rPr>
      </w:pPr>
      <w:r w:rsidRPr="006F178A">
        <w:rPr>
          <w:rtl/>
        </w:rPr>
        <w:t xml:space="preserve">מאחר שצדיק גמור אתה, למה עלתה לך כך? </w:t>
      </w:r>
      <w:r w:rsidRPr="00DD3E6E">
        <w:rPr>
          <w:rStyle w:val="afffff3"/>
          <w:rFonts w:hint="cs"/>
          <w:rtl/>
        </w:rPr>
        <w:t>א</w:t>
      </w:r>
      <w:r w:rsidRPr="00DD3E6E">
        <w:rPr>
          <w:rStyle w:val="afffff3"/>
          <w:rtl/>
        </w:rPr>
        <w:t>"</w:t>
      </w:r>
      <w:r w:rsidRPr="00DD3E6E">
        <w:rPr>
          <w:rStyle w:val="afffff3"/>
          <w:rFonts w:hint="cs"/>
          <w:rtl/>
        </w:rPr>
        <w:t>ל</w:t>
      </w:r>
      <w:r w:rsidRPr="006F178A">
        <w:rPr>
          <w:rtl/>
        </w:rPr>
        <w:t xml:space="preserve"> גרמתי לעצמי.</w:t>
      </w:r>
      <w:r w:rsidRPr="006F178A">
        <w:rPr>
          <w:rFonts w:hint="cs"/>
          <w:rtl/>
        </w:rPr>
        <w:t xml:space="preserve"> </w:t>
      </w:r>
      <w:r w:rsidR="00C65376">
        <w:rPr>
          <w:rFonts w:hint="cs"/>
          <w:rtl/>
        </w:rPr>
        <w:t>כשהלכתי בדרך לחמי</w:t>
      </w:r>
      <w:r w:rsidR="00652759">
        <w:rPr>
          <w:rFonts w:hint="cs"/>
          <w:rtl/>
        </w:rPr>
        <w:t>,</w:t>
      </w:r>
      <w:r w:rsidR="00C65376">
        <w:rPr>
          <w:rFonts w:hint="cs"/>
          <w:rtl/>
        </w:rPr>
        <w:t xml:space="preserve"> ו</w:t>
      </w:r>
      <w:r w:rsidRPr="006F178A">
        <w:rPr>
          <w:rtl/>
        </w:rPr>
        <w:t xml:space="preserve">עמי משוי </w:t>
      </w:r>
      <w:r w:rsidR="00C65376">
        <w:rPr>
          <w:rFonts w:hint="cs"/>
          <w:rtl/>
        </w:rPr>
        <w:t>ג'</w:t>
      </w:r>
      <w:r w:rsidRPr="006F178A">
        <w:rPr>
          <w:rtl/>
        </w:rPr>
        <w:t xml:space="preserve"> חמורים, מאכל</w:t>
      </w:r>
      <w:r w:rsidR="00C65376">
        <w:rPr>
          <w:rFonts w:hint="cs"/>
          <w:rtl/>
        </w:rPr>
        <w:t>, משתה ומגדים,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בא עני אחד ועמד לי בדרך, </w:t>
      </w:r>
      <w:r w:rsidRPr="007C6A20">
        <w:rPr>
          <w:rStyle w:val="afffff3"/>
          <w:rtl/>
        </w:rPr>
        <w:t>ו</w:t>
      </w:r>
      <w:r w:rsidR="007C6A20" w:rsidRPr="007C6A20">
        <w:rPr>
          <w:rStyle w:val="afffff3"/>
          <w:rFonts w:hint="cs"/>
          <w:rtl/>
        </w:rPr>
        <w:t>א"ל</w:t>
      </w:r>
      <w:r w:rsidRPr="007C6A20">
        <w:rPr>
          <w:rStyle w:val="afffff3"/>
          <w:rtl/>
        </w:rPr>
        <w:t xml:space="preserve">: </w:t>
      </w:r>
      <w:r w:rsidRPr="006F178A">
        <w:rPr>
          <w:rtl/>
        </w:rPr>
        <w:t>רבי פרנסני.</w:t>
      </w:r>
      <w:r w:rsidRPr="006F178A">
        <w:rPr>
          <w:rFonts w:hint="cs"/>
          <w:rtl/>
        </w:rPr>
        <w:t xml:space="preserve"> </w:t>
      </w:r>
    </w:p>
    <w:p w14:paraId="5900C2EC" w14:textId="457FB21B" w:rsidR="00B8196E" w:rsidRPr="00B8196E" w:rsidRDefault="00D16104" w:rsidP="00652759">
      <w:pPr>
        <w:pStyle w:val="36"/>
        <w:framePr w:wrap="notBeside"/>
        <w:rPr>
          <w:rtl/>
        </w:rPr>
      </w:pPr>
      <w:r w:rsidRPr="00652759">
        <w:rPr>
          <w:rtl/>
        </w:rPr>
        <w:t>אמרתי לו</w:t>
      </w:r>
      <w:r w:rsidR="00B8196E" w:rsidRPr="00B8196E">
        <w:rPr>
          <w:rtl/>
        </w:rPr>
        <w:t>:</w:t>
      </w:r>
    </w:p>
    <w:p w14:paraId="74E5D798" w14:textId="1431E3E7" w:rsidR="00C65376" w:rsidRPr="000257E5" w:rsidRDefault="00D16104" w:rsidP="0045747B">
      <w:pPr>
        <w:rPr>
          <w:spacing w:val="-6"/>
          <w:rtl/>
        </w:rPr>
      </w:pPr>
      <w:r w:rsidRPr="000257E5">
        <w:rPr>
          <w:spacing w:val="-6"/>
          <w:rtl/>
        </w:rPr>
        <w:t>המתן עד שאפרוק מן החמור.</w:t>
      </w:r>
      <w:r w:rsidR="007C6A20" w:rsidRPr="000257E5">
        <w:rPr>
          <w:rFonts w:hint="cs"/>
          <w:spacing w:val="-6"/>
          <w:rtl/>
        </w:rPr>
        <w:t xml:space="preserve"> </w:t>
      </w:r>
      <w:r w:rsidRPr="000257E5">
        <w:rPr>
          <w:spacing w:val="-6"/>
          <w:rtl/>
        </w:rPr>
        <w:t>לא הספקתי לפרוק מהחמור עד ש</w:t>
      </w:r>
      <w:r w:rsidR="00C65376" w:rsidRPr="000257E5">
        <w:rPr>
          <w:rFonts w:hint="cs"/>
          <w:spacing w:val="-6"/>
          <w:rtl/>
        </w:rPr>
        <w:t>מת</w:t>
      </w:r>
      <w:r w:rsidRPr="000257E5">
        <w:rPr>
          <w:spacing w:val="-6"/>
          <w:rtl/>
        </w:rPr>
        <w:t>.</w:t>
      </w:r>
      <w:r w:rsidR="00C65376" w:rsidRPr="000257E5">
        <w:rPr>
          <w:rFonts w:hint="cs"/>
          <w:spacing w:val="-6"/>
          <w:rtl/>
        </w:rPr>
        <w:t xml:space="preserve"> </w:t>
      </w:r>
    </w:p>
    <w:p w14:paraId="74E5D799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נפלתי על פניו, ואמרתי: עיני שלא חסו על עיניך - יסומו, </w:t>
      </w:r>
      <w:r w:rsidR="00BC32E1">
        <w:rPr>
          <w:rtl/>
        </w:rPr>
        <w:t>ידיי שלא חסו על ידיך</w:t>
      </w:r>
      <w:r w:rsidRPr="006F178A">
        <w:rPr>
          <w:rtl/>
        </w:rPr>
        <w:t xml:space="preserve"> יתגדמו, רגלי שלא חסו על רגליך יתקטעו.</w:t>
      </w:r>
      <w:r w:rsidR="00C65376">
        <w:rPr>
          <w:rFonts w:hint="cs"/>
          <w:rtl/>
        </w:rPr>
        <w:t xml:space="preserve"> </w:t>
      </w:r>
      <w:r w:rsidRPr="006F178A">
        <w:rPr>
          <w:rtl/>
        </w:rPr>
        <w:t>ולא נתקררה דעתי עד שאמרתי: כל גופי יהא מלא שחין.</w:t>
      </w:r>
    </w:p>
    <w:p w14:paraId="6DDB2237" w14:textId="174A0C9C" w:rsidR="00B8196E" w:rsidRPr="00B8196E" w:rsidRDefault="00D16104" w:rsidP="007E0872">
      <w:pPr>
        <w:pStyle w:val="36"/>
        <w:framePr w:wrap="notBeside"/>
        <w:rPr>
          <w:rtl/>
        </w:rPr>
      </w:pPr>
      <w:r w:rsidRPr="007E0872">
        <w:rPr>
          <w:rtl/>
        </w:rPr>
        <w:t>אמרו לו</w:t>
      </w:r>
      <w:r w:rsidR="00B8196E" w:rsidRPr="00B8196E">
        <w:rPr>
          <w:rtl/>
        </w:rPr>
        <w:t>:</w:t>
      </w:r>
    </w:p>
    <w:p w14:paraId="74E5D79A" w14:textId="263C2EC6" w:rsidR="00D16104" w:rsidRPr="006F178A" w:rsidRDefault="00D16104" w:rsidP="0045747B">
      <w:pPr>
        <w:rPr>
          <w:rtl/>
        </w:rPr>
      </w:pPr>
      <w:r w:rsidRPr="007E0872">
        <w:rPr>
          <w:rtl/>
        </w:rPr>
        <w:t>אוי לנו שראינוך בכך!</w:t>
      </w:r>
      <w:r w:rsidRPr="006F178A">
        <w:rPr>
          <w:rFonts w:ascii="Fb Fontext" w:hAnsi="Fb Fontext"/>
          <w:sz w:val="20"/>
          <w:rtl/>
        </w:rPr>
        <w:t xml:space="preserve"> </w:t>
      </w:r>
      <w:r w:rsidRPr="007C6A20">
        <w:rPr>
          <w:rStyle w:val="afffff3"/>
          <w:rtl/>
        </w:rPr>
        <w:t>א</w:t>
      </w:r>
      <w:r w:rsidR="007C6A20">
        <w:rPr>
          <w:rStyle w:val="afffff3"/>
          <w:rFonts w:hint="cs"/>
          <w:rtl/>
        </w:rPr>
        <w:t>"ל</w:t>
      </w:r>
      <w:r w:rsidRPr="007C6A20">
        <w:rPr>
          <w:rStyle w:val="afffff3"/>
          <w:rtl/>
        </w:rPr>
        <w:t xml:space="preserve">: </w:t>
      </w:r>
      <w:r w:rsidRPr="006F178A">
        <w:rPr>
          <w:rFonts w:ascii="Fb Fontext" w:hAnsi="Fb Fontext"/>
          <w:sz w:val="20"/>
          <w:rtl/>
        </w:rPr>
        <w:t>אוי לי אם לא ראיתוני בכך.</w:t>
      </w:r>
    </w:p>
    <w:p w14:paraId="7283E697" w14:textId="77777777" w:rsidR="00B8196E" w:rsidRPr="00B8196E" w:rsidRDefault="00C65376" w:rsidP="007E0872">
      <w:pPr>
        <w:pStyle w:val="36"/>
        <w:framePr w:wrap="notBeside"/>
        <w:rPr>
          <w:rtl/>
        </w:rPr>
      </w:pPr>
      <w:r w:rsidRPr="007E0872">
        <w:rPr>
          <w:rFonts w:hint="cs"/>
          <w:rtl/>
        </w:rPr>
        <w:t>וקראוהו</w:t>
      </w:r>
      <w:r w:rsidR="00B8196E" w:rsidRPr="00B8196E">
        <w:rPr>
          <w:rtl/>
        </w:rPr>
        <w:t>:</w:t>
      </w:r>
    </w:p>
    <w:p w14:paraId="5113F42B" w14:textId="45C0DA27" w:rsidR="007E0872" w:rsidRDefault="00D16104" w:rsidP="00CD1E40">
      <w:pPr>
        <w:spacing w:after="60"/>
        <w:rPr>
          <w:rtl/>
        </w:rPr>
      </w:pPr>
      <w:r w:rsidRPr="006F178A">
        <w:rPr>
          <w:rFonts w:ascii="Fb Fontext" w:hAnsi="Fb Fontext"/>
          <w:rtl/>
        </w:rPr>
        <w:t xml:space="preserve">נחום איש גם זו - </w:t>
      </w:r>
      <w:r w:rsidR="00C65376">
        <w:rPr>
          <w:rFonts w:ascii="Fb Fontext" w:hAnsi="Fb Fontext" w:hint="cs"/>
          <w:rtl/>
        </w:rPr>
        <w:t>ש</w:t>
      </w:r>
      <w:r w:rsidRPr="006F178A">
        <w:rPr>
          <w:rFonts w:ascii="Fb Fontext" w:hAnsi="Fb Fontext"/>
          <w:rtl/>
        </w:rPr>
        <w:t xml:space="preserve">כל </w:t>
      </w:r>
      <w:r>
        <w:rPr>
          <w:rFonts w:ascii="Fb Fontext" w:hAnsi="Fb Fontext" w:hint="cs"/>
          <w:rtl/>
        </w:rPr>
        <w:t xml:space="preserve">דבר שארע לו אמר </w:t>
      </w:r>
      <w:r w:rsidRPr="00BF22D9">
        <w:rPr>
          <w:rFonts w:ascii="Fb Fontext" w:hAnsi="Fb Fontext" w:cs="PFT_Frank"/>
          <w:b/>
          <w:bCs/>
          <w:szCs w:val="14"/>
          <w:rtl/>
        </w:rPr>
        <w:t>גם זו לטובה</w:t>
      </w:r>
      <w:r w:rsidRPr="009972CD">
        <w:rPr>
          <w:rFonts w:cs="PFT_Frank"/>
          <w:b/>
          <w:bCs/>
          <w:szCs w:val="14"/>
          <w:rtl/>
        </w:rPr>
        <w:t>.</w:t>
      </w:r>
    </w:p>
    <w:p w14:paraId="26020F43" w14:textId="77777777" w:rsidR="00CD1E40" w:rsidRPr="00CD1E40" w:rsidRDefault="00CD1E40" w:rsidP="00CD1E40">
      <w:pPr>
        <w:pStyle w:val="36"/>
        <w:framePr w:wrap="notBeside"/>
        <w:rPr>
          <w:rtl/>
        </w:rPr>
      </w:pPr>
      <w:r w:rsidRPr="00CD1E40">
        <w:rPr>
          <w:rFonts w:hint="cs"/>
          <w:rtl/>
        </w:rPr>
        <w:t>ב.</w:t>
      </w:r>
    </w:p>
    <w:p w14:paraId="74E5D79D" w14:textId="6D0762CD" w:rsidR="00D16104" w:rsidRPr="00BF22D9" w:rsidRDefault="00D16104" w:rsidP="0003481C">
      <w:pPr>
        <w:rPr>
          <w:rFonts w:ascii="Fb Fontext" w:hAnsi="Fb Fontext" w:cs="PFT_Frank"/>
          <w:b/>
          <w:bCs/>
          <w:szCs w:val="14"/>
          <w:rtl/>
        </w:rPr>
      </w:pPr>
      <w:r>
        <w:rPr>
          <w:rFonts w:hint="cs"/>
          <w:rtl/>
        </w:rPr>
        <w:t xml:space="preserve">פעם אחת רצו ישראל </w:t>
      </w:r>
      <w:r w:rsidR="00C65376">
        <w:rPr>
          <w:rFonts w:hint="cs"/>
          <w:rtl/>
        </w:rPr>
        <w:t xml:space="preserve">לשלוח דורון לקיסר מינו </w:t>
      </w:r>
      <w:r w:rsidR="00C65376" w:rsidRPr="0003481C">
        <w:rPr>
          <w:rStyle w:val="afffff3"/>
          <w:rFonts w:hint="cs"/>
          <w:rtl/>
        </w:rPr>
        <w:t>ל</w:t>
      </w:r>
      <w:r w:rsidRPr="0003481C">
        <w:rPr>
          <w:rStyle w:val="afffff3"/>
          <w:rFonts w:hint="cs"/>
          <w:rtl/>
        </w:rPr>
        <w:t>נחום איש גם זו</w:t>
      </w:r>
      <w:r>
        <w:rPr>
          <w:rFonts w:hint="cs"/>
          <w:rtl/>
        </w:rPr>
        <w:t xml:space="preserve"> שמלומד בניסים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שלחו בידו </w:t>
      </w:r>
      <w:r w:rsidR="0003481C">
        <w:rPr>
          <w:rFonts w:hint="cs"/>
          <w:rtl/>
        </w:rPr>
        <w:t xml:space="preserve">ארגז </w:t>
      </w:r>
      <w:r>
        <w:rPr>
          <w:rFonts w:hint="cs"/>
          <w:rtl/>
        </w:rPr>
        <w:t xml:space="preserve">מלא </w:t>
      </w:r>
      <w:r w:rsidRPr="006F178A">
        <w:rPr>
          <w:rtl/>
        </w:rPr>
        <w:t>אבנים טובות ומרגליות.</w:t>
      </w:r>
      <w:r w:rsidRPr="006F178A">
        <w:rPr>
          <w:rFonts w:hint="cs"/>
          <w:rtl/>
        </w:rPr>
        <w:t xml:space="preserve"> </w:t>
      </w:r>
      <w:r w:rsidR="007C6A20">
        <w:rPr>
          <w:rFonts w:hint="cs"/>
          <w:rtl/>
        </w:rPr>
        <w:t>הלך</w:t>
      </w:r>
      <w:r w:rsidRPr="006F178A">
        <w:rPr>
          <w:rtl/>
        </w:rPr>
        <w:t xml:space="preserve">, </w:t>
      </w:r>
      <w:r w:rsidR="007C6A20">
        <w:rPr>
          <w:rFonts w:hint="cs"/>
          <w:rtl/>
        </w:rPr>
        <w:t>ולן במלון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>
        <w:rPr>
          <w:rtl/>
        </w:rPr>
        <w:t>בל</w:t>
      </w:r>
      <w:r w:rsidR="007C6A20">
        <w:rPr>
          <w:rFonts w:hint="cs"/>
          <w:rtl/>
        </w:rPr>
        <w:t>י</w:t>
      </w:r>
      <w:r>
        <w:rPr>
          <w:rtl/>
        </w:rPr>
        <w:t>ל</w:t>
      </w:r>
      <w:r>
        <w:rPr>
          <w:rFonts w:hint="cs"/>
          <w:rtl/>
        </w:rPr>
        <w:t>ה</w:t>
      </w:r>
      <w:r w:rsidRPr="006F178A">
        <w:rPr>
          <w:rtl/>
        </w:rPr>
        <w:t xml:space="preserve"> קמו </w:t>
      </w:r>
      <w:r>
        <w:rPr>
          <w:rFonts w:hint="cs"/>
          <w:rtl/>
        </w:rPr>
        <w:t>גנבים ולקחו האוצר ומילא</w:t>
      </w:r>
      <w:r w:rsidR="0003481C">
        <w:rPr>
          <w:rFonts w:hint="cs"/>
          <w:rtl/>
        </w:rPr>
        <w:t>ו</w:t>
      </w:r>
      <w:r>
        <w:rPr>
          <w:rFonts w:hint="cs"/>
          <w:rtl/>
        </w:rPr>
        <w:t>הו בעפר</w:t>
      </w:r>
      <w:r w:rsidRPr="006F178A">
        <w:rPr>
          <w:rFonts w:hint="cs"/>
          <w:rtl/>
        </w:rPr>
        <w:t xml:space="preserve">, וכשהגיע למלך רצה להרוג כולם </w:t>
      </w:r>
      <w:r w:rsidR="007C6A20">
        <w:rPr>
          <w:rFonts w:hint="cs"/>
          <w:rtl/>
        </w:rPr>
        <w:t>ש</w:t>
      </w:r>
      <w:r w:rsidRPr="006F178A">
        <w:rPr>
          <w:rFonts w:hint="cs"/>
          <w:rtl/>
        </w:rPr>
        <w:t>התלוצצו ממנו ואז אמר</w:t>
      </w:r>
      <w:r w:rsidRPr="00053775">
        <w:rPr>
          <w:rFonts w:cs="PFT_Frank" w:hint="cs"/>
          <w:b/>
          <w:bCs/>
          <w:szCs w:val="14"/>
          <w:rtl/>
        </w:rPr>
        <w:t xml:space="preserve"> </w:t>
      </w:r>
      <w:r w:rsidRPr="00BF22D9">
        <w:rPr>
          <w:rFonts w:ascii="Fb Fontext" w:hAnsi="Fb Fontext" w:cs="PFT_Frank" w:hint="cs"/>
          <w:b/>
          <w:bCs/>
          <w:szCs w:val="14"/>
          <w:rtl/>
        </w:rPr>
        <w:t>גם זו לטובה</w:t>
      </w:r>
      <w:r w:rsidR="00BF22D9" w:rsidRPr="00BF22D9">
        <w:rPr>
          <w:rFonts w:ascii="Fb Fontext" w:hAnsi="Fb Fontext" w:cs="PFT_Frank" w:hint="cs"/>
          <w:b/>
          <w:bCs/>
          <w:szCs w:val="14"/>
          <w:rtl/>
        </w:rPr>
        <w:t>,</w:t>
      </w:r>
    </w:p>
    <w:p w14:paraId="74E5D79E" w14:textId="77777777" w:rsidR="00D16104" w:rsidRPr="006F178A" w:rsidRDefault="00D16104" w:rsidP="00B5304C">
      <w:pPr>
        <w:rPr>
          <w:rtl/>
        </w:rPr>
      </w:pPr>
      <w:r>
        <w:rPr>
          <w:rFonts w:hint="cs"/>
          <w:rtl/>
        </w:rPr>
        <w:lastRenderedPageBreak/>
        <w:t>ב</w:t>
      </w:r>
      <w:r w:rsidRPr="006F178A">
        <w:rPr>
          <w:rtl/>
        </w:rPr>
        <w:t xml:space="preserve">א אליהו, </w:t>
      </w:r>
      <w:r>
        <w:rPr>
          <w:rFonts w:hint="cs"/>
          <w:rtl/>
        </w:rPr>
        <w:t>נדמה</w:t>
      </w:r>
      <w:r w:rsidRPr="006F178A">
        <w:rPr>
          <w:rtl/>
        </w:rPr>
        <w:t xml:space="preserve"> כ</w:t>
      </w:r>
      <w:r w:rsidR="007C6A20">
        <w:rPr>
          <w:rFonts w:hint="cs"/>
          <w:rtl/>
        </w:rPr>
        <w:t>א</w:t>
      </w:r>
      <w:r w:rsidRPr="006F178A">
        <w:rPr>
          <w:rtl/>
        </w:rPr>
        <w:t>חד מ</w:t>
      </w:r>
      <w:r>
        <w:rPr>
          <w:rFonts w:hint="cs"/>
          <w:rtl/>
        </w:rPr>
        <w:t>הם</w:t>
      </w:r>
      <w:r w:rsidRPr="006F178A">
        <w:rPr>
          <w:rtl/>
        </w:rPr>
        <w:t xml:space="preserve">, </w:t>
      </w:r>
      <w:r w:rsidRPr="00DD3E6E">
        <w:rPr>
          <w:rStyle w:val="afffff3"/>
          <w:rtl/>
        </w:rPr>
        <w:t>א"ל</w:t>
      </w:r>
      <w:r>
        <w:rPr>
          <w:rtl/>
        </w:rPr>
        <w:t xml:space="preserve">: </w:t>
      </w:r>
      <w:r>
        <w:rPr>
          <w:rFonts w:hint="cs"/>
          <w:rtl/>
        </w:rPr>
        <w:t>שמא הוא מעפר דאברהם אבינו,</w:t>
      </w:r>
      <w:r w:rsidRPr="006F178A">
        <w:rPr>
          <w:rtl/>
        </w:rPr>
        <w:t xml:space="preserve"> דכ</w:t>
      </w:r>
      <w:r w:rsidRPr="006F178A">
        <w:rPr>
          <w:rFonts w:hint="cs"/>
          <w:rtl/>
        </w:rPr>
        <w:t xml:space="preserve">שזרק עפר נהיה חרבות וקשים נהיו חיצים, </w:t>
      </w:r>
      <w:r w:rsidR="00430A0E">
        <w:rPr>
          <w:rFonts w:ascii="Fb Fontext" w:hAnsi="Fb Fontext" w:hint="cs"/>
          <w:sz w:val="20"/>
          <w:rtl/>
        </w:rPr>
        <w:t xml:space="preserve">וזרקו על מדינה </w:t>
      </w:r>
      <w:r w:rsidR="00C65376">
        <w:rPr>
          <w:rFonts w:ascii="Fb Fontext" w:hAnsi="Fb Fontext" w:hint="cs"/>
          <w:sz w:val="20"/>
          <w:rtl/>
        </w:rPr>
        <w:t>ו</w:t>
      </w:r>
      <w:r w:rsidR="00430A0E">
        <w:rPr>
          <w:rFonts w:ascii="Fb Fontext" w:hAnsi="Fb Fontext" w:hint="cs"/>
          <w:sz w:val="20"/>
          <w:rtl/>
        </w:rPr>
        <w:t>כבשוה</w:t>
      </w:r>
      <w:r w:rsidR="00C65376">
        <w:rPr>
          <w:rFonts w:ascii="Fb Fontext" w:hAnsi="Fb Fontext" w:hint="cs"/>
          <w:sz w:val="20"/>
          <w:rtl/>
        </w:rPr>
        <w:t>,</w:t>
      </w:r>
      <w:r w:rsidR="00430A0E">
        <w:rPr>
          <w:rFonts w:ascii="Fb Fontext" w:hAnsi="Fb Fontext" w:hint="cs"/>
          <w:sz w:val="20"/>
          <w:rtl/>
        </w:rPr>
        <w:t xml:space="preserve"> </w:t>
      </w:r>
      <w:r w:rsidR="007C6A20">
        <w:rPr>
          <w:rFonts w:ascii="Fb Fontext" w:hAnsi="Fb Fontext" w:hint="cs"/>
          <w:sz w:val="20"/>
          <w:rtl/>
        </w:rPr>
        <w:t>העלוהו לבית גנזיו</w:t>
      </w:r>
      <w:r w:rsidRPr="006F178A">
        <w:rPr>
          <w:rFonts w:ascii="Fb Fontext" w:hAnsi="Fb Fontext"/>
          <w:sz w:val="20"/>
          <w:rtl/>
        </w:rPr>
        <w:t>, ומל</w:t>
      </w:r>
      <w:r w:rsidR="007C6A20">
        <w:rPr>
          <w:rFonts w:ascii="Fb Fontext" w:hAnsi="Fb Fontext" w:hint="cs"/>
          <w:sz w:val="20"/>
          <w:rtl/>
        </w:rPr>
        <w:t>א</w:t>
      </w:r>
      <w:r w:rsidRPr="006F178A">
        <w:rPr>
          <w:rFonts w:ascii="Fb Fontext" w:hAnsi="Fb Fontext"/>
          <w:sz w:val="20"/>
          <w:rtl/>
        </w:rPr>
        <w:t>ו</w:t>
      </w:r>
      <w:r w:rsidR="007C6A20">
        <w:rPr>
          <w:rFonts w:ascii="Fb Fontext" w:hAnsi="Fb Fontext" w:hint="cs"/>
          <w:sz w:val="20"/>
          <w:rtl/>
        </w:rPr>
        <w:t xml:space="preserve"> ארגזו</w:t>
      </w:r>
      <w:r>
        <w:rPr>
          <w:rFonts w:ascii="Fb Fontext" w:hAnsi="Fb Fontext"/>
          <w:sz w:val="20"/>
          <w:rtl/>
        </w:rPr>
        <w:t xml:space="preserve"> אבנים טובות ומרגליות </w:t>
      </w:r>
      <w:r w:rsidR="00F55FE8">
        <w:rPr>
          <w:rFonts w:ascii="Fb Fontext" w:hAnsi="Fb Fontext" w:hint="cs"/>
          <w:sz w:val="20"/>
          <w:rtl/>
        </w:rPr>
        <w:t xml:space="preserve">כשהגיע למלון סיפר להם, שברו גם הם ביתם ליתן למלך עפרו, בדקו ולא נהפך לחרבות והרגם, </w:t>
      </w:r>
    </w:p>
    <w:p w14:paraId="74E5D79F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כא:</w:t>
      </w:r>
    </w:p>
    <w:p w14:paraId="74E5D7A0" w14:textId="77777777" w:rsidR="00D16104" w:rsidRPr="00430A0E" w:rsidRDefault="00D16104" w:rsidP="0045747B">
      <w:pPr>
        <w:pStyle w:val="affff0"/>
        <w:rPr>
          <w:rtl/>
        </w:rPr>
      </w:pPr>
      <w:ins w:id="9817" w:author="מספור קטעי משנה" w:date="2026-10-06T06:45:54Z">
        <w:r>
          <w:rPr>
            <w:rStyle w:val="MisparKeta"/>
          </w:rPr>
          <w:t xml:space="preserve">ג. </w:t>
        </w:r>
      </w:ins>
      <w:r w:rsidRPr="00430A0E">
        <w:rPr>
          <w:rtl/>
        </w:rPr>
        <w:t>אי זו היא דבר? עיר המוציאה חמש מאות רגלי כו'.</w:t>
      </w:r>
    </w:p>
    <w:p w14:paraId="05BA0E33" w14:textId="3C053DE1" w:rsidR="00B8196E" w:rsidRPr="00B8196E" w:rsidRDefault="00D16104" w:rsidP="00957FB5">
      <w:pPr>
        <w:pStyle w:val="36"/>
        <w:framePr w:wrap="notBeside"/>
        <w:rPr>
          <w:rtl/>
        </w:rPr>
      </w:pPr>
      <w:r w:rsidRPr="00957FB5">
        <w:rPr>
          <w:rtl/>
        </w:rPr>
        <w:t>ת"ר</w:t>
      </w:r>
      <w:r w:rsidR="00B8196E" w:rsidRPr="00B8196E">
        <w:rPr>
          <w:rtl/>
        </w:rPr>
        <w:t>:</w:t>
      </w:r>
    </w:p>
    <w:p w14:paraId="74E5D7A1" w14:textId="40688B70" w:rsidR="00F55FE8" w:rsidRPr="00957FB5" w:rsidRDefault="00F55FE8" w:rsidP="0045747B">
      <w:pPr>
        <w:rPr>
          <w:rtl/>
        </w:rPr>
      </w:pPr>
      <w:r w:rsidRPr="00F00BAF">
        <w:rPr>
          <w:rtl/>
        </w:rPr>
        <w:t xml:space="preserve">עיר </w:t>
      </w:r>
      <w:r w:rsidRPr="00F00BAF">
        <w:rPr>
          <w:rFonts w:hint="cs"/>
          <w:rtl/>
        </w:rPr>
        <w:t xml:space="preserve">של </w:t>
      </w:r>
      <w:r w:rsidRPr="00F00BAF">
        <w:rPr>
          <w:rFonts w:cs="PFT_Frank" w:hint="cs"/>
          <w:b/>
          <w:bCs/>
          <w:szCs w:val="14"/>
          <w:rtl/>
        </w:rPr>
        <w:t>חמש מאות</w:t>
      </w:r>
      <w:r w:rsidRPr="00F00BAF">
        <w:rPr>
          <w:rFonts w:hint="cs"/>
          <w:rtl/>
        </w:rPr>
        <w:t xml:space="preserve"> איש ומתו </w:t>
      </w:r>
      <w:r w:rsidR="00BA004B" w:rsidRPr="00F00BAF">
        <w:rPr>
          <w:rFonts w:hint="cs"/>
          <w:rtl/>
        </w:rPr>
        <w:t>ג'</w:t>
      </w:r>
      <w:r w:rsidRPr="00F00BAF">
        <w:rPr>
          <w:rFonts w:hint="cs"/>
          <w:rtl/>
        </w:rPr>
        <w:t xml:space="preserve"> בג' ימים ברצף</w:t>
      </w:r>
      <w:r w:rsidRPr="00957FB5">
        <w:rPr>
          <w:rFonts w:hint="cs"/>
          <w:rtl/>
        </w:rPr>
        <w:t xml:space="preserve"> הר''ז דבר </w:t>
      </w:r>
    </w:p>
    <w:p w14:paraId="74E5D7A2" w14:textId="77777777" w:rsidR="00F55FE8" w:rsidRPr="0077762C" w:rsidRDefault="00F55FE8" w:rsidP="0045747B">
      <w:pPr>
        <w:rPr>
          <w:rtl/>
        </w:rPr>
      </w:pPr>
      <w:r w:rsidRPr="009C5606">
        <w:rPr>
          <w:rFonts w:ascii="Fb Fontext" w:hAnsi="Fb Fontext" w:hint="cs"/>
          <w:spacing w:val="-6"/>
          <w:sz w:val="20"/>
          <w:rtl/>
        </w:rPr>
        <w:t xml:space="preserve">ועיר של </w:t>
      </w:r>
      <w:r w:rsidRPr="00D67F2E">
        <w:rPr>
          <w:rFonts w:ascii="Fb Fontext" w:hAnsi="Fb Fontext" w:cs="PFT_Frank" w:hint="cs"/>
          <w:b/>
          <w:bCs/>
          <w:spacing w:val="-6"/>
          <w:sz w:val="20"/>
          <w:szCs w:val="14"/>
          <w:rtl/>
        </w:rPr>
        <w:t xml:space="preserve">אלף וחמש מאות </w:t>
      </w:r>
      <w:r w:rsidRPr="0077762C">
        <w:rPr>
          <w:rFonts w:hint="cs"/>
          <w:rtl/>
        </w:rPr>
        <w:t xml:space="preserve">איש ומתו </w:t>
      </w:r>
      <w:r w:rsidR="00BA004B" w:rsidRPr="0077762C">
        <w:rPr>
          <w:rFonts w:hint="cs"/>
          <w:rtl/>
        </w:rPr>
        <w:t>ט</w:t>
      </w:r>
      <w:r w:rsidRPr="0077762C">
        <w:rPr>
          <w:rFonts w:hint="cs"/>
          <w:rtl/>
        </w:rPr>
        <w:t>' בג' ימים ברצף הר''ז דבר</w:t>
      </w:r>
    </w:p>
    <w:p w14:paraId="74E5D7A3" w14:textId="03CF3039" w:rsidR="00F55FE8" w:rsidRPr="0077762C" w:rsidRDefault="0077762C" w:rsidP="0077762C">
      <w:pPr>
        <w:spacing w:after="60"/>
        <w:rPr>
          <w:rtl/>
        </w:rPr>
      </w:pPr>
      <w:r>
        <w:rPr>
          <w:rFonts w:hint="cs"/>
          <w:rtl/>
        </w:rPr>
        <w:t xml:space="preserve"> 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55FE8" w:rsidRPr="0077762C">
        <w:rPr>
          <w:rFonts w:hint="cs"/>
          <w:rtl/>
        </w:rPr>
        <w:t xml:space="preserve">ביום א' או בד' ימים אי''ז דבר. </w:t>
      </w:r>
    </w:p>
    <w:p w14:paraId="1F0DF1B7" w14:textId="77777777" w:rsidR="00B8196E" w:rsidRPr="00B8196E" w:rsidRDefault="0003481C" w:rsidP="0077762C">
      <w:pPr>
        <w:pStyle w:val="36"/>
        <w:framePr w:wrap="notBeside"/>
        <w:rPr>
          <w:rtl/>
        </w:rPr>
      </w:pPr>
      <w:r w:rsidRPr="0077762C">
        <w:rPr>
          <w:rFonts w:hint="cs"/>
          <w:rtl/>
        </w:rPr>
        <w:t>רנב"ח</w:t>
      </w:r>
      <w:r w:rsidR="00B8196E" w:rsidRPr="00B8196E">
        <w:rPr>
          <w:rtl/>
        </w:rPr>
        <w:t>:</w:t>
      </w:r>
    </w:p>
    <w:p w14:paraId="74E5D7A4" w14:textId="005D86ED" w:rsidR="00D16104" w:rsidRPr="0003481C" w:rsidRDefault="00343F9A" w:rsidP="0045747B">
      <w:pPr>
        <w:rPr>
          <w:spacing w:val="-4"/>
          <w:rtl/>
        </w:rPr>
      </w:pPr>
      <w:r w:rsidRPr="0003481C">
        <w:rPr>
          <w:rStyle w:val="afffffc"/>
          <w:rFonts w:hint="cs"/>
          <w:spacing w:val="-4"/>
          <w:rtl/>
        </w:rPr>
        <w:t>גזר תענית ב</w:t>
      </w:r>
      <w:r w:rsidR="00D16104" w:rsidRPr="0003481C">
        <w:rPr>
          <w:rStyle w:val="afffffc"/>
          <w:spacing w:val="-4"/>
          <w:rtl/>
        </w:rPr>
        <w:t xml:space="preserve">דרוקרת חמש מאות רגלי, </w:t>
      </w:r>
      <w:r w:rsidR="0003481C" w:rsidRPr="0077762C">
        <w:rPr>
          <w:rFonts w:hint="cs"/>
          <w:rtl/>
        </w:rPr>
        <w:t>ש</w:t>
      </w:r>
      <w:r w:rsidR="00D16104" w:rsidRPr="0077762C">
        <w:rPr>
          <w:rtl/>
        </w:rPr>
        <w:t xml:space="preserve">יצאו ממנה </w:t>
      </w:r>
      <w:r w:rsidR="00D16104" w:rsidRPr="0077762C">
        <w:rPr>
          <w:rFonts w:hint="cs"/>
          <w:rtl/>
        </w:rPr>
        <w:t>ג' מתים</w:t>
      </w:r>
      <w:r w:rsidR="00D16104" w:rsidRPr="0077762C">
        <w:rPr>
          <w:rtl/>
        </w:rPr>
        <w:t xml:space="preserve"> ביום</w:t>
      </w:r>
      <w:r w:rsidRPr="0077762C">
        <w:rPr>
          <w:rFonts w:hint="cs"/>
          <w:rtl/>
        </w:rPr>
        <w:t xml:space="preserve"> א'</w:t>
      </w:r>
      <w:r w:rsidR="00D16104" w:rsidRPr="0003481C">
        <w:rPr>
          <w:spacing w:val="-4"/>
          <w:rtl/>
        </w:rPr>
        <w:t xml:space="preserve"> </w:t>
      </w:r>
    </w:p>
    <w:p w14:paraId="3C85755E" w14:textId="66016E34" w:rsidR="00B8196E" w:rsidRPr="00B8196E" w:rsidRDefault="00D16104" w:rsidP="0077762C">
      <w:pPr>
        <w:pStyle w:val="36"/>
        <w:framePr w:wrap="notBeside"/>
        <w:rPr>
          <w:rtl/>
        </w:rPr>
      </w:pPr>
      <w:r w:rsidRPr="0077762C">
        <w:rPr>
          <w:rtl/>
        </w:rPr>
        <w:t>ר</w:t>
      </w:r>
      <w:r w:rsidRPr="0077762C">
        <w:rPr>
          <w:rFonts w:hint="cs"/>
          <w:rtl/>
        </w:rPr>
        <w:t>נב</w:t>
      </w:r>
      <w:r w:rsidRPr="0077762C">
        <w:rPr>
          <w:rtl/>
        </w:rPr>
        <w:t>"</w:t>
      </w:r>
      <w:r w:rsidRPr="0077762C">
        <w:rPr>
          <w:rFonts w:hint="cs"/>
          <w:rtl/>
        </w:rPr>
        <w:t>י</w:t>
      </w:r>
      <w:r w:rsidR="0077762C">
        <w:rPr>
          <w:rFonts w:hint="cs"/>
          <w:rtl/>
        </w:rPr>
        <w:t xml:space="preserve"> זה כר''מ</w:t>
      </w:r>
      <w:r w:rsidR="00B8196E" w:rsidRPr="00B8196E">
        <w:rPr>
          <w:rtl/>
        </w:rPr>
        <w:t>:</w:t>
      </w:r>
    </w:p>
    <w:p w14:paraId="74E5D7A5" w14:textId="01693791" w:rsidR="00D16104" w:rsidRPr="0077762C" w:rsidRDefault="00F078CF" w:rsidP="0045747B">
      <w:pPr>
        <w:rPr>
          <w:rtl/>
        </w:rPr>
      </w:pPr>
      <w:r w:rsidRPr="0077762C">
        <w:rPr>
          <w:rFonts w:hint="cs"/>
          <w:rtl/>
        </w:rPr>
        <w:t>ד</w:t>
      </w:r>
      <w:r w:rsidR="00D16104" w:rsidRPr="0077762C">
        <w:rPr>
          <w:rtl/>
        </w:rPr>
        <w:t xml:space="preserve">ריחק נגיחותיו חייב, </w:t>
      </w:r>
      <w:r w:rsidR="00430A0E" w:rsidRPr="0077762C">
        <w:rPr>
          <w:rFonts w:hint="cs"/>
          <w:rtl/>
        </w:rPr>
        <w:t xml:space="preserve">כ"ש </w:t>
      </w:r>
      <w:r w:rsidR="00D16104" w:rsidRPr="0077762C">
        <w:rPr>
          <w:rtl/>
        </w:rPr>
        <w:t>קירב נגיחותיו</w:t>
      </w:r>
      <w:r w:rsidR="00430A0E" w:rsidRPr="0077762C">
        <w:rPr>
          <w:rFonts w:hint="cs"/>
          <w:rtl/>
        </w:rPr>
        <w:t>.</w:t>
      </w:r>
    </w:p>
    <w:p w14:paraId="376C42F5" w14:textId="3B135590" w:rsidR="00B8196E" w:rsidRPr="00B8196E" w:rsidRDefault="00D16104" w:rsidP="0077762C">
      <w:pPr>
        <w:pStyle w:val="36"/>
        <w:framePr w:wrap="notBeside"/>
        <w:rPr>
          <w:rtl/>
        </w:rPr>
      </w:pPr>
      <w:r w:rsidRPr="0077762C">
        <w:rPr>
          <w:rtl/>
        </w:rPr>
        <w:t>ר</w:t>
      </w:r>
      <w:r w:rsidRPr="0077762C">
        <w:rPr>
          <w:rFonts w:hint="cs"/>
          <w:rtl/>
        </w:rPr>
        <w:t>נב</w:t>
      </w:r>
      <w:r w:rsidRPr="0077762C">
        <w:rPr>
          <w:rtl/>
        </w:rPr>
        <w:t>"</w:t>
      </w:r>
      <w:r w:rsidRPr="0077762C">
        <w:rPr>
          <w:rFonts w:hint="cs"/>
          <w:rtl/>
        </w:rPr>
        <w:t>ח לרנב</w:t>
      </w:r>
      <w:r w:rsidRPr="0077762C">
        <w:rPr>
          <w:rtl/>
        </w:rPr>
        <w:t>"</w:t>
      </w:r>
      <w:r w:rsidRPr="0077762C">
        <w:rPr>
          <w:rFonts w:hint="cs"/>
          <w:rtl/>
        </w:rPr>
        <w:t>י</w:t>
      </w:r>
      <w:r w:rsidR="00B8196E" w:rsidRPr="00B8196E">
        <w:rPr>
          <w:rtl/>
        </w:rPr>
        <w:t>:</w:t>
      </w:r>
    </w:p>
    <w:p w14:paraId="74E5D7A6" w14:textId="59629EA0" w:rsidR="00D16104" w:rsidRPr="006F178A" w:rsidRDefault="00430A0E" w:rsidP="0045747B">
      <w:pPr>
        <w:rPr>
          <w:rtl/>
        </w:rPr>
      </w:pPr>
      <w:r>
        <w:rPr>
          <w:rFonts w:ascii="Fb Fontext" w:hAnsi="Fb Fontext" w:hint="cs"/>
          <w:rtl/>
        </w:rPr>
        <w:t xml:space="preserve">יבוא מר אצלנו </w:t>
      </w:r>
    </w:p>
    <w:p w14:paraId="68C6F6A1" w14:textId="2208E8AF" w:rsidR="00B8196E" w:rsidRPr="00B8196E" w:rsidRDefault="00D16104" w:rsidP="0077762C">
      <w:pPr>
        <w:pStyle w:val="36"/>
        <w:framePr w:wrap="notBeside"/>
        <w:rPr>
          <w:rtl/>
        </w:rPr>
      </w:pPr>
      <w:r w:rsidRPr="0077762C">
        <w:rPr>
          <w:rFonts w:hint="cs"/>
          <w:rtl/>
        </w:rPr>
        <w:t>א</w:t>
      </w:r>
      <w:r w:rsidRPr="0077762C">
        <w:rPr>
          <w:rtl/>
        </w:rPr>
        <w:t>"</w:t>
      </w:r>
      <w:r w:rsidRPr="0077762C">
        <w:rPr>
          <w:rFonts w:hint="cs"/>
          <w:rtl/>
        </w:rPr>
        <w:t>ל</w:t>
      </w:r>
      <w:r w:rsidR="00B8196E" w:rsidRPr="00B8196E">
        <w:rPr>
          <w:rFonts w:hint="cs"/>
          <w:rtl/>
        </w:rPr>
        <w:t>:</w:t>
      </w:r>
    </w:p>
    <w:p w14:paraId="74E5D7A7" w14:textId="5EEDEDC1" w:rsidR="00D16104" w:rsidRPr="0077762C" w:rsidRDefault="00D16104" w:rsidP="0045747B">
      <w:pPr>
        <w:rPr>
          <w:rtl/>
        </w:rPr>
      </w:pPr>
      <w:r w:rsidRPr="0077762C">
        <w:rPr>
          <w:rtl/>
        </w:rPr>
        <w:t>לא מקומו של אדם מכבדו, אלא אדם מכבד את מקומו.</w:t>
      </w:r>
      <w:r w:rsidRPr="0077762C">
        <w:rPr>
          <w:rFonts w:hint="cs"/>
          <w:rtl/>
        </w:rPr>
        <w:t xml:space="preserve"> </w:t>
      </w:r>
    </w:p>
    <w:p w14:paraId="1719008C" w14:textId="77777777" w:rsidR="00B8196E" w:rsidRPr="00B8196E" w:rsidRDefault="00D16104" w:rsidP="0077762C">
      <w:pPr>
        <w:pStyle w:val="36"/>
        <w:framePr w:wrap="notBeside"/>
        <w:rPr>
          <w:rtl/>
        </w:rPr>
      </w:pPr>
      <w:r w:rsidRPr="0077762C">
        <w:rPr>
          <w:rFonts w:hint="cs"/>
          <w:rtl/>
        </w:rPr>
        <w:t>א</w:t>
      </w:r>
      <w:r w:rsidRPr="0077762C">
        <w:rPr>
          <w:rtl/>
        </w:rPr>
        <w:t>"</w:t>
      </w:r>
      <w:r w:rsidRPr="0077762C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7A8" w14:textId="6AC15CFB" w:rsidR="00D16104" w:rsidRDefault="00F078CF" w:rsidP="0045747B">
      <w:pPr>
        <w:rPr>
          <w:rtl/>
        </w:rPr>
      </w:pPr>
      <w:r w:rsidRPr="0077762C">
        <w:rPr>
          <w:rFonts w:hint="cs"/>
          <w:rtl/>
        </w:rPr>
        <w:t>אני יבוא אליך</w:t>
      </w:r>
      <w:r w:rsidR="00430A0E" w:rsidRPr="00F078CF">
        <w:rPr>
          <w:rFonts w:ascii="Fb Fontext" w:hAnsi="Fb Fontext" w:hint="cs"/>
          <w:spacing w:val="-2"/>
          <w:rtl/>
        </w:rPr>
        <w:t>,</w:t>
      </w:r>
      <w:r w:rsidR="00D16104" w:rsidRPr="00F078CF">
        <w:rPr>
          <w:rFonts w:ascii="Fb Fontext" w:hAnsi="Fb Fontext" w:hint="cs"/>
          <w:spacing w:val="-2"/>
          <w:rtl/>
        </w:rPr>
        <w:t xml:space="preserve"> </w:t>
      </w:r>
      <w:r w:rsidR="00D16104" w:rsidRPr="00F078CF">
        <w:rPr>
          <w:rStyle w:val="afffff3"/>
          <w:rFonts w:hint="cs"/>
          <w:spacing w:val="-2"/>
          <w:rtl/>
        </w:rPr>
        <w:t>א</w:t>
      </w:r>
      <w:r w:rsidR="00D16104" w:rsidRPr="00F078CF">
        <w:rPr>
          <w:rStyle w:val="afffff3"/>
          <w:spacing w:val="-2"/>
          <w:rtl/>
        </w:rPr>
        <w:t>"</w:t>
      </w:r>
      <w:r w:rsidR="00D16104" w:rsidRPr="00F078CF">
        <w:rPr>
          <w:rStyle w:val="afffff3"/>
          <w:rFonts w:hint="cs"/>
          <w:spacing w:val="-2"/>
          <w:rtl/>
        </w:rPr>
        <w:t>ל</w:t>
      </w:r>
      <w:r w:rsidR="0077762C">
        <w:rPr>
          <w:rFonts w:ascii="Fb Fontext" w:hAnsi="Fb Fontext" w:hint="cs"/>
          <w:spacing w:val="-2"/>
          <w:rtl/>
        </w:rPr>
        <w:t>:</w:t>
      </w:r>
      <w:r w:rsidR="00D16104" w:rsidRPr="00F078CF">
        <w:rPr>
          <w:rFonts w:ascii="Fb Fontext" w:hAnsi="Fb Fontext" w:hint="cs"/>
          <w:spacing w:val="-2"/>
          <w:rtl/>
        </w:rPr>
        <w:t xml:space="preserve"> מ</w:t>
      </w:r>
      <w:r w:rsidR="00D16104" w:rsidRPr="00F078CF">
        <w:rPr>
          <w:rFonts w:ascii="Fb Fontext" w:hAnsi="Fb Fontext"/>
          <w:spacing w:val="-2"/>
          <w:rtl/>
        </w:rPr>
        <w:t>וטב יבא מנה בן פרס אצל מנה בן מנה,</w:t>
      </w:r>
      <w:r w:rsidR="00D16104" w:rsidRPr="006F178A">
        <w:rPr>
          <w:rFonts w:ascii="Fb Fontext" w:hAnsi="Fb Fontext"/>
          <w:rtl/>
        </w:rPr>
        <w:t xml:space="preserve"> ואל </w:t>
      </w:r>
      <w:r w:rsidR="00D16104" w:rsidRPr="00466915">
        <w:rPr>
          <w:rtl/>
        </w:rPr>
        <w:t>יבא מנה בן מנה אצל מנה בן פרס</w:t>
      </w:r>
      <w:r w:rsidR="00D16104" w:rsidRPr="006F178A">
        <w:rPr>
          <w:rFonts w:ascii="Fb Fontext" w:hAnsi="Fb Fontext"/>
          <w:rtl/>
        </w:rPr>
        <w:t>.</w:t>
      </w:r>
      <w:r w:rsidRPr="00F078CF">
        <w:rPr>
          <w:rFonts w:ascii="Fb Fontext" w:hAnsi="Fb Fontext" w:hint="cs"/>
          <w:rtl/>
        </w:rPr>
        <w:t xml:space="preserve"> </w:t>
      </w:r>
      <w:r w:rsidRPr="00F078CF">
        <w:rPr>
          <w:rStyle w:val="afffffc"/>
          <w:rFonts w:hint="cs"/>
          <w:rtl/>
        </w:rPr>
        <w:t>שאינו ראוי שהוא בן ר''ח</w:t>
      </w:r>
    </w:p>
    <w:p w14:paraId="74E5D7A9" w14:textId="77777777" w:rsidR="00F078CF" w:rsidRPr="006F178A" w:rsidRDefault="00F078CF" w:rsidP="00466915">
      <w:pPr>
        <w:pStyle w:val="afffff8"/>
        <w:rPr>
          <w:rtl/>
        </w:rPr>
      </w:pPr>
      <w:r>
        <w:rPr>
          <w:rFonts w:hint="cs"/>
          <w:rtl/>
        </w:rPr>
        <w:t>זכויות המגינות ובן עוה''ב</w:t>
      </w:r>
    </w:p>
    <w:p w14:paraId="264887FC" w14:textId="09890F2A" w:rsidR="00B8196E" w:rsidRPr="00B8196E" w:rsidRDefault="003E4301" w:rsidP="00466915">
      <w:pPr>
        <w:pStyle w:val="36"/>
        <w:framePr w:wrap="notBeside"/>
        <w:rPr>
          <w:rtl/>
        </w:rPr>
      </w:pPr>
      <w:r w:rsidRPr="00466915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  <w:r w:rsidR="008C59BA">
        <w:rPr>
          <w:rFonts w:hint="cs"/>
          <w:rtl/>
        </w:rPr>
        <w:t xml:space="preserve">     </w:t>
      </w:r>
      <w:r w:rsidR="000127AB">
        <w:rPr>
          <w:rFonts w:hint="cs"/>
          <w:rtl/>
        </w:rPr>
        <w:t>בסורא:</w:t>
      </w:r>
    </w:p>
    <w:p w14:paraId="74E5D7AA" w14:textId="46181F00" w:rsidR="00D16104" w:rsidRPr="000127AB" w:rsidRDefault="000127AB" w:rsidP="0045747B">
      <w:pPr>
        <w:rPr>
          <w:spacing w:val="-2"/>
          <w:rtl/>
        </w:rPr>
      </w:pPr>
      <w:r w:rsidRPr="000127AB">
        <w:rPr>
          <w:rStyle w:val="afffff3"/>
          <w:rFonts w:hint="cs"/>
          <w:rtl/>
        </w:rPr>
        <w:t>ובשכונת רב</w:t>
      </w:r>
      <w:r w:rsidRPr="000127AB">
        <w:rPr>
          <w:rFonts w:cs="PFT_Frank" w:hint="cs"/>
          <w:b/>
          <w:bCs/>
          <w:spacing w:val="-2"/>
          <w:szCs w:val="14"/>
          <w:rtl/>
        </w:rPr>
        <w:t xml:space="preserve"> לא </w:t>
      </w:r>
      <w:r w:rsidR="00430A0E" w:rsidRPr="000127AB">
        <w:rPr>
          <w:rFonts w:cs="PFT_Frank" w:hint="cs"/>
          <w:b/>
          <w:bCs/>
          <w:spacing w:val="-2"/>
          <w:szCs w:val="14"/>
          <w:rtl/>
        </w:rPr>
        <w:t>היה דבר</w:t>
      </w:r>
      <w:r w:rsidR="00430A0E" w:rsidRPr="000127AB">
        <w:rPr>
          <w:rFonts w:hint="cs"/>
          <w:spacing w:val="-2"/>
          <w:rtl/>
        </w:rPr>
        <w:t xml:space="preserve"> </w:t>
      </w:r>
      <w:r w:rsidR="00D16104" w:rsidRPr="000127AB">
        <w:rPr>
          <w:rFonts w:hint="eastAsia"/>
          <w:spacing w:val="-2"/>
          <w:rtl/>
        </w:rPr>
        <w:t>מפני</w:t>
      </w:r>
      <w:r w:rsidR="00D16104" w:rsidRPr="000127AB">
        <w:rPr>
          <w:spacing w:val="-2"/>
          <w:rtl/>
        </w:rPr>
        <w:t xml:space="preserve"> </w:t>
      </w:r>
      <w:r w:rsidR="00D16104" w:rsidRPr="000127AB">
        <w:rPr>
          <w:rFonts w:hint="eastAsia"/>
          <w:spacing w:val="-2"/>
          <w:rtl/>
        </w:rPr>
        <w:t>אותו</w:t>
      </w:r>
      <w:r w:rsidR="00D16104" w:rsidRPr="000127AB">
        <w:rPr>
          <w:spacing w:val="-2"/>
          <w:rtl/>
        </w:rPr>
        <w:t xml:space="preserve"> </w:t>
      </w:r>
      <w:r w:rsidR="00D16104" w:rsidRPr="000127AB">
        <w:rPr>
          <w:rFonts w:hint="eastAsia"/>
          <w:spacing w:val="-2"/>
          <w:rtl/>
        </w:rPr>
        <w:t>ש</w:t>
      </w:r>
      <w:r w:rsidR="00F078CF" w:rsidRPr="000127AB">
        <w:rPr>
          <w:rFonts w:hint="cs"/>
          <w:spacing w:val="-2"/>
          <w:rtl/>
        </w:rPr>
        <w:t>ה</w:t>
      </w:r>
      <w:r w:rsidR="00D16104" w:rsidRPr="000127AB">
        <w:rPr>
          <w:rFonts w:hint="eastAsia"/>
          <w:spacing w:val="-2"/>
          <w:rtl/>
        </w:rPr>
        <w:t>שא</w:t>
      </w:r>
      <w:r w:rsidR="00F078CF" w:rsidRPr="000127AB">
        <w:rPr>
          <w:rFonts w:hint="cs"/>
          <w:spacing w:val="-2"/>
          <w:rtl/>
        </w:rPr>
        <w:t>י</w:t>
      </w:r>
      <w:r w:rsidR="00D16104" w:rsidRPr="000127AB">
        <w:rPr>
          <w:rFonts w:hint="eastAsia"/>
          <w:spacing w:val="-2"/>
          <w:rtl/>
        </w:rPr>
        <w:t>ל</w:t>
      </w:r>
      <w:r w:rsidR="00D16104" w:rsidRPr="000127AB">
        <w:rPr>
          <w:spacing w:val="-2"/>
          <w:rtl/>
        </w:rPr>
        <w:t xml:space="preserve"> </w:t>
      </w:r>
      <w:r w:rsidR="00D16104" w:rsidRPr="000127AB">
        <w:rPr>
          <w:rFonts w:hint="eastAsia"/>
          <w:spacing w:val="-2"/>
          <w:rtl/>
        </w:rPr>
        <w:t>מעדר</w:t>
      </w:r>
      <w:r w:rsidR="00D16104" w:rsidRPr="000127AB">
        <w:rPr>
          <w:spacing w:val="-2"/>
          <w:rtl/>
        </w:rPr>
        <w:t xml:space="preserve"> </w:t>
      </w:r>
      <w:r w:rsidR="00F078CF" w:rsidRPr="000127AB">
        <w:rPr>
          <w:rFonts w:hint="cs"/>
          <w:spacing w:val="-2"/>
          <w:rtl/>
        </w:rPr>
        <w:t>לצרכי קבורה</w:t>
      </w:r>
      <w:r w:rsidR="00D16104" w:rsidRPr="000127AB">
        <w:rPr>
          <w:spacing w:val="-2"/>
          <w:rtl/>
        </w:rPr>
        <w:t>.</w:t>
      </w:r>
    </w:p>
    <w:p w14:paraId="1A4E478B" w14:textId="00B4E152" w:rsidR="00B8196E" w:rsidRPr="00B8196E" w:rsidRDefault="003E4301" w:rsidP="00466915">
      <w:pPr>
        <w:pStyle w:val="36"/>
        <w:framePr w:wrap="notBeside"/>
        <w:rPr>
          <w:rtl/>
        </w:rPr>
      </w:pPr>
      <w:r w:rsidRPr="00466915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  <w:r w:rsidR="008C59BA">
        <w:rPr>
          <w:rFonts w:hint="cs"/>
          <w:rtl/>
        </w:rPr>
        <w:t xml:space="preserve"> בדרוקרת:</w:t>
      </w:r>
    </w:p>
    <w:p w14:paraId="74E5D7AB" w14:textId="76F6ABC1" w:rsidR="00D16104" w:rsidRPr="00F1309C" w:rsidRDefault="00D16104" w:rsidP="0045747B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ה</w:t>
      </w:r>
      <w:r w:rsidRPr="00053775">
        <w:rPr>
          <w:rFonts w:cs="PFT_Frank" w:hint="cs"/>
          <w:b/>
          <w:bCs/>
          <w:szCs w:val="14"/>
          <w:rtl/>
        </w:rPr>
        <w:t>י</w:t>
      </w:r>
      <w:r w:rsidR="00430A0E" w:rsidRPr="00053775">
        <w:rPr>
          <w:rFonts w:cs="PFT_Frank" w:hint="cs"/>
          <w:b/>
          <w:bCs/>
          <w:szCs w:val="14"/>
          <w:rtl/>
        </w:rPr>
        <w:t>ת</w:t>
      </w:r>
      <w:r w:rsidRPr="00053775">
        <w:rPr>
          <w:rFonts w:cs="PFT_Frank" w:hint="cs"/>
          <w:b/>
          <w:bCs/>
          <w:szCs w:val="14"/>
          <w:rtl/>
        </w:rPr>
        <w:t>ה דליקה</w:t>
      </w:r>
      <w:r w:rsidR="0012141F" w:rsidRPr="00053775">
        <w:rPr>
          <w:rFonts w:cs="PFT_Frank" w:hint="cs"/>
          <w:b/>
          <w:bCs/>
          <w:szCs w:val="14"/>
          <w:rtl/>
        </w:rPr>
        <w:t>,</w:t>
      </w:r>
      <w:r w:rsidRPr="00053775">
        <w:rPr>
          <w:rFonts w:cs="PFT_Frank" w:hint="cs"/>
          <w:b/>
          <w:bCs/>
          <w:szCs w:val="14"/>
          <w:rtl/>
        </w:rPr>
        <w:t xml:space="preserve"> </w:t>
      </w:r>
      <w:r w:rsidR="0012141F">
        <w:rPr>
          <w:rFonts w:hint="cs"/>
          <w:rtl/>
        </w:rPr>
        <w:t xml:space="preserve">חוץ </w:t>
      </w:r>
      <w:r w:rsidR="0012141F" w:rsidRPr="0003481C">
        <w:rPr>
          <w:rStyle w:val="afffffc"/>
          <w:rFonts w:hint="cs"/>
          <w:rtl/>
        </w:rPr>
        <w:t>מ</w:t>
      </w:r>
      <w:r w:rsidR="00F078CF" w:rsidRPr="0003481C">
        <w:rPr>
          <w:rStyle w:val="afffffc"/>
          <w:rFonts w:hint="cs"/>
          <w:rtl/>
        </w:rPr>
        <w:t>שכונת</w:t>
      </w:r>
      <w:r>
        <w:rPr>
          <w:rStyle w:val="afffffc"/>
          <w:rFonts w:hint="cs"/>
          <w:rtl/>
        </w:rPr>
        <w:t xml:space="preserve"> </w:t>
      </w:r>
      <w:r>
        <w:rPr>
          <w:rStyle w:val="afffff3"/>
          <w:rFonts w:hint="cs"/>
          <w:rtl/>
          <w:rPrChange w:id="9026" w:author="מנוע אמוראים" w:date="2026-10-05T16:42:12Z">
            <w:rPr>
              <w:rStyle w:val="afffffc"/>
              <w:rFonts w:hint="cs"/>
              <w:rtl/>
            </w:rPr>
          </w:rPrChange>
        </w:rPr>
        <w:t xml:space="preserve">ר</w:t>
      </w:r>
      <w:r>
        <w:rPr>
          <w:rStyle w:val="afffff3"/>
          <w:rtl/>
          <w:rPrChange w:id="9027" w:author="מנוע אמוראים" w:date="2026-10-05T16:42:12Z">
            <w:rPr>
              <w:rStyle w:val="afffffc"/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28" w:author="מנוע אמוראים" w:date="2026-10-05T16:42:12Z">
            <w:rPr>
              <w:rStyle w:val="afffffc"/>
              <w:rFonts w:hint="cs"/>
              <w:rtl/>
            </w:rPr>
          </w:rPrChange>
        </w:rPr>
        <w:t xml:space="preserve">ה</w:t>
      </w:r>
      <w:r w:rsidRPr="006F178A">
        <w:rPr>
          <w:rFonts w:hint="cs"/>
          <w:rtl/>
        </w:rPr>
        <w:t xml:space="preserve"> משום אשה שחיממה </w:t>
      </w:r>
      <w:r w:rsidRPr="00F1309C">
        <w:rPr>
          <w:rFonts w:hint="cs"/>
          <w:rtl/>
        </w:rPr>
        <w:t xml:space="preserve">תנורה </w:t>
      </w:r>
      <w:r w:rsidR="00F078CF" w:rsidRPr="00F1309C">
        <w:rPr>
          <w:rFonts w:hint="cs"/>
          <w:rtl/>
        </w:rPr>
        <w:t xml:space="preserve">מע''ש לע''ש להשאיל </w:t>
      </w:r>
      <w:r w:rsidR="0003481C" w:rsidRPr="00F1309C">
        <w:rPr>
          <w:rFonts w:hint="cs"/>
          <w:rtl/>
        </w:rPr>
        <w:t>לשכנותיה</w:t>
      </w:r>
    </w:p>
    <w:p w14:paraId="74E5D7AC" w14:textId="72489B71" w:rsidR="00F078CF" w:rsidRPr="006F178A" w:rsidRDefault="00595FA1" w:rsidP="00F1309C">
      <w:pPr>
        <w:pStyle w:val="afffff8"/>
        <w:rPr>
          <w:rtl/>
        </w:rPr>
      </w:pPr>
      <w:r>
        <w:rPr>
          <w:rFonts w:hint="cs"/>
          <w:rtl/>
        </w:rPr>
        <w:t xml:space="preserve">מתי גזרו תענית בארבה ודֶבר </w:t>
      </w:r>
      <w:r w:rsidRPr="00595FA1">
        <w:rPr>
          <w:rStyle w:val="afffffc"/>
          <w:rFonts w:hint="cs"/>
          <w:rtl/>
        </w:rPr>
        <w:t>[ד]</w:t>
      </w:r>
      <w:r w:rsidR="00F078CF">
        <w:rPr>
          <w:rFonts w:hint="cs"/>
          <w:rtl/>
        </w:rPr>
        <w:t xml:space="preserve"> </w:t>
      </w:r>
    </w:p>
    <w:p w14:paraId="7C2D1668" w14:textId="60366FE8" w:rsidR="00B8196E" w:rsidRPr="00B8196E" w:rsidRDefault="00622292" w:rsidP="00F1309C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D16104" w:rsidRPr="00F1309C">
        <w:rPr>
          <w:rtl/>
        </w:rPr>
        <w:t>ר"י</w:t>
      </w:r>
      <w:r w:rsidR="00B8196E" w:rsidRPr="00B8196E">
        <w:rPr>
          <w:rtl/>
        </w:rPr>
        <w:t>:</w:t>
      </w:r>
    </w:p>
    <w:p w14:paraId="74E5D7AD" w14:textId="3A30C61D" w:rsidR="0012141F" w:rsidRPr="00F1309C" w:rsidRDefault="00343F9A" w:rsidP="00F1309C">
      <w:pPr>
        <w:rPr>
          <w:rtl/>
        </w:rPr>
      </w:pPr>
      <w:r w:rsidRPr="00F1309C">
        <w:rPr>
          <w:rFonts w:hint="cs"/>
          <w:rtl/>
        </w:rPr>
        <w:t>גזר תענית מיד כשה</w:t>
      </w:r>
      <w:r w:rsidR="00D16104" w:rsidRPr="00F1309C">
        <w:rPr>
          <w:rFonts w:hint="cs"/>
          <w:rtl/>
        </w:rPr>
        <w:t>גיע ארבה</w:t>
      </w:r>
      <w:r w:rsidR="00880426" w:rsidRPr="00F1309C">
        <w:rPr>
          <w:rFonts w:hint="cs"/>
          <w:rtl/>
        </w:rPr>
        <w:t>,</w:t>
      </w:r>
      <w:r w:rsidR="00D16104" w:rsidRPr="00F1309C">
        <w:rPr>
          <w:rFonts w:hint="cs"/>
          <w:rtl/>
        </w:rPr>
        <w:t xml:space="preserve"> </w:t>
      </w:r>
      <w:r w:rsidR="0012141F" w:rsidRPr="00F1309C">
        <w:rPr>
          <w:rFonts w:hint="cs"/>
          <w:rtl/>
        </w:rPr>
        <w:t>שאח</w:t>
      </w:r>
      <w:r w:rsidR="00F078CF" w:rsidRPr="00F1309C">
        <w:rPr>
          <w:rFonts w:hint="cs"/>
          <w:rtl/>
        </w:rPr>
        <w:t>'</w:t>
      </w:r>
      <w:r w:rsidR="0012141F" w:rsidRPr="00F1309C">
        <w:rPr>
          <w:rFonts w:hint="cs"/>
          <w:rtl/>
        </w:rPr>
        <w:t xml:space="preserve">'כ יזיקו לתבואה, </w:t>
      </w:r>
    </w:p>
    <w:p w14:paraId="61E8E2E3" w14:textId="2081B4B0" w:rsidR="00B8196E" w:rsidRPr="00B8196E" w:rsidRDefault="00622292" w:rsidP="00F1309C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D16104" w:rsidRPr="00F1309C">
        <w:rPr>
          <w:rFonts w:hint="cs"/>
          <w:rtl/>
        </w:rPr>
        <w:t>ר</w:t>
      </w:r>
      <w:r w:rsidR="00D16104" w:rsidRPr="00F1309C">
        <w:rPr>
          <w:rtl/>
        </w:rPr>
        <w:t>"</w:t>
      </w:r>
      <w:r w:rsidR="00D16104" w:rsidRPr="00F1309C">
        <w:rPr>
          <w:rFonts w:hint="cs"/>
          <w:rtl/>
        </w:rPr>
        <w:t>י</w:t>
      </w:r>
      <w:r w:rsidR="00B8196E" w:rsidRPr="00B8196E">
        <w:rPr>
          <w:rFonts w:hint="cs"/>
          <w:rtl/>
        </w:rPr>
        <w:t>:</w:t>
      </w:r>
    </w:p>
    <w:p w14:paraId="3EB8D5CA" w14:textId="7CD71260" w:rsidR="00897ECE" w:rsidRPr="00F1309C" w:rsidRDefault="00880426" w:rsidP="00897ECE">
      <w:pPr>
        <w:rPr>
          <w:rtl/>
        </w:rPr>
      </w:pPr>
      <w:r w:rsidRPr="00F1309C">
        <w:rPr>
          <w:rFonts w:hint="cs"/>
          <w:rtl/>
        </w:rPr>
        <w:t xml:space="preserve">גזר תענית, </w:t>
      </w:r>
      <w:r w:rsidR="0003481C" w:rsidRPr="00F1309C">
        <w:rPr>
          <w:rFonts w:hint="cs"/>
          <w:rtl/>
        </w:rPr>
        <w:t xml:space="preserve">כשבא דבר לחזירים, </w:t>
      </w:r>
      <w:r w:rsidRPr="00F1309C">
        <w:rPr>
          <w:rFonts w:hint="cs"/>
          <w:rtl/>
        </w:rPr>
        <w:t xml:space="preserve">שמעיהם דומים למעי בנ''א. </w:t>
      </w:r>
    </w:p>
    <w:p w14:paraId="513ACE0B" w14:textId="3E522797" w:rsidR="00B8196E" w:rsidRPr="00B8196E" w:rsidRDefault="00622292" w:rsidP="00897ECE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D16104" w:rsidRPr="00897ECE">
        <w:rPr>
          <w:rtl/>
        </w:rPr>
        <w:t>שמואל</w:t>
      </w:r>
      <w:r w:rsidR="00B8196E" w:rsidRPr="00B8196E">
        <w:rPr>
          <w:rtl/>
        </w:rPr>
        <w:t>:</w:t>
      </w:r>
    </w:p>
    <w:p w14:paraId="74D635DD" w14:textId="3E294B4E" w:rsidR="00897ECE" w:rsidRPr="00897ECE" w:rsidRDefault="00343F9A" w:rsidP="00897ECE">
      <w:pPr>
        <w:rPr>
          <w:rStyle w:val="afffff3"/>
          <w:rFonts w:cs="FrankRuehl"/>
          <w:bCs w:val="0"/>
          <w:szCs w:val="18"/>
          <w:rtl/>
        </w:rPr>
      </w:pPr>
      <w:r>
        <w:rPr>
          <w:rFonts w:hint="cs"/>
          <w:rtl/>
        </w:rPr>
        <w:t>גזר תענית כ</w:t>
      </w:r>
      <w:r w:rsidR="00880426">
        <w:rPr>
          <w:rFonts w:hint="cs"/>
          <w:rtl/>
        </w:rPr>
        <w:t>ש</w:t>
      </w:r>
      <w:r>
        <w:rPr>
          <w:rFonts w:hint="cs"/>
          <w:rtl/>
        </w:rPr>
        <w:t xml:space="preserve">היה דבר בי חוזאי </w:t>
      </w:r>
      <w:r w:rsidR="00D16104" w:rsidRPr="006F178A">
        <w:rPr>
          <w:rFonts w:hint="cs"/>
          <w:rtl/>
        </w:rPr>
        <w:t>ואפי'</w:t>
      </w:r>
      <w:r w:rsidR="00F078CF">
        <w:rPr>
          <w:rFonts w:hint="cs"/>
          <w:rtl/>
        </w:rPr>
        <w:t xml:space="preserve"> ש</w:t>
      </w:r>
      <w:r w:rsidR="00D16104" w:rsidRPr="006F178A">
        <w:rPr>
          <w:rFonts w:hint="cs"/>
          <w:rtl/>
        </w:rPr>
        <w:t>רחוקה</w:t>
      </w:r>
      <w:r w:rsidR="00897ECE">
        <w:rPr>
          <w:rFonts w:hint="cs"/>
          <w:rtl/>
        </w:rPr>
        <w:t>.</w:t>
      </w:r>
      <w:r w:rsidR="00D16104" w:rsidRPr="006F178A">
        <w:rPr>
          <w:rFonts w:hint="cs"/>
          <w:rtl/>
        </w:rPr>
        <w:t xml:space="preserve"> </w:t>
      </w:r>
    </w:p>
    <w:p w14:paraId="3B3A567F" w14:textId="6C650845" w:rsidR="00B8196E" w:rsidRPr="00B8196E" w:rsidRDefault="00622292" w:rsidP="00897ECE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 w:rsidR="00D16104" w:rsidRPr="00897ECE">
        <w:rPr>
          <w:rFonts w:hint="cs"/>
          <w:rtl/>
        </w:rPr>
        <w:t>ר</w:t>
      </w:r>
      <w:r w:rsidR="00D16104" w:rsidRPr="00897ECE">
        <w:rPr>
          <w:rtl/>
        </w:rPr>
        <w:t>"</w:t>
      </w:r>
      <w:r w:rsidR="00D16104" w:rsidRPr="00897ECE">
        <w:rPr>
          <w:rFonts w:hint="cs"/>
          <w:rtl/>
        </w:rPr>
        <w:t>נ</w:t>
      </w:r>
      <w:r w:rsidR="00B8196E" w:rsidRPr="00B8196E">
        <w:rPr>
          <w:rtl/>
        </w:rPr>
        <w:t>:</w:t>
      </w:r>
    </w:p>
    <w:p w14:paraId="74E5D7B0" w14:textId="1BF5AEA9" w:rsidR="00F078CF" w:rsidRDefault="00343F9A" w:rsidP="0045747B">
      <w:pPr>
        <w:rPr>
          <w:rtl/>
        </w:rPr>
      </w:pPr>
      <w:r w:rsidRPr="00343F9A">
        <w:rPr>
          <w:rFonts w:hint="cs"/>
          <w:rtl/>
        </w:rPr>
        <w:t xml:space="preserve">גזר תענית על </w:t>
      </w:r>
      <w:r w:rsidR="00F078CF">
        <w:rPr>
          <w:rFonts w:hint="cs"/>
          <w:rtl/>
        </w:rPr>
        <w:t xml:space="preserve">דבר בא''י, </w:t>
      </w:r>
      <w:r w:rsidR="00880426">
        <w:rPr>
          <w:rFonts w:hint="cs"/>
          <w:rtl/>
        </w:rPr>
        <w:t>ש</w:t>
      </w:r>
      <w:r w:rsidR="00D16104" w:rsidRPr="006F178A">
        <w:rPr>
          <w:rFonts w:hint="cs"/>
          <w:rtl/>
        </w:rPr>
        <w:t xml:space="preserve">אם </w:t>
      </w:r>
      <w:r w:rsidR="00880426">
        <w:rPr>
          <w:rFonts w:hint="cs"/>
          <w:rtl/>
        </w:rPr>
        <w:t>ה</w:t>
      </w:r>
      <w:r w:rsidR="00D16104" w:rsidRPr="006F178A">
        <w:rPr>
          <w:rFonts w:hint="cs"/>
          <w:rtl/>
        </w:rPr>
        <w:t>גבירה לוקה כ</w:t>
      </w:r>
      <w:r w:rsidR="00D16104" w:rsidRPr="006F178A">
        <w:rPr>
          <w:rtl/>
        </w:rPr>
        <w:t>"</w:t>
      </w:r>
      <w:r w:rsidR="00D16104" w:rsidRPr="006F178A">
        <w:rPr>
          <w:rFonts w:hint="cs"/>
          <w:rtl/>
        </w:rPr>
        <w:t>ש שפחה</w:t>
      </w:r>
      <w:r w:rsidR="00880426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</w:t>
      </w:r>
    </w:p>
    <w:p w14:paraId="379D721B" w14:textId="77777777" w:rsidR="00B8196E" w:rsidRPr="00B8196E" w:rsidRDefault="00880426" w:rsidP="00E369C5">
      <w:pPr>
        <w:pStyle w:val="36"/>
        <w:framePr w:wrap="notBeside"/>
        <w:rPr>
          <w:rtl/>
        </w:rPr>
      </w:pPr>
      <w:r w:rsidRPr="00E369C5">
        <w:rPr>
          <w:rFonts w:hint="cs"/>
          <w:rtl/>
        </w:rPr>
        <w:t>ואפי'</w:t>
      </w:r>
      <w:r w:rsidR="00D16104" w:rsidRPr="00E369C5">
        <w:rPr>
          <w:rFonts w:hint="cs"/>
          <w:rtl/>
        </w:rPr>
        <w:t xml:space="preserve"> דשמואל</w:t>
      </w:r>
      <w:r w:rsidR="00B8196E" w:rsidRPr="00B8196E">
        <w:rPr>
          <w:rtl/>
        </w:rPr>
        <w:t>:</w:t>
      </w:r>
    </w:p>
    <w:p w14:paraId="74E5D7B1" w14:textId="3026A093" w:rsidR="00FA6D5E" w:rsidRDefault="00F078CF" w:rsidP="00622292">
      <w:pPr>
        <w:spacing w:after="60"/>
        <w:rPr>
          <w:rtl/>
        </w:rPr>
      </w:pPr>
      <w:r>
        <w:rPr>
          <w:rFonts w:hint="cs"/>
          <w:rtl/>
        </w:rPr>
        <w:t>חשש בחו''ל</w:t>
      </w:r>
      <w:r w:rsidR="00622292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622292">
        <w:rPr>
          <w:rFonts w:hint="cs"/>
          <w:rtl/>
        </w:rPr>
        <w:t xml:space="preserve">- </w:t>
      </w:r>
      <w:r>
        <w:rPr>
          <w:rFonts w:hint="cs"/>
          <w:rtl/>
        </w:rPr>
        <w:t>שם היה שיירות ביניהם</w:t>
      </w:r>
    </w:p>
    <w:p w14:paraId="54EAED9C" w14:textId="77777777" w:rsidR="00FA6D5E" w:rsidRDefault="00FA6D5E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0D667F19" w14:textId="1C1B1ED5" w:rsidR="00F078CF" w:rsidRDefault="00FA6D5E" w:rsidP="003F74F1">
      <w:pPr>
        <w:pStyle w:val="afffff8"/>
        <w:rPr>
          <w:rtl/>
        </w:rPr>
      </w:pPr>
      <w:r>
        <w:rPr>
          <w:rFonts w:hint="cs"/>
          <w:rtl/>
        </w:rPr>
        <w:lastRenderedPageBreak/>
        <w:t>ב</w:t>
      </w:r>
      <w:r w:rsidR="003F74F1">
        <w:rPr>
          <w:rFonts w:hint="cs"/>
          <w:rtl/>
        </w:rPr>
        <w:t xml:space="preserve">ת קול </w:t>
      </w:r>
      <w:r>
        <w:rPr>
          <w:rFonts w:hint="cs"/>
          <w:rtl/>
        </w:rPr>
        <w:t xml:space="preserve">יצאה לומר שלום </w:t>
      </w:r>
    </w:p>
    <w:p w14:paraId="14EAE245" w14:textId="42E4CA4B" w:rsidR="00B8196E" w:rsidRPr="00B8196E" w:rsidRDefault="00F078CF" w:rsidP="00E369C5">
      <w:pPr>
        <w:pStyle w:val="36"/>
        <w:framePr w:wrap="notBeside"/>
        <w:rPr>
          <w:rtl/>
        </w:rPr>
      </w:pPr>
      <w:r w:rsidRPr="00E369C5">
        <w:rPr>
          <w:rFonts w:hint="cs"/>
          <w:rtl/>
        </w:rPr>
        <w:t xml:space="preserve">ג. </w:t>
      </w:r>
      <w:r w:rsidR="00880426" w:rsidRPr="00E369C5">
        <w:rPr>
          <w:rFonts w:hint="cs"/>
          <w:rtl/>
        </w:rPr>
        <w:t>ל</w:t>
      </w:r>
      <w:r w:rsidR="00D16104" w:rsidRPr="00E369C5">
        <w:rPr>
          <w:rtl/>
        </w:rPr>
        <w:t>אבא אומנא</w:t>
      </w:r>
      <w:r w:rsidR="00B8196E" w:rsidRPr="00B8196E">
        <w:rPr>
          <w:rFonts w:hint="cs"/>
          <w:rtl/>
        </w:rPr>
        <w:t>:</w:t>
      </w:r>
    </w:p>
    <w:p w14:paraId="48C5458F" w14:textId="5FB3E8C4" w:rsidR="00E369C5" w:rsidRPr="00E369C5" w:rsidRDefault="003F74F1" w:rsidP="00E369C5">
      <w:pPr>
        <w:rPr>
          <w:rStyle w:val="afffff3"/>
          <w:rFonts w:cs="FrankRuehl"/>
          <w:bCs w:val="0"/>
          <w:szCs w:val="18"/>
          <w:rtl/>
        </w:rPr>
      </w:pPr>
      <w:r w:rsidRPr="003F74F1">
        <w:rPr>
          <w:rStyle w:val="afffff3"/>
          <w:rFonts w:hint="cs"/>
          <w:rtl/>
        </w:rPr>
        <w:t>לאבא אומ</w:t>
      </w:r>
      <w:r>
        <w:rPr>
          <w:rStyle w:val="afffff3"/>
          <w:rFonts w:hint="cs"/>
          <w:rtl/>
        </w:rPr>
        <w:t>נ</w:t>
      </w:r>
      <w:r w:rsidRPr="003F74F1">
        <w:rPr>
          <w:rStyle w:val="afffff3"/>
          <w:rFonts w:hint="cs"/>
          <w:rtl/>
        </w:rPr>
        <w:t xml:space="preserve">א </w:t>
      </w:r>
      <w:r w:rsidR="00880426">
        <w:rPr>
          <w:rFonts w:ascii="Fb Fontext" w:hAnsi="Fb Fontext" w:hint="cs"/>
          <w:rtl/>
        </w:rPr>
        <w:t>בכל יום</w:t>
      </w:r>
      <w:r>
        <w:rPr>
          <w:rFonts w:ascii="Fb Fontext" w:hAnsi="Fb Fontext" w:hint="cs"/>
          <w:rtl/>
        </w:rPr>
        <w:t>.</w:t>
      </w:r>
      <w:r w:rsidR="00880426">
        <w:rPr>
          <w:rFonts w:ascii="Fb Fontext" w:hAnsi="Fb Fontext" w:hint="cs"/>
          <w:rtl/>
        </w:rPr>
        <w:t xml:space="preserve"> </w:t>
      </w:r>
      <w:r>
        <w:rPr>
          <w:rStyle w:val="afffff3"/>
          <w:rtl/>
        </w:rPr>
        <w:tab/>
      </w:r>
      <w:r>
        <w:rPr>
          <w:rStyle w:val="afffff3"/>
          <w:rtl/>
        </w:rPr>
        <w:tab/>
      </w:r>
      <w:r w:rsidR="00D16104" w:rsidRPr="00652B08">
        <w:rPr>
          <w:rStyle w:val="afffff3"/>
          <w:rFonts w:hint="cs"/>
          <w:rtl/>
        </w:rPr>
        <w:t>לאביי</w:t>
      </w:r>
      <w:r>
        <w:rPr>
          <w:rFonts w:hint="cs"/>
          <w:rtl/>
        </w:rPr>
        <w:t>:</w:t>
      </w:r>
      <w:r w:rsidR="00D16104" w:rsidRPr="006F178A">
        <w:rPr>
          <w:rFonts w:hint="cs"/>
          <w:rtl/>
        </w:rPr>
        <w:t xml:space="preserve"> </w:t>
      </w:r>
      <w:r w:rsidR="00343F9A">
        <w:rPr>
          <w:rFonts w:hint="cs"/>
          <w:rtl/>
        </w:rPr>
        <w:t>ב</w:t>
      </w:r>
      <w:r w:rsidR="00D16104" w:rsidRPr="006F178A">
        <w:rPr>
          <w:rFonts w:hint="cs"/>
          <w:rtl/>
        </w:rPr>
        <w:t xml:space="preserve">ער'ש </w:t>
      </w:r>
      <w:r>
        <w:rPr>
          <w:rStyle w:val="afffff3"/>
          <w:rtl/>
        </w:rPr>
        <w:tab/>
      </w:r>
      <w:r>
        <w:rPr>
          <w:rStyle w:val="afffff3"/>
          <w:rtl/>
        </w:rPr>
        <w:tab/>
      </w:r>
      <w:r w:rsidR="00D16104" w:rsidRPr="00376589">
        <w:rPr>
          <w:rStyle w:val="afffff3"/>
          <w:rFonts w:hint="cs"/>
          <w:rtl/>
        </w:rPr>
        <w:t>לרבא</w:t>
      </w:r>
      <w:r w:rsidR="0003481C">
        <w:rPr>
          <w:rStyle w:val="afffff3"/>
          <w:rFonts w:hint="cs"/>
          <w:rtl/>
        </w:rPr>
        <w:t>:</w:t>
      </w:r>
      <w:r w:rsidR="00D16104" w:rsidRPr="006F178A">
        <w:rPr>
          <w:rFonts w:hint="cs"/>
          <w:rtl/>
        </w:rPr>
        <w:t xml:space="preserve"> </w:t>
      </w:r>
      <w:r w:rsidR="00343F9A">
        <w:rPr>
          <w:rFonts w:hint="cs"/>
          <w:rtl/>
        </w:rPr>
        <w:t>ב</w:t>
      </w:r>
      <w:r w:rsidR="00D16104" w:rsidRPr="006F178A">
        <w:rPr>
          <w:rFonts w:hint="cs"/>
          <w:rtl/>
        </w:rPr>
        <w:t>ע</w:t>
      </w:r>
      <w:r w:rsidR="003E4301">
        <w:rPr>
          <w:rFonts w:hint="cs"/>
          <w:rtl/>
        </w:rPr>
        <w:t>יוה''כ</w:t>
      </w:r>
      <w:r>
        <w:rPr>
          <w:rFonts w:hint="cs"/>
          <w:rtl/>
        </w:rPr>
        <w:t>.</w:t>
      </w:r>
      <w:r w:rsidR="003E4301">
        <w:rPr>
          <w:rFonts w:hint="cs"/>
          <w:rtl/>
        </w:rPr>
        <w:t xml:space="preserve"> </w:t>
      </w:r>
    </w:p>
    <w:p w14:paraId="25C87E2B" w14:textId="2C833836" w:rsidR="00B8196E" w:rsidRPr="00B8196E" w:rsidRDefault="003E4301" w:rsidP="00E369C5">
      <w:pPr>
        <w:pStyle w:val="36"/>
        <w:framePr w:wrap="notBeside"/>
        <w:rPr>
          <w:rtl/>
        </w:rPr>
      </w:pPr>
      <w:r w:rsidRPr="00E369C5">
        <w:rPr>
          <w:rFonts w:hint="cs"/>
          <w:rtl/>
        </w:rPr>
        <w:t>חלשה דעת</w:t>
      </w:r>
      <w:r w:rsidR="00D16104" w:rsidRPr="00E369C5">
        <w:rPr>
          <w:rFonts w:hint="cs"/>
          <w:rtl/>
        </w:rPr>
        <w:t xml:space="preserve"> אביי</w:t>
      </w:r>
      <w:r w:rsidR="00B8196E" w:rsidRPr="00B8196E">
        <w:rPr>
          <w:rFonts w:hint="cs"/>
          <w:rtl/>
        </w:rPr>
        <w:t>:</w:t>
      </w:r>
    </w:p>
    <w:p w14:paraId="74E5D7B4" w14:textId="10C9B8F0" w:rsidR="003E4301" w:rsidRDefault="00D16104" w:rsidP="0003481C">
      <w:pPr>
        <w:rPr>
          <w:rFonts w:ascii="Fb Fontext" w:hAnsi="Fb Fontext"/>
          <w:sz w:val="20"/>
          <w:rtl/>
        </w:rPr>
      </w:pPr>
      <w:r w:rsidRPr="006F178A">
        <w:rPr>
          <w:rFonts w:hint="cs"/>
          <w:rtl/>
        </w:rPr>
        <w:t>אמרו לו שלא יכול לעשות כמעשיו</w:t>
      </w:r>
      <w:r w:rsidRPr="006F178A">
        <w:rPr>
          <w:rtl/>
        </w:rPr>
        <w:t>.</w:t>
      </w:r>
      <w:r w:rsidR="00880426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ש</w:t>
      </w:r>
      <w:r w:rsidR="0003481C">
        <w:rPr>
          <w:rFonts w:ascii="Fb Fontext" w:hAnsi="Fb Fontext" w:hint="cs"/>
          <w:sz w:val="20"/>
          <w:rtl/>
        </w:rPr>
        <w:t>כשמקיז דף מפר</w:t>
      </w:r>
      <w:r w:rsidR="003E4301">
        <w:rPr>
          <w:rFonts w:ascii="Fb Fontext" w:hAnsi="Fb Fontext" w:hint="cs"/>
          <w:sz w:val="20"/>
          <w:rtl/>
        </w:rPr>
        <w:t xml:space="preserve">יד בין </w:t>
      </w:r>
      <w:r w:rsidR="0003481C">
        <w:rPr>
          <w:rFonts w:ascii="Fb Fontext" w:hAnsi="Fb Fontext" w:hint="cs"/>
          <w:sz w:val="20"/>
          <w:rtl/>
        </w:rPr>
        <w:t>גברים ל</w:t>
      </w:r>
      <w:r w:rsidR="003E4301">
        <w:rPr>
          <w:rFonts w:ascii="Fb Fontext" w:hAnsi="Fb Fontext" w:hint="cs"/>
          <w:sz w:val="20"/>
          <w:rtl/>
        </w:rPr>
        <w:t xml:space="preserve">נשים </w:t>
      </w:r>
      <w:r w:rsidR="0003481C">
        <w:rPr>
          <w:rFonts w:ascii="Fb Fontext" w:hAnsi="Fb Fontext" w:hint="cs"/>
          <w:sz w:val="20"/>
          <w:rtl/>
        </w:rPr>
        <w:t xml:space="preserve">ונתכסה </w:t>
      </w:r>
      <w:r w:rsidR="003E4301">
        <w:rPr>
          <w:rFonts w:ascii="Fb Fontext" w:hAnsi="Fb Fontext" w:hint="cs"/>
          <w:sz w:val="20"/>
          <w:rtl/>
        </w:rPr>
        <w:t>בלבוש מיוחד</w:t>
      </w:r>
      <w:r w:rsidR="00343F9A">
        <w:rPr>
          <w:rFonts w:ascii="Fb Fontext" w:hAnsi="Fb Fontext" w:hint="cs"/>
          <w:sz w:val="20"/>
          <w:rtl/>
        </w:rPr>
        <w:t>,</w:t>
      </w:r>
      <w:r w:rsidR="0003481C">
        <w:rPr>
          <w:rFonts w:ascii="Fb Fontext" w:hAnsi="Fb Fontext" w:hint="cs"/>
          <w:sz w:val="20"/>
          <w:rtl/>
        </w:rPr>
        <w:t xml:space="preserve"> והכסף שילמו ב</w:t>
      </w:r>
      <w:r w:rsidR="003E4301">
        <w:rPr>
          <w:rFonts w:ascii="Fb Fontext" w:hAnsi="Fb Fontext" w:hint="cs"/>
          <w:sz w:val="20"/>
          <w:rtl/>
        </w:rPr>
        <w:t>מ</w:t>
      </w:r>
      <w:r w:rsidR="0003481C">
        <w:rPr>
          <w:rFonts w:ascii="Fb Fontext" w:hAnsi="Fb Fontext" w:hint="cs"/>
          <w:sz w:val="20"/>
          <w:rtl/>
        </w:rPr>
        <w:t>ק</w:t>
      </w:r>
      <w:r w:rsidR="003E4301">
        <w:rPr>
          <w:rFonts w:ascii="Fb Fontext" w:hAnsi="Fb Fontext" w:hint="cs"/>
          <w:sz w:val="20"/>
          <w:rtl/>
        </w:rPr>
        <w:t>ום נסתר שלא לבייש מי שאין לו.</w:t>
      </w:r>
      <w:r w:rsidR="00343F9A">
        <w:rPr>
          <w:rFonts w:ascii="Fb Fontext" w:hAnsi="Fb Fontext" w:hint="cs"/>
          <w:sz w:val="20"/>
          <w:rtl/>
        </w:rPr>
        <w:t xml:space="preserve"> </w:t>
      </w:r>
      <w:r w:rsidR="003E4301">
        <w:rPr>
          <w:rFonts w:ascii="Fb Fontext" w:hAnsi="Fb Fontext" w:hint="cs"/>
          <w:sz w:val="20"/>
          <w:rtl/>
        </w:rPr>
        <w:t>מת''ח לא לקח</w:t>
      </w:r>
      <w:r w:rsidR="00E369C5">
        <w:rPr>
          <w:rFonts w:ascii="Fb Fontext" w:hAnsi="Fb Fontext" w:hint="cs"/>
          <w:sz w:val="20"/>
          <w:rtl/>
        </w:rPr>
        <w:t>,</w:t>
      </w:r>
      <w:r w:rsidR="003E4301">
        <w:rPr>
          <w:rFonts w:ascii="Fb Fontext" w:hAnsi="Fb Fontext" w:hint="cs"/>
          <w:sz w:val="20"/>
          <w:rtl/>
        </w:rPr>
        <w:t xml:space="preserve"> ולעני היה נותן מטבעות</w:t>
      </w:r>
      <w:r w:rsidR="00C42012">
        <w:rPr>
          <w:rFonts w:ascii="Fb Fontext" w:hAnsi="Fb Fontext" w:hint="cs"/>
          <w:sz w:val="20"/>
          <w:rtl/>
        </w:rPr>
        <w:t xml:space="preserve"> </w:t>
      </w:r>
      <w:r w:rsidR="00C42012" w:rsidRPr="00C42012">
        <w:rPr>
          <w:rStyle w:val="afffffc"/>
          <w:rFonts w:hint="cs"/>
          <w:rtl/>
        </w:rPr>
        <w:t>לסעודת הבראה</w:t>
      </w:r>
      <w:r w:rsidR="00E369C5">
        <w:rPr>
          <w:rStyle w:val="afffffc"/>
          <w:rFonts w:hint="cs"/>
          <w:rtl/>
        </w:rPr>
        <w:t>.</w:t>
      </w:r>
    </w:p>
    <w:p w14:paraId="3226E759" w14:textId="248F10D7" w:rsidR="00B8196E" w:rsidRPr="00B8196E" w:rsidRDefault="00D16104" w:rsidP="00E369C5">
      <w:pPr>
        <w:pStyle w:val="36"/>
        <w:framePr w:wrap="notBeside"/>
        <w:rPr>
          <w:rtl/>
        </w:rPr>
      </w:pPr>
      <w:r w:rsidRPr="00E369C5">
        <w:rPr>
          <w:rFonts w:hint="cs"/>
          <w:rtl/>
        </w:rPr>
        <w:t>אביי</w:t>
      </w:r>
      <w:r w:rsidR="00B8196E" w:rsidRPr="00B8196E">
        <w:rPr>
          <w:rFonts w:hint="cs"/>
          <w:rtl/>
        </w:rPr>
        <w:t>:</w:t>
      </w:r>
    </w:p>
    <w:p w14:paraId="74E5D7B5" w14:textId="1D67CCC2" w:rsidR="00D16104" w:rsidRPr="006F178A" w:rsidRDefault="002E14B3" w:rsidP="0045747B">
      <w:pPr>
        <w:rPr>
          <w:rtl/>
        </w:rPr>
      </w:pPr>
      <w:r>
        <w:rPr>
          <w:rFonts w:ascii="Fb Fontext" w:hAnsi="Fb Fontext" w:hint="cs"/>
          <w:sz w:val="20"/>
          <w:rtl/>
        </w:rPr>
        <w:t xml:space="preserve">שלח אחריו לבודקו זוג רבנן </w:t>
      </w:r>
      <w:r w:rsidR="00D16104" w:rsidRPr="006F178A">
        <w:rPr>
          <w:rFonts w:ascii="Fb Fontext" w:hAnsi="Fb Fontext" w:hint="cs"/>
          <w:sz w:val="20"/>
          <w:rtl/>
        </w:rPr>
        <w:t>האכילם והשקם</w:t>
      </w:r>
      <w:r w:rsidR="00880426">
        <w:rPr>
          <w:rFonts w:ascii="Fb Fontext" w:hAnsi="Fb Fontext" w:hint="cs"/>
          <w:sz w:val="20"/>
          <w:rtl/>
        </w:rPr>
        <w:t>,</w:t>
      </w:r>
      <w:r w:rsidR="00D16104" w:rsidRPr="006F178A">
        <w:rPr>
          <w:rFonts w:ascii="Fb Fontext" w:hAnsi="Fb Fontext" w:hint="cs"/>
          <w:sz w:val="20"/>
          <w:rtl/>
        </w:rPr>
        <w:t xml:space="preserve"> ובלילה פרס בגדי צמר תחתיהם</w:t>
      </w:r>
      <w:r w:rsidR="00880426">
        <w:rPr>
          <w:rFonts w:ascii="Fb Fontext" w:hAnsi="Fb Fontext" w:hint="cs"/>
          <w:sz w:val="20"/>
          <w:rtl/>
        </w:rPr>
        <w:t>,</w:t>
      </w:r>
      <w:r w:rsidR="00D16104" w:rsidRPr="006F178A">
        <w:rPr>
          <w:rFonts w:ascii="Fb Fontext" w:hAnsi="Fb Fontext" w:hint="cs"/>
          <w:sz w:val="20"/>
          <w:rtl/>
        </w:rPr>
        <w:t xml:space="preserve"> ולבוקר לקחוהו עמם ופגשוהו בשוק</w:t>
      </w:r>
      <w:r w:rsidR="00880426">
        <w:rPr>
          <w:rFonts w:ascii="Fb Fontext" w:hAnsi="Fb Fontext" w:hint="cs"/>
          <w:sz w:val="20"/>
          <w:rtl/>
        </w:rPr>
        <w:t>,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880426">
        <w:rPr>
          <w:rFonts w:ascii="Fb Fontext" w:hAnsi="Fb Fontext" w:hint="cs"/>
          <w:sz w:val="20"/>
          <w:rtl/>
        </w:rPr>
        <w:t>והציעו לו לקנות והסכים לשלם עליהם,</w:t>
      </w:r>
      <w:r>
        <w:rPr>
          <w:rFonts w:ascii="Fb Fontext" w:hAnsi="Fb Fontext" w:hint="cs"/>
          <w:sz w:val="20"/>
          <w:rtl/>
        </w:rPr>
        <w:t xml:space="preserve"> ולא חשדם בגניבה אלא שהיו</w:t>
      </w:r>
      <w:r w:rsidR="009247A6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צריכים לפדות שבויים</w:t>
      </w:r>
      <w:r w:rsidR="001300DA">
        <w:rPr>
          <w:rFonts w:ascii="Fb Fontext" w:hAnsi="Fb Fontext" w:hint="cs"/>
          <w:sz w:val="20"/>
          <w:rtl/>
        </w:rPr>
        <w:t>.</w:t>
      </w:r>
      <w:r>
        <w:rPr>
          <w:rFonts w:ascii="Fb Fontext" w:hAnsi="Fb Fontext" w:hint="cs"/>
          <w:sz w:val="20"/>
          <w:rtl/>
        </w:rPr>
        <w:t xml:space="preserve"> </w:t>
      </w:r>
    </w:p>
    <w:p w14:paraId="189AAF86" w14:textId="2D544C66" w:rsidR="003F74F1" w:rsidRPr="003F74F1" w:rsidRDefault="00880426" w:rsidP="003F74F1">
      <w:pPr>
        <w:pStyle w:val="36"/>
        <w:framePr w:wrap="notBeside"/>
        <w:rPr>
          <w:rtl/>
        </w:rPr>
      </w:pPr>
      <w:r w:rsidRPr="003F74F1">
        <w:rPr>
          <w:rFonts w:hint="cs"/>
          <w:rtl/>
        </w:rPr>
        <w:t>וכשחלשה דעת</w:t>
      </w:r>
      <w:r w:rsidR="00D16104" w:rsidRPr="003F74F1">
        <w:rPr>
          <w:rFonts w:hint="cs"/>
          <w:rtl/>
        </w:rPr>
        <w:t xml:space="preserve"> רבא</w:t>
      </w:r>
      <w:r w:rsidR="003F74F1">
        <w:rPr>
          <w:rFonts w:hint="cs"/>
          <w:rtl/>
        </w:rPr>
        <w:t>:</w:t>
      </w:r>
    </w:p>
    <w:p w14:paraId="74E5D7B6" w14:textId="1D10EBF7" w:rsidR="00D16104" w:rsidRPr="006F178A" w:rsidRDefault="00D16104" w:rsidP="0045747B">
      <w:pPr>
        <w:rPr>
          <w:rtl/>
        </w:rPr>
      </w:pPr>
      <w:r w:rsidRPr="00880426">
        <w:rPr>
          <w:rStyle w:val="afffff3"/>
          <w:rFonts w:hint="cs"/>
          <w:rtl/>
        </w:rPr>
        <w:t>מפני אב</w:t>
      </w:r>
      <w:r w:rsidRPr="00652B08">
        <w:rPr>
          <w:rStyle w:val="afffff3"/>
          <w:rFonts w:hint="cs"/>
          <w:rtl/>
        </w:rPr>
        <w:t>יי</w:t>
      </w:r>
      <w:r w:rsidR="003F74F1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אמרו לו דייך </w:t>
      </w:r>
      <w:r w:rsidRPr="00D67F2E">
        <w:rPr>
          <w:rFonts w:ascii="Fb Fontext" w:hAnsi="Fb Fontext" w:cs="PFT_Frank" w:hint="cs"/>
          <w:b/>
          <w:bCs/>
          <w:szCs w:val="14"/>
          <w:rtl/>
        </w:rPr>
        <w:t>שמגן</w:t>
      </w:r>
      <w:r w:rsidRPr="006F178A">
        <w:rPr>
          <w:rFonts w:ascii="Fb Fontext" w:hAnsi="Fb Fontext" w:hint="cs"/>
          <w:rtl/>
        </w:rPr>
        <w:t xml:space="preserve"> אתה על כל </w:t>
      </w:r>
      <w:r w:rsidR="002E14B3">
        <w:rPr>
          <w:rFonts w:ascii="Fb Fontext" w:hAnsi="Fb Fontext" w:hint="cs"/>
          <w:rtl/>
        </w:rPr>
        <w:t>עירך</w:t>
      </w:r>
      <w:r w:rsidR="006A620F">
        <w:rPr>
          <w:rFonts w:ascii="Fb Fontext" w:hAnsi="Fb Fontext" w:hint="cs"/>
          <w:rtl/>
        </w:rPr>
        <w:t>.</w:t>
      </w:r>
      <w:r w:rsidRPr="006F178A">
        <w:rPr>
          <w:rFonts w:ascii="Fb Fontext" w:hAnsi="Fb Fontext" w:hint="cs"/>
          <w:rtl/>
        </w:rPr>
        <w:t xml:space="preserve"> </w:t>
      </w:r>
    </w:p>
    <w:p w14:paraId="74E5D7B7" w14:textId="0AD6D221" w:rsidR="00D16104" w:rsidRPr="006F178A" w:rsidRDefault="007A7A35" w:rsidP="0045747B">
      <w:pPr>
        <w:pStyle w:val="afffff8"/>
        <w:rPr>
          <w:rtl/>
        </w:rPr>
        <w:pPrChange w:id="90009" w:author="קלוד" w:date="2026-10-08T12:07:40Z">
          <w:pPr>
            <w:pStyle w:val="afff0"/>
          </w:pPr>
        </w:pPrChange>
      </w:pPr>
      <w:del w:id="90007" w:author="קלוד" w:date="2026-10-08T12:07:40Z">
        <w:r>
          <w:rPr>
            <w:rFonts w:ascii="MS Mincho" w:hAnsi="MS Mincho" w:hint="cs"/>
            <w:rtl/>
          </w:rPr>
          <w:delText xml:space="preserve">***</w:delText>
        </w:r>
      </w:del>
      <w:ins w:id="90008" w:author="קלוד" w:date="2026-10-08T12:07:40Z">
        <w:r>
          <w:rPr>
            <w:color w:val="7B3F00"/>
          </w:rPr>
          <w:t xml:space="preserve">זכות של מטיל שלום</w:t>
        </w:r>
      </w:ins>
    </w:p>
    <w:p w14:paraId="74E5D7B8" w14:textId="77777777" w:rsidR="00D16104" w:rsidRPr="006F178A" w:rsidRDefault="00D16104" w:rsidP="008A5DDC">
      <w:pPr>
        <w:pStyle w:val="afff2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כב</w:t>
      </w:r>
      <w:r w:rsidRPr="006F178A">
        <w:rPr>
          <w:rFonts w:cs="FontbitDavid" w:hint="cs"/>
          <w:rtl/>
        </w:rPr>
        <w:t>.</w:t>
      </w:r>
    </w:p>
    <w:p w14:paraId="6F2AB66E" w14:textId="6E56B68B" w:rsidR="003F74F1" w:rsidRPr="003F74F1" w:rsidRDefault="00D16104" w:rsidP="003F74F1">
      <w:pPr>
        <w:pStyle w:val="36"/>
        <w:framePr w:wrap="notBeside"/>
        <w:rPr>
          <w:rtl/>
        </w:rPr>
      </w:pPr>
      <w:r w:rsidRPr="003F74F1">
        <w:rPr>
          <w:rtl/>
        </w:rPr>
        <w:t>רבי ברוקא חוזאה</w:t>
      </w:r>
      <w:r w:rsidR="000D60DB">
        <w:rPr>
          <w:rFonts w:hint="cs"/>
          <w:rtl/>
        </w:rPr>
        <w:t>:</w:t>
      </w:r>
    </w:p>
    <w:p w14:paraId="11C1C380" w14:textId="77777777" w:rsidR="00AF0403" w:rsidRDefault="00D16104" w:rsidP="0094541A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 xml:space="preserve">שאל לאליהו </w:t>
      </w:r>
      <w:r w:rsidRPr="00AF0403">
        <w:rPr>
          <w:rStyle w:val="afffffc"/>
          <w:rFonts w:hint="cs"/>
          <w:rtl/>
        </w:rPr>
        <w:t xml:space="preserve">שהיה </w:t>
      </w:r>
      <w:r w:rsidR="00343F9A" w:rsidRPr="00AF0403">
        <w:rPr>
          <w:rStyle w:val="afffffc"/>
          <w:rFonts w:hint="cs"/>
          <w:rtl/>
        </w:rPr>
        <w:t>מצוי</w:t>
      </w:r>
      <w:r w:rsidRPr="00AF0403">
        <w:rPr>
          <w:rStyle w:val="afffffc"/>
          <w:rFonts w:hint="cs"/>
          <w:rtl/>
        </w:rPr>
        <w:t xml:space="preserve"> אצלו,</w:t>
      </w:r>
      <w:r w:rsidRPr="006F178A">
        <w:rPr>
          <w:rFonts w:ascii="Fb Fontext" w:hAnsi="Fb Fontext" w:hint="cs"/>
          <w:rtl/>
        </w:rPr>
        <w:t xml:space="preserve"> אי </w:t>
      </w:r>
      <w:r>
        <w:rPr>
          <w:rFonts w:ascii="Fb Fontext" w:hAnsi="Fb Fontext" w:hint="cs"/>
          <w:rtl/>
        </w:rPr>
        <w:t>יש בשוק אדם שראוי לעוה</w:t>
      </w:r>
      <w:r>
        <w:rPr>
          <w:rFonts w:ascii="Fb Fontext" w:hAnsi="Fb Fontext"/>
          <w:rtl/>
        </w:rPr>
        <w:t>'</w:t>
      </w:r>
      <w:r>
        <w:rPr>
          <w:rFonts w:ascii="Fb Fontext" w:hAnsi="Fb Fontext" w:hint="cs"/>
          <w:rtl/>
        </w:rPr>
        <w:t xml:space="preserve">'ב, </w:t>
      </w:r>
    </w:p>
    <w:p w14:paraId="40C6F33C" w14:textId="771EC0F3" w:rsidR="00AF0403" w:rsidRPr="00AF0403" w:rsidRDefault="00D16104" w:rsidP="00AF0403">
      <w:pPr>
        <w:pStyle w:val="36"/>
        <w:framePr w:wrap="notBeside"/>
        <w:rPr>
          <w:rtl/>
        </w:rPr>
      </w:pPr>
      <w:r w:rsidRPr="00AF0403">
        <w:rPr>
          <w:rFonts w:hint="cs"/>
          <w:rtl/>
        </w:rPr>
        <w:t>וא</w:t>
      </w:r>
      <w:r w:rsidRPr="00AF0403">
        <w:rPr>
          <w:rtl/>
        </w:rPr>
        <w:t>"</w:t>
      </w:r>
      <w:r w:rsidRPr="00AF0403">
        <w:rPr>
          <w:rFonts w:hint="cs"/>
          <w:rtl/>
        </w:rPr>
        <w:t>ל שלא</w:t>
      </w:r>
      <w:r w:rsidR="000D60DB">
        <w:rPr>
          <w:rFonts w:hint="cs"/>
          <w:rtl/>
        </w:rPr>
        <w:t>:</w:t>
      </w:r>
    </w:p>
    <w:p w14:paraId="6DEBBCF0" w14:textId="77777777" w:rsidR="00AF0403" w:rsidRPr="000D60DB" w:rsidRDefault="00D16104" w:rsidP="0094541A">
      <w:pPr>
        <w:rPr>
          <w:rStyle w:val="afffff3"/>
          <w:spacing w:val="-2"/>
          <w:rtl/>
        </w:rPr>
      </w:pPr>
      <w:r w:rsidRPr="000D60DB">
        <w:rPr>
          <w:rFonts w:ascii="Fb Fontext" w:hAnsi="Fb Fontext" w:hint="cs"/>
          <w:spacing w:val="-2"/>
          <w:rtl/>
        </w:rPr>
        <w:t>אדהכי ראה אחד שלובש נעלים שחורות ולא הטיל ציצ</w:t>
      </w:r>
      <w:r w:rsidR="00123B5F" w:rsidRPr="000D60DB">
        <w:rPr>
          <w:rFonts w:ascii="Fb Fontext" w:hAnsi="Fb Fontext" w:hint="cs"/>
          <w:spacing w:val="-2"/>
          <w:rtl/>
        </w:rPr>
        <w:t>י</w:t>
      </w:r>
      <w:r w:rsidRPr="000D60DB">
        <w:rPr>
          <w:rFonts w:ascii="Fb Fontext" w:hAnsi="Fb Fontext" w:hint="cs"/>
          <w:spacing w:val="-2"/>
          <w:rtl/>
        </w:rPr>
        <w:t xml:space="preserve">ת בבגדו </w:t>
      </w:r>
    </w:p>
    <w:p w14:paraId="42478474" w14:textId="1B26167E" w:rsidR="00AF0403" w:rsidRPr="00AF0403" w:rsidRDefault="00D16104" w:rsidP="00AF0403">
      <w:pPr>
        <w:pStyle w:val="36"/>
        <w:framePr w:wrap="notBeside"/>
        <w:rPr>
          <w:rtl/>
        </w:rPr>
      </w:pPr>
      <w:r w:rsidRPr="00AF0403">
        <w:rPr>
          <w:rFonts w:hint="cs"/>
          <w:rtl/>
        </w:rPr>
        <w:t>א</w:t>
      </w:r>
      <w:r w:rsidRPr="00AF0403">
        <w:rPr>
          <w:rtl/>
        </w:rPr>
        <w:t>"</w:t>
      </w:r>
      <w:r w:rsidRPr="00AF0403">
        <w:rPr>
          <w:rFonts w:hint="cs"/>
          <w:rtl/>
        </w:rPr>
        <w:t>ל</w:t>
      </w:r>
      <w:r w:rsidR="000D60DB">
        <w:rPr>
          <w:rFonts w:hint="cs"/>
          <w:rtl/>
        </w:rPr>
        <w:t>:</w:t>
      </w:r>
    </w:p>
    <w:p w14:paraId="74E5D7BA" w14:textId="442EB3BE" w:rsidR="00D16104" w:rsidRPr="006F178A" w:rsidRDefault="00D16104" w:rsidP="000D60DB">
      <w:pPr>
        <w:rPr>
          <w:rtl/>
        </w:rPr>
      </w:pPr>
      <w:r w:rsidRPr="006F178A">
        <w:rPr>
          <w:rFonts w:ascii="Fb Fontext" w:hAnsi="Fb Fontext" w:hint="cs"/>
          <w:rtl/>
        </w:rPr>
        <w:t>שהוא לעוה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ב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רץ אחריו </w:t>
      </w:r>
      <w:r w:rsidRPr="009247A6">
        <w:rPr>
          <w:rStyle w:val="afffff3"/>
          <w:rFonts w:hint="cs"/>
          <w:rtl/>
        </w:rPr>
        <w:t>שאלו למעשיו</w:t>
      </w:r>
      <w:r w:rsidR="009247A6">
        <w:rPr>
          <w:rStyle w:val="afffff3"/>
          <w:rFonts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Pr="00DD3E6E">
        <w:rPr>
          <w:rStyle w:val="afffff3"/>
          <w:rFonts w:hint="cs"/>
          <w:rtl/>
        </w:rPr>
        <w:t>וא</w:t>
      </w:r>
      <w:r w:rsidRPr="00DD3E6E">
        <w:rPr>
          <w:rStyle w:val="afffff3"/>
          <w:rtl/>
        </w:rPr>
        <w:t>"</w:t>
      </w:r>
      <w:r w:rsidRPr="00DD3E6E">
        <w:rPr>
          <w:rStyle w:val="afffff3"/>
          <w:rFonts w:hint="cs"/>
          <w:rtl/>
        </w:rPr>
        <w:t>ל</w:t>
      </w:r>
      <w:r w:rsidRPr="006F178A">
        <w:rPr>
          <w:rFonts w:ascii="Fb Fontext" w:hAnsi="Fb Fontext" w:hint="cs"/>
          <w:rtl/>
        </w:rPr>
        <w:t xml:space="preserve"> שיבוא למחר</w:t>
      </w:r>
      <w:r w:rsidR="00880426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="00880426">
        <w:rPr>
          <w:rStyle w:val="afffff3"/>
          <w:rFonts w:hint="cs"/>
          <w:rtl/>
        </w:rPr>
        <w:t>ו</w:t>
      </w:r>
      <w:r w:rsidRPr="00DD3E6E">
        <w:rPr>
          <w:rStyle w:val="afffff3"/>
          <w:rFonts w:hint="cs"/>
          <w:rtl/>
        </w:rPr>
        <w:t>א</w:t>
      </w:r>
      <w:r w:rsidRPr="00DD3E6E">
        <w:rPr>
          <w:rStyle w:val="afffff3"/>
          <w:rtl/>
        </w:rPr>
        <w:t>"</w:t>
      </w:r>
      <w:r w:rsidRPr="00DD3E6E">
        <w:rPr>
          <w:rStyle w:val="afffff3"/>
          <w:rFonts w:hint="cs"/>
          <w:rtl/>
        </w:rPr>
        <w:t>ל</w:t>
      </w:r>
      <w:r w:rsidRPr="006F178A">
        <w:rPr>
          <w:rFonts w:ascii="Fb Fontext" w:hAnsi="Fb Fontext" w:hint="cs"/>
          <w:rtl/>
        </w:rPr>
        <w:t xml:space="preserve"> דשומר בית האסורים הוא</w:t>
      </w:r>
      <w:r w:rsidR="002E14B3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ומטיל מיטתו בי</w:t>
      </w:r>
      <w:r w:rsidR="0094541A">
        <w:rPr>
          <w:rFonts w:ascii="Fb Fontext" w:hAnsi="Fb Fontext" w:hint="cs"/>
          <w:rtl/>
        </w:rPr>
        <w:t xml:space="preserve">ן אנשים לנשים, </w:t>
      </w:r>
      <w:r w:rsidRPr="006F178A">
        <w:rPr>
          <w:rFonts w:ascii="Fb Fontext" w:hAnsi="Fb Fontext" w:hint="cs"/>
          <w:rtl/>
        </w:rPr>
        <w:t>שלא יבוא</w:t>
      </w:r>
      <w:r w:rsidR="0094541A">
        <w:rPr>
          <w:rFonts w:ascii="Fb Fontext" w:hAnsi="Fb Fontext" w:hint="cs"/>
          <w:rtl/>
        </w:rPr>
        <w:t>ו</w:t>
      </w:r>
      <w:r w:rsidRPr="006F178A">
        <w:rPr>
          <w:rFonts w:ascii="Fb Fontext" w:hAnsi="Fb Fontext" w:hint="cs"/>
          <w:rtl/>
        </w:rPr>
        <w:t xml:space="preserve"> לידי </w:t>
      </w:r>
      <w:r w:rsidR="002E14B3">
        <w:rPr>
          <w:rFonts w:ascii="Fb Fontext" w:hAnsi="Fb Fontext" w:hint="cs"/>
          <w:rtl/>
        </w:rPr>
        <w:t>עבירה</w:t>
      </w:r>
      <w:r w:rsidR="0094541A">
        <w:rPr>
          <w:rFonts w:ascii="Fb Fontext" w:hAnsi="Fb Fontext" w:hint="cs"/>
          <w:rtl/>
        </w:rPr>
        <w:t>,</w:t>
      </w:r>
      <w:r w:rsidR="002E14B3">
        <w:rPr>
          <w:rFonts w:ascii="Fb Fontext" w:hAnsi="Fb Fontext" w:hint="cs"/>
          <w:rtl/>
        </w:rPr>
        <w:t xml:space="preserve"> ומוסר</w:t>
      </w:r>
      <w:r w:rsidR="009247A6">
        <w:rPr>
          <w:rFonts w:ascii="Fb Fontext" w:hAnsi="Fb Fontext" w:hint="cs"/>
          <w:rtl/>
        </w:rPr>
        <w:t xml:space="preserve"> נפשו להציל בת ישראל שחמדוה גוי</w:t>
      </w:r>
      <w:r w:rsidR="002E14B3">
        <w:rPr>
          <w:rFonts w:ascii="Fb Fontext" w:hAnsi="Fb Fontext" w:hint="cs"/>
          <w:rtl/>
        </w:rPr>
        <w:t>י בית הסוהר</w:t>
      </w:r>
      <w:r w:rsidR="000D60DB">
        <w:rPr>
          <w:rFonts w:ascii="Fb Fontext" w:hAnsi="Fb Fontext" w:hint="cs"/>
          <w:rtl/>
        </w:rPr>
        <w:t xml:space="preserve">, והיה </w:t>
      </w:r>
      <w:r w:rsidR="002E14B3">
        <w:rPr>
          <w:rFonts w:ascii="Fb Fontext" w:hAnsi="Fb Fontext" w:hint="cs"/>
          <w:rtl/>
        </w:rPr>
        <w:t>לבוש</w:t>
      </w:r>
      <w:r w:rsidR="00343F9A">
        <w:rPr>
          <w:rFonts w:ascii="Fb Fontext" w:hAnsi="Fb Fontext" w:hint="cs"/>
          <w:rtl/>
        </w:rPr>
        <w:t xml:space="preserve"> </w:t>
      </w:r>
      <w:r w:rsidR="002E14B3">
        <w:rPr>
          <w:rFonts w:ascii="Fb Fontext" w:hAnsi="Fb Fontext" w:hint="cs"/>
          <w:rtl/>
        </w:rPr>
        <w:t>כגוי לשמוע מה גוזרים על היהודים ומודיע לרבנן שיתפללו ויתבטל</w:t>
      </w:r>
      <w:r w:rsidR="00343F9A">
        <w:rPr>
          <w:rFonts w:ascii="Fb Fontext" w:hAnsi="Fb Fontext" w:hint="cs"/>
          <w:rtl/>
        </w:rPr>
        <w:t xml:space="preserve">,  </w:t>
      </w:r>
      <w:r w:rsidR="002E14B3">
        <w:rPr>
          <w:rFonts w:ascii="Fb Fontext" w:hAnsi="Fb Fontext" w:hint="cs"/>
          <w:rtl/>
        </w:rPr>
        <w:t xml:space="preserve">אדהכי הגיעו שני אחים, </w:t>
      </w:r>
      <w:r w:rsidR="002E14B3" w:rsidRPr="002E14B3">
        <w:rPr>
          <w:rStyle w:val="afffff3"/>
          <w:rFonts w:hint="cs"/>
          <w:rtl/>
        </w:rPr>
        <w:t>וא''ל</w:t>
      </w:r>
      <w:r w:rsidR="002E14B3">
        <w:rPr>
          <w:rFonts w:ascii="Fb Fontext" w:hAnsi="Fb Fontext" w:hint="cs"/>
          <w:rtl/>
        </w:rPr>
        <w:t xml:space="preserve"> אליהו שהם גם לעוה''ב,</w:t>
      </w:r>
      <w:r w:rsidR="00181EC3">
        <w:rPr>
          <w:rFonts w:ascii="Fb Fontext" w:hAnsi="Fb Fontext" w:hint="cs"/>
          <w:rtl/>
        </w:rPr>
        <w:t xml:space="preserve"> </w:t>
      </w:r>
      <w:r w:rsidR="00343F9A">
        <w:rPr>
          <w:rFonts w:ascii="Fb Fontext" w:hAnsi="Fb Fontext" w:hint="cs"/>
          <w:rtl/>
        </w:rPr>
        <w:t>ש</w:t>
      </w:r>
      <w:r w:rsidR="002E14B3">
        <w:rPr>
          <w:rFonts w:ascii="Fb Fontext" w:hAnsi="Fb Fontext" w:hint="cs"/>
          <w:rtl/>
        </w:rPr>
        <w:t xml:space="preserve">כשרואים שנים שיש בינהם תגרה מבדחים ומשלימים בינהם. </w:t>
      </w:r>
    </w:p>
    <w:p w14:paraId="74E5D7BB" w14:textId="5B32DD73" w:rsidR="00D16104" w:rsidRPr="006F178A" w:rsidRDefault="007A7A35" w:rsidP="0045747B">
      <w:pPr>
        <w:pStyle w:val="afffff8"/>
        <w:pPrChange w:id="90006" w:author="קלוד" w:date="2026-10-08T12:07:40Z">
          <w:pPr>
            <w:pStyle w:val="afff0"/>
          </w:pPr>
        </w:pPrChange>
      </w:pPr>
      <w:del w:id="90004" w:author="קלוד" w:date="2026-10-08T12:07:40Z">
        <w:r>
          <w:rPr>
            <w:rFonts w:ascii="MS Mincho" w:hAnsi="MS Mincho" w:hint="cs"/>
            <w:rtl/>
          </w:rPr>
          <w:delText xml:space="preserve">***</w:delText>
        </w:r>
      </w:del>
      <w:ins w:id="90005" w:author="קלוד" w:date="2026-10-08T12:07:40Z">
        <w:r>
          <w:rPr>
            <w:color w:val="7B3F00"/>
          </w:rPr>
          <w:t xml:space="preserve">מכות צרעת וחרב</w:t>
        </w:r>
      </w:ins>
    </w:p>
    <w:p w14:paraId="74E5D7BC" w14:textId="77777777" w:rsidR="00204631" w:rsidRDefault="0094541A" w:rsidP="0045747B">
      <w:pPr>
        <w:rPr>
          <w:rtl/>
        </w:rPr>
      </w:pPr>
      <w:r>
        <w:rPr>
          <w:rFonts w:ascii="Fb Fontext" w:hAnsi="Fb Fontext" w:cs="PFT_Frank"/>
          <w:b/>
          <w:bCs/>
          <w:szCs w:val="14"/>
          <w:rtl/>
        </w:rPr>
        <w:t>על השדפון</w:t>
      </w:r>
      <w:r w:rsidR="00D16104" w:rsidRPr="00D67F2E">
        <w:rPr>
          <w:rFonts w:ascii="Fb Fontext" w:hAnsi="Fb Fontext" w:cs="PFT_Frank"/>
          <w:b/>
          <w:bCs/>
          <w:szCs w:val="14"/>
          <w:rtl/>
        </w:rPr>
        <w:t xml:space="preserve"> ועל הירקון</w:t>
      </w:r>
      <w:r w:rsidR="00D16104" w:rsidRPr="006F178A">
        <w:rPr>
          <w:rFonts w:ascii="Fb Fontext" w:hAnsi="Fb Fontext"/>
          <w:rtl/>
        </w:rPr>
        <w:t xml:space="preserve">, </w:t>
      </w:r>
      <w:r>
        <w:rPr>
          <w:rFonts w:hint="cs"/>
          <w:rtl/>
        </w:rPr>
        <w:t xml:space="preserve">- </w:t>
      </w:r>
      <w:r w:rsidR="00D16104" w:rsidRPr="006F178A">
        <w:rPr>
          <w:rtl/>
        </w:rPr>
        <w:t xml:space="preserve">בכל שהוא, </w:t>
      </w:r>
    </w:p>
    <w:p w14:paraId="74E5D7BD" w14:textId="77777777" w:rsidR="00D16104" w:rsidRPr="006F178A" w:rsidRDefault="00D16104" w:rsidP="0045747B">
      <w:pPr>
        <w:rPr>
          <w:rtl/>
        </w:rPr>
      </w:pPr>
      <w:r w:rsidRPr="00D67F2E">
        <w:rPr>
          <w:rFonts w:ascii="Fb Fontext" w:hAnsi="Fb Fontext" w:cs="PFT_Frank"/>
          <w:b/>
          <w:bCs/>
          <w:sz w:val="20"/>
          <w:szCs w:val="14"/>
          <w:rtl/>
        </w:rPr>
        <w:t>ארבה וחסיל</w:t>
      </w:r>
      <w:r w:rsidRPr="006F178A">
        <w:rPr>
          <w:rFonts w:ascii="Fb Fontext" w:hAnsi="Fb Fontext"/>
          <w:sz w:val="20"/>
          <w:rtl/>
        </w:rPr>
        <w:t xml:space="preserve"> - אפילו </w:t>
      </w:r>
      <w:r w:rsidR="002C688B">
        <w:rPr>
          <w:rFonts w:ascii="Fb Fontext" w:hAnsi="Fb Fontext" w:hint="cs"/>
          <w:sz w:val="20"/>
          <w:rtl/>
        </w:rPr>
        <w:t xml:space="preserve">נראה </w:t>
      </w:r>
      <w:r w:rsidRPr="006F178A">
        <w:rPr>
          <w:rFonts w:ascii="Fb Fontext" w:hAnsi="Fb Fontext"/>
          <w:sz w:val="20"/>
          <w:rtl/>
        </w:rPr>
        <w:t>כנף אחד</w:t>
      </w:r>
      <w:r w:rsidR="002C688B">
        <w:rPr>
          <w:rFonts w:ascii="Fb Fontext" w:hAnsi="Fb Fontext" w:hint="cs"/>
          <w:sz w:val="20"/>
          <w:rtl/>
        </w:rPr>
        <w:t>,</w:t>
      </w:r>
    </w:p>
    <w:p w14:paraId="1D4429E4" w14:textId="16AE2F5C" w:rsidR="000673DC" w:rsidRPr="000673DC" w:rsidRDefault="00D16104" w:rsidP="000673DC">
      <w:pPr>
        <w:rPr>
          <w:rFonts w:ascii="Fb Fontext" w:hAnsi="Fb Fontext"/>
          <w:rtl/>
        </w:rPr>
      </w:pPr>
      <w:r w:rsidRPr="00D67F2E">
        <w:rPr>
          <w:rFonts w:ascii="Fb Fontext" w:hAnsi="Fb Fontext" w:cs="PFT_Frank"/>
          <w:b/>
          <w:bCs/>
          <w:szCs w:val="14"/>
          <w:rtl/>
        </w:rPr>
        <w:t>חיה רעה</w:t>
      </w:r>
      <w:r w:rsidRPr="006F178A">
        <w:rPr>
          <w:rFonts w:ascii="Fb Fontext" w:hAnsi="Fb Fontext"/>
          <w:rtl/>
        </w:rPr>
        <w:t xml:space="preserve"> </w:t>
      </w:r>
      <w:r w:rsidR="002C688B">
        <w:rPr>
          <w:rFonts w:ascii="Fb Fontext" w:hAnsi="Fb Fontext" w:hint="cs"/>
          <w:rtl/>
        </w:rPr>
        <w:t>-</w:t>
      </w:r>
      <w:r w:rsidR="00204631">
        <w:rPr>
          <w:rFonts w:ascii="Fb Fontext" w:hAnsi="Fb Fontext" w:hint="cs"/>
          <w:rtl/>
        </w:rPr>
        <w:t>רק ב</w:t>
      </w:r>
      <w:r w:rsidR="002C688B">
        <w:rPr>
          <w:rFonts w:ascii="Fb Fontext" w:hAnsi="Fb Fontext" w:hint="cs"/>
          <w:rtl/>
        </w:rPr>
        <w:t>משולחת</w:t>
      </w:r>
      <w:r w:rsidR="009247A6">
        <w:rPr>
          <w:rStyle w:val="afffffc"/>
          <w:rFonts w:hint="cs"/>
          <w:rtl/>
        </w:rPr>
        <w:t xml:space="preserve"> </w:t>
      </w:r>
      <w:r w:rsidR="00204631" w:rsidRPr="00204631">
        <w:rPr>
          <w:rStyle w:val="afffffc"/>
          <w:rFonts w:hint="cs"/>
          <w:rtl/>
        </w:rPr>
        <w:t>גזירה משמים</w:t>
      </w:r>
      <w:r w:rsidR="002C688B">
        <w:rPr>
          <w:rFonts w:ascii="Fb Fontext" w:hAnsi="Fb Fontext" w:hint="cs"/>
          <w:rtl/>
        </w:rPr>
        <w:t xml:space="preserve"> </w:t>
      </w:r>
    </w:p>
    <w:p w14:paraId="2CB88578" w14:textId="7097E818" w:rsidR="00B8196E" w:rsidRPr="00B8196E" w:rsidRDefault="00204631" w:rsidP="000673DC">
      <w:pPr>
        <w:pStyle w:val="36"/>
        <w:framePr w:wrap="notBeside"/>
        <w:rPr>
          <w:rtl/>
        </w:rPr>
      </w:pPr>
      <w:r w:rsidRPr="000673DC">
        <w:rPr>
          <w:rFonts w:hint="cs"/>
          <w:rtl/>
        </w:rPr>
        <w:t>וזה</w:t>
      </w:r>
      <w:r w:rsidR="009247A6" w:rsidRPr="000673DC">
        <w:rPr>
          <w:rFonts w:hint="cs"/>
          <w:rtl/>
        </w:rPr>
        <w:t>ו</w:t>
      </w:r>
      <w:r w:rsidR="00033228">
        <w:rPr>
          <w:rFonts w:hint="cs"/>
          <w:rtl/>
        </w:rPr>
        <w:t>-א</w:t>
      </w:r>
      <w:r w:rsidR="00B8196E" w:rsidRPr="00B8196E">
        <w:rPr>
          <w:rFonts w:hint="cs"/>
          <w:rtl/>
        </w:rPr>
        <w:t>.</w:t>
      </w:r>
    </w:p>
    <w:p w14:paraId="74E5D7BF" w14:textId="4B08D3F7" w:rsidR="00204631" w:rsidRPr="009C5606" w:rsidRDefault="00204631" w:rsidP="0045747B">
      <w:pPr>
        <w:rPr>
          <w:rFonts w:ascii="Fb Fontext" w:hAnsi="Fb Fontext"/>
          <w:spacing w:val="-6"/>
          <w:rtl/>
        </w:rPr>
      </w:pPr>
      <w:r w:rsidRPr="00033228">
        <w:rPr>
          <w:rFonts w:hint="cs"/>
          <w:rtl/>
        </w:rPr>
        <w:t>נראית ביום</w:t>
      </w:r>
      <w:r w:rsidRPr="009C5606">
        <w:rPr>
          <w:rFonts w:ascii="Fb Fontext" w:hAnsi="Fb Fontext" w:hint="cs"/>
          <w:spacing w:val="-6"/>
          <w:rtl/>
        </w:rPr>
        <w:t xml:space="preserve">, </w:t>
      </w:r>
      <w:r w:rsidRPr="009C5606">
        <w:rPr>
          <w:rStyle w:val="afffff3"/>
          <w:rFonts w:hint="cs"/>
          <w:spacing w:val="-6"/>
          <w:rtl/>
        </w:rPr>
        <w:t>ב.</w:t>
      </w:r>
      <w:r w:rsidRPr="009C5606">
        <w:rPr>
          <w:rFonts w:ascii="Fb Fontext" w:hAnsi="Fb Fontext" w:hint="cs"/>
          <w:spacing w:val="-6"/>
          <w:rtl/>
        </w:rPr>
        <w:t xml:space="preserve"> </w:t>
      </w:r>
      <w:r w:rsidRPr="000673DC">
        <w:rPr>
          <w:rFonts w:hint="cs"/>
          <w:rtl/>
        </w:rPr>
        <w:t>עמדה מפני בנ''א בשדה שאינה סמוכה לאגם</w:t>
      </w:r>
      <w:r w:rsidRPr="009C5606">
        <w:rPr>
          <w:rFonts w:ascii="Fb Fontext" w:hAnsi="Fb Fontext" w:hint="cs"/>
          <w:spacing w:val="-6"/>
          <w:rtl/>
        </w:rPr>
        <w:t xml:space="preserve"> </w:t>
      </w:r>
    </w:p>
    <w:p w14:paraId="3B196052" w14:textId="0C742E23" w:rsidR="00B8196E" w:rsidRPr="00B8196E" w:rsidRDefault="00204631" w:rsidP="00033228">
      <w:pPr>
        <w:pStyle w:val="36"/>
        <w:framePr w:wrap="notBeside"/>
        <w:rPr>
          <w:rtl/>
        </w:rPr>
      </w:pPr>
      <w:r w:rsidRPr="00033228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7C0" w14:textId="2143A4E3" w:rsidR="00204631" w:rsidRDefault="00204631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רצה אחרי בנ''א בסמוכה לאגם</w:t>
      </w:r>
      <w:r w:rsidR="00D04BF5">
        <w:rPr>
          <w:rFonts w:ascii="Fb Fontext" w:hAnsi="Fb Fontext" w:hint="cs"/>
          <w:rtl/>
        </w:rPr>
        <w:t>,</w:t>
      </w:r>
    </w:p>
    <w:p w14:paraId="270E19D2" w14:textId="7AAD4638" w:rsidR="00B8196E" w:rsidRPr="00B8196E" w:rsidRDefault="00204631" w:rsidP="00033228">
      <w:pPr>
        <w:pStyle w:val="36"/>
        <w:framePr w:wrap="notBeside"/>
        <w:rPr>
          <w:rtl/>
        </w:rPr>
      </w:pPr>
      <w:r w:rsidRPr="00033228">
        <w:rPr>
          <w:rFonts w:hint="cs"/>
          <w:rtl/>
        </w:rPr>
        <w:t>ד</w:t>
      </w:r>
      <w:r w:rsidR="00B8196E" w:rsidRPr="00B8196E">
        <w:rPr>
          <w:rFonts w:hint="cs"/>
          <w:rtl/>
        </w:rPr>
        <w:t>.</w:t>
      </w:r>
    </w:p>
    <w:p w14:paraId="74E5D7C1" w14:textId="25B83676" w:rsidR="00204631" w:rsidRDefault="00204631" w:rsidP="009247A6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lastRenderedPageBreak/>
        <w:t xml:space="preserve">הרגה שנים ואכלה אחד בתוך האגם </w:t>
      </w:r>
    </w:p>
    <w:p w14:paraId="698407FF" w14:textId="156B0E33" w:rsidR="00B8196E" w:rsidRPr="00B8196E" w:rsidRDefault="00204631" w:rsidP="00033228">
      <w:pPr>
        <w:pStyle w:val="36"/>
        <w:framePr w:wrap="notBeside"/>
        <w:rPr>
          <w:rtl/>
        </w:rPr>
      </w:pPr>
      <w:r w:rsidRPr="00033228">
        <w:rPr>
          <w:rFonts w:hint="cs"/>
          <w:rtl/>
        </w:rPr>
        <w:t>ה</w:t>
      </w:r>
      <w:r w:rsidR="00B8196E" w:rsidRPr="00B8196E">
        <w:rPr>
          <w:rFonts w:hint="cs"/>
          <w:rtl/>
        </w:rPr>
        <w:t>.</w:t>
      </w:r>
    </w:p>
    <w:p w14:paraId="74E5D7C2" w14:textId="539A8242" w:rsidR="00204631" w:rsidRDefault="00204631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נטלה תינוק מעריסה</w:t>
      </w:r>
      <w:r w:rsidR="00D04BF5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מכוך הציידים ביער</w:t>
      </w:r>
      <w:r w:rsidR="00D04BF5">
        <w:rPr>
          <w:rFonts w:ascii="Fb Fontext" w:hAnsi="Fb Fontext" w:hint="cs"/>
          <w:rtl/>
        </w:rPr>
        <w:t>.</w:t>
      </w:r>
      <w:r>
        <w:rPr>
          <w:rFonts w:ascii="Fb Fontext" w:hAnsi="Fb Fontext" w:hint="cs"/>
          <w:rtl/>
        </w:rPr>
        <w:t xml:space="preserve"> </w:t>
      </w:r>
    </w:p>
    <w:p w14:paraId="74E5D7C3" w14:textId="68823109" w:rsidR="00204631" w:rsidRDefault="00204631" w:rsidP="00904F36">
      <w:pPr>
        <w:pStyle w:val="afffffe"/>
        <w:rPr>
          <w:rtl/>
        </w:rPr>
      </w:pPr>
      <w:r w:rsidRPr="00D67F2E">
        <w:rPr>
          <w:rFonts w:cs="PFT_Frank" w:hint="cs"/>
          <w:b/>
          <w:bCs/>
          <w:szCs w:val="14"/>
          <w:rtl/>
        </w:rPr>
        <w:t xml:space="preserve">ועל החרב </w:t>
      </w:r>
      <w:r w:rsidR="00D16104" w:rsidRPr="00D67F2E">
        <w:rPr>
          <w:rFonts w:cs="PFT_Frank"/>
          <w:b/>
          <w:bCs/>
          <w:szCs w:val="14"/>
          <w:rtl/>
        </w:rPr>
        <w:t>שאמרו</w:t>
      </w:r>
      <w:r w:rsidR="0094541A">
        <w:rPr>
          <w:rFonts w:cs="PFT_Frank" w:hint="cs"/>
          <w:b/>
          <w:bCs/>
          <w:szCs w:val="14"/>
          <w:rtl/>
        </w:rPr>
        <w:t>-</w:t>
      </w:r>
      <w:r w:rsidR="00D16104" w:rsidRPr="006F178A">
        <w:rPr>
          <w:rtl/>
        </w:rPr>
        <w:t xml:space="preserve"> א</w:t>
      </w:r>
      <w:r w:rsidR="00D16104" w:rsidRPr="006F178A">
        <w:rPr>
          <w:rFonts w:hint="cs"/>
          <w:rtl/>
        </w:rPr>
        <w:t xml:space="preserve">פי' של שלום </w:t>
      </w:r>
      <w:r>
        <w:rPr>
          <w:rFonts w:hint="cs"/>
          <w:rtl/>
        </w:rPr>
        <w:t>ש</w:t>
      </w:r>
      <w:r w:rsidR="00D16104" w:rsidRPr="006F178A">
        <w:rPr>
          <w:rtl/>
        </w:rPr>
        <w:t>נכשל בה המלך יאשיהו,</w:t>
      </w:r>
      <w:r>
        <w:rPr>
          <w:rFonts w:hint="cs"/>
          <w:rtl/>
        </w:rPr>
        <w:t xml:space="preserve"> שמנע חרב של פרעה שרצה לעבור דרכו וח</w:t>
      </w:r>
      <w:r w:rsidR="00EA03B5">
        <w:rPr>
          <w:rFonts w:hint="cs"/>
          <w:rtl/>
        </w:rPr>
        <w:t xml:space="preserve">שב הואיל ובטח בע''ז אוכל </w:t>
      </w:r>
      <w:r>
        <w:rPr>
          <w:rFonts w:hint="cs"/>
          <w:rtl/>
        </w:rPr>
        <w:t>לו</w:t>
      </w:r>
      <w:r w:rsidR="00EA03B5">
        <w:rPr>
          <w:rFonts w:hint="cs"/>
          <w:rtl/>
        </w:rPr>
        <w:t>,</w:t>
      </w:r>
      <w:r>
        <w:rPr>
          <w:rFonts w:hint="cs"/>
          <w:rtl/>
        </w:rPr>
        <w:t xml:space="preserve"> ועשו כל גופו ככרברה</w:t>
      </w:r>
      <w:r w:rsidR="00390074">
        <w:rPr>
          <w:rFonts w:hint="cs"/>
          <w:rtl/>
        </w:rPr>
        <w:t>.</w:t>
      </w:r>
    </w:p>
    <w:p w14:paraId="74E5D7C4" w14:textId="49299FE5" w:rsidR="00D16104" w:rsidRPr="006F178A" w:rsidRDefault="00204631" w:rsidP="00EA03B5">
      <w:pPr>
        <w:rPr>
          <w:rtl/>
        </w:rPr>
      </w:pPr>
      <w:r w:rsidRPr="009972CD">
        <w:rPr>
          <w:rFonts w:ascii="Fb Fontext" w:hAnsi="Fb Fontext" w:cs="PFT_Frank" w:hint="cs"/>
          <w:b/>
          <w:bCs/>
          <w:szCs w:val="14"/>
          <w:rtl/>
        </w:rPr>
        <w:t>ונענש</w:t>
      </w:r>
      <w:r>
        <w:rPr>
          <w:rFonts w:ascii="Fb Fontext" w:hAnsi="Fb Fontext" w:hint="cs"/>
          <w:rtl/>
        </w:rPr>
        <w:t xml:space="preserve"> </w:t>
      </w:r>
      <w:r w:rsidR="00D16104" w:rsidRPr="006F178A">
        <w:rPr>
          <w:rtl/>
        </w:rPr>
        <w:t xml:space="preserve">שהיה לו לימלך </w:t>
      </w:r>
      <w:r w:rsidR="00D16104" w:rsidRPr="0094541A">
        <w:rPr>
          <w:rStyle w:val="afffff3"/>
          <w:rtl/>
        </w:rPr>
        <w:t>בירמיהו</w:t>
      </w:r>
      <w:r w:rsidR="00D16104" w:rsidRPr="006F178A">
        <w:rPr>
          <w:rtl/>
        </w:rPr>
        <w:t xml:space="preserve">, </w:t>
      </w:r>
      <w:r w:rsidR="00EA03B5">
        <w:rPr>
          <w:rFonts w:hint="cs"/>
          <w:rtl/>
        </w:rPr>
        <w:t xml:space="preserve"> </w:t>
      </w:r>
      <w:r w:rsidRPr="00B71914">
        <w:rPr>
          <w:rStyle w:val="afffff3"/>
          <w:rFonts w:hint="cs"/>
          <w:rtl/>
        </w:rPr>
        <w:t>ודרש -</w:t>
      </w:r>
      <w:r w:rsidR="00D16104" w:rsidRPr="0063694C">
        <w:rPr>
          <w:rStyle w:val="af4"/>
          <w:rFonts w:hint="cs"/>
          <w:rtl/>
        </w:rPr>
        <w:t>'</w:t>
      </w:r>
      <w:r w:rsidR="00D16104" w:rsidRPr="0063694C">
        <w:rPr>
          <w:rStyle w:val="af4"/>
          <w:rtl/>
        </w:rPr>
        <w:t>וחרב לא תעבר בארצכם</w:t>
      </w:r>
      <w:r w:rsidR="00D16104" w:rsidRPr="0063694C">
        <w:rPr>
          <w:rStyle w:val="af4"/>
          <w:rFonts w:hint="cs"/>
          <w:rtl/>
        </w:rPr>
        <w:t>'</w:t>
      </w:r>
      <w:r w:rsidR="00D16104" w:rsidRPr="006F178A">
        <w:rPr>
          <w:rtl/>
        </w:rPr>
        <w:t xml:space="preserve"> </w:t>
      </w:r>
      <w:r w:rsidR="00D16104" w:rsidRPr="006F178A">
        <w:rPr>
          <w:rFonts w:hint="cs"/>
          <w:rtl/>
        </w:rPr>
        <w:t>אפי' של שלום</w:t>
      </w:r>
      <w:r w:rsidR="00B71914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</w:t>
      </w:r>
      <w:r w:rsidR="00D16104" w:rsidRPr="006F178A">
        <w:rPr>
          <w:rtl/>
        </w:rPr>
        <w:t>והוא אינו יודע שאין דורו יפה</w:t>
      </w:r>
      <w:r>
        <w:rPr>
          <w:rFonts w:hint="cs"/>
          <w:rtl/>
        </w:rPr>
        <w:t xml:space="preserve"> בעיני ה'</w:t>
      </w:r>
      <w:r w:rsidR="00D16104" w:rsidRPr="006F178A">
        <w:rPr>
          <w:rtl/>
        </w:rPr>
        <w:t>.</w:t>
      </w:r>
    </w:p>
    <w:p w14:paraId="74E5D7C5" w14:textId="77777777" w:rsidR="0094541A" w:rsidRDefault="00863136" w:rsidP="0045747B">
      <w:pPr>
        <w:rPr>
          <w:rStyle w:val="af4"/>
          <w:rtl/>
        </w:rPr>
      </w:pPr>
      <w:r w:rsidRPr="0094541A">
        <w:rPr>
          <w:rFonts w:cs="PFT_Frank" w:hint="cs"/>
          <w:b/>
          <w:bCs/>
          <w:spacing w:val="-2"/>
          <w:szCs w:val="14"/>
          <w:rtl/>
        </w:rPr>
        <w:t>כשנפטר</w:t>
      </w:r>
      <w:r w:rsidRPr="0094541A">
        <w:rPr>
          <w:rFonts w:hint="cs"/>
          <w:spacing w:val="-2"/>
          <w:rtl/>
        </w:rPr>
        <w:t xml:space="preserve"> ראה</w:t>
      </w:r>
      <w:r w:rsidR="00D16104" w:rsidRPr="0094541A">
        <w:rPr>
          <w:spacing w:val="-2"/>
          <w:rtl/>
        </w:rPr>
        <w:t xml:space="preserve"> </w:t>
      </w:r>
      <w:r w:rsidR="00D16104" w:rsidRPr="0094541A">
        <w:rPr>
          <w:rStyle w:val="afffff3"/>
          <w:spacing w:val="-2"/>
          <w:rtl/>
        </w:rPr>
        <w:t>ירמיהו</w:t>
      </w:r>
      <w:r w:rsidR="00D16104" w:rsidRPr="0094541A">
        <w:rPr>
          <w:spacing w:val="-2"/>
          <w:rtl/>
        </w:rPr>
        <w:t xml:space="preserve"> שפ</w:t>
      </w:r>
      <w:r w:rsidRPr="0094541A">
        <w:rPr>
          <w:rFonts w:hint="cs"/>
          <w:spacing w:val="-2"/>
          <w:rtl/>
        </w:rPr>
        <w:t xml:space="preserve">תותיו מרחשות </w:t>
      </w:r>
      <w:r w:rsidR="00D16104" w:rsidRPr="0094541A">
        <w:rPr>
          <w:rStyle w:val="af4"/>
          <w:rFonts w:hint="cs"/>
          <w:spacing w:val="-2"/>
          <w:rtl/>
        </w:rPr>
        <w:t>'</w:t>
      </w:r>
      <w:r w:rsidR="00D16104" w:rsidRPr="0094541A">
        <w:rPr>
          <w:rStyle w:val="af4"/>
          <w:spacing w:val="-2"/>
          <w:rtl/>
        </w:rPr>
        <w:t>צדיק הוא ה' כי פיהו מריתי</w:t>
      </w:r>
      <w:r w:rsidR="00D16104" w:rsidRPr="0094541A">
        <w:rPr>
          <w:rStyle w:val="af4"/>
          <w:rFonts w:hint="cs"/>
          <w:spacing w:val="-2"/>
          <w:rtl/>
        </w:rPr>
        <w:t>'</w:t>
      </w:r>
      <w:r w:rsidR="00D16104" w:rsidRPr="0094541A">
        <w:rPr>
          <w:rStyle w:val="af4"/>
          <w:spacing w:val="-2"/>
          <w:rtl/>
        </w:rPr>
        <w:t>.</w:t>
      </w:r>
      <w:r w:rsidR="00204631">
        <w:rPr>
          <w:rStyle w:val="af4"/>
          <w:rFonts w:hint="cs"/>
          <w:rtl/>
        </w:rPr>
        <w:t xml:space="preserve"> </w:t>
      </w:r>
    </w:p>
    <w:p w14:paraId="701C6F07" w14:textId="77777777" w:rsidR="00B8196E" w:rsidRPr="00B8196E" w:rsidRDefault="00204631" w:rsidP="00363B52">
      <w:pPr>
        <w:pStyle w:val="36"/>
        <w:framePr w:wrap="notBeside"/>
        <w:rPr>
          <w:rtl/>
        </w:rPr>
      </w:pPr>
      <w:r w:rsidRPr="00363B52">
        <w:rPr>
          <w:rFonts w:hint="cs"/>
          <w:rtl/>
        </w:rPr>
        <w:t>ואמר עליו ירמיהו</w:t>
      </w:r>
      <w:r w:rsidR="00B8196E" w:rsidRPr="00B8196E">
        <w:rPr>
          <w:rtl/>
        </w:rPr>
        <w:t>:</w:t>
      </w:r>
    </w:p>
    <w:p w14:paraId="74E5D7C6" w14:textId="5503067B" w:rsidR="00D16104" w:rsidRPr="0063694C" w:rsidRDefault="00D16104" w:rsidP="0045747B">
      <w:pPr>
        <w:rPr>
          <w:rtl/>
        </w:rPr>
      </w:pPr>
      <w:r w:rsidRPr="0063694C">
        <w:rPr>
          <w:rStyle w:val="af4"/>
          <w:rFonts w:hint="cs"/>
          <w:rtl/>
        </w:rPr>
        <w:t>'</w:t>
      </w:r>
      <w:r w:rsidRPr="0063694C">
        <w:rPr>
          <w:rStyle w:val="af4"/>
          <w:rtl/>
        </w:rPr>
        <w:t>רוח אפינו משיח ה</w:t>
      </w:r>
      <w:r>
        <w:rPr>
          <w:rStyle w:val="af4"/>
          <w:rtl/>
        </w:rPr>
        <w:t>'</w:t>
      </w:r>
      <w:r w:rsidRPr="0063694C">
        <w:rPr>
          <w:rStyle w:val="af4"/>
          <w:rtl/>
        </w:rPr>
        <w:t>.</w:t>
      </w:r>
    </w:p>
    <w:p w14:paraId="74E5D7C7" w14:textId="77777777" w:rsidR="00204631" w:rsidRDefault="00204631" w:rsidP="0045747B">
      <w:pPr>
        <w:pStyle w:val="affff0"/>
        <w:ind w:end="0"/>
        <w:rPr>
          <w:rtl/>
        </w:rPr>
        <w:pPrChange w:id="20031" w:author="קלוד" w:date="2026-10-06T10:10:38Z">
          <w:pPr>
            <w:pStyle w:val="affff0"/>
            <w:rPr>
              <w:rtl/>
            </w:rPr>
          </w:pPr>
        </w:pPrChange>
      </w:pPr>
      <w:r>
        <w:rPr>
          <w:rFonts w:hint="cs"/>
          <w:rtl/>
        </w:rPr>
        <w:t xml:space="preserve">גזרו תענית על מלא תנור שידפון באשקלון </w:t>
      </w:r>
    </w:p>
    <w:p w14:paraId="74E5D7C8" w14:textId="77777777" w:rsidR="00204631" w:rsidRDefault="00204631" w:rsidP="00EA03B5">
      <w:pPr>
        <w:rPr>
          <w:rtl/>
        </w:rPr>
      </w:pPr>
      <w:r>
        <w:rPr>
          <w:rFonts w:cs="PFT_Frank" w:hint="cs"/>
          <w:b/>
          <w:bCs/>
          <w:szCs w:val="14"/>
          <w:rtl/>
        </w:rPr>
        <w:t xml:space="preserve">והיינו </w:t>
      </w:r>
      <w:r w:rsidR="00D16104" w:rsidRPr="006F178A">
        <w:rPr>
          <w:rFonts w:hint="cs"/>
          <w:rtl/>
        </w:rPr>
        <w:t xml:space="preserve">כמלוא </w:t>
      </w:r>
      <w:r w:rsidR="00EA03B5">
        <w:rPr>
          <w:rFonts w:hint="cs"/>
          <w:rtl/>
        </w:rPr>
        <w:t xml:space="preserve">פי </w:t>
      </w:r>
      <w:r>
        <w:rPr>
          <w:rFonts w:hint="cs"/>
          <w:rtl/>
        </w:rPr>
        <w:t xml:space="preserve">תנור פת ולא תבואה </w:t>
      </w:r>
      <w:r w:rsidR="00EA03B5" w:rsidRPr="00EA03B5">
        <w:rPr>
          <w:rStyle w:val="afffffc"/>
          <w:rFonts w:hint="cs"/>
          <w:rtl/>
        </w:rPr>
        <w:t>ש</w:t>
      </w:r>
      <w:r w:rsidRPr="00EA03B5">
        <w:rPr>
          <w:rStyle w:val="afffffc"/>
          <w:rFonts w:hint="cs"/>
          <w:rtl/>
        </w:rPr>
        <w:t>ממלא כולו</w:t>
      </w:r>
      <w:r>
        <w:rPr>
          <w:rFonts w:hint="cs"/>
          <w:rtl/>
        </w:rPr>
        <w:t xml:space="preserve"> </w:t>
      </w:r>
    </w:p>
    <w:p w14:paraId="74E5D7C9" w14:textId="77777777" w:rsidR="00D16104" w:rsidRPr="006F178A" w:rsidRDefault="00204631" w:rsidP="00EA03B5">
      <w:pPr>
        <w:rPr>
          <w:rtl/>
        </w:rPr>
      </w:pPr>
      <w:r>
        <w:rPr>
          <w:rFonts w:hint="cs"/>
          <w:rtl/>
        </w:rPr>
        <w:t xml:space="preserve">והסתפק אם פת </w:t>
      </w:r>
      <w:r w:rsidR="00EA03B5">
        <w:rPr>
          <w:rFonts w:hint="cs"/>
          <w:rtl/>
        </w:rPr>
        <w:t xml:space="preserve">אחת </w:t>
      </w:r>
      <w:r>
        <w:rPr>
          <w:rFonts w:hint="cs"/>
          <w:rtl/>
        </w:rPr>
        <w:t>הדבוקה בפ</w:t>
      </w:r>
      <w:r w:rsidR="00EA03B5">
        <w:rPr>
          <w:rFonts w:hint="cs"/>
          <w:rtl/>
        </w:rPr>
        <w:t xml:space="preserve">יו או סביב פיו </w:t>
      </w:r>
      <w:r w:rsidRPr="009D0833">
        <w:rPr>
          <w:rFonts w:cs="PFT_Frank" w:hint="cs"/>
          <w:b/>
          <w:bCs/>
          <w:szCs w:val="14"/>
          <w:rtl/>
        </w:rPr>
        <w:t>-תיקו</w:t>
      </w:r>
      <w:r>
        <w:rPr>
          <w:rFonts w:hint="cs"/>
          <w:rtl/>
        </w:rPr>
        <w:t xml:space="preserve"> </w:t>
      </w:r>
    </w:p>
    <w:p w14:paraId="74E5D7CA" w14:textId="77777777" w:rsidR="00863136" w:rsidRPr="0094541A" w:rsidRDefault="00D16104" w:rsidP="00C3600A">
      <w:pPr>
        <w:pStyle w:val="afffffe"/>
        <w:rPr>
          <w:rStyle w:val="affff1"/>
          <w:rtl/>
        </w:rPr>
      </w:pPr>
      <w:r w:rsidRPr="00863136">
        <w:rPr>
          <w:rStyle w:val="affff1"/>
          <w:rtl/>
        </w:rPr>
        <w:t>ועוד גזרו תענית על שאכלו זאבים כו</w:t>
      </w:r>
      <w:r w:rsidRPr="0094541A">
        <w:rPr>
          <w:rStyle w:val="affff1"/>
          <w:rtl/>
        </w:rPr>
        <w:t>'</w:t>
      </w:r>
      <w:r w:rsidR="00204631" w:rsidRPr="0094541A">
        <w:rPr>
          <w:rStyle w:val="affff1"/>
          <w:rFonts w:hint="cs"/>
          <w:rtl/>
        </w:rPr>
        <w:t xml:space="preserve"> שני תינוקות.</w:t>
      </w:r>
    </w:p>
    <w:p w14:paraId="74E5D7CB" w14:textId="77777777" w:rsidR="00204631" w:rsidRPr="009C5606" w:rsidRDefault="00D16104" w:rsidP="0045747B">
      <w:pPr>
        <w:rPr>
          <w:rFonts w:ascii="Fb Fontext" w:hAnsi="Fb Fontext"/>
          <w:spacing w:val="-8"/>
          <w:rtl/>
        </w:rPr>
      </w:pPr>
      <w:r w:rsidRPr="00DE18A5">
        <w:rPr>
          <w:spacing w:val="-4"/>
          <w:rtl/>
        </w:rPr>
        <w:t>מעשה ו</w:t>
      </w:r>
      <w:r w:rsidR="00204631" w:rsidRPr="00DE18A5">
        <w:rPr>
          <w:rFonts w:hint="cs"/>
          <w:spacing w:val="-4"/>
          <w:rtl/>
        </w:rPr>
        <w:t>הקיאום מבית הרעי</w:t>
      </w:r>
      <w:r w:rsidR="00204631" w:rsidRPr="00363B52">
        <w:rPr>
          <w:rFonts w:hint="cs"/>
          <w:rtl/>
        </w:rPr>
        <w:t xml:space="preserve"> וטיהרו הבשר</w:t>
      </w:r>
      <w:r w:rsidR="00204631" w:rsidRPr="009C5606">
        <w:rPr>
          <w:rFonts w:ascii="Fb Fontext" w:hAnsi="Fb Fontext" w:hint="cs"/>
          <w:spacing w:val="-8"/>
          <w:rtl/>
        </w:rPr>
        <w:t xml:space="preserve"> </w:t>
      </w:r>
      <w:r w:rsidR="00204631" w:rsidRPr="009C5606">
        <w:rPr>
          <w:rStyle w:val="afffffc"/>
          <w:rFonts w:hint="cs"/>
          <w:spacing w:val="-8"/>
          <w:rtl/>
        </w:rPr>
        <w:t xml:space="preserve">שהתעכל </w:t>
      </w:r>
      <w:r w:rsidR="00204631" w:rsidRPr="009C5606">
        <w:rPr>
          <w:rFonts w:ascii="Fb Fontext" w:hAnsi="Fb Fontext" w:hint="cs"/>
          <w:spacing w:val="-8"/>
          <w:rtl/>
        </w:rPr>
        <w:t xml:space="preserve">וטמאו העצמות. </w:t>
      </w:r>
    </w:p>
    <w:p w14:paraId="74E5D7CC" w14:textId="79598D45" w:rsidR="00D16104" w:rsidRPr="006F178A" w:rsidRDefault="007A7A35" w:rsidP="00C3600A">
      <w:pPr>
        <w:pStyle w:val="afff0"/>
        <w:rPr>
          <w:del w:id="90016" w:author="מנוע עיצוב" w:date="2026-10-08T11:01:28Z"/>
          <w:rtl/>
        </w:rPr>
      </w:pPr>
      <w:del w:id="90015" w:author="מנוע עיצוב" w:date="2026-10-08T11:01:28Z">
        <w:r>
          <w:rPr>
            <w:rFonts w:hint="cs"/>
            <w:rtl/>
          </w:rPr>
          <w:delText xml:space="preserve">***</w:delText>
        </w:r>
      </w:del>
    </w:p>
    <w:p w14:paraId="74E5D7CD" w14:textId="77777777" w:rsidR="00D16104" w:rsidRPr="00A31252" w:rsidRDefault="00D16104" w:rsidP="00A31252">
      <w:pPr>
        <w:pStyle w:val="affff0"/>
        <w:spacing w:before="0"/>
        <w:jc w:val="both"/>
        <w:rPr>
          <w:spacing w:val="0"/>
          <w:rtl/>
        </w:rPr>
      </w:pPr>
      <w:ins w:id="9809" w:author="מספור קטעי משנה" w:date="2026-10-06T10:05:48Z">
        <w:r>
          <w:rPr>
            <w:rStyle w:val="MisparKeta"/>
          </w:rPr>
          <w:t xml:space="preserve">ג. </w:t>
        </w:r>
      </w:ins>
      <w:r w:rsidRPr="00A31252">
        <w:rPr>
          <w:spacing w:val="0"/>
          <w:rtl/>
        </w:rPr>
        <w:t xml:space="preserve">על אלו מתריעין בשבת </w:t>
      </w:r>
      <w:r w:rsidR="00204631" w:rsidRPr="00A31252">
        <w:rPr>
          <w:rFonts w:hint="cs"/>
          <w:spacing w:val="0"/>
          <w:rtl/>
        </w:rPr>
        <w:t>עיר שהקיפוה גויים נהר וספינה המיטרפת</w:t>
      </w:r>
    </w:p>
    <w:p w14:paraId="04B9AEFB" w14:textId="77777777" w:rsidR="00B8196E" w:rsidRPr="00B8196E" w:rsidRDefault="00204631" w:rsidP="00DE18A5">
      <w:pPr>
        <w:pStyle w:val="36"/>
        <w:framePr w:wrap="notBeside"/>
        <w:rPr>
          <w:rtl/>
        </w:rPr>
      </w:pPr>
      <w:r w:rsidRPr="00DE18A5">
        <w:rPr>
          <w:rFonts w:hint="cs"/>
          <w:rtl/>
        </w:rPr>
        <w:t>וכן</w:t>
      </w:r>
      <w:r w:rsidR="00B8196E" w:rsidRPr="00B8196E">
        <w:rPr>
          <w:rtl/>
        </w:rPr>
        <w:t>:</w:t>
      </w:r>
    </w:p>
    <w:p w14:paraId="74E5D7CE" w14:textId="71FCA7AE" w:rsidR="00D16104" w:rsidRPr="006F178A" w:rsidRDefault="00204631" w:rsidP="0045747B">
      <w:pPr>
        <w:rPr>
          <w:rtl/>
        </w:rPr>
      </w:pPr>
      <w:r>
        <w:rPr>
          <w:rFonts w:ascii="Fb Fontext" w:hAnsi="Fb Fontext"/>
          <w:rtl/>
        </w:rPr>
        <w:t>יחיד שנרדף מפ</w:t>
      </w:r>
      <w:r>
        <w:rPr>
          <w:rFonts w:ascii="Fb Fontext" w:hAnsi="Fb Fontext" w:hint="cs"/>
          <w:rtl/>
        </w:rPr>
        <w:t xml:space="preserve">ני </w:t>
      </w:r>
      <w:r w:rsidR="00D16104" w:rsidRPr="006F178A">
        <w:rPr>
          <w:rFonts w:ascii="Fb Fontext" w:hAnsi="Fb Fontext"/>
          <w:rtl/>
        </w:rPr>
        <w:t>נכרים</w:t>
      </w:r>
      <w:r>
        <w:rPr>
          <w:rFonts w:ascii="Fb Fontext" w:hAnsi="Fb Fontext" w:hint="cs"/>
          <w:rtl/>
        </w:rPr>
        <w:t>,</w:t>
      </w:r>
      <w:r w:rsidR="00EA03B5">
        <w:rPr>
          <w:rFonts w:ascii="Fb Fontext" w:hAnsi="Fb Fontext"/>
          <w:rtl/>
        </w:rPr>
        <w:t xml:space="preserve"> לסטי</w:t>
      </w:r>
      <w:r w:rsidR="00EA03B5">
        <w:rPr>
          <w:rFonts w:ascii="Fb Fontext" w:hAnsi="Fb Fontext" w:hint="cs"/>
          <w:rtl/>
        </w:rPr>
        <w:t>ם</w:t>
      </w:r>
      <w:r w:rsidR="00D16104" w:rsidRPr="006F178A">
        <w:rPr>
          <w:rFonts w:ascii="Fb Fontext" w:hAnsi="Fb Fontext"/>
          <w:rtl/>
        </w:rPr>
        <w:t xml:space="preserve">, רוח רעה </w:t>
      </w:r>
    </w:p>
    <w:p w14:paraId="74E5D7CF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t>- על</w:t>
      </w:r>
      <w:r w:rsidR="00204631">
        <w:rPr>
          <w:rFonts w:hint="cs"/>
          <w:rtl/>
        </w:rPr>
        <w:t>יהן</w:t>
      </w:r>
      <w:r w:rsidRPr="006F178A">
        <w:rPr>
          <w:rtl/>
        </w:rPr>
        <w:t xml:space="preserve"> יחיד רשאי </w:t>
      </w:r>
      <w:r w:rsidRPr="00D67F2E">
        <w:rPr>
          <w:rFonts w:cs="PFT_Frank"/>
          <w:b/>
          <w:bCs/>
          <w:szCs w:val="14"/>
          <w:rtl/>
        </w:rPr>
        <w:t>לסגף</w:t>
      </w:r>
      <w:r w:rsidRPr="006F178A">
        <w:rPr>
          <w:rtl/>
        </w:rPr>
        <w:t xml:space="preserve"> עצמו בתענית.</w:t>
      </w:r>
    </w:p>
    <w:p w14:paraId="57B46B6D" w14:textId="69D8C505" w:rsidR="00B8196E" w:rsidRPr="00B8196E" w:rsidRDefault="00D16104" w:rsidP="00DE18A5">
      <w:pPr>
        <w:pStyle w:val="36"/>
        <w:framePr w:wrap="notBeside"/>
        <w:rPr>
          <w:rtl/>
        </w:rPr>
      </w:pPr>
      <w:r w:rsidRPr="00DE18A5">
        <w:rPr>
          <w:rtl/>
        </w:rPr>
        <w:t>רבי יוסי</w:t>
      </w:r>
      <w:r w:rsidR="00B8196E" w:rsidRPr="00B8196E">
        <w:rPr>
          <w:rtl/>
        </w:rPr>
        <w:t>:</w:t>
      </w:r>
    </w:p>
    <w:p w14:paraId="74E5D7D0" w14:textId="3ACCA3CB" w:rsidR="00D16104" w:rsidRPr="00DE18A5" w:rsidRDefault="00D16104" w:rsidP="00EA03B5">
      <w:pPr>
        <w:rPr>
          <w:rtl/>
        </w:rPr>
      </w:pPr>
      <w:r w:rsidRPr="00DE18A5">
        <w:rPr>
          <w:rtl/>
        </w:rPr>
        <w:t xml:space="preserve">אין רשאי, שמא יצטרך לבריות ואין </w:t>
      </w:r>
      <w:r w:rsidR="00EA03B5" w:rsidRPr="00DE18A5">
        <w:rPr>
          <w:rFonts w:hint="cs"/>
          <w:rtl/>
        </w:rPr>
        <w:t>מרחמות</w:t>
      </w:r>
      <w:r w:rsidRPr="00DE18A5">
        <w:rPr>
          <w:rtl/>
        </w:rPr>
        <w:t xml:space="preserve"> עליו.</w:t>
      </w:r>
    </w:p>
    <w:p w14:paraId="58ADB7A8" w14:textId="18838640" w:rsidR="00B8196E" w:rsidRPr="00B8196E" w:rsidRDefault="00C23B41" w:rsidP="00DE18A5">
      <w:pPr>
        <w:pStyle w:val="36"/>
        <w:framePr w:wrap="notBeside"/>
        <w:rPr>
          <w:rtl/>
        </w:rPr>
      </w:pPr>
      <w:r w:rsidRPr="00DE18A5">
        <w:rPr>
          <w:rFonts w:hint="cs"/>
          <w:rtl/>
        </w:rPr>
        <w:t>רב</w:t>
      </w:r>
      <w:r w:rsidR="00B8196E" w:rsidRPr="00B8196E">
        <w:rPr>
          <w:rFonts w:hint="cs"/>
          <w:rtl/>
        </w:rPr>
        <w:t>:</w:t>
      </w:r>
    </w:p>
    <w:p w14:paraId="74E5D7D1" w14:textId="52671C18" w:rsidR="00D16104" w:rsidRPr="00863136" w:rsidRDefault="00863136" w:rsidP="0045747B">
      <w:pPr>
        <w:rPr>
          <w:rtl/>
        </w:rPr>
      </w:pPr>
      <w:r w:rsidRPr="00863136">
        <w:rPr>
          <w:rStyle w:val="afffff3"/>
          <w:rFonts w:hint="cs"/>
          <w:rtl/>
        </w:rPr>
        <w:t>טעם רבי יוסי</w:t>
      </w:r>
      <w:r w:rsidR="00D16104" w:rsidRPr="006F178A">
        <w:rPr>
          <w:rtl/>
        </w:rPr>
        <w:t xml:space="preserve"> </w:t>
      </w:r>
      <w:r w:rsidR="00D16104">
        <w:rPr>
          <w:rtl/>
        </w:rPr>
        <w:t>ד'</w:t>
      </w:r>
      <w:r w:rsidR="00D16104" w:rsidRPr="00863136">
        <w:rPr>
          <w:rStyle w:val="af4"/>
          <w:rtl/>
        </w:rPr>
        <w:t>ויהי האדם לנפש חיה'</w:t>
      </w:r>
      <w:r w:rsidR="00D16104" w:rsidRPr="006F178A">
        <w:rPr>
          <w:rtl/>
        </w:rPr>
        <w:t xml:space="preserve"> </w:t>
      </w:r>
      <w:r w:rsidR="00D16104" w:rsidRPr="00DE18A5">
        <w:rPr>
          <w:rtl/>
        </w:rPr>
        <w:t>נשמה שנתתי בך החייה.</w:t>
      </w:r>
    </w:p>
    <w:p w14:paraId="74E5D7D2" w14:textId="77777777" w:rsidR="00D16104" w:rsidRPr="006F178A" w:rsidRDefault="00D16104" w:rsidP="0045747B">
      <w:pPr>
        <w:pStyle w:val="affff0"/>
        <w:rPr>
          <w:rtl/>
        </w:rPr>
      </w:pPr>
      <w:ins w:id="9810" w:author="מספור קטעי משנה" w:date="2026-10-06T10:05:48Z">
        <w:r>
          <w:rPr>
            <w:rStyle w:val="MisparKeta"/>
          </w:rPr>
          <w:t xml:space="preserve">ד. </w:t>
        </w:r>
      </w:ins>
      <w:r w:rsidRPr="006F178A">
        <w:rPr>
          <w:rtl/>
        </w:rPr>
        <w:t>שמעון התי</w:t>
      </w:r>
      <w:r w:rsidR="00EA03B5">
        <w:rPr>
          <w:rtl/>
        </w:rPr>
        <w:t>מני אומר: אף על הדבר</w:t>
      </w:r>
      <w:r w:rsidRPr="006F178A">
        <w:rPr>
          <w:rtl/>
        </w:rPr>
        <w:t>.</w:t>
      </w:r>
      <w:r w:rsidR="00181EC3">
        <w:rPr>
          <w:rFonts w:hint="cs"/>
          <w:rtl/>
        </w:rPr>
        <w:t xml:space="preserve"> </w:t>
      </w:r>
      <w:r w:rsidR="00204631">
        <w:rPr>
          <w:rFonts w:hint="cs"/>
          <w:rtl/>
        </w:rPr>
        <w:t>ולא הודו לו חכמים</w:t>
      </w:r>
    </w:p>
    <w:p w14:paraId="0EB81F10" w14:textId="6299BA19" w:rsidR="00B8196E" w:rsidRPr="00B8196E" w:rsidRDefault="00D16104" w:rsidP="00DE18A5">
      <w:pPr>
        <w:pStyle w:val="36"/>
        <w:framePr w:wrap="notBeside"/>
        <w:rPr>
          <w:rtl/>
        </w:rPr>
      </w:pPr>
      <w:r w:rsidRPr="00DE18A5">
        <w:rPr>
          <w:rFonts w:hint="cs"/>
          <w:rtl/>
        </w:rPr>
        <w:t>ומוכח</w:t>
      </w:r>
      <w:r w:rsidR="00B8196E" w:rsidRPr="00B8196E">
        <w:rPr>
          <w:rFonts w:hint="cs"/>
          <w:rtl/>
        </w:rPr>
        <w:t>:</w:t>
      </w:r>
    </w:p>
    <w:p w14:paraId="74E5D7D3" w14:textId="6A2B0051" w:rsidR="00D16104" w:rsidRPr="00DE18A5" w:rsidRDefault="00DE18A5" w:rsidP="0045747B">
      <w:pPr>
        <w:rPr>
          <w:rtl/>
        </w:rPr>
      </w:pPr>
      <w:r>
        <w:rPr>
          <w:rFonts w:hint="cs"/>
          <w:rtl/>
        </w:rPr>
        <w:t>ש</w:t>
      </w:r>
      <w:r w:rsidR="00D16104" w:rsidRPr="00DE18A5">
        <w:rPr>
          <w:rFonts w:hint="cs"/>
          <w:rtl/>
        </w:rPr>
        <w:t xml:space="preserve">רבנן </w:t>
      </w:r>
      <w:r w:rsidR="00863136" w:rsidRPr="00DE18A5">
        <w:rPr>
          <w:rFonts w:hint="cs"/>
          <w:rtl/>
        </w:rPr>
        <w:t>חלקו</w:t>
      </w:r>
      <w:r w:rsidR="00D16104" w:rsidRPr="009C5606">
        <w:rPr>
          <w:rFonts w:hint="cs"/>
          <w:spacing w:val="-8"/>
          <w:rtl/>
        </w:rPr>
        <w:t xml:space="preserve"> </w:t>
      </w:r>
      <w:r w:rsidR="00D16104" w:rsidRPr="00D67F2E">
        <w:rPr>
          <w:rFonts w:cs="PFT_Frank" w:hint="cs"/>
          <w:b/>
          <w:bCs/>
          <w:spacing w:val="-8"/>
          <w:szCs w:val="14"/>
          <w:rtl/>
        </w:rPr>
        <w:t>גם בחול</w:t>
      </w:r>
      <w:r w:rsidR="00863136" w:rsidRPr="00D67F2E">
        <w:rPr>
          <w:rFonts w:cs="PFT_Frank" w:hint="cs"/>
          <w:b/>
          <w:bCs/>
          <w:spacing w:val="-8"/>
          <w:szCs w:val="14"/>
          <w:rtl/>
        </w:rPr>
        <w:t>,</w:t>
      </w:r>
      <w:r w:rsidR="00D16104" w:rsidRPr="009C5606">
        <w:rPr>
          <w:rFonts w:hint="cs"/>
          <w:spacing w:val="-8"/>
          <w:rtl/>
        </w:rPr>
        <w:t xml:space="preserve"> </w:t>
      </w:r>
      <w:r w:rsidR="00D16104" w:rsidRPr="00DE18A5">
        <w:rPr>
          <w:rFonts w:hint="cs"/>
          <w:rtl/>
        </w:rPr>
        <w:t>ד</w:t>
      </w:r>
      <w:r w:rsidR="00D16104" w:rsidRPr="00DE18A5">
        <w:rPr>
          <w:rtl/>
        </w:rPr>
        <w:t>מתריעין על הדבר בשבת,</w:t>
      </w:r>
      <w:r w:rsidR="00863136" w:rsidRPr="00DE18A5">
        <w:rPr>
          <w:rFonts w:hint="cs"/>
          <w:rtl/>
        </w:rPr>
        <w:t xml:space="preserve"> וכ''ש בחול</w:t>
      </w:r>
      <w:r w:rsidR="00204631" w:rsidRPr="00DE18A5">
        <w:rPr>
          <w:rFonts w:hint="cs"/>
          <w:rtl/>
        </w:rPr>
        <w:t xml:space="preserve"> </w:t>
      </w:r>
    </w:p>
    <w:p w14:paraId="034BDAA2" w14:textId="16EDEC89" w:rsidR="00B8196E" w:rsidRPr="00B8196E" w:rsidRDefault="00D16104" w:rsidP="00DE18A5">
      <w:pPr>
        <w:pStyle w:val="36"/>
        <w:framePr w:wrap="notBeside"/>
        <w:rPr>
          <w:rtl/>
        </w:rPr>
      </w:pPr>
      <w:r w:rsidRPr="00DE18A5">
        <w:rPr>
          <w:rFonts w:hint="cs"/>
          <w:rtl/>
        </w:rPr>
        <w:t>רחב</w:t>
      </w:r>
      <w:r w:rsidRPr="00DE18A5">
        <w:rPr>
          <w:rtl/>
        </w:rPr>
        <w:t>"</w:t>
      </w:r>
      <w:r w:rsidRPr="00DE18A5">
        <w:rPr>
          <w:rFonts w:hint="cs"/>
          <w:rtl/>
        </w:rPr>
        <w:t>פ</w:t>
      </w:r>
      <w:r w:rsidR="00863136" w:rsidRPr="00DE18A5">
        <w:rPr>
          <w:rFonts w:hint="cs"/>
          <w:rtl/>
        </w:rPr>
        <w:t xml:space="preserve"> מר"ע</w:t>
      </w:r>
      <w:r w:rsidR="00B8196E" w:rsidRPr="00B8196E">
        <w:rPr>
          <w:rFonts w:hint="cs"/>
          <w:rtl/>
        </w:rPr>
        <w:t>:</w:t>
      </w:r>
    </w:p>
    <w:p w14:paraId="74E5D7D4" w14:textId="1C1F9961" w:rsidR="00D16104" w:rsidRPr="006F178A" w:rsidRDefault="00D16104" w:rsidP="00EA03B5">
      <w:pPr>
        <w:rPr>
          <w:rtl/>
        </w:rPr>
      </w:pPr>
      <w:r w:rsidRPr="006F178A">
        <w:rPr>
          <w:rtl/>
        </w:rPr>
        <w:t xml:space="preserve">אין מתריעין </w:t>
      </w:r>
      <w:r w:rsidRPr="00D67F2E">
        <w:rPr>
          <w:rFonts w:cs="PFT_Frank"/>
          <w:b/>
          <w:bCs/>
          <w:szCs w:val="14"/>
          <w:rtl/>
        </w:rPr>
        <w:t>כל</w:t>
      </w:r>
      <w:r w:rsidR="00863136" w:rsidRPr="00D67F2E">
        <w:rPr>
          <w:rFonts w:cs="PFT_Frank" w:hint="cs"/>
          <w:b/>
          <w:bCs/>
          <w:szCs w:val="14"/>
          <w:rtl/>
        </w:rPr>
        <w:t>ל</w:t>
      </w:r>
      <w:r w:rsidRPr="00D67F2E">
        <w:rPr>
          <w:rFonts w:cs="PFT_Frank"/>
          <w:b/>
          <w:bCs/>
          <w:szCs w:val="14"/>
          <w:rtl/>
        </w:rPr>
        <w:t>.</w:t>
      </w:r>
      <w:r w:rsidR="00EA03B5" w:rsidRPr="00D67F2E">
        <w:rPr>
          <w:rFonts w:cs="PFT_Frank" w:hint="cs"/>
          <w:b/>
          <w:bCs/>
          <w:szCs w:val="14"/>
          <w:rtl/>
        </w:rPr>
        <w:t xml:space="preserve"> </w:t>
      </w:r>
    </w:p>
    <w:p w14:paraId="74E5D7D5" w14:textId="2A2B8005" w:rsidR="00D16104" w:rsidRPr="006F178A" w:rsidRDefault="00D16104" w:rsidP="00A31252">
      <w:pPr>
        <w:pStyle w:val="affff0"/>
        <w:spacing w:before="0"/>
        <w:ind w:end="0"/>
        <w:rPr>
          <w:rtl/>
        </w:rPr>
        <w:pPrChange w:id="20032" w:author="קלוד" w:date="2026-10-06T10:10:38Z">
          <w:pPr>
            <w:pStyle w:val="affff0"/>
            <w:spacing w:before="0"/>
            <w:rPr>
              <w:rtl/>
            </w:rPr>
          </w:pPr>
        </w:pPrChange>
      </w:pPr>
      <w:r w:rsidRPr="00863136">
        <w:rPr>
          <w:rtl/>
        </w:rPr>
        <w:t>על כל צר</w:t>
      </w:r>
      <w:r w:rsidR="00213F24">
        <w:rPr>
          <w:rFonts w:hint="cs"/>
          <w:rtl/>
        </w:rPr>
        <w:t xml:space="preserve">ת ציבור - </w:t>
      </w:r>
      <w:r w:rsidR="00213F24">
        <w:rPr>
          <w:rFonts w:ascii="Fb Fontext" w:hAnsi="Fb Fontext"/>
          <w:rtl/>
        </w:rPr>
        <w:t>מתריעין</w:t>
      </w:r>
      <w:r w:rsidRPr="006F178A">
        <w:rPr>
          <w:rFonts w:ascii="Fb Fontext" w:hAnsi="Fb Fontext"/>
          <w:rtl/>
        </w:rPr>
        <w:t>, חוץ מרוב גשמים.</w:t>
      </w:r>
    </w:p>
    <w:p w14:paraId="2531BB4F" w14:textId="21C3F440" w:rsidR="00B8196E" w:rsidRPr="00B8196E" w:rsidRDefault="00D16104" w:rsidP="0080710C">
      <w:pPr>
        <w:pStyle w:val="36"/>
        <w:framePr w:wrap="notBeside"/>
        <w:rPr>
          <w:rtl/>
        </w:rPr>
      </w:pPr>
      <w:r w:rsidRPr="0080710C">
        <w:rPr>
          <w:rtl/>
        </w:rPr>
        <w:t>רי"ו</w:t>
      </w:r>
      <w:r w:rsidR="00B8196E" w:rsidRPr="00B8196E">
        <w:rPr>
          <w:rtl/>
        </w:rPr>
        <w:t>:</w:t>
      </w:r>
    </w:p>
    <w:p w14:paraId="74E5D7D7" w14:textId="2EA24476" w:rsidR="00B03EA0" w:rsidRDefault="00213F24" w:rsidP="001E7134">
      <w:pPr>
        <w:rPr>
          <w:rtl/>
        </w:rPr>
      </w:pPr>
      <w:r w:rsidRPr="0080710C">
        <w:rPr>
          <w:rtl/>
        </w:rPr>
        <w:t xml:space="preserve">לפי שאין מתפללין על רוב </w:t>
      </w:r>
      <w:r w:rsidR="00D16104" w:rsidRPr="0080710C">
        <w:rPr>
          <w:rtl/>
        </w:rPr>
        <w:t>טובה.</w:t>
      </w:r>
      <w:r w:rsidR="00D16104" w:rsidRPr="004925D4">
        <w:rPr>
          <w:rFonts w:hint="cs"/>
          <w:spacing w:val="-2"/>
          <w:rtl/>
        </w:rPr>
        <w:t xml:space="preserve"> </w:t>
      </w:r>
      <w:r>
        <w:rPr>
          <w:rStyle w:val="af4"/>
          <w:rFonts w:hint="cs"/>
          <w:spacing w:val="-2"/>
          <w:rtl/>
        </w:rPr>
        <w:t>ד</w:t>
      </w:r>
      <w:r w:rsidR="00D16104" w:rsidRPr="00CC56D5">
        <w:rPr>
          <w:rStyle w:val="af4"/>
          <w:rFonts w:hint="cs"/>
          <w:rtl/>
        </w:rPr>
        <w:t>'</w:t>
      </w:r>
      <w:r w:rsidR="00D16104" w:rsidRPr="00CC56D5">
        <w:rPr>
          <w:rStyle w:val="af4"/>
          <w:rtl/>
        </w:rPr>
        <w:t>עד בלי די</w:t>
      </w:r>
      <w:r w:rsidR="00D16104" w:rsidRPr="00CC56D5">
        <w:rPr>
          <w:rStyle w:val="af4"/>
          <w:rFonts w:hint="cs"/>
          <w:rtl/>
        </w:rPr>
        <w:t>'</w:t>
      </w:r>
      <w:r w:rsidR="00863136">
        <w:rPr>
          <w:rFonts w:ascii="Fb Fontext" w:hAnsi="Fb Fontext" w:hint="cs"/>
          <w:rtl/>
        </w:rPr>
        <w:t xml:space="preserve"> </w:t>
      </w:r>
      <w:r w:rsidR="00D16104" w:rsidRPr="006F178A">
        <w:rPr>
          <w:rFonts w:ascii="Fb Fontext" w:hAnsi="Fb Fontext"/>
          <w:rtl/>
        </w:rPr>
        <w:t>עד שיבלו שפתותיכם מלומר די.</w:t>
      </w:r>
      <w:r w:rsidR="001E7134">
        <w:rPr>
          <w:rFonts w:hint="cs"/>
          <w:rtl/>
        </w:rPr>
        <w:t xml:space="preserve"> </w:t>
      </w:r>
      <w:r w:rsidR="001E7134" w:rsidRPr="001E7134">
        <w:rPr>
          <w:rStyle w:val="afffff3"/>
          <w:rFonts w:hint="cs"/>
          <w:rtl/>
        </w:rPr>
        <w:t xml:space="preserve">ריבר''י: </w:t>
      </w:r>
      <w:r w:rsidR="001E7134">
        <w:rPr>
          <w:rFonts w:hint="cs"/>
          <w:rtl/>
        </w:rPr>
        <w:t xml:space="preserve">אבל בגולה מתריעין עליה. </w:t>
      </w:r>
      <w:r w:rsidR="001E7134" w:rsidRPr="001E7134">
        <w:rPr>
          <w:rStyle w:val="afffff3"/>
          <w:rFonts w:hint="cs"/>
          <w:rtl/>
        </w:rPr>
        <w:t>ותנ''ה</w:t>
      </w:r>
    </w:p>
    <w:p w14:paraId="4CE09FB5" w14:textId="2C32EFAB" w:rsidR="00B8196E" w:rsidRPr="00B8196E" w:rsidRDefault="00D16104" w:rsidP="0080710C">
      <w:pPr>
        <w:pStyle w:val="36"/>
        <w:framePr w:wrap="notBeside"/>
        <w:rPr>
          <w:rtl/>
        </w:rPr>
      </w:pPr>
      <w:r w:rsidRPr="0080710C">
        <w:rPr>
          <w:rtl/>
        </w:rPr>
        <w:lastRenderedPageBreak/>
        <w:t xml:space="preserve">שאלו את </w:t>
      </w:r>
      <w:r w:rsidR="00BF1882" w:rsidRPr="0080710C">
        <w:rPr>
          <w:rFonts w:hint="cs"/>
          <w:rtl/>
        </w:rPr>
        <w:t>ר"א</w:t>
      </w:r>
      <w:r w:rsidR="00B8196E" w:rsidRPr="00B8196E">
        <w:rPr>
          <w:rtl/>
        </w:rPr>
        <w:t>:</w:t>
      </w:r>
    </w:p>
    <w:p w14:paraId="74E5D7D8" w14:textId="012A3FDD" w:rsidR="00BF1882" w:rsidRDefault="00D16104" w:rsidP="001E7134">
      <w:pPr>
        <w:pStyle w:val="afffff8"/>
        <w:rPr>
          <w:rStyle w:val="afffff3"/>
          <w:rtl/>
        </w:rPr>
      </w:pPr>
      <w:r w:rsidRPr="006F178A">
        <w:rPr>
          <w:rtl/>
        </w:rPr>
        <w:t>עד היכן גשמים יורדין ויתפללו שלא ירדו?</w:t>
      </w:r>
    </w:p>
    <w:p w14:paraId="74E5D7D9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שיעמוד </w:t>
      </w:r>
      <w:r w:rsidR="00213F24">
        <w:rPr>
          <w:rFonts w:hint="cs"/>
          <w:rtl/>
        </w:rPr>
        <w:t xml:space="preserve">על </w:t>
      </w:r>
      <w:r w:rsidRPr="00213F24">
        <w:rPr>
          <w:rFonts w:hint="cs"/>
          <w:rtl/>
        </w:rPr>
        <w:t>סלע גבוה</w:t>
      </w:r>
      <w:r w:rsidRPr="00213F24">
        <w:rPr>
          <w:rtl/>
        </w:rPr>
        <w:t>,</w:t>
      </w:r>
      <w:r w:rsidRPr="006F178A">
        <w:rPr>
          <w:rtl/>
        </w:rPr>
        <w:t xml:space="preserve"> וישכשך רגליו</w:t>
      </w:r>
      <w:r w:rsidR="00213F24">
        <w:rPr>
          <w:rFonts w:hint="cs"/>
          <w:rtl/>
        </w:rPr>
        <w:t xml:space="preserve"> </w:t>
      </w:r>
      <w:r w:rsidR="00213F24" w:rsidRPr="00213F24">
        <w:rPr>
          <w:rStyle w:val="afffffc"/>
          <w:rFonts w:hint="cs"/>
          <w:rtl/>
        </w:rPr>
        <w:t>וידיו</w:t>
      </w:r>
      <w:r w:rsidRPr="006F178A">
        <w:rPr>
          <w:rtl/>
        </w:rPr>
        <w:t xml:space="preserve"> במים.</w:t>
      </w:r>
      <w:r w:rsidR="00EA03B5">
        <w:rPr>
          <w:rFonts w:hint="cs"/>
          <w:rtl/>
        </w:rPr>
        <w:t xml:space="preserve"> </w:t>
      </w:r>
      <w:r w:rsidR="00EA03B5" w:rsidRPr="00EA03B5">
        <w:rPr>
          <w:rStyle w:val="afffffc"/>
          <w:rFonts w:hint="cs"/>
          <w:rtl/>
        </w:rPr>
        <w:t>[לעולם לא</w:t>
      </w:r>
      <w:r w:rsidR="00EA03B5">
        <w:rPr>
          <w:rStyle w:val="afffffc"/>
          <w:rFonts w:hint="cs"/>
          <w:rtl/>
        </w:rPr>
        <w:t>]</w:t>
      </w:r>
      <w:r w:rsidRPr="006F178A">
        <w:rPr>
          <w:rFonts w:hint="cs"/>
          <w:rtl/>
        </w:rPr>
        <w:t xml:space="preserve"> </w:t>
      </w:r>
    </w:p>
    <w:p w14:paraId="2FEB397B" w14:textId="4CE2F2ED" w:rsidR="00B8196E" w:rsidRPr="00B8196E" w:rsidRDefault="00D16104" w:rsidP="00014F31">
      <w:pPr>
        <w:pStyle w:val="36"/>
        <w:framePr w:wrap="notBeside"/>
        <w:rPr>
          <w:rtl/>
        </w:rPr>
      </w:pPr>
      <w:r w:rsidRPr="00014F31">
        <w:rPr>
          <w:rFonts w:hint="cs"/>
          <w:rtl/>
        </w:rPr>
        <w:t>רבב'ח</w:t>
      </w:r>
      <w:r w:rsidR="00B8196E" w:rsidRPr="00B8196E">
        <w:rPr>
          <w:rtl/>
        </w:rPr>
        <w:t>:</w:t>
      </w:r>
    </w:p>
    <w:p w14:paraId="74E5D7DA" w14:textId="6775DEA4" w:rsidR="00D16104" w:rsidRPr="00EA03B5" w:rsidRDefault="00D16104" w:rsidP="00EA03B5">
      <w:pPr>
        <w:pStyle w:val="afffffb"/>
        <w:rPr>
          <w:spacing w:val="-4"/>
          <w:rtl/>
        </w:rPr>
      </w:pPr>
      <w:r w:rsidRPr="00014F31">
        <w:rPr>
          <w:rFonts w:hint="cs"/>
          <w:rtl/>
        </w:rPr>
        <w:t xml:space="preserve">ראה לסלע שעבר </w:t>
      </w:r>
      <w:r w:rsidR="00E76791" w:rsidRPr="00014F31">
        <w:rPr>
          <w:rFonts w:hint="cs"/>
          <w:rtl/>
        </w:rPr>
        <w:t>ישמעאלי רוכב על גמל א</w:t>
      </w:r>
      <w:r w:rsidRPr="00014F31">
        <w:rPr>
          <w:rFonts w:hint="cs"/>
          <w:rtl/>
        </w:rPr>
        <w:t>חז רומח בידו ונראה כתולעת</w:t>
      </w:r>
      <w:r w:rsidR="00863136" w:rsidRPr="00EA03B5">
        <w:rPr>
          <w:rFonts w:hint="cs"/>
          <w:spacing w:val="-4"/>
          <w:rtl/>
        </w:rPr>
        <w:t>,</w:t>
      </w:r>
      <w:r w:rsidRPr="00EA03B5">
        <w:rPr>
          <w:rFonts w:hint="cs"/>
          <w:spacing w:val="-4"/>
          <w:rtl/>
        </w:rPr>
        <w:t xml:space="preserve"> </w:t>
      </w:r>
    </w:p>
    <w:p w14:paraId="74E5D7DB" w14:textId="77777777" w:rsidR="00D16104" w:rsidRPr="006F178A" w:rsidRDefault="00D16104" w:rsidP="008A5DDC">
      <w:pPr>
        <w:pStyle w:val="afff2"/>
        <w:framePr w:wrap="around"/>
        <w:rPr>
          <w:rFonts w:cs="FontbitDavid"/>
          <w:rtl/>
        </w:rPr>
      </w:pPr>
      <w:r w:rsidRPr="00EA03B5">
        <w:rPr>
          <w:rFonts w:hint="cs"/>
          <w:rtl/>
        </w:rPr>
        <w:t>כג</w:t>
      </w:r>
      <w:r w:rsidRPr="006F178A">
        <w:rPr>
          <w:rFonts w:cs="FontbitDavid" w:hint="cs"/>
          <w:rtl/>
        </w:rPr>
        <w:t>.</w:t>
      </w:r>
    </w:p>
    <w:p w14:paraId="74E5D7DC" w14:textId="77777777" w:rsidR="00D16104" w:rsidRPr="006F178A" w:rsidRDefault="00D16104" w:rsidP="0045747B">
      <w:pPr>
        <w:rPr>
          <w:rtl/>
        </w:rPr>
      </w:pPr>
      <w:r w:rsidRPr="00863136">
        <w:rPr>
          <w:rStyle w:val="af4"/>
          <w:rtl/>
        </w:rPr>
        <w:t>ונתתי גשמיכם בעתם</w:t>
      </w:r>
      <w:r w:rsidRPr="006F178A">
        <w:rPr>
          <w:rFonts w:ascii="Fb Fontext" w:hAnsi="Fb Fontext"/>
          <w:rtl/>
        </w:rPr>
        <w:t>.</w:t>
      </w:r>
      <w:r w:rsidRPr="006F178A">
        <w:rPr>
          <w:rFonts w:ascii="Fb Fontext" w:hAnsi="Fb Fontext" w:hint="cs"/>
          <w:rtl/>
        </w:rPr>
        <w:t xml:space="preserve">- </w:t>
      </w:r>
      <w:r w:rsidR="004F40EF" w:rsidRPr="004F40EF">
        <w:rPr>
          <w:rStyle w:val="afffff3"/>
          <w:rFonts w:hint="cs"/>
          <w:rtl/>
        </w:rPr>
        <w:t>א.</w:t>
      </w:r>
      <w:r w:rsidR="004F40EF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לא שכורה ולא צמאה, אלא בינונית.</w:t>
      </w:r>
    </w:p>
    <w:p w14:paraId="261D7560" w14:textId="469C633A" w:rsidR="00B8196E" w:rsidRPr="00B8196E" w:rsidRDefault="00BF1882" w:rsidP="00014F31">
      <w:pPr>
        <w:pStyle w:val="36"/>
        <w:framePr w:wrap="notBeside"/>
        <w:rPr>
          <w:rtl/>
        </w:rPr>
      </w:pPr>
      <w:r w:rsidRPr="00014F31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7DD" w14:textId="7D905BC4" w:rsidR="00D16104" w:rsidRPr="006F178A" w:rsidRDefault="00D16104" w:rsidP="00014F31">
      <w:pPr>
        <w:rPr>
          <w:rtl/>
        </w:rPr>
      </w:pPr>
      <w:r w:rsidRPr="00BF1882">
        <w:rPr>
          <w:rStyle w:val="af4"/>
          <w:rtl/>
        </w:rPr>
        <w:t xml:space="preserve">בעתם </w:t>
      </w:r>
      <w:r w:rsidR="00EA03B5">
        <w:rPr>
          <w:rFonts w:ascii="Fb Fontext" w:hAnsi="Fb Fontext"/>
          <w:sz w:val="20"/>
          <w:rtl/>
        </w:rPr>
        <w:t>- בלילי רביעיות ו</w:t>
      </w:r>
      <w:r w:rsidRPr="006F178A">
        <w:rPr>
          <w:rFonts w:ascii="Fb Fontext" w:hAnsi="Fb Fontext"/>
          <w:sz w:val="20"/>
          <w:rtl/>
        </w:rPr>
        <w:t>לילי שבתות</w:t>
      </w:r>
      <w:r w:rsidR="004F40EF">
        <w:rPr>
          <w:rFonts w:ascii="Fb Fontext" w:hAnsi="Fb Fontext" w:hint="cs"/>
          <w:sz w:val="20"/>
          <w:rtl/>
        </w:rPr>
        <w:t xml:space="preserve"> </w:t>
      </w:r>
      <w:r w:rsidR="004F40EF" w:rsidRPr="004F40EF">
        <w:rPr>
          <w:rStyle w:val="afffffc"/>
          <w:rFonts w:hint="cs"/>
          <w:rtl/>
        </w:rPr>
        <w:t>שאין הולכי דרכים</w:t>
      </w:r>
      <w:r w:rsidRPr="006F178A">
        <w:rPr>
          <w:rFonts w:ascii="Fb Fontext" w:hAnsi="Fb Fontext"/>
          <w:sz w:val="20"/>
          <w:rtl/>
        </w:rPr>
        <w:t>.</w:t>
      </w:r>
    </w:p>
    <w:p w14:paraId="74E5D7DE" w14:textId="77777777" w:rsidR="004F40EF" w:rsidRDefault="00D16104" w:rsidP="0045747B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 xml:space="preserve">שכן מצינו </w:t>
      </w:r>
      <w:r w:rsidRPr="006F178A">
        <w:rPr>
          <w:rtl/>
        </w:rPr>
        <w:t xml:space="preserve">בימי שמעון בן שטח, </w:t>
      </w:r>
      <w:r w:rsidR="004F40EF">
        <w:rPr>
          <w:rFonts w:hint="cs"/>
          <w:rtl/>
        </w:rPr>
        <w:t>ו</w:t>
      </w:r>
      <w:r w:rsidRPr="006F178A">
        <w:rPr>
          <w:rtl/>
        </w:rPr>
        <w:t>נעשו חטים ככליות ושעורים כגרעיני זיתים</w:t>
      </w:r>
      <w:r w:rsidR="00B03EA0">
        <w:rPr>
          <w:rFonts w:hint="cs"/>
          <w:rtl/>
        </w:rPr>
        <w:t>,</w:t>
      </w:r>
      <w:r w:rsidRPr="006F178A">
        <w:rPr>
          <w:rtl/>
        </w:rPr>
        <w:t xml:space="preserve"> ועדשים כדינרי זהב, וצררו מהם דוגמא לדורות, להודיע כמה החטא גורם, </w:t>
      </w:r>
    </w:p>
    <w:p w14:paraId="74E5D7DF" w14:textId="77777777" w:rsidR="00D16104" w:rsidRPr="006F178A" w:rsidRDefault="00D16104" w:rsidP="0045747B">
      <w:pPr>
        <w:rPr>
          <w:rtl/>
        </w:rPr>
      </w:pPr>
      <w:r w:rsidRPr="009D0833">
        <w:rPr>
          <w:rFonts w:ascii="Fb Fontext" w:hAnsi="Fb Fontext" w:cs="PFT_Frank"/>
          <w:b/>
          <w:bCs/>
          <w:szCs w:val="14"/>
          <w:rtl/>
        </w:rPr>
        <w:t>וכן מצינו</w:t>
      </w:r>
      <w:r w:rsidRPr="006F178A">
        <w:rPr>
          <w:rFonts w:ascii="Fb Fontext" w:hAnsi="Fb Fontext"/>
          <w:rtl/>
        </w:rPr>
        <w:t xml:space="preserve"> בימי הורדוס </w:t>
      </w:r>
      <w:r w:rsidR="00BF1882">
        <w:rPr>
          <w:rFonts w:ascii="Fb Fontext" w:hAnsi="Fb Fontext" w:hint="cs"/>
          <w:rtl/>
        </w:rPr>
        <w:t>שעסקו</w:t>
      </w:r>
      <w:r w:rsidRPr="006F178A">
        <w:rPr>
          <w:rFonts w:ascii="Fb Fontext" w:hAnsi="Fb Fontext"/>
          <w:rtl/>
        </w:rPr>
        <w:t xml:space="preserve"> בבנין ביהמ"ק, ו</w:t>
      </w:r>
      <w:r w:rsidR="00BF1882">
        <w:rPr>
          <w:rFonts w:ascii="Fb Fontext" w:hAnsi="Fb Fontext" w:hint="cs"/>
          <w:rtl/>
        </w:rPr>
        <w:t>ירדו</w:t>
      </w:r>
      <w:r w:rsidRPr="006F178A">
        <w:rPr>
          <w:rFonts w:ascii="Fb Fontext" w:hAnsi="Fb Fontext"/>
          <w:rtl/>
        </w:rPr>
        <w:t xml:space="preserve"> גשמים </w:t>
      </w:r>
      <w:r w:rsidRPr="004837C2">
        <w:rPr>
          <w:rtl/>
        </w:rPr>
        <w:t xml:space="preserve">בלילה, למחר </w:t>
      </w:r>
      <w:r w:rsidR="004F40EF" w:rsidRPr="004837C2">
        <w:rPr>
          <w:rtl/>
        </w:rPr>
        <w:t xml:space="preserve">זרחה החמה ויצאו </w:t>
      </w:r>
      <w:r w:rsidRPr="004837C2">
        <w:rPr>
          <w:rtl/>
        </w:rPr>
        <w:t xml:space="preserve">למלאכתן, </w:t>
      </w:r>
      <w:r w:rsidR="004F40EF" w:rsidRPr="004837C2">
        <w:rPr>
          <w:rFonts w:hint="cs"/>
          <w:rtl/>
        </w:rPr>
        <w:t>שסייעום משמים</w:t>
      </w:r>
      <w:r w:rsidRPr="004837C2">
        <w:rPr>
          <w:rtl/>
        </w:rPr>
        <w:t>.</w:t>
      </w:r>
    </w:p>
    <w:p w14:paraId="74E5D7E1" w14:textId="77777777" w:rsidR="00D16104" w:rsidRPr="004F40EF" w:rsidRDefault="004F40EF" w:rsidP="002B3F69">
      <w:pPr>
        <w:pStyle w:val="afffff8"/>
        <w:rPr>
          <w:rtl/>
        </w:rPr>
      </w:pPr>
      <w:r w:rsidRPr="004F40EF">
        <w:rPr>
          <w:rFonts w:hint="cs"/>
          <w:rtl/>
        </w:rPr>
        <w:t>ביאור מעשה חוני המעגל</w:t>
      </w:r>
      <w:r w:rsidR="00EA03B5">
        <w:rPr>
          <w:rFonts w:hint="cs"/>
          <w:rtl/>
        </w:rPr>
        <w:t>,</w:t>
      </w:r>
      <w:r w:rsidRPr="004F40EF">
        <w:rPr>
          <w:rFonts w:hint="cs"/>
          <w:rtl/>
        </w:rPr>
        <w:t xml:space="preserve"> וחייו</w:t>
      </w:r>
    </w:p>
    <w:p w14:paraId="74E5D7E2" w14:textId="2583C0BA" w:rsidR="00B03EA0" w:rsidRDefault="00D16104" w:rsidP="00EA03B5">
      <w:pPr>
        <w:rPr>
          <w:rtl/>
        </w:rPr>
      </w:pPr>
      <w:r w:rsidRPr="006F178A">
        <w:rPr>
          <w:rFonts w:ascii="Fb Fontext" w:hAnsi="Fb Fontext"/>
          <w:rtl/>
        </w:rPr>
        <w:t>יצא רוב אדר ולא ירדו גשמים.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שלחו </w:t>
      </w:r>
      <w:r w:rsidRPr="009D0833">
        <w:rPr>
          <w:rFonts w:ascii="Fb Fontext" w:hAnsi="Fb Fontext" w:cs="PFT_Frank"/>
          <w:b/>
          <w:bCs/>
          <w:szCs w:val="14"/>
          <w:rtl/>
        </w:rPr>
        <w:t xml:space="preserve">לחוני המעגל: </w:t>
      </w:r>
      <w:r w:rsidR="004F40EF">
        <w:rPr>
          <w:rFonts w:ascii="Fb Fontext" w:hAnsi="Fb Fontext" w:hint="cs"/>
          <w:rtl/>
        </w:rPr>
        <w:t>שי</w:t>
      </w:r>
      <w:r w:rsidRPr="006F178A">
        <w:rPr>
          <w:rFonts w:ascii="Fb Fontext" w:hAnsi="Fb Fontext"/>
          <w:rtl/>
        </w:rPr>
        <w:t>תפלל</w:t>
      </w:r>
      <w:r w:rsidR="004F40EF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ו</w:t>
      </w:r>
      <w:r w:rsidR="004F40EF">
        <w:rPr>
          <w:rFonts w:ascii="Fb Fontext" w:hAnsi="Fb Fontext" w:hint="cs"/>
          <w:rtl/>
        </w:rPr>
        <w:t xml:space="preserve">לא </w:t>
      </w:r>
      <w:r w:rsidRPr="006F178A">
        <w:rPr>
          <w:rFonts w:ascii="Fb Fontext" w:hAnsi="Fb Fontext"/>
          <w:rtl/>
        </w:rPr>
        <w:t>ירדו</w:t>
      </w:r>
      <w:r w:rsidRPr="006F178A">
        <w:rPr>
          <w:rFonts w:ascii="Fb Fontext" w:hAnsi="Fb Fontext" w:hint="cs"/>
          <w:rtl/>
        </w:rPr>
        <w:t xml:space="preserve">, </w:t>
      </w:r>
      <w:r w:rsidR="00BF1882">
        <w:rPr>
          <w:rFonts w:ascii="Fb Fontext" w:hAnsi="Fb Fontext"/>
          <w:rtl/>
        </w:rPr>
        <w:t xml:space="preserve">עג עוגה ועמד בתוכה, </w:t>
      </w:r>
      <w:r w:rsidR="00BF1882" w:rsidRPr="00D67F2E">
        <w:rPr>
          <w:rFonts w:ascii="Fb Fontext" w:hAnsi="Fb Fontext" w:cs="PFT_Frank"/>
          <w:b/>
          <w:bCs/>
          <w:szCs w:val="14"/>
          <w:rtl/>
        </w:rPr>
        <w:t>כ</w:t>
      </w:r>
      <w:r w:rsidRPr="00D67F2E">
        <w:rPr>
          <w:rFonts w:ascii="Fb Fontext" w:hAnsi="Fb Fontext" w:cs="PFT_Frank"/>
          <w:b/>
          <w:bCs/>
          <w:szCs w:val="14"/>
          <w:rtl/>
        </w:rPr>
        <w:t>חבקוק הנביא,</w:t>
      </w:r>
      <w:r w:rsidRPr="006F178A">
        <w:rPr>
          <w:rFonts w:ascii="Fb Fontext" w:hAnsi="Fb Fontext"/>
          <w:rtl/>
        </w:rPr>
        <w:t xml:space="preserve"> </w:t>
      </w:r>
      <w:r w:rsidR="004F40EF">
        <w:rPr>
          <w:rStyle w:val="afffff3"/>
          <w:rFonts w:hint="cs"/>
          <w:rtl/>
        </w:rPr>
        <w:t>ו</w:t>
      </w:r>
      <w:r w:rsidRPr="00BF1882">
        <w:rPr>
          <w:rStyle w:val="afffff3"/>
          <w:rtl/>
        </w:rPr>
        <w:t>אמר</w:t>
      </w:r>
      <w:r w:rsidR="004F40EF">
        <w:rPr>
          <w:rStyle w:val="afffff3"/>
          <w:rFonts w:hint="cs"/>
          <w:rtl/>
        </w:rPr>
        <w:t>:</w:t>
      </w:r>
      <w:r>
        <w:rPr>
          <w:rFonts w:ascii="Fb Fontext" w:hAnsi="Fb Fontext"/>
          <w:rtl/>
        </w:rPr>
        <w:t xml:space="preserve"> </w:t>
      </w:r>
      <w:r>
        <w:rPr>
          <w:rStyle w:val="afffff3"/>
          <w:rFonts w:ascii="Fb Fontext" w:hAnsi="Fb Fontext"/>
          <w:rtl/>
          <w:rPrChange w:id="9029" w:author="מנוע אמוראים" w:date="2026-10-05T16:42:12Z">
            <w:rPr>
              <w:rFonts w:ascii="Fb Fontext" w:hAnsi="Fb Fontext"/>
              <w:rtl/>
            </w:rPr>
          </w:rPrChange>
        </w:rPr>
        <w:t xml:space="preserve">ר</w:t>
      </w:r>
      <w:r>
        <w:rPr>
          <w:rStyle w:val="afffff3"/>
          <w:rFonts w:ascii="Fb Fontext" w:hAnsi="Fb Fontext" w:hint="cs"/>
          <w:rtl/>
          <w:rPrChange w:id="9030" w:author="מנוע אמוראים" w:date="2026-10-05T16:42:12Z">
            <w:rPr>
              <w:rFonts w:ascii="Fb Fontext" w:hAnsi="Fb Fontext" w:hint="cs"/>
              <w:rtl/>
            </w:rPr>
          </w:rPrChange>
        </w:rPr>
        <w:t xml:space="preserve">בש</w:t>
      </w:r>
      <w:r>
        <w:rPr>
          <w:rStyle w:val="afffff3"/>
          <w:rFonts w:ascii="Fb Fontext" w:hAnsi="Fb Fontext"/>
          <w:rtl/>
          <w:rPrChange w:id="9031" w:author="מנוע אמוראים" w:date="2026-10-05T16:42:12Z">
            <w:rPr>
              <w:rFonts w:ascii="Fb Fontext" w:hAnsi="Fb Fontext"/>
              <w:rtl/>
            </w:rPr>
          </w:rPrChange>
        </w:rPr>
        <w:t xml:space="preserve">"</w:t>
      </w:r>
      <w:r>
        <w:rPr>
          <w:rStyle w:val="afffff3"/>
          <w:rFonts w:ascii="Fb Fontext" w:hAnsi="Fb Fontext" w:hint="cs"/>
          <w:rtl/>
          <w:rPrChange w:id="9032" w:author="מנוע אמוראים" w:date="2026-10-05T16:42:12Z">
            <w:rPr>
              <w:rFonts w:ascii="Fb Fontext" w:hAnsi="Fb Fontext" w:hint="cs"/>
              <w:rtl/>
            </w:rPr>
          </w:rPrChange>
        </w:rPr>
        <w:t xml:space="preserve">ע</w:t>
      </w:r>
      <w:r>
        <w:rPr>
          <w:rFonts w:ascii="Fb Fontext" w:hAnsi="Fb Fontext" w:hint="cs"/>
          <w:rtl/>
        </w:rPr>
        <w:t xml:space="preserve">! </w:t>
      </w:r>
      <w:r w:rsidRPr="006F178A">
        <w:rPr>
          <w:rFonts w:ascii="Fb Fontext" w:hAnsi="Fb Fontext"/>
          <w:rtl/>
        </w:rPr>
        <w:t xml:space="preserve">בניך </w:t>
      </w:r>
      <w:r w:rsidR="004F40EF">
        <w:rPr>
          <w:rFonts w:ascii="Fb Fontext" w:hAnsi="Fb Fontext" w:hint="cs"/>
          <w:rtl/>
        </w:rPr>
        <w:t xml:space="preserve">פנו אלי שאני </w:t>
      </w:r>
      <w:r w:rsidRPr="006F178A">
        <w:rPr>
          <w:rFonts w:ascii="Fb Fontext" w:hAnsi="Fb Fontext"/>
          <w:rtl/>
        </w:rPr>
        <w:t>כבן בית לפניך, נשבע אני בשמך הגדו</w:t>
      </w:r>
      <w:r w:rsidR="004F40EF">
        <w:rPr>
          <w:rFonts w:ascii="Fb Fontext" w:hAnsi="Fb Fontext"/>
          <w:rtl/>
        </w:rPr>
        <w:t>ל שאיני זז עד שתרחם על</w:t>
      </w:r>
      <w:r w:rsidR="004F40EF">
        <w:rPr>
          <w:rFonts w:ascii="Fb Fontext" w:hAnsi="Fb Fontext" w:hint="cs"/>
          <w:rtl/>
        </w:rPr>
        <w:t>יהם</w:t>
      </w:r>
      <w:r w:rsidRPr="006F178A">
        <w:rPr>
          <w:rFonts w:ascii="Fb Fontext" w:hAnsi="Fb Fontext"/>
          <w:rtl/>
        </w:rPr>
        <w:t>.</w:t>
      </w:r>
      <w:r w:rsidR="00EA03B5">
        <w:rPr>
          <w:rFonts w:hint="cs"/>
          <w:rtl/>
        </w:rPr>
        <w:t xml:space="preserve"> </w:t>
      </w:r>
      <w:r w:rsidRPr="006F178A">
        <w:rPr>
          <w:rtl/>
        </w:rPr>
        <w:t xml:space="preserve">התחילו מנטפין, </w:t>
      </w:r>
    </w:p>
    <w:p w14:paraId="3F3586FF" w14:textId="2586D00A" w:rsidR="00B8196E" w:rsidRPr="00B8196E" w:rsidRDefault="00B03EA0" w:rsidP="000976BF">
      <w:pPr>
        <w:pStyle w:val="36"/>
        <w:framePr w:wrap="notBeside"/>
        <w:rPr>
          <w:rtl/>
        </w:rPr>
      </w:pPr>
      <w:r w:rsidRPr="000976BF">
        <w:rPr>
          <w:rtl/>
        </w:rPr>
        <w:t>אמרו</w:t>
      </w:r>
      <w:r w:rsidR="00D16104" w:rsidRPr="000976BF">
        <w:rPr>
          <w:rtl/>
        </w:rPr>
        <w:t xml:space="preserve"> תלמידיו</w:t>
      </w:r>
      <w:r w:rsidR="00B8196E" w:rsidRPr="00B8196E">
        <w:rPr>
          <w:rtl/>
        </w:rPr>
        <w:t>:</w:t>
      </w:r>
    </w:p>
    <w:p w14:paraId="74E5D7E3" w14:textId="2572C67E" w:rsidR="00B03EA0" w:rsidRDefault="00D16104" w:rsidP="0045747B">
      <w:pPr>
        <w:rPr>
          <w:rtl/>
        </w:rPr>
      </w:pPr>
      <w:r w:rsidRPr="006F178A">
        <w:rPr>
          <w:rtl/>
        </w:rPr>
        <w:t>ולא נמות.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כמדומין </w:t>
      </w:r>
      <w:r w:rsidR="00490473">
        <w:rPr>
          <w:rFonts w:hint="cs"/>
          <w:rtl/>
        </w:rPr>
        <w:t>ש</w:t>
      </w:r>
      <w:r w:rsidRPr="006F178A">
        <w:rPr>
          <w:rtl/>
        </w:rPr>
        <w:t xml:space="preserve">יורדין </w:t>
      </w:r>
      <w:r w:rsidR="00490473">
        <w:rPr>
          <w:rFonts w:hint="cs"/>
          <w:rtl/>
        </w:rPr>
        <w:t xml:space="preserve">רק </w:t>
      </w:r>
      <w:r w:rsidRPr="006F178A">
        <w:rPr>
          <w:rtl/>
        </w:rPr>
        <w:t xml:space="preserve">להתיר </w:t>
      </w:r>
      <w:r w:rsidR="00490473">
        <w:rPr>
          <w:rFonts w:hint="cs"/>
          <w:rtl/>
        </w:rPr>
        <w:t>ה</w:t>
      </w:r>
      <w:r w:rsidRPr="006F178A">
        <w:rPr>
          <w:rtl/>
        </w:rPr>
        <w:t>שבוע</w:t>
      </w:r>
      <w:r w:rsidR="00490473">
        <w:rPr>
          <w:rFonts w:hint="cs"/>
          <w:rtl/>
        </w:rPr>
        <w:t>ה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</w:p>
    <w:p w14:paraId="163D4667" w14:textId="3A8AEB74" w:rsidR="00B8196E" w:rsidRPr="00B8196E" w:rsidRDefault="00D16104" w:rsidP="000976BF">
      <w:pPr>
        <w:pStyle w:val="36"/>
        <w:framePr w:wrap="notBeside"/>
        <w:rPr>
          <w:rtl/>
        </w:rPr>
      </w:pPr>
      <w:r w:rsidRPr="000976BF">
        <w:rPr>
          <w:rtl/>
        </w:rPr>
        <w:t>אמר</w:t>
      </w:r>
      <w:r w:rsidR="00B8196E" w:rsidRPr="00B8196E">
        <w:rPr>
          <w:rtl/>
        </w:rPr>
        <w:t>:</w:t>
      </w:r>
    </w:p>
    <w:p w14:paraId="74E5D7E4" w14:textId="336A75FD" w:rsidR="00BF1882" w:rsidRDefault="00D16104" w:rsidP="0045747B">
      <w:pPr>
        <w:rPr>
          <w:rtl/>
        </w:rPr>
      </w:pPr>
      <w:r w:rsidRPr="006F178A">
        <w:rPr>
          <w:rtl/>
        </w:rPr>
        <w:t>לא כך, אלא גשמי בורות שיחין ומערות.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ירדו בזעף, </w:t>
      </w:r>
      <w:r w:rsidR="0094541A">
        <w:rPr>
          <w:rtl/>
        </w:rPr>
        <w:br/>
      </w:r>
      <w:r w:rsidRPr="006F178A">
        <w:rPr>
          <w:rtl/>
        </w:rPr>
        <w:t>עד שכל טפה כלוג.</w:t>
      </w:r>
      <w:r w:rsidR="00B03EA0">
        <w:rPr>
          <w:rFonts w:hint="cs"/>
          <w:rtl/>
        </w:rPr>
        <w:t xml:space="preserve"> </w:t>
      </w:r>
      <w:r w:rsidR="00B03EA0">
        <w:rPr>
          <w:rStyle w:val="afffff3"/>
          <w:rFonts w:hint="cs"/>
          <w:rtl/>
        </w:rPr>
        <w:t xml:space="preserve"> </w:t>
      </w:r>
      <w:r w:rsidRPr="00BF1882">
        <w:rPr>
          <w:rStyle w:val="afffff3"/>
          <w:rtl/>
        </w:rPr>
        <w:t>אמרו</w:t>
      </w:r>
      <w:r w:rsidR="00B03EA0">
        <w:rPr>
          <w:rStyle w:val="afffff3"/>
          <w:rFonts w:hint="cs"/>
          <w:rtl/>
        </w:rPr>
        <w:t>:</w:t>
      </w:r>
      <w:r w:rsidRPr="00BF1882">
        <w:rPr>
          <w:rStyle w:val="afffff3"/>
          <w:rtl/>
        </w:rPr>
        <w:t xml:space="preserve"> </w:t>
      </w:r>
      <w:r w:rsidR="00490473" w:rsidRPr="00B03EA0">
        <w:rPr>
          <w:rFonts w:hint="cs"/>
          <w:rtl/>
        </w:rPr>
        <w:t>כמדומנו</w:t>
      </w:r>
      <w:r w:rsidRPr="00B03EA0">
        <w:rPr>
          <w:rtl/>
        </w:rPr>
        <w:t xml:space="preserve"> </w:t>
      </w:r>
      <w:r w:rsidR="00490473" w:rsidRPr="00B03EA0">
        <w:rPr>
          <w:rFonts w:hint="cs"/>
          <w:rtl/>
        </w:rPr>
        <w:t>ש</w:t>
      </w:r>
      <w:r w:rsidR="00490473">
        <w:rPr>
          <w:rFonts w:hint="cs"/>
          <w:rtl/>
        </w:rPr>
        <w:t xml:space="preserve">יורדין </w:t>
      </w:r>
      <w:r w:rsidRPr="006F178A">
        <w:rPr>
          <w:rtl/>
        </w:rPr>
        <w:t>לאבד העולם.</w:t>
      </w:r>
      <w:r w:rsidRPr="006F178A">
        <w:rPr>
          <w:rFonts w:hint="cs"/>
          <w:rtl/>
        </w:rPr>
        <w:t xml:space="preserve"> </w:t>
      </w:r>
    </w:p>
    <w:p w14:paraId="78D53190" w14:textId="4EAF3347" w:rsidR="00B8196E" w:rsidRPr="00B8196E" w:rsidRDefault="00490473" w:rsidP="00C93DE4">
      <w:pPr>
        <w:pStyle w:val="36"/>
        <w:framePr w:wrap="notBeside"/>
        <w:rPr>
          <w:rtl/>
        </w:rPr>
      </w:pPr>
      <w:r w:rsidRPr="00C93DE4">
        <w:rPr>
          <w:rtl/>
        </w:rPr>
        <w:t>אמר</w:t>
      </w:r>
      <w:r w:rsidR="00B8196E" w:rsidRPr="00B8196E">
        <w:rPr>
          <w:rtl/>
        </w:rPr>
        <w:t>:</w:t>
      </w:r>
    </w:p>
    <w:p w14:paraId="1C756578" w14:textId="1DBD5CC0" w:rsidR="00C93DE4" w:rsidRDefault="00D16104" w:rsidP="004E4A64">
      <w:pPr>
        <w:rPr>
          <w:rtl/>
        </w:rPr>
      </w:pPr>
      <w:r w:rsidRPr="004E4A64">
        <w:rPr>
          <w:rtl/>
        </w:rPr>
        <w:t>לא כך</w:t>
      </w:r>
      <w:r w:rsidR="0005235B" w:rsidRPr="004E4A64">
        <w:rPr>
          <w:rFonts w:hint="cs"/>
          <w:rtl/>
        </w:rPr>
        <w:t>,</w:t>
      </w:r>
      <w:r w:rsidRPr="004E4A64">
        <w:rPr>
          <w:rtl/>
        </w:rPr>
        <w:t xml:space="preserve"> אלא גשמי רצון ברכה ונדבה.</w:t>
      </w:r>
      <w:r w:rsidR="00B03EA0" w:rsidRPr="004E4A64">
        <w:rPr>
          <w:rFonts w:hint="cs"/>
          <w:rtl/>
        </w:rPr>
        <w:t xml:space="preserve"> </w:t>
      </w:r>
      <w:r w:rsidRPr="004E4A64">
        <w:rPr>
          <w:rtl/>
        </w:rPr>
        <w:t xml:space="preserve">ירדו כתיקנן, </w:t>
      </w:r>
      <w:r w:rsidRPr="006F178A">
        <w:rPr>
          <w:rtl/>
        </w:rPr>
        <w:t>עד שעלו להר הבית מפני הגשמים.</w:t>
      </w:r>
    </w:p>
    <w:p w14:paraId="5B50C0E0" w14:textId="15DDB0A2" w:rsidR="00B8196E" w:rsidRPr="00B8196E" w:rsidRDefault="0005235B" w:rsidP="00C93DE4">
      <w:pPr>
        <w:pStyle w:val="36"/>
        <w:framePr w:wrap="notBeside"/>
        <w:rPr>
          <w:rtl/>
        </w:rPr>
      </w:pPr>
      <w:r w:rsidRPr="00C93DE4">
        <w:rPr>
          <w:rFonts w:hint="cs"/>
          <w:rtl/>
        </w:rPr>
        <w:t>ביקשו</w:t>
      </w:r>
      <w:r w:rsidR="00B8196E" w:rsidRPr="00B8196E">
        <w:rPr>
          <w:rFonts w:hint="cs"/>
          <w:rtl/>
        </w:rPr>
        <w:t>:</w:t>
      </w:r>
    </w:p>
    <w:p w14:paraId="74E5D7E6" w14:textId="2886ED77" w:rsidR="00D16104" w:rsidRPr="00E76791" w:rsidRDefault="00C93DE4" w:rsidP="0094541A">
      <w:pPr>
        <w:rPr>
          <w:spacing w:val="-4"/>
          <w:rtl/>
        </w:rPr>
      </w:pPr>
      <w:r>
        <w:rPr>
          <w:rFonts w:hint="cs"/>
          <w:rtl/>
        </w:rPr>
        <w:t>ש</w:t>
      </w:r>
      <w:r w:rsidR="0005235B" w:rsidRPr="00C93DE4">
        <w:rPr>
          <w:rFonts w:hint="cs"/>
          <w:rtl/>
        </w:rPr>
        <w:t>ית</w:t>
      </w:r>
      <w:r w:rsidR="00D16104" w:rsidRPr="00C93DE4">
        <w:rPr>
          <w:rtl/>
        </w:rPr>
        <w:t xml:space="preserve">פלל </w:t>
      </w:r>
      <w:r w:rsidR="0005235B" w:rsidRPr="00C93DE4">
        <w:rPr>
          <w:rFonts w:hint="cs"/>
          <w:rtl/>
        </w:rPr>
        <w:t>שיפסיקו</w:t>
      </w:r>
      <w:r w:rsidR="0005235B" w:rsidRPr="00E76791">
        <w:rPr>
          <w:rFonts w:hint="cs"/>
          <w:spacing w:val="-4"/>
          <w:rtl/>
        </w:rPr>
        <w:t xml:space="preserve">, </w:t>
      </w:r>
      <w:r w:rsidR="0005235B" w:rsidRPr="00E76791">
        <w:rPr>
          <w:rStyle w:val="afffff3"/>
          <w:rFonts w:hint="cs"/>
          <w:spacing w:val="-4"/>
          <w:rtl/>
        </w:rPr>
        <w:t>א</w:t>
      </w:r>
      <w:r w:rsidR="00E76791" w:rsidRPr="00E76791">
        <w:rPr>
          <w:rStyle w:val="afffff3"/>
          <w:rFonts w:hint="cs"/>
          <w:spacing w:val="-4"/>
          <w:rtl/>
        </w:rPr>
        <w:t>"ל</w:t>
      </w:r>
      <w:r w:rsidR="0005235B" w:rsidRPr="00E76791">
        <w:rPr>
          <w:rStyle w:val="afffff3"/>
          <w:rFonts w:hint="cs"/>
          <w:spacing w:val="-4"/>
          <w:rtl/>
        </w:rPr>
        <w:t xml:space="preserve"> </w:t>
      </w:r>
      <w:r w:rsidR="0005235B" w:rsidRPr="00333AE9">
        <w:rPr>
          <w:rtl/>
        </w:rPr>
        <w:t xml:space="preserve">מקובלני שאין מתפללין על רוב </w:t>
      </w:r>
      <w:r w:rsidR="00D16104" w:rsidRPr="00333AE9">
        <w:rPr>
          <w:rtl/>
        </w:rPr>
        <w:t>טובה.</w:t>
      </w:r>
    </w:p>
    <w:p w14:paraId="74E5D7E7" w14:textId="77777777" w:rsidR="00D16104" w:rsidRPr="006F178A" w:rsidRDefault="0005235B" w:rsidP="0045747B">
      <w:pPr>
        <w:rPr>
          <w:rtl/>
        </w:rPr>
      </w:pPr>
      <w:r>
        <w:rPr>
          <w:rFonts w:hint="cs"/>
          <w:rtl/>
        </w:rPr>
        <w:t>ומ''מ</w:t>
      </w:r>
      <w:r w:rsidR="00D16104" w:rsidRPr="006F178A">
        <w:rPr>
          <w:rtl/>
        </w:rPr>
        <w:t xml:space="preserve">, </w:t>
      </w:r>
      <w:r w:rsidR="00D16104" w:rsidRPr="006F178A">
        <w:rPr>
          <w:rFonts w:hint="cs"/>
          <w:rtl/>
        </w:rPr>
        <w:t xml:space="preserve">ביקש פר הודאה </w:t>
      </w:r>
      <w:r w:rsidR="00D16104" w:rsidRPr="0005235B">
        <w:rPr>
          <w:rStyle w:val="afffff3"/>
          <w:rFonts w:hint="cs"/>
          <w:rtl/>
        </w:rPr>
        <w:t>ואמר</w:t>
      </w:r>
      <w:r>
        <w:rPr>
          <w:rStyle w:val="afffff3"/>
          <w:rFonts w:hint="cs"/>
          <w:rtl/>
        </w:rPr>
        <w:t>:</w:t>
      </w:r>
      <w:r w:rsidR="00D16104" w:rsidRPr="006F178A">
        <w:rPr>
          <w:rFonts w:hint="cs"/>
          <w:rtl/>
        </w:rPr>
        <w:t xml:space="preserve"> </w:t>
      </w:r>
      <w:r w:rsidR="00D16104" w:rsidRPr="006F178A">
        <w:rPr>
          <w:rtl/>
        </w:rPr>
        <w:t xml:space="preserve">עמך ישראל </w:t>
      </w:r>
      <w:r>
        <w:rPr>
          <w:rFonts w:hint="cs"/>
          <w:rtl/>
        </w:rPr>
        <w:t>אינן יכולים רוב טובה או רוב פורענות</w:t>
      </w:r>
      <w:r w:rsidR="00D16104" w:rsidRPr="006F178A">
        <w:rPr>
          <w:rtl/>
        </w:rPr>
        <w:t>, יהי רצון שיפסקו</w:t>
      </w:r>
      <w:r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  <w:r>
        <w:rPr>
          <w:rtl/>
        </w:rPr>
        <w:t xml:space="preserve">מיד </w:t>
      </w:r>
      <w:r w:rsidR="00D16104" w:rsidRPr="006F178A">
        <w:rPr>
          <w:rtl/>
        </w:rPr>
        <w:t>זרחה החמה, ויצאו העם לשדה והביאו להם כמהין ופטריות.</w:t>
      </w:r>
    </w:p>
    <w:p w14:paraId="6CB61FF8" w14:textId="1C9D536E" w:rsidR="00B8196E" w:rsidRPr="00B8196E" w:rsidRDefault="0005235B" w:rsidP="00893C16">
      <w:pPr>
        <w:pStyle w:val="36"/>
        <w:framePr w:wrap="notBeside"/>
        <w:rPr>
          <w:rtl/>
        </w:rPr>
      </w:pPr>
      <w:r w:rsidRPr="00893C16">
        <w:rPr>
          <w:rFonts w:hint="cs"/>
          <w:rtl/>
        </w:rPr>
        <w:t xml:space="preserve">א. </w:t>
      </w:r>
      <w:r w:rsidR="00D16104" w:rsidRPr="00893C16">
        <w:rPr>
          <w:rtl/>
        </w:rPr>
        <w:t>שלח לו</w:t>
      </w:r>
      <w:r w:rsidR="00B8196E" w:rsidRPr="00B8196E">
        <w:rPr>
          <w:rtl/>
        </w:rPr>
        <w:t>:</w:t>
      </w:r>
    </w:p>
    <w:p w14:paraId="6602331E" w14:textId="3D47207D" w:rsidR="00893C16" w:rsidRDefault="00893C16" w:rsidP="0045747B">
      <w:pPr>
        <w:rPr>
          <w:rFonts w:ascii="Fb Fontext" w:hAnsi="Fb Fontext"/>
          <w:sz w:val="20"/>
          <w:rtl/>
        </w:rPr>
      </w:pPr>
      <w:r>
        <w:rPr>
          <w:rStyle w:val="afffff3"/>
          <w:rFonts w:hint="cs"/>
          <w:rtl/>
        </w:rPr>
        <w:t>ש</w:t>
      </w:r>
      <w:r w:rsidR="00D16104" w:rsidRPr="00BF1882">
        <w:rPr>
          <w:rStyle w:val="afffff3"/>
          <w:rtl/>
        </w:rPr>
        <w:t>מעון בן שטח:</w:t>
      </w:r>
      <w:r w:rsidR="00BF1882">
        <w:rPr>
          <w:rFonts w:ascii="Fb Fontext" w:hAnsi="Fb Fontext"/>
          <w:sz w:val="20"/>
          <w:rtl/>
        </w:rPr>
        <w:t xml:space="preserve"> אלמלא חוני אתה </w:t>
      </w:r>
      <w:r w:rsidR="00D16104" w:rsidRPr="006F178A">
        <w:rPr>
          <w:rFonts w:ascii="Fb Fontext" w:hAnsi="Fb Fontext"/>
          <w:sz w:val="20"/>
          <w:rtl/>
        </w:rPr>
        <w:t>גוזרני עליך נידוי.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05235B">
        <w:rPr>
          <w:rStyle w:val="afffffc"/>
          <w:rFonts w:hint="cs"/>
          <w:rtl/>
        </w:rPr>
        <w:t>שה</w:t>
      </w:r>
      <w:r w:rsidR="0005235B" w:rsidRPr="0005235B">
        <w:rPr>
          <w:rStyle w:val="afffffc"/>
          <w:rFonts w:hint="cs"/>
          <w:rtl/>
        </w:rPr>
        <w:t>טיח דברים</w:t>
      </w:r>
      <w:r w:rsidR="0005235B">
        <w:rPr>
          <w:rFonts w:ascii="Fb Fontext" w:hAnsi="Fb Fontext" w:hint="cs"/>
          <w:sz w:val="20"/>
          <w:rtl/>
        </w:rPr>
        <w:t xml:space="preserve">, </w:t>
      </w:r>
    </w:p>
    <w:p w14:paraId="7AA06EEE" w14:textId="69DADCBC" w:rsidR="00B8196E" w:rsidRPr="00B8196E" w:rsidRDefault="00E76791" w:rsidP="00893C16">
      <w:pPr>
        <w:pStyle w:val="36"/>
        <w:framePr w:wrap="notBeside"/>
        <w:rPr>
          <w:rtl/>
        </w:rPr>
      </w:pPr>
      <w:r w:rsidRPr="00893C16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7E8" w14:textId="0A730C02" w:rsidR="00D16104" w:rsidRPr="0005235B" w:rsidRDefault="00D16104" w:rsidP="00361145">
      <w:pPr>
        <w:spacing w:after="60"/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 xml:space="preserve">אילו </w:t>
      </w:r>
      <w:r w:rsidR="0005235B">
        <w:rPr>
          <w:rFonts w:ascii="Fb Fontext" w:hAnsi="Fb Fontext" w:hint="cs"/>
          <w:sz w:val="20"/>
          <w:rtl/>
        </w:rPr>
        <w:t>היה</w:t>
      </w:r>
      <w:r w:rsidRPr="006F178A">
        <w:rPr>
          <w:rFonts w:ascii="Fb Fontext" w:hAnsi="Fb Fontext"/>
          <w:sz w:val="20"/>
          <w:rtl/>
        </w:rPr>
        <w:t xml:space="preserve"> כשני אליהו </w:t>
      </w:r>
      <w:r w:rsidR="0005235B">
        <w:rPr>
          <w:rFonts w:ascii="Fb Fontext" w:hAnsi="Fb Fontext" w:hint="cs"/>
          <w:sz w:val="20"/>
          <w:rtl/>
        </w:rPr>
        <w:t>שנשבע שלא ירד מתחללת אחת השבועות, אבל מה אעשה שאתה לפני המקום כבן שמתחטא לאביו ואומר אבא רחצני בחמין, ובצונן, תן לי אגוזים שקדים</w:t>
      </w:r>
      <w:r w:rsidRPr="00962229">
        <w:rPr>
          <w:rFonts w:ascii="Fb Fontext" w:hAnsi="Fb Fontext"/>
          <w:spacing w:val="-4"/>
          <w:sz w:val="20"/>
          <w:rtl/>
        </w:rPr>
        <w:t xml:space="preserve">, </w:t>
      </w:r>
      <w:r w:rsidRPr="00AD7D5A">
        <w:rPr>
          <w:rtl/>
        </w:rPr>
        <w:lastRenderedPageBreak/>
        <w:t xml:space="preserve">אפרסקים, ורמונים - ונותן לו. </w:t>
      </w:r>
      <w:r w:rsidR="00E76791" w:rsidRPr="00AD7D5A">
        <w:rPr>
          <w:rFonts w:hint="cs"/>
          <w:rtl/>
        </w:rPr>
        <w:t>עליך הכתוב אומר</w:t>
      </w:r>
      <w:r w:rsidR="00E76791">
        <w:rPr>
          <w:rFonts w:ascii="Fb Fontext" w:hAnsi="Fb Fontext" w:hint="cs"/>
          <w:spacing w:val="-4"/>
          <w:sz w:val="20"/>
          <w:rtl/>
        </w:rPr>
        <w:t xml:space="preserve"> </w:t>
      </w:r>
      <w:r w:rsidRPr="00962229">
        <w:rPr>
          <w:rStyle w:val="af4"/>
          <w:rtl/>
        </w:rPr>
        <w:t>ישמח אביך ואמך ותגל יולדתיך.</w:t>
      </w:r>
    </w:p>
    <w:p w14:paraId="3BEDB346" w14:textId="668FE9D5" w:rsidR="00B8196E" w:rsidRPr="00B8196E" w:rsidRDefault="0005235B" w:rsidP="00361145">
      <w:pPr>
        <w:pStyle w:val="36"/>
        <w:framePr w:wrap="notBeside"/>
        <w:rPr>
          <w:rtl/>
        </w:rPr>
      </w:pPr>
      <w:r w:rsidRPr="00361145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7E9" w14:textId="2AB9FB62" w:rsidR="00D16104" w:rsidRPr="006F178A" w:rsidRDefault="00D16104" w:rsidP="00361145">
      <w:pPr>
        <w:pStyle w:val="afffffe"/>
        <w:spacing w:before="0"/>
        <w:rPr>
          <w:rtl/>
        </w:rPr>
      </w:pPr>
      <w:r w:rsidRPr="006F178A">
        <w:rPr>
          <w:rFonts w:hint="cs"/>
          <w:rtl/>
        </w:rPr>
        <w:t>ש</w:t>
      </w:r>
      <w:r w:rsidRPr="006F178A">
        <w:rPr>
          <w:rtl/>
        </w:rPr>
        <w:t xml:space="preserve">לחו בני לשכת הגזית לחוני המעגל: </w:t>
      </w:r>
      <w:r w:rsidR="0005235B" w:rsidRPr="0005235B">
        <w:rPr>
          <w:rStyle w:val="afffffc"/>
          <w:rFonts w:hint="cs"/>
          <w:rtl/>
        </w:rPr>
        <w:t>[ע''פ דרש</w:t>
      </w:r>
      <w:r w:rsidR="0005235B">
        <w:rPr>
          <w:rStyle w:val="afffffc"/>
          <w:rFonts w:hint="cs"/>
          <w:rtl/>
        </w:rPr>
        <w:t>ת</w:t>
      </w:r>
      <w:r w:rsidR="0005235B" w:rsidRPr="0005235B">
        <w:rPr>
          <w:rStyle w:val="afffffc"/>
          <w:rFonts w:hint="cs"/>
          <w:rtl/>
        </w:rPr>
        <w:t xml:space="preserve"> הפסוק</w:t>
      </w:r>
      <w:r w:rsidR="0005235B">
        <w:rPr>
          <w:rFonts w:hint="cs"/>
          <w:rtl/>
        </w:rPr>
        <w:t>]</w:t>
      </w:r>
    </w:p>
    <w:p w14:paraId="74E5D7EA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t>אתה גזרת מלמטה, והקב"ה מקיים מאמרך מלמעלה.</w:t>
      </w:r>
    </w:p>
    <w:p w14:paraId="74E5D7EB" w14:textId="77777777" w:rsidR="00D16104" w:rsidRPr="00596E20" w:rsidRDefault="0005235B" w:rsidP="0045747B">
      <w:pPr>
        <w:rPr>
          <w:rtl/>
        </w:rPr>
      </w:pPr>
      <w:r>
        <w:rPr>
          <w:rFonts w:hint="cs"/>
          <w:rtl/>
        </w:rPr>
        <w:t xml:space="preserve">דור </w:t>
      </w:r>
      <w:r w:rsidR="00D16104" w:rsidRPr="00596E20">
        <w:rPr>
          <w:rtl/>
        </w:rPr>
        <w:t>אפל</w:t>
      </w:r>
      <w:r>
        <w:rPr>
          <w:rFonts w:hint="cs"/>
          <w:rtl/>
        </w:rPr>
        <w:t xml:space="preserve"> ושפל</w:t>
      </w:r>
      <w:r w:rsidR="00596E20">
        <w:rPr>
          <w:rFonts w:hint="cs"/>
          <w:rtl/>
        </w:rPr>
        <w:t>,</w:t>
      </w:r>
      <w:r w:rsidR="00D16104" w:rsidRPr="00596E20">
        <w:rPr>
          <w:rtl/>
        </w:rPr>
        <w:t xml:space="preserve"> הארת </w:t>
      </w:r>
      <w:r>
        <w:rPr>
          <w:rFonts w:hint="cs"/>
          <w:rtl/>
        </w:rPr>
        <w:t xml:space="preserve">והגבהת </w:t>
      </w:r>
      <w:r w:rsidR="00D16104" w:rsidRPr="00596E20">
        <w:rPr>
          <w:rtl/>
        </w:rPr>
        <w:t>בתפלתך,</w:t>
      </w:r>
    </w:p>
    <w:p w14:paraId="74E5D7EC" w14:textId="77777777" w:rsidR="0094541A" w:rsidRDefault="00D16104" w:rsidP="0094541A">
      <w:pPr>
        <w:rPr>
          <w:rtl/>
        </w:rPr>
      </w:pPr>
      <w:r w:rsidRPr="006F178A">
        <w:rPr>
          <w:rtl/>
        </w:rPr>
        <w:t>דור ששח בעונו</w:t>
      </w:r>
      <w:r w:rsidR="0005235B">
        <w:rPr>
          <w:rFonts w:hint="cs"/>
          <w:rtl/>
        </w:rPr>
        <w:t xml:space="preserve"> ולא היה נקי</w:t>
      </w:r>
      <w:r w:rsidR="00596E20">
        <w:rPr>
          <w:rFonts w:hint="cs"/>
          <w:rtl/>
        </w:rPr>
        <w:t>,</w:t>
      </w:r>
      <w:r w:rsidRPr="006F178A">
        <w:rPr>
          <w:rtl/>
        </w:rPr>
        <w:t xml:space="preserve"> הושעתו </w:t>
      </w:r>
      <w:r w:rsidR="0005235B">
        <w:rPr>
          <w:rFonts w:hint="cs"/>
          <w:rtl/>
        </w:rPr>
        <w:t xml:space="preserve">ומילטתו </w:t>
      </w:r>
      <w:r w:rsidRPr="006F178A">
        <w:rPr>
          <w:rtl/>
        </w:rPr>
        <w:t>בתפלתך,</w:t>
      </w:r>
      <w:r w:rsidR="0005235B">
        <w:rPr>
          <w:rFonts w:hint="cs"/>
          <w:rtl/>
        </w:rPr>
        <w:t xml:space="preserve"> </w:t>
      </w:r>
    </w:p>
    <w:p w14:paraId="74E5D7ED" w14:textId="77777777" w:rsidR="00D16104" w:rsidRPr="006F178A" w:rsidRDefault="0005235B" w:rsidP="0094541A">
      <w:pPr>
        <w:ind w:left="1582" w:firstLine="113"/>
        <w:rPr>
          <w:rtl/>
        </w:rPr>
      </w:pPr>
      <w:r>
        <w:rPr>
          <w:rFonts w:hint="cs"/>
          <w:rtl/>
        </w:rPr>
        <w:t>ו</w:t>
      </w:r>
      <w:r w:rsidR="00D16104" w:rsidRPr="006F178A">
        <w:rPr>
          <w:rtl/>
        </w:rPr>
        <w:t>במעשה ידיך הברורין.</w:t>
      </w:r>
    </w:p>
    <w:p w14:paraId="74E5D7EE" w14:textId="5362C847" w:rsidR="00D16104" w:rsidRPr="006F178A" w:rsidRDefault="00333AE9" w:rsidP="00333AE9">
      <w:pPr>
        <w:pStyle w:val="afffff8"/>
        <w:rPr>
          <w:rtl/>
        </w:rPr>
      </w:pPr>
      <w:r>
        <w:rPr>
          <w:rFonts w:hint="cs"/>
          <w:rtl/>
        </w:rPr>
        <w:t>מעשה נוסף דחוני המעגל</w:t>
      </w:r>
    </w:p>
    <w:p w14:paraId="394899A3" w14:textId="1AC81FAB" w:rsidR="00B8196E" w:rsidRPr="00B8196E" w:rsidRDefault="00D16104" w:rsidP="002B07C2">
      <w:pPr>
        <w:pStyle w:val="36"/>
        <w:framePr w:wrap="notBeside"/>
        <w:rPr>
          <w:rtl/>
        </w:rPr>
      </w:pPr>
      <w:r w:rsidRPr="002B07C2">
        <w:rPr>
          <w:rtl/>
        </w:rPr>
        <w:t>• רי"ו</w:t>
      </w:r>
      <w:r w:rsidR="00B8196E" w:rsidRPr="00B8196E">
        <w:rPr>
          <w:rtl/>
        </w:rPr>
        <w:t>:</w:t>
      </w:r>
    </w:p>
    <w:p w14:paraId="74E5D7EF" w14:textId="46B56DF8" w:rsidR="00BA5AE9" w:rsidRDefault="00044C89" w:rsidP="0045747B">
      <w:pPr>
        <w:rPr>
          <w:rFonts w:ascii="Fb Fontext" w:hAnsi="Fb Fontext"/>
          <w:sz w:val="20"/>
          <w:rtl/>
        </w:rPr>
      </w:pPr>
      <w:r w:rsidRPr="00D67F2E">
        <w:rPr>
          <w:rFonts w:ascii="Fb Fontext" w:hAnsi="Fb Fontext" w:cs="PFT_Frank" w:hint="cs"/>
          <w:b/>
          <w:bCs/>
          <w:szCs w:val="14"/>
          <w:rtl/>
        </w:rPr>
        <w:t>חוני המעגל</w:t>
      </w:r>
      <w:r>
        <w:rPr>
          <w:rFonts w:ascii="Fb Fontext" w:hAnsi="Fb Fontext" w:hint="cs"/>
          <w:rtl/>
        </w:rPr>
        <w:t xml:space="preserve"> התקשה </w:t>
      </w:r>
      <w:r w:rsidR="00BA5AE9">
        <w:rPr>
          <w:rFonts w:ascii="Fb Fontext" w:hAnsi="Fb Fontext" w:hint="cs"/>
          <w:rtl/>
        </w:rPr>
        <w:t xml:space="preserve">כל ימיו </w:t>
      </w:r>
      <w:r w:rsidR="00BA5AE9" w:rsidRPr="00BA5AE9">
        <w:rPr>
          <w:rStyle w:val="afffffc"/>
          <w:rFonts w:hint="cs"/>
          <w:rtl/>
        </w:rPr>
        <w:t xml:space="preserve">בקרא </w:t>
      </w:r>
      <w:r w:rsidR="00BA5AE9">
        <w:rPr>
          <w:rStyle w:val="af4"/>
          <w:rFonts w:hint="cs"/>
          <w:rtl/>
        </w:rPr>
        <w:t>דב</w:t>
      </w:r>
      <w:r w:rsidR="00D16104" w:rsidRPr="00596E20">
        <w:rPr>
          <w:rStyle w:val="af4"/>
          <w:rtl/>
        </w:rPr>
        <w:t>שוב ה' את שיבת ציון היינו כחולמים.</w:t>
      </w:r>
      <w:r w:rsidR="00D16104" w:rsidRPr="006F178A">
        <w:rPr>
          <w:rFonts w:ascii="Fb Fontext" w:hAnsi="Fb Fontext" w:hint="cs"/>
          <w:rtl/>
        </w:rPr>
        <w:t xml:space="preserve"> </w:t>
      </w:r>
      <w:r w:rsidR="00596E20">
        <w:rPr>
          <w:rFonts w:ascii="Fb Fontext" w:hAnsi="Fb Fontext" w:hint="cs"/>
          <w:rtl/>
        </w:rPr>
        <w:t>ד</w:t>
      </w:r>
      <w:r w:rsidR="00D16104" w:rsidRPr="006F178A">
        <w:rPr>
          <w:rFonts w:ascii="Fb Fontext" w:hAnsi="Fb Fontext"/>
          <w:rtl/>
        </w:rPr>
        <w:t xml:space="preserve">מי </w:t>
      </w:r>
      <w:r w:rsidR="00596E20">
        <w:rPr>
          <w:rFonts w:ascii="Fb Fontext" w:hAnsi="Fb Fontext" w:hint="cs"/>
          <w:rtl/>
        </w:rPr>
        <w:t>ישן שבעים שנה</w:t>
      </w:r>
      <w:r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sz w:val="20"/>
          <w:rtl/>
        </w:rPr>
        <w:t xml:space="preserve"> </w:t>
      </w:r>
      <w:r w:rsidR="00D16104" w:rsidRPr="006F178A">
        <w:rPr>
          <w:rFonts w:ascii="Fb Fontext" w:hAnsi="Fb Fontext" w:hint="cs"/>
          <w:sz w:val="20"/>
          <w:rtl/>
        </w:rPr>
        <w:t xml:space="preserve">יום אחד </w:t>
      </w:r>
      <w:r>
        <w:rPr>
          <w:rFonts w:ascii="Fb Fontext" w:hAnsi="Fb Fontext" w:hint="cs"/>
          <w:sz w:val="20"/>
          <w:rtl/>
        </w:rPr>
        <w:t>ראה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אחד שנטע חרוב</w:t>
      </w:r>
      <w:r w:rsidRPr="00044C89">
        <w:rPr>
          <w:rStyle w:val="afffffc"/>
          <w:rFonts w:hint="cs"/>
          <w:rtl/>
        </w:rPr>
        <w:t xml:space="preserve"> שטוען אחר שבעים שנה</w:t>
      </w:r>
      <w:r>
        <w:rPr>
          <w:rFonts w:ascii="Fb Fontext" w:hAnsi="Fb Fontext" w:hint="cs"/>
          <w:sz w:val="20"/>
          <w:rtl/>
        </w:rPr>
        <w:t xml:space="preserve">, </w:t>
      </w:r>
    </w:p>
    <w:p w14:paraId="757B9295" w14:textId="0EBE84C2" w:rsidR="00B8196E" w:rsidRPr="00B8196E" w:rsidRDefault="00044C89" w:rsidP="002B07C2">
      <w:pPr>
        <w:pStyle w:val="36"/>
        <w:framePr w:wrap="notBeside"/>
        <w:rPr>
          <w:rtl/>
        </w:rPr>
      </w:pPr>
      <w:r w:rsidRPr="002B07C2">
        <w:rPr>
          <w:rFonts w:hint="cs"/>
          <w:rtl/>
        </w:rPr>
        <w:t>וא''ל</w:t>
      </w:r>
      <w:r w:rsidR="00B8196E" w:rsidRPr="00B8196E">
        <w:rPr>
          <w:rFonts w:hint="cs"/>
          <w:rtl/>
        </w:rPr>
        <w:t>:</w:t>
      </w:r>
    </w:p>
    <w:p w14:paraId="5A0E3BC0" w14:textId="2B123B59" w:rsidR="002B07C2" w:rsidRDefault="00044C89" w:rsidP="002B07C2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>דכמו ש</w:t>
      </w:r>
      <w:r w:rsidR="00D16104" w:rsidRPr="006F178A">
        <w:rPr>
          <w:rFonts w:ascii="Fb Fontext" w:hAnsi="Fb Fontext" w:hint="cs"/>
          <w:sz w:val="20"/>
          <w:rtl/>
        </w:rPr>
        <w:t xml:space="preserve">הניחו </w:t>
      </w:r>
      <w:r>
        <w:rPr>
          <w:rFonts w:ascii="Fb Fontext" w:hAnsi="Fb Fontext" w:hint="cs"/>
          <w:sz w:val="20"/>
          <w:rtl/>
        </w:rPr>
        <w:t>לו אב</w:t>
      </w:r>
      <w:r w:rsidR="00BA5AE9">
        <w:rPr>
          <w:rFonts w:ascii="Fb Fontext" w:hAnsi="Fb Fontext" w:hint="cs"/>
          <w:sz w:val="20"/>
          <w:rtl/>
        </w:rPr>
        <w:t xml:space="preserve">ותיו כך נוטע לאחרים, ונרדם </w:t>
      </w:r>
      <w:r>
        <w:rPr>
          <w:rFonts w:ascii="Fb Fontext" w:hAnsi="Fb Fontext" w:hint="cs"/>
          <w:sz w:val="20"/>
          <w:rtl/>
        </w:rPr>
        <w:t>לע' שנה, כשקם, ראה ל</w:t>
      </w:r>
      <w:r w:rsidR="00BA5AE9">
        <w:rPr>
          <w:rFonts w:ascii="Fb Fontext" w:hAnsi="Fb Fontext" w:hint="cs"/>
          <w:sz w:val="20"/>
          <w:rtl/>
        </w:rPr>
        <w:t>נכד</w:t>
      </w:r>
      <w:r>
        <w:rPr>
          <w:rFonts w:ascii="Fb Fontext" w:hAnsi="Fb Fontext" w:hint="cs"/>
          <w:sz w:val="20"/>
          <w:rtl/>
        </w:rPr>
        <w:t xml:space="preserve"> הנוטע שמלקט חרובים מהעץ, </w:t>
      </w:r>
      <w:r w:rsidR="00BA5AE9">
        <w:rPr>
          <w:rFonts w:ascii="Fb Fontext" w:hAnsi="Fb Fontext"/>
          <w:sz w:val="20"/>
          <w:rtl/>
        </w:rPr>
        <w:br/>
      </w:r>
      <w:r>
        <w:rPr>
          <w:rFonts w:ascii="Fb Fontext" w:hAnsi="Fb Fontext" w:hint="cs"/>
          <w:sz w:val="20"/>
          <w:rtl/>
        </w:rPr>
        <w:t xml:space="preserve">הלך לביתו ומצא את </w:t>
      </w:r>
      <w:r w:rsidR="00BA5AE9">
        <w:rPr>
          <w:rFonts w:ascii="Fb Fontext" w:hAnsi="Fb Fontext" w:hint="cs"/>
          <w:sz w:val="20"/>
          <w:rtl/>
        </w:rPr>
        <w:t>נכדו</w:t>
      </w:r>
      <w:r>
        <w:rPr>
          <w:rFonts w:ascii="Fb Fontext" w:hAnsi="Fb Fontext" w:hint="cs"/>
          <w:sz w:val="20"/>
          <w:rtl/>
        </w:rPr>
        <w:t xml:space="preserve"> ולא האמינוהו שהוא חוני, </w:t>
      </w:r>
      <w:r w:rsidR="00BA5AE9">
        <w:rPr>
          <w:rFonts w:ascii="Fb Fontext" w:hAnsi="Fb Fontext"/>
          <w:sz w:val="20"/>
          <w:rtl/>
        </w:rPr>
        <w:br/>
      </w:r>
      <w:r>
        <w:rPr>
          <w:rFonts w:ascii="Fb Fontext" w:hAnsi="Fb Fontext" w:hint="cs"/>
          <w:sz w:val="20"/>
          <w:rtl/>
        </w:rPr>
        <w:t>כשהלך לביהמ''ד ג''כ לא האמינוהו, וביקש רחמים ומת,</w:t>
      </w:r>
      <w:r w:rsidR="00D16104" w:rsidRPr="006F178A">
        <w:rPr>
          <w:rFonts w:ascii="Fb Fontext" w:hAnsi="Fb Fontext"/>
          <w:sz w:val="20"/>
          <w:rtl/>
        </w:rPr>
        <w:t xml:space="preserve"> </w:t>
      </w:r>
    </w:p>
    <w:p w14:paraId="65CB7368" w14:textId="64E788D3" w:rsidR="00B8196E" w:rsidRPr="00B8196E" w:rsidRDefault="00D16104" w:rsidP="002B07C2">
      <w:pPr>
        <w:pStyle w:val="36"/>
        <w:framePr w:wrap="notBeside"/>
        <w:rPr>
          <w:rtl/>
        </w:rPr>
      </w:pPr>
      <w:r w:rsidRPr="002B07C2">
        <w:rPr>
          <w:rtl/>
        </w:rPr>
        <w:t>רבא</w:t>
      </w:r>
      <w:r w:rsidR="00B8196E" w:rsidRPr="00B8196E">
        <w:rPr>
          <w:rFonts w:hint="cs"/>
          <w:rtl/>
        </w:rPr>
        <w:t>:</w:t>
      </w:r>
    </w:p>
    <w:p w14:paraId="74E5D7F0" w14:textId="4D26D523" w:rsidR="00D16104" w:rsidRPr="006F178A" w:rsidRDefault="00C617AA" w:rsidP="002B07C2">
      <w:pPr>
        <w:rPr>
          <w:rtl/>
        </w:rPr>
      </w:pPr>
      <w:r>
        <w:rPr>
          <w:rFonts w:ascii="Fb Fontext" w:hAnsi="Fb Fontext" w:hint="cs"/>
          <w:rtl/>
        </w:rPr>
        <w:t>זהו שאומרים:</w:t>
      </w:r>
      <w:r w:rsidR="00D16104" w:rsidRPr="006F178A">
        <w:rPr>
          <w:rFonts w:ascii="Fb Fontext" w:hAnsi="Fb Fontext"/>
          <w:rtl/>
        </w:rPr>
        <w:t xml:space="preserve"> או חברותא</w:t>
      </w:r>
      <w:r w:rsidR="00044C89" w:rsidRPr="00044C89">
        <w:rPr>
          <w:rStyle w:val="afffffc"/>
          <w:rFonts w:hint="cs"/>
          <w:rtl/>
        </w:rPr>
        <w:t xml:space="preserve"> הנוהג בו כבוד</w:t>
      </w:r>
      <w:r w:rsidR="00D16104" w:rsidRPr="006F178A">
        <w:rPr>
          <w:rFonts w:ascii="Fb Fontext" w:hAnsi="Fb Fontext"/>
          <w:rtl/>
        </w:rPr>
        <w:t xml:space="preserve"> או מיתותא.</w:t>
      </w:r>
    </w:p>
    <w:p w14:paraId="74E5D7F1" w14:textId="1C1BC3B6" w:rsidR="00D16104" w:rsidRPr="006F178A" w:rsidRDefault="00333AE9" w:rsidP="00333AE9">
      <w:pPr>
        <w:pStyle w:val="afffff8"/>
        <w:rPr>
          <w:rtl/>
        </w:rPr>
      </w:pPr>
      <w:r>
        <w:rPr>
          <w:rFonts w:hint="cs"/>
          <w:rtl/>
        </w:rPr>
        <w:t>מעשה בנכד חוני המעגל</w:t>
      </w:r>
    </w:p>
    <w:p w14:paraId="74E5D7F2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כג:</w:t>
      </w:r>
    </w:p>
    <w:p w14:paraId="4295B15F" w14:textId="54FD52AB" w:rsidR="00B8196E" w:rsidRPr="00B8196E" w:rsidRDefault="00D16104" w:rsidP="00B23236">
      <w:pPr>
        <w:pStyle w:val="36"/>
        <w:framePr w:wrap="notBeside"/>
        <w:rPr>
          <w:rtl/>
        </w:rPr>
      </w:pPr>
      <w:r w:rsidRPr="00B23236">
        <w:rPr>
          <w:rtl/>
        </w:rPr>
        <w:t>אבא חלקיה</w:t>
      </w:r>
      <w:r w:rsidR="00B8196E" w:rsidRPr="00B8196E">
        <w:rPr>
          <w:rtl/>
        </w:rPr>
        <w:t>:</w:t>
      </w:r>
    </w:p>
    <w:p w14:paraId="5CCA25FA" w14:textId="13B5DAC0" w:rsidR="00B23236" w:rsidRDefault="00B23236" w:rsidP="0045747B">
      <w:pPr>
        <w:rPr>
          <w:rtl/>
        </w:rPr>
      </w:pPr>
      <w:r>
        <w:rPr>
          <w:rStyle w:val="afffff3"/>
          <w:rFonts w:hint="cs"/>
          <w:rtl/>
        </w:rPr>
        <w:t>ב</w:t>
      </w:r>
      <w:r w:rsidR="00D16104" w:rsidRPr="00C617AA">
        <w:rPr>
          <w:rStyle w:val="afffff3"/>
          <w:rFonts w:hint="cs"/>
          <w:rtl/>
        </w:rPr>
        <w:t>ן בנו ד</w:t>
      </w:r>
      <w:r w:rsidR="00D16104" w:rsidRPr="00C617AA">
        <w:rPr>
          <w:rStyle w:val="afffff3"/>
          <w:rtl/>
        </w:rPr>
        <w:t xml:space="preserve">חוני המעגל </w:t>
      </w:r>
      <w:r w:rsidR="00D16104" w:rsidRPr="00C617AA">
        <w:rPr>
          <w:rStyle w:val="afffff3"/>
          <w:rFonts w:hint="cs"/>
          <w:rtl/>
        </w:rPr>
        <w:t>היה</w:t>
      </w:r>
      <w:r w:rsidR="00D16104" w:rsidRPr="00C617AA">
        <w:rPr>
          <w:rStyle w:val="afffff3"/>
          <w:rtl/>
        </w:rPr>
        <w:t>,</w:t>
      </w:r>
      <w:r w:rsidR="00D16104" w:rsidRPr="006F178A">
        <w:rPr>
          <w:rFonts w:ascii="Fb Fontext" w:hAnsi="Fb Fontext"/>
          <w:rtl/>
        </w:rPr>
        <w:t xml:space="preserve"> </w:t>
      </w:r>
      <w:r w:rsidR="00110025">
        <w:rPr>
          <w:rFonts w:ascii="Fb Fontext" w:hAnsi="Fb Fontext" w:hint="cs"/>
          <w:rtl/>
        </w:rPr>
        <w:t>כש</w:t>
      </w:r>
      <w:r w:rsidR="00D16104">
        <w:rPr>
          <w:rFonts w:hint="cs"/>
          <w:rtl/>
        </w:rPr>
        <w:t>פעם אחת נצטר</w:t>
      </w:r>
      <w:r w:rsidR="00110025">
        <w:rPr>
          <w:rFonts w:hint="cs"/>
          <w:rtl/>
        </w:rPr>
        <w:t>כו</w:t>
      </w:r>
      <w:r w:rsidR="00D16104">
        <w:rPr>
          <w:rFonts w:hint="cs"/>
          <w:rtl/>
        </w:rPr>
        <w:t xml:space="preserve"> העולם </w:t>
      </w:r>
      <w:r w:rsidR="00D16104" w:rsidRPr="006F178A">
        <w:rPr>
          <w:rtl/>
        </w:rPr>
        <w:t>ל</w:t>
      </w:r>
      <w:r w:rsidR="00D16104">
        <w:rPr>
          <w:rtl/>
        </w:rPr>
        <w:t>מטר</w:t>
      </w:r>
      <w:r w:rsidR="00D16104" w:rsidRPr="006F178A">
        <w:rPr>
          <w:rtl/>
        </w:rPr>
        <w:t xml:space="preserve">, </w:t>
      </w:r>
      <w:r w:rsidR="00D16104">
        <w:rPr>
          <w:rFonts w:hint="cs"/>
          <w:rtl/>
        </w:rPr>
        <w:t>שלחו</w:t>
      </w:r>
      <w:r w:rsidR="00110025">
        <w:rPr>
          <w:rtl/>
        </w:rPr>
        <w:t xml:space="preserve"> זוג</w:t>
      </w:r>
      <w:r w:rsidR="00D16104">
        <w:rPr>
          <w:rtl/>
        </w:rPr>
        <w:t xml:space="preserve"> דרבנן </w:t>
      </w:r>
      <w:r w:rsidR="00D16104">
        <w:rPr>
          <w:rFonts w:hint="cs"/>
          <w:rtl/>
        </w:rPr>
        <w:t>שי</w:t>
      </w:r>
      <w:r w:rsidR="00110025">
        <w:rPr>
          <w:rFonts w:hint="cs"/>
          <w:rtl/>
        </w:rPr>
        <w:t>תפלל ומצאוהו</w:t>
      </w:r>
      <w:r w:rsidR="00D16104" w:rsidRPr="006F178A">
        <w:rPr>
          <w:rtl/>
        </w:rPr>
        <w:t xml:space="preserve"> </w:t>
      </w:r>
      <w:r w:rsidR="00D16104" w:rsidRPr="006F178A">
        <w:rPr>
          <w:rFonts w:hint="cs"/>
          <w:rtl/>
        </w:rPr>
        <w:t>ע</w:t>
      </w:r>
      <w:r w:rsidR="00110025">
        <w:rPr>
          <w:rFonts w:hint="cs"/>
          <w:rtl/>
        </w:rPr>
        <w:t>ו</w:t>
      </w:r>
      <w:r w:rsidR="00D16104" w:rsidRPr="006F178A">
        <w:rPr>
          <w:rFonts w:hint="cs"/>
          <w:rtl/>
        </w:rPr>
        <w:t>דר בשדה</w:t>
      </w:r>
      <w:r w:rsidR="00D16104" w:rsidRPr="006F178A">
        <w:rPr>
          <w:rtl/>
        </w:rPr>
        <w:t>.</w:t>
      </w:r>
      <w:r w:rsidR="00D16104" w:rsidRPr="006F178A">
        <w:rPr>
          <w:rFonts w:hint="cs"/>
          <w:rtl/>
        </w:rPr>
        <w:t xml:space="preserve"> </w:t>
      </w:r>
      <w:r w:rsidR="00C617AA">
        <w:rPr>
          <w:rFonts w:hint="cs"/>
          <w:rtl/>
        </w:rPr>
        <w:t>נתנו לו שלום</w:t>
      </w:r>
      <w:r w:rsidR="00237B75">
        <w:rPr>
          <w:rFonts w:hint="cs"/>
          <w:rtl/>
        </w:rPr>
        <w:t>,</w:t>
      </w:r>
      <w:r w:rsidR="00D16104" w:rsidRPr="006F178A">
        <w:rPr>
          <w:rtl/>
        </w:rPr>
        <w:t xml:space="preserve"> ולא </w:t>
      </w:r>
      <w:r w:rsidR="00C617AA">
        <w:rPr>
          <w:rFonts w:hint="cs"/>
          <w:rtl/>
        </w:rPr>
        <w:t>ה</w:t>
      </w:r>
      <w:r w:rsidR="00110025">
        <w:rPr>
          <w:rFonts w:hint="cs"/>
          <w:rtl/>
        </w:rPr>
        <w:t>שיבם</w:t>
      </w:r>
      <w:r w:rsidR="00110025" w:rsidRPr="00110025">
        <w:rPr>
          <w:rStyle w:val="afffffc"/>
          <w:rFonts w:hint="cs"/>
          <w:rtl/>
        </w:rPr>
        <w:t xml:space="preserve"> שהיה שכיר יום</w:t>
      </w:r>
      <w:r w:rsidR="00110025">
        <w:rPr>
          <w:rFonts w:hint="cs"/>
          <w:rtl/>
        </w:rPr>
        <w:t xml:space="preserve">, </w:t>
      </w:r>
      <w:r w:rsidR="00D16104" w:rsidRPr="006F178A">
        <w:rPr>
          <w:rFonts w:hint="cs"/>
          <w:rtl/>
        </w:rPr>
        <w:t xml:space="preserve">בערב נשא </w:t>
      </w:r>
      <w:r w:rsidR="00110025">
        <w:rPr>
          <w:rFonts w:hint="cs"/>
          <w:rtl/>
        </w:rPr>
        <w:t>עצים</w:t>
      </w:r>
      <w:r w:rsidR="00D16104" w:rsidRPr="006F178A">
        <w:rPr>
          <w:rFonts w:hint="cs"/>
          <w:rtl/>
        </w:rPr>
        <w:t xml:space="preserve"> ומעדר בכתף אחד וגלימה ב</w:t>
      </w:r>
      <w:r w:rsidR="00237B75">
        <w:rPr>
          <w:rFonts w:hint="cs"/>
          <w:rtl/>
        </w:rPr>
        <w:t>צד ה</w:t>
      </w:r>
      <w:r w:rsidR="00D16104" w:rsidRPr="006F178A">
        <w:rPr>
          <w:rFonts w:hint="cs"/>
          <w:rtl/>
        </w:rPr>
        <w:t>שני</w:t>
      </w:r>
      <w:r w:rsidR="00110025">
        <w:rPr>
          <w:rFonts w:hint="cs"/>
          <w:rtl/>
        </w:rPr>
        <w:t xml:space="preserve"> </w:t>
      </w:r>
      <w:r w:rsidR="00110025" w:rsidRPr="00110025">
        <w:rPr>
          <w:rStyle w:val="afffffc"/>
          <w:rFonts w:hint="cs"/>
          <w:rtl/>
        </w:rPr>
        <w:t>ששאלה ללבישה ולא לקלקל</w:t>
      </w:r>
      <w:r w:rsidR="00110025">
        <w:rPr>
          <w:rFonts w:hint="cs"/>
          <w:rtl/>
        </w:rPr>
        <w:t>,</w:t>
      </w:r>
    </w:p>
    <w:p w14:paraId="74E5D7F3" w14:textId="500F16D7" w:rsidR="00237B75" w:rsidRDefault="00D16104" w:rsidP="0045747B">
      <w:pPr>
        <w:rPr>
          <w:rtl/>
        </w:rPr>
      </w:pPr>
      <w:r w:rsidRPr="006F178A">
        <w:rPr>
          <w:rFonts w:hint="cs"/>
          <w:rtl/>
        </w:rPr>
        <w:t>וכל הדרך לא נעל נעליו וכשהגיע למים נעל</w:t>
      </w:r>
      <w:r w:rsidR="00110025">
        <w:rPr>
          <w:rFonts w:hint="cs"/>
          <w:rtl/>
        </w:rPr>
        <w:t xml:space="preserve"> </w:t>
      </w:r>
      <w:r w:rsidR="00110025" w:rsidRPr="00110025">
        <w:rPr>
          <w:rStyle w:val="afffffc"/>
          <w:rFonts w:hint="cs"/>
          <w:rtl/>
        </w:rPr>
        <w:t>שבמים לא רואה הדרך,</w:t>
      </w:r>
      <w:r w:rsidRPr="006F178A">
        <w:rPr>
          <w:rFonts w:hint="cs"/>
          <w:rtl/>
        </w:rPr>
        <w:t xml:space="preserve"> וכשהגיע למקום קוצים </w:t>
      </w:r>
      <w:r w:rsidR="00110025">
        <w:rPr>
          <w:rFonts w:hint="cs"/>
          <w:rtl/>
        </w:rPr>
        <w:t xml:space="preserve">הגביה בגדו </w:t>
      </w:r>
      <w:r w:rsidR="00110025" w:rsidRPr="00110025">
        <w:rPr>
          <w:rStyle w:val="afffffc"/>
          <w:rFonts w:hint="cs"/>
          <w:rtl/>
        </w:rPr>
        <w:t>שעדיף יפגע בו ולא בבגד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כשהגיע לביתו</w:t>
      </w:r>
      <w:r w:rsidR="00B03EA0">
        <w:rPr>
          <w:rFonts w:hint="cs"/>
          <w:rtl/>
        </w:rPr>
        <w:t>,</w:t>
      </w:r>
      <w:r w:rsidRPr="006F178A">
        <w:rPr>
          <w:rFonts w:hint="cs"/>
          <w:rtl/>
        </w:rPr>
        <w:t xml:space="preserve"> אשתו </w:t>
      </w:r>
      <w:r w:rsidR="00B261A7">
        <w:rPr>
          <w:rFonts w:hint="cs"/>
          <w:rtl/>
        </w:rPr>
        <w:t xml:space="preserve">יצאה מקושטת </w:t>
      </w:r>
      <w:r w:rsidR="00B261A7" w:rsidRPr="00237B75">
        <w:rPr>
          <w:rStyle w:val="afffffc"/>
          <w:rFonts w:hint="cs"/>
          <w:rtl/>
        </w:rPr>
        <w:t>שלא יסתכל באחרת</w:t>
      </w:r>
      <w:r w:rsidRPr="00237B75">
        <w:rPr>
          <w:rStyle w:val="afffffc"/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237B75">
        <w:rPr>
          <w:rtl/>
        </w:rPr>
        <w:br/>
      </w:r>
      <w:r w:rsidR="00237B75" w:rsidRPr="00237B75">
        <w:rPr>
          <w:rFonts w:hint="cs"/>
          <w:spacing w:val="-2"/>
          <w:rtl/>
        </w:rPr>
        <w:t>ו</w:t>
      </w:r>
      <w:r w:rsidRPr="00237B75">
        <w:rPr>
          <w:rFonts w:hint="cs"/>
          <w:spacing w:val="-2"/>
          <w:rtl/>
        </w:rPr>
        <w:t xml:space="preserve">נכנסה קודם </w:t>
      </w:r>
      <w:r w:rsidR="00B261A7" w:rsidRPr="00237B75">
        <w:rPr>
          <w:rFonts w:hint="cs"/>
          <w:spacing w:val="-2"/>
          <w:rtl/>
        </w:rPr>
        <w:t xml:space="preserve">לבית, </w:t>
      </w:r>
      <w:r w:rsidRPr="00237B75">
        <w:rPr>
          <w:rFonts w:hint="cs"/>
          <w:spacing w:val="-2"/>
          <w:rtl/>
        </w:rPr>
        <w:t>והוא אחריה</w:t>
      </w:r>
      <w:r w:rsidR="00B261A7" w:rsidRPr="00237B75">
        <w:rPr>
          <w:rFonts w:hint="cs"/>
          <w:spacing w:val="-2"/>
          <w:rtl/>
        </w:rPr>
        <w:t>,</w:t>
      </w:r>
      <w:r w:rsidRPr="00237B75">
        <w:rPr>
          <w:rFonts w:hint="cs"/>
          <w:spacing w:val="-2"/>
          <w:rtl/>
        </w:rPr>
        <w:t xml:space="preserve"> ורבנן אחריהם</w:t>
      </w:r>
      <w:r w:rsidR="00B261A7" w:rsidRPr="00237B75">
        <w:rPr>
          <w:rFonts w:hint="cs"/>
          <w:spacing w:val="-2"/>
          <w:rtl/>
        </w:rPr>
        <w:t xml:space="preserve"> </w:t>
      </w:r>
      <w:r w:rsidR="00B261A7" w:rsidRPr="00237B75">
        <w:rPr>
          <w:rStyle w:val="afffffc"/>
          <w:rFonts w:hint="cs"/>
          <w:spacing w:val="-2"/>
          <w:rtl/>
        </w:rPr>
        <w:t>שחשדם ולא הכירם</w:t>
      </w:r>
    </w:p>
    <w:p w14:paraId="74E5D7F4" w14:textId="77777777" w:rsidR="00B261A7" w:rsidRPr="00C43DEE" w:rsidRDefault="00D16104" w:rsidP="0045747B">
      <w:pPr>
        <w:rPr>
          <w:rtl/>
        </w:rPr>
      </w:pPr>
      <w:r w:rsidRPr="006F178A">
        <w:rPr>
          <w:rFonts w:hint="cs"/>
          <w:rtl/>
        </w:rPr>
        <w:lastRenderedPageBreak/>
        <w:t xml:space="preserve">ישב </w:t>
      </w:r>
      <w:r w:rsidR="00B261A7">
        <w:rPr>
          <w:rFonts w:hint="cs"/>
          <w:rtl/>
        </w:rPr>
        <w:t xml:space="preserve">לאכול ולא הזמינם לאכול </w:t>
      </w:r>
      <w:r w:rsidR="00B261A7" w:rsidRPr="00B03EA0">
        <w:rPr>
          <w:rStyle w:val="afffffc"/>
          <w:rFonts w:hint="cs"/>
          <w:rtl/>
        </w:rPr>
        <w:t>שאין מספיק</w:t>
      </w:r>
      <w:r w:rsidR="00B03EA0">
        <w:rPr>
          <w:rStyle w:val="afffffc"/>
          <w:rFonts w:hint="cs"/>
          <w:rtl/>
        </w:rPr>
        <w:t>,</w:t>
      </w:r>
      <w:r w:rsidR="00B261A7" w:rsidRPr="00B03EA0">
        <w:rPr>
          <w:rStyle w:val="afffffc"/>
          <w:rFonts w:hint="cs"/>
          <w:rtl/>
        </w:rPr>
        <w:t xml:space="preserve"> </w:t>
      </w:r>
      <w:r w:rsidR="00B261A7">
        <w:rPr>
          <w:rFonts w:hint="cs"/>
          <w:rtl/>
        </w:rPr>
        <w:t>לבנו הגדול פרס חלק אחד</w:t>
      </w:r>
      <w:r w:rsidR="00B03EA0">
        <w:rPr>
          <w:rFonts w:hint="cs"/>
          <w:rtl/>
        </w:rPr>
        <w:t>,</w:t>
      </w:r>
      <w:r w:rsidR="00B261A7">
        <w:rPr>
          <w:rFonts w:hint="cs"/>
          <w:rtl/>
        </w:rPr>
        <w:t xml:space="preserve"> ולקטן </w:t>
      </w:r>
      <w:r w:rsidR="00237B75">
        <w:rPr>
          <w:rFonts w:hint="cs"/>
          <w:rtl/>
        </w:rPr>
        <w:t>-</w:t>
      </w:r>
      <w:r w:rsidR="00B261A7">
        <w:rPr>
          <w:rFonts w:hint="cs"/>
          <w:rtl/>
        </w:rPr>
        <w:t xml:space="preserve">שנים </w:t>
      </w:r>
      <w:r w:rsidR="00B261A7" w:rsidRPr="00237B75">
        <w:rPr>
          <w:rStyle w:val="afffffc"/>
          <w:rFonts w:hint="cs"/>
          <w:rtl/>
        </w:rPr>
        <w:t>שלומד בביהכנ''ס כל היום</w:t>
      </w:r>
      <w:r w:rsidR="00B03EA0" w:rsidRPr="00237B75">
        <w:rPr>
          <w:rStyle w:val="afffffc"/>
          <w:rFonts w:hint="cs"/>
          <w:rtl/>
        </w:rPr>
        <w:t>,</w:t>
      </w:r>
      <w:r w:rsidR="00B261A7" w:rsidRPr="00237B75">
        <w:rPr>
          <w:rStyle w:val="afffffc"/>
          <w:rFonts w:hint="cs"/>
          <w:rtl/>
        </w:rPr>
        <w:t xml:space="preserve"> </w:t>
      </w:r>
      <w:r w:rsidR="00B261A7">
        <w:rPr>
          <w:rFonts w:hint="cs"/>
          <w:rtl/>
        </w:rPr>
        <w:t>ו</w:t>
      </w:r>
      <w:r w:rsidR="00237B75">
        <w:rPr>
          <w:rFonts w:hint="cs"/>
          <w:rtl/>
        </w:rPr>
        <w:t xml:space="preserve">ביקש מאשתו </w:t>
      </w:r>
      <w:r w:rsidR="00237B75" w:rsidRPr="00C43DEE">
        <w:rPr>
          <w:rFonts w:hint="cs"/>
          <w:rtl/>
        </w:rPr>
        <w:t xml:space="preserve">שגם תתפלל, </w:t>
      </w:r>
      <w:r w:rsidR="00B261A7" w:rsidRPr="00C43DEE">
        <w:rPr>
          <w:rFonts w:hint="cs"/>
          <w:rtl/>
        </w:rPr>
        <w:t xml:space="preserve">והגיעו העננים </w:t>
      </w:r>
      <w:r w:rsidR="00237B75" w:rsidRPr="00C43DEE">
        <w:rPr>
          <w:rFonts w:hint="cs"/>
          <w:rtl/>
        </w:rPr>
        <w:t xml:space="preserve">קודם </w:t>
      </w:r>
      <w:r w:rsidR="00B261A7" w:rsidRPr="00C43DEE">
        <w:rPr>
          <w:rFonts w:hint="cs"/>
          <w:rtl/>
        </w:rPr>
        <w:t>מ</w:t>
      </w:r>
      <w:r w:rsidR="00237B75" w:rsidRPr="00C43DEE">
        <w:rPr>
          <w:rFonts w:hint="cs"/>
          <w:rtl/>
        </w:rPr>
        <w:t>ה</w:t>
      </w:r>
      <w:r w:rsidR="00B261A7" w:rsidRPr="00C43DEE">
        <w:rPr>
          <w:rFonts w:hint="cs"/>
          <w:rtl/>
        </w:rPr>
        <w:t xml:space="preserve">זווית שלה </w:t>
      </w:r>
    </w:p>
    <w:p w14:paraId="482E6B4F" w14:textId="3AC99414" w:rsidR="00B8196E" w:rsidRPr="00B8196E" w:rsidRDefault="00D16104" w:rsidP="00C43DEE">
      <w:pPr>
        <w:pStyle w:val="36"/>
        <w:framePr w:wrap="notBeside"/>
        <w:rPr>
          <w:rtl/>
        </w:rPr>
      </w:pPr>
      <w:r w:rsidRPr="00C43DEE">
        <w:rPr>
          <w:rFonts w:hint="cs"/>
          <w:rtl/>
        </w:rPr>
        <w:t xml:space="preserve">כשירד שאל </w:t>
      </w:r>
      <w:r w:rsidR="00237B75" w:rsidRPr="00C43DEE">
        <w:rPr>
          <w:rFonts w:hint="cs"/>
          <w:rtl/>
        </w:rPr>
        <w:t>ל</w:t>
      </w:r>
      <w:r w:rsidRPr="00C43DEE">
        <w:rPr>
          <w:rFonts w:hint="cs"/>
          <w:rtl/>
        </w:rPr>
        <w:t>רבנן</w:t>
      </w:r>
      <w:r w:rsidR="00B8196E" w:rsidRPr="00B8196E">
        <w:rPr>
          <w:rFonts w:hint="cs"/>
          <w:rtl/>
        </w:rPr>
        <w:t>:</w:t>
      </w:r>
    </w:p>
    <w:p w14:paraId="74E5D7F5" w14:textId="781E945B" w:rsidR="00B03EA0" w:rsidRDefault="00D16104" w:rsidP="0045747B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sz w:val="20"/>
          <w:rtl/>
        </w:rPr>
        <w:t>למה הגיעו</w:t>
      </w:r>
      <w:r w:rsidR="00390688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B261A7">
        <w:rPr>
          <w:rStyle w:val="afffff3"/>
          <w:rFonts w:hint="cs"/>
          <w:rtl/>
        </w:rPr>
        <w:t>אמרו לו</w:t>
      </w:r>
      <w:r w:rsidR="00237B75">
        <w:rPr>
          <w:rStyle w:val="afffff3"/>
          <w:rFonts w:hint="cs"/>
          <w:rtl/>
        </w:rPr>
        <w:t>:</w:t>
      </w:r>
      <w:r w:rsidRPr="00B261A7">
        <w:rPr>
          <w:rStyle w:val="afffff3"/>
          <w:rFonts w:hint="cs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בשביל שיבקש מטר</w:t>
      </w:r>
      <w:r w:rsidR="00B261A7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74DC4F86" w14:textId="2CD7916B" w:rsidR="00B8196E" w:rsidRPr="00B8196E" w:rsidRDefault="00D16104" w:rsidP="00C43DEE">
      <w:pPr>
        <w:pStyle w:val="36"/>
        <w:framePr w:wrap="notBeside"/>
        <w:rPr>
          <w:rtl/>
        </w:rPr>
      </w:pPr>
      <w:r w:rsidRPr="00C43DEE">
        <w:rPr>
          <w:rFonts w:hint="cs"/>
          <w:rtl/>
        </w:rPr>
        <w:t>אמר להם</w:t>
      </w:r>
      <w:r w:rsidR="00B8196E" w:rsidRPr="00B8196E">
        <w:rPr>
          <w:rFonts w:hint="cs"/>
          <w:rtl/>
        </w:rPr>
        <w:t>:</w:t>
      </w:r>
    </w:p>
    <w:p w14:paraId="74E5D7F6" w14:textId="6059ECBF" w:rsidR="00D16104" w:rsidRPr="006F178A" w:rsidRDefault="00D16104" w:rsidP="0045747B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ברוך המקו</w:t>
      </w:r>
      <w:r w:rsidRPr="006F178A">
        <w:rPr>
          <w:rFonts w:ascii="Fb Fontext" w:hAnsi="Fb Fontext"/>
          <w:sz w:val="20"/>
          <w:rtl/>
        </w:rPr>
        <w:t>ם שלא הצריך אתכם לאבא חלקיה.</w:t>
      </w:r>
    </w:p>
    <w:p w14:paraId="5A93CD75" w14:textId="468061CF" w:rsidR="00B8196E" w:rsidRPr="00B8196E" w:rsidRDefault="00D16104" w:rsidP="00C43DEE">
      <w:pPr>
        <w:pStyle w:val="36"/>
        <w:framePr w:wrap="notBeside"/>
        <w:rPr>
          <w:rtl/>
        </w:rPr>
      </w:pPr>
      <w:r w:rsidRPr="00C43DEE">
        <w:rPr>
          <w:rFonts w:hint="cs"/>
          <w:rtl/>
        </w:rPr>
        <w:t>אמרו לו</w:t>
      </w:r>
      <w:r w:rsidR="00B8196E" w:rsidRPr="00B8196E">
        <w:rPr>
          <w:rFonts w:hint="cs"/>
          <w:rtl/>
        </w:rPr>
        <w:t>:</w:t>
      </w:r>
    </w:p>
    <w:p w14:paraId="74E5D7F7" w14:textId="0225D52E" w:rsidR="00D16104" w:rsidRPr="00333AE9" w:rsidRDefault="00D16104" w:rsidP="0045747B">
      <w:pPr>
        <w:rPr>
          <w:rtl/>
        </w:rPr>
      </w:pPr>
      <w:r w:rsidRPr="00333AE9">
        <w:rPr>
          <w:rFonts w:hint="cs"/>
          <w:rtl/>
        </w:rPr>
        <w:t>שיודעים שהמטר ב</w:t>
      </w:r>
      <w:r w:rsidR="00B261A7" w:rsidRPr="00333AE9">
        <w:rPr>
          <w:rFonts w:hint="cs"/>
          <w:rtl/>
        </w:rPr>
        <w:t>זכותו,</w:t>
      </w:r>
      <w:r w:rsidRPr="00333AE9">
        <w:rPr>
          <w:rFonts w:hint="cs"/>
          <w:rtl/>
        </w:rPr>
        <w:t xml:space="preserve"> </w:t>
      </w:r>
      <w:r w:rsidR="00B261A7" w:rsidRPr="00333AE9">
        <w:rPr>
          <w:rFonts w:hint="cs"/>
          <w:rtl/>
        </w:rPr>
        <w:t>שאלוהו להנהגותיו והסביר להם</w:t>
      </w:r>
      <w:r w:rsidR="00333AE9">
        <w:rPr>
          <w:rFonts w:hint="cs"/>
          <w:rtl/>
        </w:rPr>
        <w:t>,</w:t>
      </w:r>
      <w:r w:rsidRPr="00333AE9">
        <w:rPr>
          <w:rFonts w:hint="cs"/>
          <w:rtl/>
        </w:rPr>
        <w:t xml:space="preserve"> </w:t>
      </w:r>
    </w:p>
    <w:p w14:paraId="2311E0F7" w14:textId="77777777" w:rsidR="00B8196E" w:rsidRPr="00B8196E" w:rsidRDefault="00B03EA0" w:rsidP="00263B4F">
      <w:pPr>
        <w:pStyle w:val="36"/>
        <w:framePr w:wrap="notBeside"/>
        <w:rPr>
          <w:rtl/>
        </w:rPr>
      </w:pPr>
      <w:r w:rsidRPr="00263B4F">
        <w:rPr>
          <w:rFonts w:hint="cs"/>
          <w:rtl/>
        </w:rPr>
        <w:t>ומה</w:t>
      </w:r>
      <w:r w:rsidR="00B8196E" w:rsidRPr="00B8196E">
        <w:rPr>
          <w:rtl/>
        </w:rPr>
        <w:t>:</w:t>
      </w:r>
    </w:p>
    <w:p w14:paraId="74E5D7F8" w14:textId="2FE66BBC" w:rsidR="00D16104" w:rsidRPr="00392931" w:rsidRDefault="00B03EA0" w:rsidP="00263B4F">
      <w:pPr>
        <w:spacing w:after="60"/>
        <w:rPr>
          <w:rtl/>
        </w:rPr>
      </w:pPr>
      <w:r>
        <w:rPr>
          <w:rFonts w:hint="cs"/>
          <w:rtl/>
        </w:rPr>
        <w:t>ש</w:t>
      </w:r>
      <w:r w:rsidR="00D16104" w:rsidRPr="006F178A">
        <w:rPr>
          <w:rFonts w:hint="cs"/>
          <w:rtl/>
        </w:rPr>
        <w:t xml:space="preserve">הקדימו עננים </w:t>
      </w:r>
      <w:r w:rsidR="00390688">
        <w:rPr>
          <w:rFonts w:hint="cs"/>
          <w:rtl/>
        </w:rPr>
        <w:t>ל</w:t>
      </w:r>
      <w:r w:rsidR="00D16104" w:rsidRPr="006F178A">
        <w:rPr>
          <w:rFonts w:hint="cs"/>
          <w:rtl/>
        </w:rPr>
        <w:t>אשתו</w:t>
      </w:r>
      <w:r w:rsidR="00390688">
        <w:rPr>
          <w:rFonts w:hint="cs"/>
          <w:rtl/>
        </w:rPr>
        <w:t>,-</w:t>
      </w:r>
      <w:r w:rsidR="00D16104" w:rsidRPr="006F178A">
        <w:rPr>
          <w:rFonts w:hint="cs"/>
          <w:rtl/>
        </w:rPr>
        <w:t xml:space="preserve"> </w:t>
      </w:r>
      <w:r w:rsidRPr="00B03EA0">
        <w:rPr>
          <w:rStyle w:val="afffff3"/>
          <w:rFonts w:hint="cs"/>
          <w:rtl/>
        </w:rPr>
        <w:t xml:space="preserve">א. </w:t>
      </w:r>
      <w:r w:rsidR="00D16104" w:rsidRPr="006F178A">
        <w:rPr>
          <w:rFonts w:hint="cs"/>
          <w:rtl/>
        </w:rPr>
        <w:t>ש</w:t>
      </w:r>
      <w:r w:rsidR="00390688">
        <w:rPr>
          <w:rFonts w:hint="cs"/>
          <w:rtl/>
        </w:rPr>
        <w:t>מצויה</w:t>
      </w:r>
      <w:r w:rsidR="00D16104" w:rsidRPr="006F178A">
        <w:rPr>
          <w:rFonts w:hint="cs"/>
          <w:rtl/>
        </w:rPr>
        <w:t xml:space="preserve"> בבית</w:t>
      </w:r>
      <w:r w:rsidR="00390688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ונות</w:t>
      </w:r>
      <w:r w:rsidR="00390688">
        <w:rPr>
          <w:rFonts w:hint="cs"/>
          <w:rtl/>
        </w:rPr>
        <w:t>נת</w:t>
      </w:r>
      <w:r w:rsidR="00D16104" w:rsidRPr="006F178A">
        <w:rPr>
          <w:rFonts w:hint="cs"/>
          <w:rtl/>
        </w:rPr>
        <w:t xml:space="preserve"> ל</w:t>
      </w:r>
      <w:r w:rsidR="00237B75">
        <w:rPr>
          <w:rFonts w:hint="cs"/>
          <w:rtl/>
        </w:rPr>
        <w:t>עני ל</w:t>
      </w:r>
      <w:r w:rsidR="00D16104" w:rsidRPr="006F178A">
        <w:rPr>
          <w:rFonts w:hint="cs"/>
          <w:rtl/>
        </w:rPr>
        <w:t xml:space="preserve">חם </w:t>
      </w:r>
      <w:r w:rsidR="00237B75">
        <w:rPr>
          <w:rFonts w:hint="cs"/>
          <w:rtl/>
        </w:rPr>
        <w:t xml:space="preserve">שקרובה </w:t>
      </w:r>
      <w:r w:rsidR="00D16104" w:rsidRPr="006F178A">
        <w:rPr>
          <w:rFonts w:hint="cs"/>
          <w:rtl/>
        </w:rPr>
        <w:t>הנאתו והוא נות</w:t>
      </w:r>
      <w:r w:rsidR="00E76791">
        <w:rPr>
          <w:rFonts w:hint="cs"/>
          <w:rtl/>
        </w:rPr>
        <w:t xml:space="preserve">ן זוז, </w:t>
      </w:r>
      <w:r w:rsidR="00B261A7">
        <w:rPr>
          <w:rStyle w:val="afffff3"/>
          <w:rFonts w:hint="cs"/>
          <w:rtl/>
        </w:rPr>
        <w:t>ב.</w:t>
      </w:r>
      <w:r w:rsidR="00D16104" w:rsidRPr="00962229">
        <w:rPr>
          <w:rStyle w:val="afffff3"/>
          <w:rtl/>
        </w:rPr>
        <w:t xml:space="preserve"> </w:t>
      </w:r>
      <w:r w:rsidR="00390688">
        <w:rPr>
          <w:rFonts w:hint="cs"/>
          <w:rtl/>
        </w:rPr>
        <w:t>שהת</w:t>
      </w:r>
      <w:r w:rsidR="00D16104" w:rsidRPr="00392931">
        <w:rPr>
          <w:rFonts w:hint="eastAsia"/>
          <w:rtl/>
        </w:rPr>
        <w:t>תפלל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על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בריונים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שבשכנותו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שימותו</w:t>
      </w:r>
      <w:r w:rsidR="00390688">
        <w:rPr>
          <w:rFonts w:hint="cs"/>
          <w:rtl/>
        </w:rPr>
        <w:t>,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והיא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ביקשה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שישובו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בתשובה</w:t>
      </w:r>
      <w:r w:rsidR="00390688">
        <w:rPr>
          <w:rFonts w:hint="cs"/>
          <w:rtl/>
        </w:rPr>
        <w:t>,</w:t>
      </w:r>
      <w:r w:rsidR="00D16104" w:rsidRPr="00392931">
        <w:rPr>
          <w:rtl/>
        </w:rPr>
        <w:t xml:space="preserve"> </w:t>
      </w:r>
      <w:r w:rsidR="00D16104" w:rsidRPr="00392931">
        <w:rPr>
          <w:rFonts w:hint="eastAsia"/>
          <w:rtl/>
        </w:rPr>
        <w:t>ו</w:t>
      </w:r>
      <w:r w:rsidR="00237B75">
        <w:rPr>
          <w:rFonts w:hint="cs"/>
          <w:rtl/>
        </w:rPr>
        <w:t>שבו</w:t>
      </w:r>
      <w:r w:rsidR="00A35546">
        <w:rPr>
          <w:rFonts w:hint="cs"/>
          <w:rtl/>
        </w:rPr>
        <w:t>.</w:t>
      </w:r>
    </w:p>
    <w:p w14:paraId="69FAE46D" w14:textId="7542D4ED" w:rsidR="00B8196E" w:rsidRPr="00B8196E" w:rsidRDefault="00D16104" w:rsidP="00263B4F">
      <w:pPr>
        <w:pStyle w:val="36"/>
        <w:framePr w:wrap="notBeside"/>
        <w:rPr>
          <w:rtl/>
        </w:rPr>
      </w:pPr>
      <w:r w:rsidRPr="00263B4F">
        <w:rPr>
          <w:rtl/>
        </w:rPr>
        <w:t>חנן הנחבא</w:t>
      </w:r>
      <w:r w:rsidR="00B8196E" w:rsidRPr="00B8196E">
        <w:rPr>
          <w:rtl/>
        </w:rPr>
        <w:t>:</w:t>
      </w:r>
    </w:p>
    <w:p w14:paraId="107A7A6C" w14:textId="2AE709BE" w:rsidR="00A35546" w:rsidRDefault="00D16104" w:rsidP="00F75376">
      <w:pPr>
        <w:pStyle w:val="afffffe"/>
        <w:spacing w:before="0"/>
        <w:rPr>
          <w:rtl/>
        </w:rPr>
      </w:pPr>
      <w:r w:rsidRPr="00390688">
        <w:rPr>
          <w:rStyle w:val="afffff3"/>
          <w:rtl/>
        </w:rPr>
        <w:t>ב</w:t>
      </w:r>
      <w:r w:rsidRPr="00390688">
        <w:rPr>
          <w:rStyle w:val="afffff3"/>
          <w:rFonts w:hint="cs"/>
          <w:rtl/>
        </w:rPr>
        <w:t>ן</w:t>
      </w:r>
      <w:r w:rsidRPr="00390688">
        <w:rPr>
          <w:rStyle w:val="afffff3"/>
          <w:rtl/>
        </w:rPr>
        <w:t xml:space="preserve"> בת</w:t>
      </w:r>
      <w:r w:rsidRPr="00390688">
        <w:rPr>
          <w:rStyle w:val="afffff3"/>
          <w:rFonts w:hint="cs"/>
          <w:rtl/>
        </w:rPr>
        <w:t>ו</w:t>
      </w:r>
      <w:r w:rsidRPr="00390688">
        <w:rPr>
          <w:rStyle w:val="afffff3"/>
          <w:rtl/>
        </w:rPr>
        <w:t xml:space="preserve"> דחוני המעגל </w:t>
      </w:r>
      <w:r w:rsidRPr="006F178A">
        <w:rPr>
          <w:rFonts w:hint="cs"/>
          <w:rtl/>
        </w:rPr>
        <w:t>כשהיו צריכים למט</w:t>
      </w:r>
      <w:r w:rsidR="00390688">
        <w:rPr>
          <w:rFonts w:hint="cs"/>
          <w:rtl/>
        </w:rPr>
        <w:t>ר היו שולחים ל</w:t>
      </w:r>
      <w:r w:rsidR="00E76791">
        <w:rPr>
          <w:rFonts w:hint="cs"/>
          <w:rtl/>
        </w:rPr>
        <w:t>תשב''ר</w:t>
      </w:r>
      <w:r w:rsidR="00390688">
        <w:rPr>
          <w:rFonts w:hint="cs"/>
          <w:rtl/>
        </w:rPr>
        <w:t xml:space="preserve"> </w:t>
      </w:r>
      <w:r w:rsidR="00B261A7">
        <w:rPr>
          <w:rFonts w:hint="cs"/>
          <w:rtl/>
        </w:rPr>
        <w:t>שיאחזו</w:t>
      </w:r>
      <w:r w:rsidR="00390688">
        <w:rPr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בשיפולי גלימתו </w:t>
      </w:r>
      <w:r w:rsidRPr="00E76791">
        <w:rPr>
          <w:rStyle w:val="afffff3"/>
          <w:rFonts w:hint="cs"/>
          <w:rtl/>
        </w:rPr>
        <w:t>ואומרים</w:t>
      </w:r>
      <w:r w:rsidR="00F75376">
        <w:rPr>
          <w:rStyle w:val="afffff3"/>
          <w:rFonts w:hint="cs"/>
          <w:rtl/>
        </w:rPr>
        <w:t>:</w:t>
      </w:r>
      <w:r w:rsidRPr="006F178A">
        <w:rPr>
          <w:rFonts w:hint="cs"/>
          <w:rtl/>
        </w:rPr>
        <w:t xml:space="preserve"> אבא </w:t>
      </w:r>
      <w:r w:rsidR="00390688">
        <w:rPr>
          <w:rFonts w:hint="cs"/>
          <w:rtl/>
        </w:rPr>
        <w:t>תן לנו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מטר</w:t>
      </w:r>
      <w:r w:rsidR="00390688">
        <w:rPr>
          <w:rFonts w:hint="cs"/>
          <w:rtl/>
        </w:rPr>
        <w:t xml:space="preserve">, </w:t>
      </w:r>
    </w:p>
    <w:p w14:paraId="7EDA9EE3" w14:textId="77777777" w:rsidR="00A35546" w:rsidRPr="00A35546" w:rsidRDefault="00D16104" w:rsidP="00A35546">
      <w:pPr>
        <w:pStyle w:val="36"/>
        <w:framePr w:wrap="notBeside"/>
        <w:rPr>
          <w:rtl/>
        </w:rPr>
      </w:pPr>
      <w:r w:rsidRPr="00A35546">
        <w:rPr>
          <w:rFonts w:hint="cs"/>
          <w:rtl/>
        </w:rPr>
        <w:t>ואמר</w:t>
      </w:r>
      <w:r w:rsidRPr="00A35546">
        <w:rPr>
          <w:rtl/>
        </w:rPr>
        <w:t>:</w:t>
      </w:r>
    </w:p>
    <w:p w14:paraId="74E5D7F9" w14:textId="491F06A7" w:rsidR="00D16104" w:rsidRPr="006F178A" w:rsidRDefault="00D16104" w:rsidP="00263B4F">
      <w:pPr>
        <w:pStyle w:val="afffffe"/>
        <w:spacing w:before="0"/>
        <w:rPr>
          <w:rtl/>
        </w:rPr>
      </w:pPr>
      <w:r>
        <w:rPr>
          <w:rStyle w:val="afffff3"/>
          <w:rtl/>
          <w:rPrChange w:id="9033" w:author="מנוע אמוראים" w:date="2026-10-05T16:42:12Z">
            <w:rPr>
              <w:rtl/>
            </w:rPr>
          </w:rPrChange>
        </w:rPr>
        <w:t xml:space="preserve">רב</w:t>
      </w:r>
      <w:r>
        <w:rPr>
          <w:rStyle w:val="afffff3"/>
          <w:rFonts w:hint="cs"/>
          <w:rtl/>
          <w:rPrChange w:id="9034" w:author="מנוע אמוראים" w:date="2026-10-05T16:42:12Z">
            <w:rPr>
              <w:rFonts w:hint="cs"/>
              <w:rtl/>
            </w:rPr>
          </w:rPrChange>
        </w:rPr>
        <w:t xml:space="preserve">ש</w:t>
      </w:r>
      <w:r>
        <w:rPr>
          <w:rStyle w:val="afffff3"/>
          <w:rtl/>
          <w:rPrChange w:id="9035" w:author="מנוע אמוראים" w:date="2026-10-05T16:42:12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36" w:author="מנוע אמוראים" w:date="2026-10-05T16:42:12Z">
            <w:rPr>
              <w:rFonts w:hint="cs"/>
              <w:rtl/>
            </w:rPr>
          </w:rPrChange>
        </w:rPr>
        <w:t xml:space="preserve">ע</w:t>
      </w:r>
      <w:r w:rsidRPr="006F178A">
        <w:rPr>
          <w:rtl/>
        </w:rPr>
        <w:t>, עשה בשביל אלו שאין מכירין</w:t>
      </w:r>
      <w:r w:rsidR="00E76791">
        <w:rPr>
          <w:rFonts w:hint="cs"/>
          <w:rtl/>
        </w:rPr>
        <w:t xml:space="preserve"> </w:t>
      </w:r>
      <w:r w:rsidRPr="006F178A">
        <w:rPr>
          <w:rtl/>
        </w:rPr>
        <w:t xml:space="preserve">בין אבא </w:t>
      </w:r>
      <w:r w:rsidR="00390688">
        <w:rPr>
          <w:rFonts w:hint="cs"/>
          <w:rtl/>
        </w:rPr>
        <w:t>שנותן מטר</w:t>
      </w:r>
      <w:r w:rsidR="00E76791">
        <w:rPr>
          <w:rFonts w:hint="cs"/>
          <w:rtl/>
        </w:rPr>
        <w:t>,</w:t>
      </w:r>
      <w:r w:rsidR="00390688">
        <w:rPr>
          <w:rFonts w:hint="cs"/>
          <w:rtl/>
        </w:rPr>
        <w:t xml:space="preserve"> לאבא שלא נותן מטר</w:t>
      </w:r>
      <w:r w:rsidR="00E76791">
        <w:rPr>
          <w:rFonts w:hint="cs"/>
          <w:rtl/>
        </w:rPr>
        <w:t>,</w:t>
      </w:r>
    </w:p>
    <w:p w14:paraId="17B02F49" w14:textId="77777777" w:rsidR="00F75376" w:rsidRPr="00F75376" w:rsidRDefault="00D16104" w:rsidP="00F75376">
      <w:pPr>
        <w:pStyle w:val="36"/>
        <w:framePr w:wrap="notBeside"/>
        <w:rPr>
          <w:rtl/>
        </w:rPr>
      </w:pPr>
      <w:r w:rsidRPr="00F75376">
        <w:rPr>
          <w:rFonts w:hint="cs"/>
          <w:rtl/>
        </w:rPr>
        <w:t>וקראו לו</w:t>
      </w:r>
    </w:p>
    <w:p w14:paraId="74E5D7FA" w14:textId="51EC35F8" w:rsidR="00D16104" w:rsidRDefault="00D16104" w:rsidP="002B3F69">
      <w:pPr>
        <w:rPr>
          <w:rtl/>
        </w:rPr>
      </w:pPr>
      <w:r w:rsidRPr="00237B75">
        <w:rPr>
          <w:rStyle w:val="afffff3"/>
          <w:rFonts w:hint="cs"/>
          <w:rtl/>
        </w:rPr>
        <w:t>חנן</w:t>
      </w:r>
      <w:r w:rsidRPr="00B261A7">
        <w:rPr>
          <w:rStyle w:val="afffff3"/>
          <w:rFonts w:hint="cs"/>
          <w:rtl/>
        </w:rPr>
        <w:t xml:space="preserve"> הנחב</w:t>
      </w:r>
      <w:r w:rsidR="00390688" w:rsidRPr="00B261A7">
        <w:rPr>
          <w:rStyle w:val="afffff3"/>
          <w:rFonts w:hint="cs"/>
          <w:rtl/>
        </w:rPr>
        <w:t>א</w:t>
      </w:r>
      <w:r w:rsidR="00237B75">
        <w:rPr>
          <w:rStyle w:val="afffff3"/>
          <w:rFonts w:hint="cs"/>
          <w:rtl/>
        </w:rPr>
        <w:t>-</w:t>
      </w:r>
      <w:r w:rsidR="00390688" w:rsidRPr="00B261A7">
        <w:rPr>
          <w:rStyle w:val="afffff3"/>
          <w:rFonts w:hint="cs"/>
          <w:rtl/>
        </w:rPr>
        <w:t xml:space="preserve"> </w:t>
      </w:r>
      <w:r w:rsidR="00237B75" w:rsidRPr="00237B75">
        <w:rPr>
          <w:rStyle w:val="afffff3"/>
          <w:rFonts w:hint="cs"/>
          <w:rtl/>
        </w:rPr>
        <w:t>א.</w:t>
      </w:r>
      <w:r w:rsidR="00237B75">
        <w:rPr>
          <w:rFonts w:hint="cs"/>
          <w:rtl/>
        </w:rPr>
        <w:t xml:space="preserve"> </w:t>
      </w:r>
      <w:r w:rsidR="00390688">
        <w:rPr>
          <w:rFonts w:hint="cs"/>
          <w:rtl/>
        </w:rPr>
        <w:t>שה</w:t>
      </w:r>
      <w:r w:rsidR="00B261A7">
        <w:rPr>
          <w:rFonts w:hint="cs"/>
          <w:rtl/>
        </w:rPr>
        <w:t xml:space="preserve">תחבא כשביקש מטר, </w:t>
      </w:r>
      <w:r w:rsidR="00390688" w:rsidRPr="00390688">
        <w:rPr>
          <w:rStyle w:val="afffffc"/>
          <w:rFonts w:hint="cs"/>
          <w:rtl/>
        </w:rPr>
        <w:t>ב. בבית הכסא</w:t>
      </w:r>
      <w:r w:rsidRPr="00390688">
        <w:rPr>
          <w:rStyle w:val="afffffc"/>
          <w:rtl/>
        </w:rPr>
        <w:t xml:space="preserve"> </w:t>
      </w:r>
    </w:p>
    <w:p w14:paraId="74E5D7FB" w14:textId="77777777" w:rsidR="00237B75" w:rsidRPr="006F178A" w:rsidRDefault="00237B75" w:rsidP="00B5304C">
      <w:pPr>
        <w:pStyle w:val="afffff8"/>
        <w:rPr>
          <w:rtl/>
        </w:rPr>
      </w:pPr>
      <w:r>
        <w:rPr>
          <w:rFonts w:hint="cs"/>
          <w:rtl/>
        </w:rPr>
        <w:t>הבדל בין חסידי בבל לתקיפי א''י.</w:t>
      </w:r>
    </w:p>
    <w:p w14:paraId="74E5D7FC" w14:textId="113960F4" w:rsidR="00D16104" w:rsidRPr="006F178A" w:rsidRDefault="00D16104" w:rsidP="0045747B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 xml:space="preserve">חסידי דבבל </w:t>
      </w:r>
      <w:r w:rsidR="00237B75" w:rsidRPr="00237B75">
        <w:rPr>
          <w:rStyle w:val="afffff3"/>
          <w:rFonts w:hint="cs"/>
          <w:rtl/>
        </w:rPr>
        <w:t>ר''ה ור''ח</w:t>
      </w:r>
      <w:r w:rsidR="00237B75">
        <w:rPr>
          <w:rFonts w:hint="cs"/>
          <w:rtl/>
        </w:rPr>
        <w:t xml:space="preserve"> </w:t>
      </w:r>
      <w:r w:rsidR="00390688">
        <w:rPr>
          <w:rFonts w:hint="cs"/>
          <w:rtl/>
        </w:rPr>
        <w:t>כש</w:t>
      </w:r>
      <w:r w:rsidR="00122B36">
        <w:rPr>
          <w:rFonts w:hint="cs"/>
          <w:rtl/>
        </w:rPr>
        <w:t>הצטרכו לגשם נ</w:t>
      </w:r>
      <w:r w:rsidR="00390688">
        <w:rPr>
          <w:rFonts w:hint="cs"/>
          <w:rtl/>
        </w:rPr>
        <w:t>תכנס</w:t>
      </w:r>
      <w:r w:rsidR="00122B36">
        <w:rPr>
          <w:rFonts w:hint="cs"/>
          <w:rtl/>
        </w:rPr>
        <w:t>ו</w:t>
      </w:r>
      <w:r w:rsidR="00390688">
        <w:rPr>
          <w:rFonts w:hint="cs"/>
          <w:rtl/>
        </w:rPr>
        <w:t xml:space="preserve"> </w:t>
      </w:r>
      <w:r w:rsidR="00237B75">
        <w:rPr>
          <w:rFonts w:hint="cs"/>
          <w:rtl/>
        </w:rPr>
        <w:t>להתפלל</w:t>
      </w:r>
      <w:r w:rsidR="00F75376">
        <w:rPr>
          <w:rFonts w:hint="cs"/>
          <w:rtl/>
        </w:rPr>
        <w:t>.</w:t>
      </w:r>
    </w:p>
    <w:p w14:paraId="035CA45A" w14:textId="3DF8683D" w:rsidR="00B8196E" w:rsidRPr="00B8196E" w:rsidRDefault="00B774C4" w:rsidP="00263B4F">
      <w:pPr>
        <w:pStyle w:val="36"/>
        <w:framePr w:wrap="notBeside"/>
        <w:rPr>
          <w:rtl/>
        </w:rPr>
      </w:pPr>
      <w:r w:rsidRPr="00263B4F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7FD" w14:textId="47B845DA" w:rsidR="00D16104" w:rsidRDefault="00D16104" w:rsidP="0045747B">
      <w:pPr>
        <w:rPr>
          <w:rFonts w:ascii="Fb Fontext" w:hAnsi="Fb Fontext"/>
          <w:rtl/>
        </w:rPr>
      </w:pPr>
      <w:r w:rsidRPr="009D0833">
        <w:rPr>
          <w:rFonts w:cs="PFT_Frank"/>
          <w:b/>
          <w:bCs/>
          <w:szCs w:val="14"/>
          <w:rtl/>
        </w:rPr>
        <w:t>תקיפי דא</w:t>
      </w:r>
      <w:r w:rsidR="00237B75" w:rsidRPr="009D0833">
        <w:rPr>
          <w:rFonts w:cs="PFT_Frank" w:hint="cs"/>
          <w:b/>
          <w:bCs/>
          <w:szCs w:val="14"/>
          <w:rtl/>
        </w:rPr>
        <w:t xml:space="preserve">"י </w:t>
      </w:r>
      <w:r w:rsidR="003E0418" w:rsidRPr="00237B75">
        <w:rPr>
          <w:rFonts w:hint="cs"/>
          <w:rtl/>
        </w:rPr>
        <w:t>צנועין</w:t>
      </w:r>
      <w:r w:rsidRPr="00D67F2E">
        <w:rPr>
          <w:rStyle w:val="afffffc"/>
          <w:rFonts w:cs="PFT_Frank"/>
          <w:b/>
          <w:bCs/>
          <w:szCs w:val="10"/>
          <w:rtl/>
        </w:rPr>
        <w:t>-</w:t>
      </w:r>
      <w:r w:rsidRPr="00390688">
        <w:rPr>
          <w:rStyle w:val="afffff3"/>
          <w:rtl/>
        </w:rPr>
        <w:t xml:space="preserve"> </w:t>
      </w:r>
      <w:r w:rsidR="003E0418">
        <w:rPr>
          <w:rStyle w:val="afffffc"/>
          <w:rtl/>
        </w:rPr>
        <w:t xml:space="preserve">כרבי יונה </w:t>
      </w:r>
      <w:r w:rsidR="00237B75">
        <w:rPr>
          <w:rFonts w:hint="cs"/>
          <w:rtl/>
        </w:rPr>
        <w:t xml:space="preserve">ביקש שק לקנות תבואה ועמד במקום צנוע ועמוק </w:t>
      </w:r>
      <w:r w:rsidRPr="00757D20">
        <w:rPr>
          <w:rFonts w:hint="cs"/>
          <w:rtl/>
        </w:rPr>
        <w:t>ד</w:t>
      </w:r>
      <w:r w:rsidRPr="00390688">
        <w:rPr>
          <w:rStyle w:val="af4"/>
          <w:rFonts w:hint="cs"/>
          <w:rtl/>
        </w:rPr>
        <w:t>'</w:t>
      </w:r>
      <w:r w:rsidRPr="00390688">
        <w:rPr>
          <w:rStyle w:val="af4"/>
          <w:rtl/>
        </w:rPr>
        <w:t xml:space="preserve">ממעמקים קראתיך ה', </w:t>
      </w:r>
      <w:r w:rsidRPr="00757D20">
        <w:rPr>
          <w:rtl/>
        </w:rPr>
        <w:t>ומ</w:t>
      </w:r>
      <w:r w:rsidR="00237B75">
        <w:rPr>
          <w:rFonts w:hint="cs"/>
          <w:rtl/>
        </w:rPr>
        <w:t xml:space="preserve">תכסה בשק ומבקש </w:t>
      </w:r>
      <w:r w:rsidR="00390688">
        <w:rPr>
          <w:rFonts w:hint="cs"/>
          <w:rtl/>
        </w:rPr>
        <w:t>רחמים ובא מטר</w:t>
      </w:r>
      <w:r w:rsidR="002A4E88">
        <w:rPr>
          <w:rFonts w:hint="cs"/>
          <w:rtl/>
        </w:rPr>
        <w:t xml:space="preserve">, </w:t>
      </w:r>
      <w:r w:rsidR="00237B75">
        <w:rPr>
          <w:rFonts w:ascii="Fb Fontext" w:hAnsi="Fb Fontext" w:hint="cs"/>
          <w:rtl/>
        </w:rPr>
        <w:t>כשהגיע</w:t>
      </w:r>
      <w:r w:rsidR="00050BCB">
        <w:rPr>
          <w:rFonts w:ascii="Fb Fontext" w:hAnsi="Fb Fontext" w:hint="cs"/>
          <w:rtl/>
        </w:rPr>
        <w:t xml:space="preserve"> לביתו אמר שלא קנה</w:t>
      </w:r>
      <w:r w:rsidRPr="006F178A">
        <w:rPr>
          <w:rFonts w:ascii="Fb Fontext" w:hAnsi="Fb Fontext" w:hint="cs"/>
          <w:rtl/>
        </w:rPr>
        <w:t xml:space="preserve"> </w:t>
      </w:r>
      <w:r w:rsidR="00050BCB">
        <w:rPr>
          <w:rFonts w:ascii="Fb Fontext" w:hAnsi="Fb Fontext" w:hint="cs"/>
          <w:rtl/>
        </w:rPr>
        <w:t>ד</w:t>
      </w:r>
      <w:r w:rsidRPr="006F178A">
        <w:rPr>
          <w:rFonts w:ascii="Fb Fontext" w:hAnsi="Fb Fontext" w:hint="cs"/>
          <w:rtl/>
        </w:rPr>
        <w:t xml:space="preserve">עכשיו שיורד מטר </w:t>
      </w:r>
      <w:r w:rsidR="00050BCB">
        <w:rPr>
          <w:rFonts w:ascii="Fb Fontext" w:hAnsi="Fb Fontext" w:hint="cs"/>
          <w:rtl/>
        </w:rPr>
        <w:t xml:space="preserve">תוזל התבואה, </w:t>
      </w:r>
    </w:p>
    <w:p w14:paraId="74E5D7FE" w14:textId="6B592E4A" w:rsidR="00EA03B5" w:rsidRPr="006F178A" w:rsidRDefault="00EF2309" w:rsidP="00F75376">
      <w:pPr>
        <w:pStyle w:val="afffff8"/>
        <w:rPr>
          <w:rtl/>
        </w:rPr>
      </w:pPr>
      <w:r>
        <w:rPr>
          <w:rFonts w:hint="cs"/>
          <w:rtl/>
        </w:rPr>
        <w:t>ד'</w:t>
      </w:r>
      <w:r w:rsidR="00EA03B5">
        <w:rPr>
          <w:rFonts w:hint="cs"/>
          <w:rtl/>
        </w:rPr>
        <w:t xml:space="preserve"> מעשי ניסים</w:t>
      </w:r>
    </w:p>
    <w:p w14:paraId="2EE91A86" w14:textId="1E1234B6" w:rsidR="00B8196E" w:rsidRPr="00B8196E" w:rsidRDefault="00EA03B5" w:rsidP="008827FC">
      <w:pPr>
        <w:pStyle w:val="36"/>
        <w:framePr w:wrap="notBeside"/>
        <w:rPr>
          <w:rtl/>
        </w:rPr>
      </w:pPr>
      <w:r w:rsidRPr="008827FC">
        <w:rPr>
          <w:rFonts w:hint="cs"/>
          <w:rtl/>
        </w:rPr>
        <w:t>א.</w:t>
      </w:r>
      <w:r w:rsidR="003E0418" w:rsidRPr="008827FC">
        <w:rPr>
          <w:rFonts w:hint="cs"/>
          <w:rtl/>
        </w:rPr>
        <w:t xml:space="preserve"> </w:t>
      </w:r>
      <w:r w:rsidR="00390688" w:rsidRPr="008827FC">
        <w:rPr>
          <w:rFonts w:hint="cs"/>
          <w:rtl/>
        </w:rPr>
        <w:t>ר''מ</w:t>
      </w:r>
      <w:r w:rsidR="00B8196E" w:rsidRPr="00B8196E">
        <w:rPr>
          <w:rFonts w:hint="cs"/>
          <w:rtl/>
        </w:rPr>
        <w:t>:</w:t>
      </w:r>
    </w:p>
    <w:p w14:paraId="74E5D7FF" w14:textId="478E0881" w:rsidR="00D16104" w:rsidRPr="006F178A" w:rsidRDefault="008827FC" w:rsidP="0045747B">
      <w:pPr>
        <w:rPr>
          <w:rtl/>
        </w:rPr>
      </w:pPr>
      <w:r>
        <w:rPr>
          <w:rStyle w:val="afffff3"/>
          <w:rFonts w:hint="cs"/>
          <w:rtl/>
        </w:rPr>
        <w:t>ב</w:t>
      </w:r>
      <w:r w:rsidR="00B774C4">
        <w:rPr>
          <w:rStyle w:val="afffff3"/>
          <w:rFonts w:hint="cs"/>
          <w:rtl/>
        </w:rPr>
        <w:t xml:space="preserve">נו </w:t>
      </w:r>
      <w:r w:rsidR="00050BCB">
        <w:rPr>
          <w:rStyle w:val="afffff3"/>
          <w:rFonts w:hint="cs"/>
          <w:rtl/>
        </w:rPr>
        <w:t>ציערוהו בית הנשיא</w:t>
      </w:r>
      <w:r w:rsidR="00D16104" w:rsidRPr="00390688">
        <w:rPr>
          <w:rStyle w:val="afffff3"/>
          <w:rtl/>
        </w:rPr>
        <w:t>.</w:t>
      </w:r>
      <w:r w:rsidR="00050BCB">
        <w:rPr>
          <w:rFonts w:ascii="Fb Fontext" w:hAnsi="Fb Fontext" w:hint="cs"/>
          <w:sz w:val="20"/>
          <w:rtl/>
        </w:rPr>
        <w:t xml:space="preserve"> </w:t>
      </w:r>
      <w:r w:rsidR="00D16104" w:rsidRPr="006F178A">
        <w:rPr>
          <w:rFonts w:ascii="Fb Fontext" w:hAnsi="Fb Fontext" w:hint="cs"/>
          <w:sz w:val="20"/>
          <w:rtl/>
        </w:rPr>
        <w:t>ביקש על קבר אביו</w:t>
      </w:r>
      <w:r w:rsidR="00050BCB">
        <w:rPr>
          <w:rFonts w:ascii="Fb Fontext" w:hAnsi="Fb Fontext" w:hint="cs"/>
          <w:sz w:val="20"/>
          <w:rtl/>
        </w:rPr>
        <w:t>,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050BCB">
        <w:rPr>
          <w:rFonts w:ascii="Fb Fontext" w:hAnsi="Fb Fontext" w:hint="cs"/>
          <w:sz w:val="20"/>
          <w:rtl/>
        </w:rPr>
        <w:t>וכש</w:t>
      </w:r>
      <w:r w:rsidR="00D16104" w:rsidRPr="006F178A">
        <w:rPr>
          <w:rFonts w:ascii="Fb Fontext" w:hAnsi="Fb Fontext" w:hint="cs"/>
          <w:sz w:val="20"/>
          <w:rtl/>
        </w:rPr>
        <w:t>עברו שם נ</w:t>
      </w:r>
      <w:r w:rsidR="00050BCB">
        <w:rPr>
          <w:rFonts w:ascii="Fb Fontext" w:hAnsi="Fb Fontext" w:hint="cs"/>
          <w:sz w:val="20"/>
          <w:rtl/>
        </w:rPr>
        <w:t>עמדו</w:t>
      </w:r>
      <w:r w:rsidR="00D16104" w:rsidRPr="006F178A">
        <w:rPr>
          <w:rFonts w:ascii="Fb Fontext" w:hAnsi="Fb Fontext" w:hint="cs"/>
          <w:sz w:val="20"/>
          <w:rtl/>
        </w:rPr>
        <w:t xml:space="preserve"> ר</w:t>
      </w:r>
      <w:r w:rsidR="00050BCB">
        <w:rPr>
          <w:rFonts w:ascii="Fb Fontext" w:hAnsi="Fb Fontext" w:hint="cs"/>
          <w:sz w:val="20"/>
          <w:rtl/>
        </w:rPr>
        <w:t>גלי סוסיהם עד ש</w:t>
      </w:r>
      <w:r w:rsidR="00D16104" w:rsidRPr="006F178A">
        <w:rPr>
          <w:rFonts w:ascii="Fb Fontext" w:hAnsi="Fb Fontext" w:hint="cs"/>
          <w:sz w:val="20"/>
          <w:rtl/>
        </w:rPr>
        <w:t>קבלו ע'ע שלא יצערוהו</w:t>
      </w:r>
      <w:r w:rsidR="00050BCB">
        <w:rPr>
          <w:rFonts w:ascii="Fb Fontext" w:hAnsi="Fb Fontext" w:hint="cs"/>
          <w:sz w:val="20"/>
          <w:rtl/>
        </w:rPr>
        <w:t>,</w:t>
      </w:r>
    </w:p>
    <w:p w14:paraId="174D2B79" w14:textId="7F22760F" w:rsidR="00B8196E" w:rsidRPr="00B8196E" w:rsidRDefault="00B774C4" w:rsidP="008827FC">
      <w:pPr>
        <w:pStyle w:val="36"/>
        <w:framePr w:wrap="notBeside"/>
        <w:rPr>
          <w:rtl/>
        </w:rPr>
      </w:pPr>
      <w:r w:rsidRPr="008827FC">
        <w:rPr>
          <w:rFonts w:hint="cs"/>
          <w:rtl/>
        </w:rPr>
        <w:t>ב.</w:t>
      </w:r>
      <w:r w:rsidR="003E0418" w:rsidRPr="008827FC">
        <w:rPr>
          <w:rtl/>
        </w:rPr>
        <w:t xml:space="preserve"> </w:t>
      </w:r>
      <w:r w:rsidR="00050BCB" w:rsidRPr="008827FC">
        <w:rPr>
          <w:rtl/>
        </w:rPr>
        <w:t>ר</w:t>
      </w:r>
      <w:r w:rsidR="00050BCB" w:rsidRPr="008827FC">
        <w:rPr>
          <w:rFonts w:hint="cs"/>
          <w:rtl/>
        </w:rPr>
        <w:t>"מ</w:t>
      </w:r>
      <w:r w:rsidR="00D16104" w:rsidRPr="008827FC">
        <w:rPr>
          <w:rtl/>
        </w:rPr>
        <w:t xml:space="preserve"> </w:t>
      </w:r>
      <w:r w:rsidR="00050BCB" w:rsidRPr="008827FC">
        <w:rPr>
          <w:rFonts w:hint="cs"/>
          <w:rtl/>
        </w:rPr>
        <w:t>ל</w:t>
      </w:r>
      <w:r w:rsidR="00D16104" w:rsidRPr="008827FC">
        <w:rPr>
          <w:rtl/>
        </w:rPr>
        <w:t>ר</w:t>
      </w:r>
      <w:r w:rsidR="003E0418" w:rsidRPr="008827FC">
        <w:rPr>
          <w:rFonts w:hint="cs"/>
          <w:rtl/>
        </w:rPr>
        <w:t>יב''א</w:t>
      </w:r>
      <w:r w:rsidR="00B8196E" w:rsidRPr="00B8196E">
        <w:rPr>
          <w:rFonts w:hint="cs"/>
          <w:rtl/>
        </w:rPr>
        <w:t>:</w:t>
      </w:r>
    </w:p>
    <w:p w14:paraId="74E5D800" w14:textId="29074775" w:rsidR="002A4E88" w:rsidRPr="008827FC" w:rsidRDefault="00D16104" w:rsidP="0045747B">
      <w:pPr>
        <w:rPr>
          <w:rtl/>
        </w:rPr>
      </w:pPr>
      <w:r w:rsidRPr="008827FC">
        <w:rPr>
          <w:rFonts w:hint="cs"/>
          <w:rtl/>
        </w:rPr>
        <w:t xml:space="preserve">עשירי </w:t>
      </w:r>
      <w:r w:rsidR="00050BCB" w:rsidRPr="008827FC">
        <w:rPr>
          <w:rFonts w:hint="cs"/>
          <w:rtl/>
        </w:rPr>
        <w:t>בית חמי מצערים אותי, קללם שיענו וה</w:t>
      </w:r>
      <w:r w:rsidRPr="008827FC">
        <w:rPr>
          <w:rFonts w:hint="cs"/>
          <w:rtl/>
        </w:rPr>
        <w:t>ענו</w:t>
      </w:r>
      <w:r w:rsidR="00390688" w:rsidRPr="008827FC">
        <w:rPr>
          <w:rFonts w:hint="cs"/>
          <w:rtl/>
        </w:rPr>
        <w:t>,</w:t>
      </w:r>
      <w:r w:rsidRPr="008827FC">
        <w:rPr>
          <w:rFonts w:hint="cs"/>
          <w:rtl/>
        </w:rPr>
        <w:t xml:space="preserve"> </w:t>
      </w:r>
    </w:p>
    <w:p w14:paraId="24DFB352" w14:textId="000E233B" w:rsidR="00B8196E" w:rsidRPr="00B8196E" w:rsidRDefault="00050BCB" w:rsidP="008827FC">
      <w:pPr>
        <w:pStyle w:val="36"/>
        <w:framePr w:wrap="notBeside"/>
        <w:rPr>
          <w:rtl/>
        </w:rPr>
      </w:pPr>
      <w:r w:rsidRPr="008827FC">
        <w:rPr>
          <w:rFonts w:hint="cs"/>
          <w:rtl/>
        </w:rPr>
        <w:t>א''ל</w:t>
      </w:r>
      <w:r w:rsidR="00B8196E" w:rsidRPr="00B8196E">
        <w:rPr>
          <w:rFonts w:hint="cs"/>
          <w:rtl/>
        </w:rPr>
        <w:t>:</w:t>
      </w:r>
    </w:p>
    <w:p w14:paraId="74E5D801" w14:textId="43300940" w:rsidR="00D16104" w:rsidRPr="006F178A" w:rsidRDefault="002A4E88" w:rsidP="0045747B">
      <w:pPr>
        <w:rPr>
          <w:rtl/>
        </w:rPr>
      </w:pPr>
      <w:r>
        <w:rPr>
          <w:rFonts w:hint="cs"/>
          <w:rtl/>
        </w:rPr>
        <w:t>ד</w:t>
      </w:r>
      <w:r w:rsidR="00D16104" w:rsidRPr="006F178A">
        <w:rPr>
          <w:rFonts w:hint="cs"/>
          <w:rtl/>
        </w:rPr>
        <w:t>וחקים אותו לפרנסתם</w:t>
      </w:r>
      <w:r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בירכם שיעש</w:t>
      </w:r>
      <w:r w:rsidR="00050BCB">
        <w:rPr>
          <w:rFonts w:hint="cs"/>
          <w:rtl/>
        </w:rPr>
        <w:t>י</w:t>
      </w:r>
      <w:r w:rsidR="00D16104" w:rsidRPr="006F178A">
        <w:rPr>
          <w:rFonts w:hint="cs"/>
          <w:rtl/>
        </w:rPr>
        <w:t>רו והתעשרו</w:t>
      </w:r>
      <w:r w:rsidR="00390688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</w:t>
      </w:r>
    </w:p>
    <w:p w14:paraId="3E5C17D3" w14:textId="3A8F4EEA" w:rsidR="00B8196E" w:rsidRPr="00B8196E" w:rsidRDefault="00050BCB" w:rsidP="008827FC">
      <w:pPr>
        <w:pStyle w:val="36"/>
        <w:framePr w:wrap="notBeside"/>
        <w:rPr>
          <w:rtl/>
        </w:rPr>
      </w:pPr>
      <w:r w:rsidRPr="008827FC">
        <w:rPr>
          <w:rFonts w:hint="cs"/>
          <w:rtl/>
        </w:rPr>
        <w:t>א"ל</w:t>
      </w:r>
      <w:r w:rsidR="00B8196E" w:rsidRPr="00B8196E">
        <w:rPr>
          <w:rFonts w:hint="cs"/>
          <w:rtl/>
        </w:rPr>
        <w:t>:</w:t>
      </w:r>
    </w:p>
    <w:p w14:paraId="74E5D802" w14:textId="03BB2A8D" w:rsidR="00050BCB" w:rsidRDefault="008827FC" w:rsidP="0045747B">
      <w:pPr>
        <w:rPr>
          <w:rtl/>
        </w:rPr>
      </w:pPr>
      <w:r>
        <w:rPr>
          <w:rFonts w:hint="cs"/>
          <w:rtl/>
        </w:rPr>
        <w:t>א</w:t>
      </w:r>
      <w:r w:rsidR="00050BCB">
        <w:rPr>
          <w:rFonts w:hint="cs"/>
          <w:rtl/>
        </w:rPr>
        <w:t>ין אשתי חנה מקובלת עלי,</w:t>
      </w:r>
      <w:r w:rsidR="00D16104" w:rsidRPr="006F178A">
        <w:rPr>
          <w:rFonts w:hint="cs"/>
          <w:rtl/>
        </w:rPr>
        <w:t xml:space="preserve"> בירכה </w:t>
      </w:r>
      <w:r w:rsidR="00050BCB">
        <w:rPr>
          <w:rFonts w:hint="cs"/>
          <w:rtl/>
        </w:rPr>
        <w:t xml:space="preserve">שתתייפה </w:t>
      </w:r>
      <w:r w:rsidR="00D16104" w:rsidRPr="006F178A">
        <w:rPr>
          <w:rFonts w:hint="cs"/>
          <w:rtl/>
        </w:rPr>
        <w:t>ונתייפת</w:t>
      </w:r>
      <w:r w:rsidR="00050BCB">
        <w:rPr>
          <w:rFonts w:hint="cs"/>
          <w:rtl/>
        </w:rPr>
        <w:t>ה</w:t>
      </w:r>
      <w:r w:rsidR="00D16104" w:rsidRPr="006F178A">
        <w:rPr>
          <w:rFonts w:hint="cs"/>
          <w:rtl/>
        </w:rPr>
        <w:t xml:space="preserve"> </w:t>
      </w:r>
    </w:p>
    <w:p w14:paraId="71F17A5E" w14:textId="130C63C1" w:rsidR="00B8196E" w:rsidRPr="00B8196E" w:rsidRDefault="00D16104" w:rsidP="008827FC">
      <w:pPr>
        <w:pStyle w:val="36"/>
        <w:framePr w:wrap="notBeside"/>
        <w:rPr>
          <w:rtl/>
        </w:rPr>
      </w:pPr>
      <w:r w:rsidRPr="008827FC">
        <w:rPr>
          <w:rFonts w:hint="cs"/>
          <w:rtl/>
        </w:rPr>
        <w:t>א</w:t>
      </w:r>
      <w:r w:rsidRPr="008827FC">
        <w:rPr>
          <w:rtl/>
        </w:rPr>
        <w:t>"</w:t>
      </w:r>
      <w:r w:rsidRPr="008827FC">
        <w:rPr>
          <w:rFonts w:hint="cs"/>
          <w:rtl/>
        </w:rPr>
        <w:t>ל</w:t>
      </w:r>
      <w:r w:rsidR="00B8196E" w:rsidRPr="00B8196E">
        <w:rPr>
          <w:rFonts w:hint="cs"/>
          <w:rtl/>
        </w:rPr>
        <w:t>:</w:t>
      </w:r>
    </w:p>
    <w:p w14:paraId="74E5D803" w14:textId="4AB73823" w:rsidR="00D16104" w:rsidRPr="006F178A" w:rsidRDefault="00D16104" w:rsidP="00875539">
      <w:pPr>
        <w:spacing w:after="60"/>
        <w:rPr>
          <w:rtl/>
        </w:rPr>
      </w:pPr>
      <w:r w:rsidRPr="006F178A">
        <w:rPr>
          <w:rFonts w:hint="cs"/>
          <w:rtl/>
        </w:rPr>
        <w:t>שמתגאה עליו ביופייה</w:t>
      </w:r>
      <w:r w:rsidR="002A4E88">
        <w:rPr>
          <w:rFonts w:hint="cs"/>
          <w:rtl/>
        </w:rPr>
        <w:t>,</w:t>
      </w:r>
      <w:r w:rsidRPr="006F178A">
        <w:rPr>
          <w:rFonts w:hint="cs"/>
          <w:rtl/>
        </w:rPr>
        <w:t xml:space="preserve"> ו</w:t>
      </w:r>
      <w:r w:rsidR="00050BCB">
        <w:rPr>
          <w:rFonts w:hint="cs"/>
          <w:rtl/>
        </w:rPr>
        <w:t>ה</w:t>
      </w:r>
      <w:r w:rsidRPr="006F178A">
        <w:rPr>
          <w:rFonts w:hint="cs"/>
          <w:rtl/>
        </w:rPr>
        <w:t>חז</w:t>
      </w:r>
      <w:r w:rsidR="002B3F69">
        <w:rPr>
          <w:rFonts w:hint="cs"/>
          <w:rtl/>
        </w:rPr>
        <w:t>י</w:t>
      </w:r>
      <w:r w:rsidRPr="006F178A">
        <w:rPr>
          <w:rFonts w:hint="cs"/>
          <w:rtl/>
        </w:rPr>
        <w:t>רה לשחרותה</w:t>
      </w:r>
      <w:r w:rsidR="00390688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25DC71E4" w14:textId="77777777" w:rsidR="00896B16" w:rsidRPr="00896B16" w:rsidRDefault="00896B16" w:rsidP="00896B16">
      <w:pPr>
        <w:pStyle w:val="36"/>
        <w:framePr w:wrap="notBeside"/>
        <w:rPr>
          <w:rtl/>
        </w:rPr>
      </w:pPr>
      <w:r w:rsidRPr="00896B16">
        <w:rPr>
          <w:rFonts w:hint="cs"/>
          <w:rtl/>
        </w:rPr>
        <w:lastRenderedPageBreak/>
        <w:t>ג.</w:t>
      </w:r>
    </w:p>
    <w:p w14:paraId="74E5D804" w14:textId="484D40E3" w:rsidR="00390688" w:rsidRDefault="00D16104" w:rsidP="0045747B">
      <w:pPr>
        <w:rPr>
          <w:rStyle w:val="afffff3"/>
          <w:rtl/>
        </w:rPr>
      </w:pPr>
      <w:r w:rsidRPr="00390688">
        <w:rPr>
          <w:rStyle w:val="afffff3"/>
          <w:rFonts w:hint="cs"/>
          <w:rtl/>
        </w:rPr>
        <w:t>ב' תלמידים לפני רי''צ ב''א</w:t>
      </w:r>
      <w:r w:rsidRPr="00390688">
        <w:rPr>
          <w:rStyle w:val="afffff3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 xml:space="preserve">ביקשו שיברכם שיחכימו </w:t>
      </w:r>
    </w:p>
    <w:p w14:paraId="460EF3DB" w14:textId="77777777" w:rsidR="00B8196E" w:rsidRPr="00B8196E" w:rsidRDefault="00D16104" w:rsidP="00875539">
      <w:pPr>
        <w:pStyle w:val="36"/>
        <w:framePr w:wrap="notBeside"/>
        <w:rPr>
          <w:rtl/>
        </w:rPr>
      </w:pPr>
      <w:r w:rsidRPr="00875539">
        <w:rPr>
          <w:rFonts w:hint="cs"/>
          <w:rtl/>
        </w:rPr>
        <w:t>א</w:t>
      </w:r>
      <w:r w:rsidRPr="00875539">
        <w:rPr>
          <w:rtl/>
        </w:rPr>
        <w:t>"</w:t>
      </w:r>
      <w:r w:rsidRPr="00875539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805" w14:textId="4CED48CE" w:rsidR="00D16104" w:rsidRPr="006F178A" w:rsidRDefault="0027150B" w:rsidP="0045747B">
      <w:pPr>
        <w:rPr>
          <w:rtl/>
        </w:rPr>
      </w:pPr>
      <w:r>
        <w:rPr>
          <w:rFonts w:ascii="Fb Fontext" w:hAnsi="Fb Fontext" w:hint="cs"/>
          <w:rtl/>
        </w:rPr>
        <w:t>איני נענה בתפיל</w:t>
      </w:r>
      <w:r w:rsidR="00050BCB">
        <w:rPr>
          <w:rFonts w:ascii="Fb Fontext" w:hAnsi="Fb Fontext" w:hint="cs"/>
          <w:rtl/>
        </w:rPr>
        <w:t xml:space="preserve">תי כבתחילה </w:t>
      </w:r>
      <w:r w:rsidR="00050BCB" w:rsidRPr="00050BCB">
        <w:rPr>
          <w:rStyle w:val="afffffc"/>
          <w:rFonts w:hint="cs"/>
          <w:rtl/>
        </w:rPr>
        <w:t>[לא רצה להטריח המקום</w:t>
      </w:r>
      <w:r w:rsidR="00050BCB">
        <w:rPr>
          <w:rStyle w:val="afffffc"/>
          <w:rFonts w:hint="cs"/>
          <w:rtl/>
        </w:rPr>
        <w:t>]</w:t>
      </w:r>
      <w:r w:rsidR="00050BCB">
        <w:rPr>
          <w:rFonts w:ascii="Fb Fontext" w:hAnsi="Fb Fontext" w:hint="cs"/>
          <w:rtl/>
        </w:rPr>
        <w:t xml:space="preserve"> </w:t>
      </w:r>
    </w:p>
    <w:p w14:paraId="74E5D806" w14:textId="77777777" w:rsidR="00D16104" w:rsidRPr="006F178A" w:rsidRDefault="00D16104" w:rsidP="008A5DDC">
      <w:pPr>
        <w:pStyle w:val="afff2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כד</w:t>
      </w:r>
      <w:r w:rsidRPr="006F178A">
        <w:rPr>
          <w:rFonts w:cs="FontbitDavid" w:hint="cs"/>
          <w:rtl/>
        </w:rPr>
        <w:t>.</w:t>
      </w:r>
    </w:p>
    <w:p w14:paraId="74E5D807" w14:textId="1A03C7ED" w:rsidR="00050BCB" w:rsidRDefault="00D16104" w:rsidP="0094541A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rtl/>
        </w:rPr>
        <w:t xml:space="preserve">עזבו ולמד </w:t>
      </w:r>
      <w:r w:rsidRPr="00390688">
        <w:rPr>
          <w:rStyle w:val="afffff3"/>
          <w:rFonts w:hint="cs"/>
          <w:rtl/>
        </w:rPr>
        <w:t xml:space="preserve">לפני </w:t>
      </w:r>
      <w:r w:rsidRPr="00390688">
        <w:rPr>
          <w:rStyle w:val="afffff3"/>
          <w:rtl/>
        </w:rPr>
        <w:t>רב אשי.</w:t>
      </w:r>
      <w:r w:rsidR="00050BCB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וכשגרס</w:t>
      </w:r>
      <w:r w:rsidRPr="00050BCB">
        <w:rPr>
          <w:rStyle w:val="afffff3"/>
          <w:rFonts w:hint="cs"/>
          <w:rtl/>
        </w:rPr>
        <w:t xml:space="preserve"> </w:t>
      </w:r>
      <w:r w:rsidR="0094541A">
        <w:rPr>
          <w:rStyle w:val="afffff3"/>
          <w:rFonts w:hint="cs"/>
          <w:rtl/>
        </w:rPr>
        <w:t>מ</w:t>
      </w:r>
      <w:r w:rsidRPr="00050BCB">
        <w:rPr>
          <w:rStyle w:val="afffff3"/>
          <w:rFonts w:hint="cs"/>
          <w:rtl/>
        </w:rPr>
        <w:t>ש</w:t>
      </w:r>
      <w:r w:rsidRPr="00050BCB">
        <w:rPr>
          <w:rStyle w:val="afffff3"/>
          <w:rtl/>
        </w:rPr>
        <w:t>מואל</w:t>
      </w:r>
      <w:r w:rsidRPr="006F178A">
        <w:rPr>
          <w:rFonts w:ascii="Fb Fontext" w:hAnsi="Fb Fontext" w:hint="cs"/>
          <w:sz w:val="20"/>
          <w:rtl/>
        </w:rPr>
        <w:t xml:space="preserve"> ד</w:t>
      </w:r>
      <w:r w:rsidRPr="006F178A">
        <w:rPr>
          <w:rFonts w:ascii="Fb Fontext" w:hAnsi="Fb Fontext"/>
          <w:sz w:val="20"/>
          <w:rtl/>
        </w:rPr>
        <w:t>השולה דג מן ה</w:t>
      </w:r>
      <w:r w:rsidR="00E5520A">
        <w:rPr>
          <w:rFonts w:ascii="Fb Fontext" w:hAnsi="Fb Fontext" w:hint="cs"/>
          <w:sz w:val="20"/>
          <w:rtl/>
        </w:rPr>
        <w:t>מ</w:t>
      </w:r>
      <w:r w:rsidRPr="006F178A">
        <w:rPr>
          <w:rFonts w:ascii="Fb Fontext" w:hAnsi="Fb Fontext"/>
          <w:sz w:val="20"/>
          <w:rtl/>
        </w:rPr>
        <w:t>ים בשבת, כיון שיבש בו כסלע חייב.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13D6B567" w14:textId="200B753E" w:rsidR="00B8196E" w:rsidRPr="00B8196E" w:rsidRDefault="0094541A" w:rsidP="0050522E">
      <w:pPr>
        <w:pStyle w:val="36"/>
        <w:framePr w:wrap="notBeside"/>
        <w:rPr>
          <w:rtl/>
        </w:rPr>
      </w:pPr>
      <w:r w:rsidRPr="0050522E">
        <w:rPr>
          <w:rFonts w:hint="cs"/>
          <w:rtl/>
        </w:rPr>
        <w:t xml:space="preserve">א''ל </w:t>
      </w:r>
      <w:r w:rsidR="00D16104" w:rsidRPr="0050522E">
        <w:rPr>
          <w:rFonts w:hint="cs"/>
          <w:rtl/>
        </w:rPr>
        <w:t>ריב</w:t>
      </w:r>
      <w:r w:rsidR="00D16104" w:rsidRPr="0050522E">
        <w:rPr>
          <w:rtl/>
        </w:rPr>
        <w:t>"</w:t>
      </w:r>
      <w:r w:rsidR="00D16104" w:rsidRPr="0050522E">
        <w:rPr>
          <w:rFonts w:hint="cs"/>
          <w:rtl/>
        </w:rPr>
        <w:t>א</w:t>
      </w:r>
      <w:r w:rsidR="00B8196E" w:rsidRPr="00B8196E">
        <w:rPr>
          <w:rFonts w:hint="cs"/>
          <w:rtl/>
        </w:rPr>
        <w:t>:</w:t>
      </w:r>
    </w:p>
    <w:p w14:paraId="74E5D808" w14:textId="6AE5FAE3" w:rsidR="00050BCB" w:rsidRDefault="00D16104" w:rsidP="0045747B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sz w:val="20"/>
          <w:rtl/>
        </w:rPr>
        <w:t>דווקא בין סנפיריו</w:t>
      </w:r>
      <w:r w:rsidRPr="006F178A">
        <w:rPr>
          <w:rFonts w:ascii="Fb Fontext" w:hAnsi="Fb Fontext"/>
          <w:sz w:val="20"/>
          <w:rtl/>
        </w:rPr>
        <w:t xml:space="preserve"> </w:t>
      </w:r>
      <w:r w:rsidRPr="003E0418">
        <w:rPr>
          <w:rStyle w:val="afffffc"/>
          <w:rFonts w:hint="cs"/>
          <w:rtl/>
        </w:rPr>
        <w:t>מקום חיותו</w:t>
      </w:r>
      <w:r w:rsidR="00050BCB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7A4F25AB" w14:textId="20F83F56" w:rsidR="00B8196E" w:rsidRPr="00B8196E" w:rsidRDefault="00D16104" w:rsidP="0050522E">
      <w:pPr>
        <w:pStyle w:val="36"/>
        <w:framePr w:wrap="notBeside"/>
        <w:rPr>
          <w:rtl/>
        </w:rPr>
      </w:pPr>
      <w:r w:rsidRPr="0050522E">
        <w:rPr>
          <w:rFonts w:hint="cs"/>
          <w:rtl/>
        </w:rPr>
        <w:t>שאלו ר</w:t>
      </w:r>
      <w:r w:rsidR="00050BCB" w:rsidRPr="0050522E">
        <w:rPr>
          <w:rFonts w:hint="cs"/>
          <w:rtl/>
        </w:rPr>
        <w:t>"א</w:t>
      </w:r>
      <w:r w:rsidR="00B8196E" w:rsidRPr="00B8196E">
        <w:rPr>
          <w:rFonts w:hint="cs"/>
          <w:rtl/>
        </w:rPr>
        <w:t>:</w:t>
      </w:r>
    </w:p>
    <w:p w14:paraId="74E5D809" w14:textId="39F154CE" w:rsidR="00050BCB" w:rsidRDefault="00D16104" w:rsidP="0045747B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sz w:val="20"/>
          <w:rtl/>
        </w:rPr>
        <w:t xml:space="preserve">מדוע לא הזכיר זאת </w:t>
      </w:r>
      <w:r>
        <w:rPr>
          <w:rFonts w:ascii="Fb Fontext" w:hAnsi="Fb Fontext" w:hint="cs"/>
          <w:sz w:val="20"/>
          <w:rtl/>
        </w:rPr>
        <w:t xml:space="preserve"> בשם </w:t>
      </w:r>
      <w:r w:rsidRPr="00FA416E">
        <w:rPr>
          <w:rStyle w:val="afffff3"/>
          <w:rFonts w:hint="cs"/>
          <w:rtl/>
        </w:rPr>
        <w:t>ריב</w:t>
      </w:r>
      <w:r w:rsidRPr="00FA416E">
        <w:rPr>
          <w:rStyle w:val="afffff3"/>
          <w:rtl/>
        </w:rPr>
        <w:t>"</w:t>
      </w:r>
      <w:r w:rsidRPr="00FA416E">
        <w:rPr>
          <w:rStyle w:val="afffff3"/>
          <w:rFonts w:hint="cs"/>
          <w:rtl/>
        </w:rPr>
        <w:t>א</w:t>
      </w:r>
      <w:r w:rsidR="00050BCB">
        <w:rPr>
          <w:rStyle w:val="afffff3"/>
          <w:rFonts w:hint="cs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DD3E6E">
        <w:rPr>
          <w:rStyle w:val="afffff3"/>
          <w:rFonts w:hint="cs"/>
          <w:rtl/>
        </w:rPr>
        <w:t>וא</w:t>
      </w:r>
      <w:r w:rsidRPr="00DD3E6E">
        <w:rPr>
          <w:rStyle w:val="afffff3"/>
          <w:rtl/>
        </w:rPr>
        <w:t>"</w:t>
      </w:r>
      <w:r w:rsidRPr="00DD3E6E">
        <w:rPr>
          <w:rStyle w:val="afffff3"/>
          <w:rFonts w:hint="cs"/>
          <w:rtl/>
        </w:rPr>
        <w:t>ל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050BCB">
        <w:rPr>
          <w:rFonts w:ascii="Fb Fontext" w:hAnsi="Fb Fontext" w:hint="cs"/>
          <w:sz w:val="20"/>
          <w:rtl/>
        </w:rPr>
        <w:t>אני</w:t>
      </w:r>
      <w:r w:rsidRPr="006F178A">
        <w:rPr>
          <w:rFonts w:ascii="Fb Fontext" w:hAnsi="Fb Fontext" w:hint="cs"/>
          <w:sz w:val="20"/>
          <w:rtl/>
        </w:rPr>
        <w:t xml:space="preserve"> הוא, </w:t>
      </w:r>
    </w:p>
    <w:p w14:paraId="7BF2968B" w14:textId="7005364F" w:rsidR="00B8196E" w:rsidRPr="00B8196E" w:rsidRDefault="00050BCB" w:rsidP="0050522E">
      <w:pPr>
        <w:pStyle w:val="36"/>
        <w:framePr w:wrap="notBeside"/>
        <w:rPr>
          <w:rtl/>
        </w:rPr>
      </w:pPr>
      <w:r w:rsidRPr="0050522E">
        <w:rPr>
          <w:rFonts w:hint="cs"/>
          <w:rtl/>
        </w:rPr>
        <w:t>ו</w:t>
      </w:r>
      <w:r w:rsidR="00D16104" w:rsidRPr="0050522E">
        <w:rPr>
          <w:rFonts w:hint="cs"/>
          <w:rtl/>
        </w:rPr>
        <w:t>עזב את ר</w:t>
      </w:r>
      <w:r w:rsidR="00D16104" w:rsidRPr="0050522E">
        <w:rPr>
          <w:rtl/>
        </w:rPr>
        <w:t>"</w:t>
      </w:r>
      <w:r w:rsidR="00D16104" w:rsidRPr="0050522E">
        <w:rPr>
          <w:rFonts w:hint="cs"/>
          <w:rtl/>
        </w:rPr>
        <w:t>י דמ</w:t>
      </w:r>
      <w:r w:rsidRPr="0050522E">
        <w:rPr>
          <w:rFonts w:hint="cs"/>
          <w:rtl/>
        </w:rPr>
        <w:t>"י</w:t>
      </w:r>
      <w:r w:rsidR="00B8196E" w:rsidRPr="00B8196E">
        <w:rPr>
          <w:rtl/>
        </w:rPr>
        <w:t>:</w:t>
      </w:r>
    </w:p>
    <w:p w14:paraId="74E5D80A" w14:textId="4B36449A" w:rsidR="00D16104" w:rsidRPr="006F178A" w:rsidRDefault="00E5520A" w:rsidP="0045747B">
      <w:pPr>
        <w:rPr>
          <w:rtl/>
        </w:rPr>
      </w:pPr>
      <w:r>
        <w:rPr>
          <w:rFonts w:ascii="Fb Fontext" w:hAnsi="Fb Fontext" w:hint="cs"/>
          <w:sz w:val="20"/>
          <w:rtl/>
        </w:rPr>
        <w:t>דמי שלא חס על בנו וב</w:t>
      </w:r>
      <w:r w:rsidR="0094541A">
        <w:rPr>
          <w:rFonts w:ascii="Fb Fontext" w:hAnsi="Fb Fontext" w:hint="cs"/>
          <w:sz w:val="20"/>
          <w:rtl/>
        </w:rPr>
        <w:t xml:space="preserve">תו </w:t>
      </w:r>
      <w:r w:rsidR="00D16104" w:rsidRPr="006F178A">
        <w:rPr>
          <w:rFonts w:ascii="Fb Fontext" w:hAnsi="Fb Fontext" w:hint="cs"/>
          <w:sz w:val="20"/>
          <w:rtl/>
        </w:rPr>
        <w:t>א</w:t>
      </w:r>
      <w:r w:rsidR="0094541A">
        <w:rPr>
          <w:rFonts w:ascii="Fb Fontext" w:hAnsi="Fb Fontext" w:hint="cs"/>
          <w:sz w:val="20"/>
          <w:rtl/>
        </w:rPr>
        <w:t>י</w:t>
      </w:r>
      <w:r w:rsidR="00D16104" w:rsidRPr="006F178A">
        <w:rPr>
          <w:rFonts w:ascii="Fb Fontext" w:hAnsi="Fb Fontext" w:hint="cs"/>
          <w:sz w:val="20"/>
          <w:rtl/>
        </w:rPr>
        <w:t>ך יחוס עליו</w:t>
      </w:r>
      <w:r w:rsidR="00390688">
        <w:rPr>
          <w:rFonts w:ascii="Fb Fontext" w:hAnsi="Fb Fontext" w:hint="cs"/>
          <w:sz w:val="20"/>
          <w:rtl/>
        </w:rPr>
        <w:t>,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</w:p>
    <w:p w14:paraId="74E5D80B" w14:textId="77777777" w:rsidR="00050BCB" w:rsidRDefault="00D16104" w:rsidP="0045747B">
      <w:pPr>
        <w:rPr>
          <w:rFonts w:ascii="Fb Fontext" w:hAnsi="Fb Fontext"/>
          <w:rtl/>
        </w:rPr>
      </w:pPr>
      <w:r w:rsidRPr="00053775">
        <w:rPr>
          <w:rFonts w:ascii="Fb Fontext" w:hAnsi="Fb Fontext" w:cs="PFT_Frank" w:hint="cs"/>
          <w:b/>
          <w:bCs/>
          <w:szCs w:val="14"/>
          <w:rtl/>
        </w:rPr>
        <w:t>בנו</w:t>
      </w:r>
      <w:r w:rsidR="0027150B">
        <w:rPr>
          <w:rFonts w:ascii="Fb Fontext" w:hAnsi="Fb Fontext" w:cs="PFT_Frank" w:hint="cs"/>
          <w:b/>
          <w:bCs/>
          <w:szCs w:val="14"/>
          <w:rtl/>
        </w:rPr>
        <w:t>-</w:t>
      </w:r>
      <w:r w:rsidRPr="00053775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6F178A">
        <w:rPr>
          <w:rFonts w:ascii="Fb Fontext" w:hAnsi="Fb Fontext" w:hint="cs"/>
          <w:rtl/>
        </w:rPr>
        <w:t>שפעם אחת שכר פועלים והעריב</w:t>
      </w:r>
      <w:r w:rsidR="00050BCB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Pr="008E76D0">
        <w:rPr>
          <w:rStyle w:val="afffff3"/>
          <w:rFonts w:hint="cs"/>
          <w:rtl/>
        </w:rPr>
        <w:t>אמרו ל</w:t>
      </w:r>
      <w:r w:rsidR="0094541A">
        <w:rPr>
          <w:rStyle w:val="afffff3"/>
          <w:rFonts w:hint="cs"/>
          <w:rtl/>
        </w:rPr>
        <w:t>בנ</w:t>
      </w:r>
      <w:r w:rsidRPr="008E76D0">
        <w:rPr>
          <w:rStyle w:val="afffff3"/>
          <w:rFonts w:hint="cs"/>
          <w:rtl/>
        </w:rPr>
        <w:t>ו</w:t>
      </w:r>
      <w:r w:rsidRPr="006F178A">
        <w:rPr>
          <w:rFonts w:ascii="Fb Fontext" w:hAnsi="Fb Fontext" w:hint="cs"/>
          <w:rtl/>
        </w:rPr>
        <w:t xml:space="preserve"> שהם רעבים</w:t>
      </w:r>
      <w:r w:rsidR="00050BCB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</w:p>
    <w:p w14:paraId="03E41173" w14:textId="6BAB47ED" w:rsidR="00B8196E" w:rsidRPr="00B8196E" w:rsidRDefault="0094541A" w:rsidP="0050522E">
      <w:pPr>
        <w:pStyle w:val="36"/>
        <w:framePr w:wrap="notBeside"/>
        <w:rPr>
          <w:rtl/>
        </w:rPr>
      </w:pPr>
      <w:r w:rsidRPr="0050522E">
        <w:rPr>
          <w:rFonts w:hint="cs"/>
          <w:rtl/>
        </w:rPr>
        <w:t>אמר</w:t>
      </w:r>
      <w:r w:rsidR="00B8196E" w:rsidRPr="00B8196E">
        <w:rPr>
          <w:rFonts w:hint="cs"/>
          <w:rtl/>
        </w:rPr>
        <w:t>:</w:t>
      </w:r>
    </w:p>
    <w:p w14:paraId="3B8BF4BF" w14:textId="26436E1D" w:rsidR="00C579B5" w:rsidRDefault="00050BCB" w:rsidP="0094541A">
      <w:pPr>
        <w:rPr>
          <w:rFonts w:ascii="Fb Fontext" w:hAnsi="Fb Fontext"/>
          <w:rtl/>
        </w:rPr>
      </w:pPr>
      <w:r>
        <w:rPr>
          <w:rStyle w:val="afffff3"/>
          <w:rFonts w:hint="cs"/>
          <w:rtl/>
        </w:rPr>
        <w:t>תאנ</w:t>
      </w:r>
      <w:r w:rsidR="00D16104" w:rsidRPr="008E76D0">
        <w:rPr>
          <w:rStyle w:val="afffff3"/>
          <w:rFonts w:hint="cs"/>
          <w:rtl/>
        </w:rPr>
        <w:t>ה</w:t>
      </w:r>
      <w:r w:rsidR="00D16104" w:rsidRPr="006F178A">
        <w:rPr>
          <w:rFonts w:ascii="Fb Fontext" w:hAnsi="Fb Fontext" w:hint="cs"/>
          <w:rtl/>
        </w:rPr>
        <w:t xml:space="preserve"> הוציאי פירותיייך ויאכלו</w:t>
      </w:r>
      <w:r>
        <w:rPr>
          <w:rFonts w:ascii="Fb Fontext" w:hAnsi="Fb Fontext" w:hint="cs"/>
          <w:rtl/>
        </w:rPr>
        <w:t>,</w:t>
      </w:r>
      <w:r w:rsidR="00D16104" w:rsidRPr="006F178A">
        <w:rPr>
          <w:rFonts w:ascii="Fb Fontext" w:hAnsi="Fb Fontext" w:hint="cs"/>
          <w:rtl/>
        </w:rPr>
        <w:t xml:space="preserve"> ואכל</w:t>
      </w:r>
      <w:r>
        <w:rPr>
          <w:rFonts w:ascii="Fb Fontext" w:hAnsi="Fb Fontext" w:hint="cs"/>
          <w:rtl/>
        </w:rPr>
        <w:t>ו</w:t>
      </w:r>
      <w:r w:rsidR="00E5520A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אדהכי בא</w:t>
      </w:r>
      <w:r w:rsidR="00D16104" w:rsidRPr="006F178A">
        <w:rPr>
          <w:rFonts w:ascii="Fb Fontext" w:hAnsi="Fb Fontext" w:hint="cs"/>
          <w:rtl/>
        </w:rPr>
        <w:t xml:space="preserve"> אבי</w:t>
      </w:r>
      <w:r w:rsidR="0094541A">
        <w:rPr>
          <w:rFonts w:ascii="Fb Fontext" w:hAnsi="Fb Fontext" w:hint="cs"/>
          <w:rtl/>
        </w:rPr>
        <w:t>ו</w:t>
      </w:r>
      <w:r w:rsidR="00E5520A">
        <w:rPr>
          <w:rFonts w:ascii="Fb Fontext" w:hAnsi="Fb Fontext" w:hint="cs"/>
          <w:rtl/>
        </w:rPr>
        <w:t>,</w:t>
      </w:r>
    </w:p>
    <w:p w14:paraId="69967628" w14:textId="21A9B797" w:rsidR="00B8196E" w:rsidRPr="00B8196E" w:rsidRDefault="00D16104" w:rsidP="00C579B5">
      <w:pPr>
        <w:pStyle w:val="36"/>
        <w:framePr w:wrap="notBeside"/>
        <w:rPr>
          <w:rtl/>
        </w:rPr>
      </w:pPr>
      <w:r w:rsidRPr="00C579B5">
        <w:rPr>
          <w:rFonts w:hint="cs"/>
          <w:rtl/>
        </w:rPr>
        <w:t>א</w:t>
      </w:r>
      <w:r w:rsidRPr="00C579B5">
        <w:rPr>
          <w:rtl/>
        </w:rPr>
        <w:t>"</w:t>
      </w:r>
      <w:r w:rsidRPr="00C579B5">
        <w:rPr>
          <w:rFonts w:hint="cs"/>
          <w:rtl/>
        </w:rPr>
        <w:t>ל</w:t>
      </w:r>
      <w:r w:rsidR="00B8196E" w:rsidRPr="00B8196E">
        <w:rPr>
          <w:rFonts w:hint="cs"/>
          <w:rtl/>
        </w:rPr>
        <w:t>:</w:t>
      </w:r>
    </w:p>
    <w:p w14:paraId="74E5D80C" w14:textId="7F15276D" w:rsidR="00D16104" w:rsidRPr="00C579B5" w:rsidRDefault="00D16104" w:rsidP="0094541A">
      <w:pPr>
        <w:rPr>
          <w:spacing w:val="-4"/>
          <w:rtl/>
        </w:rPr>
      </w:pPr>
      <w:r w:rsidRPr="00C579B5">
        <w:rPr>
          <w:rFonts w:hint="cs"/>
          <w:spacing w:val="-4"/>
          <w:rtl/>
        </w:rPr>
        <w:t>בני</w:t>
      </w:r>
      <w:r w:rsidR="008E76D0" w:rsidRPr="00C579B5">
        <w:rPr>
          <w:rFonts w:hint="cs"/>
          <w:spacing w:val="-4"/>
          <w:rtl/>
        </w:rPr>
        <w:t>,</w:t>
      </w:r>
      <w:r w:rsidRPr="00C579B5">
        <w:rPr>
          <w:rFonts w:hint="cs"/>
          <w:spacing w:val="-4"/>
          <w:rtl/>
        </w:rPr>
        <w:t xml:space="preserve"> </w:t>
      </w:r>
      <w:r w:rsidRPr="00C579B5">
        <w:rPr>
          <w:spacing w:val="-4"/>
          <w:rtl/>
        </w:rPr>
        <w:t xml:space="preserve">הטרחת קונך </w:t>
      </w:r>
      <w:r w:rsidR="0027150B" w:rsidRPr="00C579B5">
        <w:rPr>
          <w:rFonts w:hint="cs"/>
          <w:spacing w:val="-4"/>
          <w:rtl/>
        </w:rPr>
        <w:t>שתוציא</w:t>
      </w:r>
      <w:r w:rsidRPr="00C579B5">
        <w:rPr>
          <w:spacing w:val="-4"/>
          <w:rtl/>
        </w:rPr>
        <w:t xml:space="preserve"> פירות שלא בזמנה יאסף שלא בזמנו.</w:t>
      </w:r>
    </w:p>
    <w:p w14:paraId="74E5D80D" w14:textId="77777777" w:rsidR="00D16104" w:rsidRPr="006F178A" w:rsidRDefault="0027150B" w:rsidP="00D776E8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ב</w:t>
      </w:r>
      <w:r w:rsidR="00D16104" w:rsidRPr="00053775">
        <w:rPr>
          <w:rFonts w:cs="PFT_Frank" w:hint="cs"/>
          <w:b/>
          <w:bCs/>
          <w:szCs w:val="14"/>
          <w:rtl/>
        </w:rPr>
        <w:t>תו</w:t>
      </w:r>
      <w:r>
        <w:rPr>
          <w:rFonts w:cs="PFT_Frank" w:hint="cs"/>
          <w:b/>
          <w:bCs/>
          <w:szCs w:val="14"/>
          <w:rtl/>
        </w:rPr>
        <w:t>-</w:t>
      </w:r>
      <w:r w:rsidR="00D16104" w:rsidRPr="006F178A">
        <w:rPr>
          <w:rFonts w:hint="cs"/>
          <w:rtl/>
        </w:rPr>
        <w:t xml:space="preserve"> שהיתה </w:t>
      </w:r>
      <w:r w:rsidR="00050BCB">
        <w:rPr>
          <w:rFonts w:hint="cs"/>
          <w:rtl/>
        </w:rPr>
        <w:t>יפה</w:t>
      </w:r>
      <w:r w:rsidR="00B774C4">
        <w:rPr>
          <w:rFonts w:hint="cs"/>
          <w:rtl/>
        </w:rPr>
        <w:t>,</w:t>
      </w:r>
      <w:r w:rsidR="008E76D0">
        <w:rPr>
          <w:rFonts w:hint="cs"/>
          <w:rtl/>
        </w:rPr>
        <w:t xml:space="preserve"> </w:t>
      </w:r>
      <w:r w:rsidR="00E5520A">
        <w:rPr>
          <w:rFonts w:hint="cs"/>
          <w:rtl/>
        </w:rPr>
        <w:t>ו</w:t>
      </w:r>
      <w:r w:rsidR="008E76D0">
        <w:rPr>
          <w:rFonts w:hint="cs"/>
          <w:rtl/>
        </w:rPr>
        <w:t>ראה לאחד ש</w:t>
      </w:r>
      <w:r w:rsidR="00D16104" w:rsidRPr="006F178A">
        <w:rPr>
          <w:rFonts w:hint="cs"/>
          <w:rtl/>
        </w:rPr>
        <w:t>ניקב הגדר להביט ב</w:t>
      </w:r>
      <w:r w:rsidR="00B774C4">
        <w:rPr>
          <w:rFonts w:hint="cs"/>
          <w:rtl/>
        </w:rPr>
        <w:t>יופיה</w:t>
      </w:r>
      <w:r w:rsidR="00D776E8">
        <w:rPr>
          <w:rFonts w:hint="cs"/>
          <w:rtl/>
        </w:rPr>
        <w:t>,</w:t>
      </w:r>
      <w:r w:rsidR="00D776E8">
        <w:rPr>
          <w:rtl/>
        </w:rPr>
        <w:br/>
      </w:r>
      <w:r w:rsidR="00D776E8">
        <w:rPr>
          <w:rStyle w:val="afffff3"/>
          <w:rFonts w:hint="cs"/>
          <w:rtl/>
        </w:rPr>
        <w:t xml:space="preserve"> </w:t>
      </w:r>
      <w:r w:rsidR="00D776E8">
        <w:rPr>
          <w:rStyle w:val="afffff3"/>
          <w:rFonts w:hint="cs"/>
          <w:rtl/>
        </w:rPr>
        <w:tab/>
      </w:r>
      <w:r w:rsidR="00D776E8">
        <w:rPr>
          <w:rStyle w:val="afffff3"/>
          <w:rtl/>
        </w:rPr>
        <w:tab/>
      </w:r>
      <w:r w:rsidR="00D776E8">
        <w:rPr>
          <w:rStyle w:val="afffff3"/>
          <w:rtl/>
        </w:rPr>
        <w:tab/>
      </w:r>
      <w:r w:rsidR="00B774C4">
        <w:rPr>
          <w:rStyle w:val="afffff3"/>
          <w:rFonts w:hint="cs"/>
          <w:rtl/>
        </w:rPr>
        <w:t>וקיללה</w:t>
      </w:r>
      <w:r w:rsidR="00D16104" w:rsidRPr="006F178A">
        <w:rPr>
          <w:rFonts w:hint="cs"/>
          <w:rtl/>
        </w:rPr>
        <w:t xml:space="preserve"> </w:t>
      </w:r>
      <w:r w:rsidR="00050BCB">
        <w:rPr>
          <w:rtl/>
        </w:rPr>
        <w:t>שובי לעפר</w:t>
      </w:r>
      <w:r w:rsidR="008E76D0">
        <w:rPr>
          <w:rtl/>
        </w:rPr>
        <w:t>ך, ואל יכשלו ב</w:t>
      </w:r>
      <w:r w:rsidR="00D16104" w:rsidRPr="006F178A">
        <w:rPr>
          <w:rtl/>
        </w:rPr>
        <w:t>ך בני אדם.</w:t>
      </w:r>
    </w:p>
    <w:p w14:paraId="74E5D80E" w14:textId="77777777" w:rsidR="00D16104" w:rsidRPr="006F178A" w:rsidRDefault="00D16104" w:rsidP="00F77FC2">
      <w:pPr>
        <w:spacing w:after="60"/>
        <w:rPr>
          <w:rtl/>
        </w:rPr>
      </w:pPr>
      <w:r w:rsidRPr="00053775">
        <w:rPr>
          <w:rFonts w:ascii="Fb Fontext" w:hAnsi="Fb Fontext" w:cs="PFT_Frank" w:hint="cs"/>
          <w:b/>
          <w:bCs/>
          <w:szCs w:val="14"/>
          <w:rtl/>
        </w:rPr>
        <w:t>חמור</w:t>
      </w:r>
      <w:r w:rsidR="0027150B">
        <w:rPr>
          <w:rFonts w:ascii="Fb Fontext" w:hAnsi="Fb Fontext" w:cs="PFT_Frank" w:hint="cs"/>
          <w:b/>
          <w:bCs/>
          <w:szCs w:val="14"/>
          <w:rtl/>
        </w:rPr>
        <w:t>ו-</w:t>
      </w:r>
      <w:r w:rsidRPr="00053775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="00B774C4">
        <w:rPr>
          <w:rFonts w:ascii="Fb Fontext" w:hAnsi="Fb Fontext" w:hint="cs"/>
          <w:rtl/>
        </w:rPr>
        <w:t xml:space="preserve">הושכר כל יום והוחזר כשעליו מעות </w:t>
      </w:r>
      <w:r w:rsidRPr="006F178A">
        <w:rPr>
          <w:rFonts w:ascii="Fb Fontext" w:hAnsi="Fb Fontext" w:hint="cs"/>
          <w:rtl/>
        </w:rPr>
        <w:t xml:space="preserve">וכשהחסירו או </w:t>
      </w:r>
      <w:r w:rsidR="00D776E8">
        <w:rPr>
          <w:rFonts w:ascii="Fb Fontext" w:hAnsi="Fb Fontext"/>
          <w:rtl/>
        </w:rPr>
        <w:br/>
      </w:r>
      <w:r w:rsidR="00D776E8">
        <w:rPr>
          <w:rFonts w:ascii="Fb Fontext" w:hAnsi="Fb Fontext" w:hint="cs"/>
          <w:rtl/>
        </w:rPr>
        <w:t xml:space="preserve"> </w:t>
      </w:r>
      <w:r w:rsidR="00D776E8">
        <w:rPr>
          <w:rFonts w:ascii="Fb Fontext" w:hAnsi="Fb Fontext" w:hint="cs"/>
          <w:rtl/>
        </w:rPr>
        <w:tab/>
      </w:r>
      <w:r w:rsidR="00D776E8">
        <w:rPr>
          <w:rFonts w:ascii="Fb Fontext" w:hAnsi="Fb Fontext"/>
          <w:rtl/>
        </w:rPr>
        <w:tab/>
      </w:r>
      <w:r w:rsidR="00D776E8">
        <w:rPr>
          <w:rFonts w:ascii="Fb Fontext" w:hAnsi="Fb Fontext"/>
          <w:rtl/>
        </w:rPr>
        <w:tab/>
      </w:r>
      <w:r w:rsidR="00D776E8">
        <w:rPr>
          <w:rFonts w:ascii="Fb Fontext" w:hAnsi="Fb Fontext"/>
          <w:rtl/>
        </w:rPr>
        <w:tab/>
      </w:r>
      <w:r w:rsidRPr="006F178A">
        <w:rPr>
          <w:rFonts w:ascii="Fb Fontext" w:hAnsi="Fb Fontext" w:hint="cs"/>
          <w:rtl/>
        </w:rPr>
        <w:t xml:space="preserve">הותירו לא </w:t>
      </w:r>
      <w:r w:rsidR="00295CED">
        <w:rPr>
          <w:rFonts w:ascii="Fb Fontext" w:hAnsi="Fb Fontext" w:hint="cs"/>
          <w:rtl/>
        </w:rPr>
        <w:t xml:space="preserve">זז, וכשפעם </w:t>
      </w:r>
      <w:r w:rsidRPr="006F178A">
        <w:rPr>
          <w:rFonts w:ascii="Fb Fontext" w:hAnsi="Fb Fontext" w:hint="cs"/>
          <w:rtl/>
        </w:rPr>
        <w:t>שכחו סנדלים עליו לא הלך</w:t>
      </w:r>
      <w:r w:rsidR="008E76D0">
        <w:rPr>
          <w:rFonts w:ascii="Fb Fontext" w:hAnsi="Fb Fontext" w:hint="cs"/>
          <w:rtl/>
        </w:rPr>
        <w:t>,</w:t>
      </w:r>
    </w:p>
    <w:p w14:paraId="703ACADD" w14:textId="51702E48" w:rsidR="00B8196E" w:rsidRPr="00B8196E" w:rsidRDefault="00E5520A" w:rsidP="00C579B5">
      <w:pPr>
        <w:pStyle w:val="36"/>
        <w:framePr w:wrap="notBeside"/>
        <w:rPr>
          <w:rtl/>
        </w:rPr>
      </w:pPr>
      <w:r w:rsidRPr="00C579B5">
        <w:rPr>
          <w:rFonts w:hint="cs"/>
          <w:rtl/>
        </w:rPr>
        <w:t>ד.</w:t>
      </w:r>
      <w:r w:rsidR="003E0418" w:rsidRPr="00C579B5">
        <w:rPr>
          <w:rtl/>
        </w:rPr>
        <w:t xml:space="preserve"> </w:t>
      </w:r>
      <w:r w:rsidR="00D16104" w:rsidRPr="00C579B5">
        <w:rPr>
          <w:rtl/>
        </w:rPr>
        <w:t>אלעזר איש בירתא</w:t>
      </w:r>
      <w:r w:rsidR="00B8196E" w:rsidRPr="00B8196E">
        <w:rPr>
          <w:rtl/>
        </w:rPr>
        <w:t>:</w:t>
      </w:r>
    </w:p>
    <w:p w14:paraId="74E5D80F" w14:textId="59A6D4B3" w:rsidR="003E0418" w:rsidRDefault="00F77FC2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כ</w:t>
      </w:r>
      <w:r w:rsidR="00D16104" w:rsidRPr="006F178A">
        <w:rPr>
          <w:rFonts w:ascii="Fb Fontext" w:hAnsi="Fb Fontext" w:hint="cs"/>
          <w:rtl/>
        </w:rPr>
        <w:t>ל פעם שראוהו גבאי צדקה ברחו ממנו ש</w:t>
      </w:r>
      <w:r w:rsidR="00295CED">
        <w:rPr>
          <w:rFonts w:ascii="Fb Fontext" w:hAnsi="Fb Fontext" w:hint="cs"/>
          <w:rtl/>
        </w:rPr>
        <w:t xml:space="preserve">נתן </w:t>
      </w:r>
      <w:r w:rsidR="00D16104" w:rsidRPr="006F178A">
        <w:rPr>
          <w:rFonts w:ascii="Fb Fontext" w:hAnsi="Fb Fontext" w:hint="cs"/>
          <w:rtl/>
        </w:rPr>
        <w:t>כל שהיה לו</w:t>
      </w:r>
      <w:r w:rsidR="008E76D0">
        <w:rPr>
          <w:rFonts w:ascii="Fb Fontext" w:hAnsi="Fb Fontext" w:hint="cs"/>
          <w:rtl/>
        </w:rPr>
        <w:t>,</w:t>
      </w:r>
      <w:r w:rsidR="00D16104" w:rsidRPr="006F178A">
        <w:rPr>
          <w:rFonts w:ascii="Fb Fontext" w:hAnsi="Fb Fontext" w:hint="cs"/>
          <w:rtl/>
        </w:rPr>
        <w:t xml:space="preserve"> </w:t>
      </w:r>
      <w:r w:rsidR="00295CED">
        <w:rPr>
          <w:rFonts w:ascii="Fb Fontext" w:hAnsi="Fb Fontext" w:hint="cs"/>
          <w:rtl/>
        </w:rPr>
        <w:t>פעם כשראוהו הולך לקנות נ</w:t>
      </w:r>
      <w:r w:rsidR="00D16104" w:rsidRPr="006F178A">
        <w:rPr>
          <w:rFonts w:ascii="Fb Fontext" w:hAnsi="Fb Fontext" w:hint="cs"/>
          <w:rtl/>
        </w:rPr>
        <w:t>דוניא לב</w:t>
      </w:r>
      <w:r w:rsidR="00295CED">
        <w:rPr>
          <w:rFonts w:ascii="Fb Fontext" w:hAnsi="Fb Fontext" w:hint="cs"/>
          <w:rtl/>
        </w:rPr>
        <w:t xml:space="preserve">תו ברחו </w:t>
      </w:r>
      <w:r w:rsidR="00D16104" w:rsidRPr="006F178A">
        <w:rPr>
          <w:rFonts w:ascii="Fb Fontext" w:hAnsi="Fb Fontext" w:hint="cs"/>
          <w:rtl/>
        </w:rPr>
        <w:t>ממנו</w:t>
      </w:r>
      <w:r w:rsidR="0027150B">
        <w:rPr>
          <w:rFonts w:ascii="Fb Fontext" w:hAnsi="Fb Fontext" w:hint="cs"/>
          <w:rtl/>
        </w:rPr>
        <w:t>,</w:t>
      </w:r>
      <w:r w:rsidR="00D16104" w:rsidRPr="006F178A">
        <w:rPr>
          <w:rFonts w:ascii="Fb Fontext" w:hAnsi="Fb Fontext" w:hint="cs"/>
          <w:rtl/>
        </w:rPr>
        <w:t xml:space="preserve"> רדף אחריהם והשביעם במה עוסקים </w:t>
      </w:r>
      <w:r w:rsidR="00D16104" w:rsidRPr="00DD3E6E">
        <w:rPr>
          <w:rStyle w:val="afffff3"/>
          <w:rFonts w:hint="cs"/>
          <w:rtl/>
        </w:rPr>
        <w:t>א</w:t>
      </w:r>
      <w:r w:rsidR="00D16104" w:rsidRPr="00DD3E6E">
        <w:rPr>
          <w:rStyle w:val="afffff3"/>
          <w:rtl/>
        </w:rPr>
        <w:t>"</w:t>
      </w:r>
      <w:r w:rsidR="00D16104" w:rsidRPr="00DD3E6E">
        <w:rPr>
          <w:rStyle w:val="afffff3"/>
          <w:rFonts w:hint="cs"/>
          <w:rtl/>
        </w:rPr>
        <w:t>ל</w:t>
      </w:r>
      <w:r w:rsidR="00D16104" w:rsidRPr="006F178A">
        <w:rPr>
          <w:rFonts w:ascii="Fb Fontext" w:hAnsi="Fb Fontext" w:hint="cs"/>
          <w:rtl/>
        </w:rPr>
        <w:t xml:space="preserve"> ביתום ויתומה</w:t>
      </w:r>
      <w:r w:rsidR="003E0418">
        <w:rPr>
          <w:rFonts w:ascii="Fb Fontext" w:hAnsi="Fb Fontext" w:hint="cs"/>
          <w:rtl/>
        </w:rPr>
        <w:t>,</w:t>
      </w:r>
      <w:r w:rsidR="00D16104" w:rsidRPr="006F178A">
        <w:rPr>
          <w:rFonts w:ascii="Fb Fontext" w:hAnsi="Fb Fontext" w:hint="cs"/>
          <w:rtl/>
        </w:rPr>
        <w:t xml:space="preserve"> </w:t>
      </w:r>
    </w:p>
    <w:p w14:paraId="22725CE0" w14:textId="77777777" w:rsidR="00B8196E" w:rsidRPr="00B8196E" w:rsidRDefault="00D16104" w:rsidP="00F77FC2">
      <w:pPr>
        <w:pStyle w:val="36"/>
        <w:framePr w:wrap="notBeside"/>
        <w:rPr>
          <w:rtl/>
        </w:rPr>
      </w:pPr>
      <w:r w:rsidRPr="00F77FC2">
        <w:rPr>
          <w:rFonts w:hint="cs"/>
          <w:rtl/>
        </w:rPr>
        <w:t>אמר להן</w:t>
      </w:r>
      <w:r w:rsidR="00B8196E" w:rsidRPr="00B8196E">
        <w:rPr>
          <w:rtl/>
        </w:rPr>
        <w:t>:</w:t>
      </w:r>
    </w:p>
    <w:p w14:paraId="349A14B8" w14:textId="77777777" w:rsidR="000C68C0" w:rsidRDefault="00D16104" w:rsidP="00EF2309">
      <w:pPr>
        <w:rPr>
          <w:rtl/>
        </w:rPr>
      </w:pPr>
      <w:r w:rsidRPr="006F178A">
        <w:rPr>
          <w:rFonts w:ascii="Fb Fontext" w:hAnsi="Fb Fontext" w:hint="cs"/>
          <w:rtl/>
        </w:rPr>
        <w:t xml:space="preserve">העבודה </w:t>
      </w:r>
      <w:r w:rsidRPr="006F178A">
        <w:rPr>
          <w:rtl/>
        </w:rPr>
        <w:t>שקודמין לבתי.</w:t>
      </w:r>
      <w:r w:rsidRPr="006F178A">
        <w:rPr>
          <w:rFonts w:hint="cs"/>
          <w:rtl/>
        </w:rPr>
        <w:t xml:space="preserve"> נתן להם כל מה שהיה בידו נשאר לו זוז אחד קנה חיטי ושם באוצר חיטים</w:t>
      </w:r>
      <w:r w:rsidR="00295CED">
        <w:rPr>
          <w:rFonts w:hint="cs"/>
          <w:rtl/>
        </w:rPr>
        <w:t>,</w:t>
      </w:r>
      <w:r w:rsidRPr="006F178A">
        <w:rPr>
          <w:rFonts w:hint="cs"/>
          <w:rtl/>
        </w:rPr>
        <w:t xml:space="preserve"> כששאל</w:t>
      </w:r>
      <w:r w:rsidR="00295CED">
        <w:rPr>
          <w:rFonts w:hint="cs"/>
          <w:rtl/>
        </w:rPr>
        <w:t>ה אשתו לבתו מה הביא</w:t>
      </w:r>
      <w:r w:rsidR="008E76D0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8E76D0">
        <w:rPr>
          <w:rStyle w:val="afffff3"/>
          <w:rFonts w:hint="cs"/>
          <w:rtl/>
        </w:rPr>
        <w:t>אמר</w:t>
      </w:r>
      <w:r w:rsidR="00295CED">
        <w:rPr>
          <w:rStyle w:val="afffff3"/>
          <w:rFonts w:hint="cs"/>
          <w:rtl/>
        </w:rPr>
        <w:t>ה</w:t>
      </w:r>
      <w:r w:rsidRPr="008E76D0">
        <w:rPr>
          <w:rStyle w:val="afffff3"/>
          <w:rFonts w:hint="cs"/>
          <w:rtl/>
        </w:rPr>
        <w:t xml:space="preserve"> לה</w:t>
      </w:r>
      <w:r w:rsidR="00EF2309">
        <w:rPr>
          <w:rFonts w:hint="cs"/>
          <w:rtl/>
        </w:rPr>
        <w:t>:</w:t>
      </w:r>
      <w:r w:rsidRPr="006F178A">
        <w:rPr>
          <w:rFonts w:hint="cs"/>
          <w:rtl/>
        </w:rPr>
        <w:t xml:space="preserve"> כל מה שהיה לו זרק לאוצר</w:t>
      </w:r>
      <w:r w:rsidR="0027150B">
        <w:rPr>
          <w:rFonts w:hint="cs"/>
          <w:rtl/>
        </w:rPr>
        <w:t xml:space="preserve">, </w:t>
      </w:r>
      <w:r w:rsidRPr="006F178A">
        <w:rPr>
          <w:rFonts w:hint="cs"/>
          <w:rtl/>
        </w:rPr>
        <w:t>ו</w:t>
      </w:r>
      <w:r w:rsidR="00295CED">
        <w:rPr>
          <w:rFonts w:hint="cs"/>
          <w:rtl/>
        </w:rPr>
        <w:t xml:space="preserve">לא הצליחה </w:t>
      </w:r>
      <w:r w:rsidR="00295CED" w:rsidRPr="00F77FC2">
        <w:rPr>
          <w:rFonts w:hint="cs"/>
          <w:rtl/>
        </w:rPr>
        <w:t xml:space="preserve">לפתוח השער </w:t>
      </w:r>
      <w:r w:rsidRPr="00F77FC2">
        <w:rPr>
          <w:rFonts w:hint="cs"/>
          <w:rtl/>
        </w:rPr>
        <w:t xml:space="preserve">שהכל </w:t>
      </w:r>
      <w:r w:rsidR="00295CED" w:rsidRPr="00F77FC2">
        <w:rPr>
          <w:rFonts w:hint="cs"/>
          <w:rtl/>
        </w:rPr>
        <w:t>נת</w:t>
      </w:r>
      <w:r w:rsidRPr="00F77FC2">
        <w:rPr>
          <w:rFonts w:hint="cs"/>
          <w:rtl/>
        </w:rPr>
        <w:t>מלא חיטים</w:t>
      </w:r>
      <w:r w:rsidR="00295CED" w:rsidRPr="00F77FC2">
        <w:rPr>
          <w:rFonts w:hint="cs"/>
          <w:rtl/>
        </w:rPr>
        <w:t>,</w:t>
      </w:r>
      <w:r w:rsidR="00EF2309">
        <w:rPr>
          <w:rFonts w:hint="cs"/>
          <w:rtl/>
        </w:rPr>
        <w:t xml:space="preserve"> </w:t>
      </w:r>
      <w:r w:rsidR="00D776E8">
        <w:rPr>
          <w:rFonts w:hint="cs"/>
          <w:rtl/>
        </w:rPr>
        <w:t>כשסיפרה לו ב</w:t>
      </w:r>
      <w:r w:rsidR="00D13F0B">
        <w:rPr>
          <w:rFonts w:hint="cs"/>
          <w:rtl/>
        </w:rPr>
        <w:t>תו,</w:t>
      </w:r>
      <w:r w:rsidRPr="006F178A">
        <w:rPr>
          <w:rFonts w:hint="cs"/>
          <w:rtl/>
        </w:rPr>
        <w:t xml:space="preserve"> </w:t>
      </w:r>
    </w:p>
    <w:p w14:paraId="7D5F2ECB" w14:textId="62BF2FF9" w:rsidR="000C68C0" w:rsidRPr="000C68C0" w:rsidRDefault="00D16104" w:rsidP="000C68C0">
      <w:pPr>
        <w:pStyle w:val="36"/>
        <w:framePr w:wrap="notBeside"/>
        <w:rPr>
          <w:rtl/>
        </w:rPr>
      </w:pPr>
      <w:r w:rsidRPr="000C68C0">
        <w:rPr>
          <w:rFonts w:hint="cs"/>
          <w:rtl/>
        </w:rPr>
        <w:t>א</w:t>
      </w:r>
      <w:r w:rsidR="000C68C0">
        <w:rPr>
          <w:rFonts w:hint="cs"/>
          <w:rtl/>
        </w:rPr>
        <w:t>מר לה:</w:t>
      </w:r>
    </w:p>
    <w:p w14:paraId="74E5D811" w14:textId="1347FF46" w:rsidR="00D16104" w:rsidRPr="006F178A" w:rsidRDefault="00D16104" w:rsidP="00EF2309">
      <w:pPr>
        <w:rPr>
          <w:rtl/>
        </w:rPr>
      </w:pPr>
      <w:r w:rsidRPr="006F178A">
        <w:rPr>
          <w:rtl/>
        </w:rPr>
        <w:t>העבודה! הרי הן הקדש עליך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ואין לך בהן אלא כאחד מעניי ישראל.</w:t>
      </w:r>
      <w:r w:rsidR="008E76D0">
        <w:rPr>
          <w:rFonts w:hint="cs"/>
          <w:rtl/>
        </w:rPr>
        <w:t xml:space="preserve"> </w:t>
      </w:r>
      <w:r w:rsidR="008E76D0" w:rsidRPr="00074B65">
        <w:rPr>
          <w:rStyle w:val="afffffc"/>
          <w:rFonts w:hint="cs"/>
          <w:rtl/>
        </w:rPr>
        <w:t>שלא להנות ממעשה ניסים</w:t>
      </w:r>
      <w:r w:rsidR="00074B65">
        <w:rPr>
          <w:rStyle w:val="afffffc"/>
          <w:rFonts w:hint="cs"/>
          <w:rtl/>
        </w:rPr>
        <w:t>.</w:t>
      </w:r>
    </w:p>
    <w:p w14:paraId="74E5D812" w14:textId="1F53EEE6" w:rsidR="008E76D0" w:rsidRDefault="00F9248E" w:rsidP="0025400C">
      <w:pPr>
        <w:pStyle w:val="afffff8"/>
        <w:rPr>
          <w:rtl/>
        </w:rPr>
      </w:pPr>
      <w:r>
        <w:rPr>
          <w:rFonts w:hint="cs"/>
          <w:rtl/>
        </w:rPr>
        <w:t xml:space="preserve">יא' </w:t>
      </w:r>
      <w:r w:rsidR="00074B65">
        <w:rPr>
          <w:rFonts w:hint="cs"/>
          <w:rtl/>
        </w:rPr>
        <w:t>מעשים ותעניות גשמים</w:t>
      </w:r>
    </w:p>
    <w:p w14:paraId="685D8C0A" w14:textId="77777777" w:rsidR="00B8196E" w:rsidRPr="00B8196E" w:rsidRDefault="00D13F0B" w:rsidP="00F77FC2">
      <w:pPr>
        <w:pStyle w:val="36"/>
        <w:framePr w:wrap="notBeside"/>
        <w:rPr>
          <w:rtl/>
        </w:rPr>
      </w:pPr>
      <w:r w:rsidRPr="00F77FC2">
        <w:rPr>
          <w:rFonts w:hint="cs"/>
          <w:rtl/>
        </w:rPr>
        <w:t xml:space="preserve">א. </w:t>
      </w:r>
      <w:r w:rsidR="00D16104" w:rsidRPr="00F77FC2">
        <w:rPr>
          <w:rtl/>
        </w:rPr>
        <w:t>ר"י</w:t>
      </w:r>
      <w:r w:rsidR="00D16104" w:rsidRPr="00F77FC2">
        <w:rPr>
          <w:rFonts w:hint="cs"/>
          <w:rtl/>
        </w:rPr>
        <w:t xml:space="preserve"> </w:t>
      </w:r>
      <w:r w:rsidR="008E76D0" w:rsidRPr="00F77FC2">
        <w:rPr>
          <w:rFonts w:hint="cs"/>
          <w:rtl/>
        </w:rPr>
        <w:t>ה</w:t>
      </w:r>
      <w:r w:rsidR="008E76D0" w:rsidRPr="00F77FC2">
        <w:rPr>
          <w:rtl/>
        </w:rPr>
        <w:t>נשיא</w:t>
      </w:r>
      <w:r w:rsidR="00B8196E" w:rsidRPr="00B8196E">
        <w:rPr>
          <w:rtl/>
        </w:rPr>
        <w:t>:</w:t>
      </w:r>
    </w:p>
    <w:p w14:paraId="74E5D813" w14:textId="2EFAD8D7" w:rsidR="00D16104" w:rsidRPr="006F178A" w:rsidRDefault="00D16104" w:rsidP="00074B65">
      <w:pPr>
        <w:rPr>
          <w:rtl/>
        </w:rPr>
      </w:pPr>
      <w:r>
        <w:rPr>
          <w:rFonts w:ascii="Fb Fontext" w:hAnsi="Fb Fontext"/>
          <w:rtl/>
        </w:rPr>
        <w:t xml:space="preserve">גזר תענית, </w:t>
      </w:r>
      <w:r w:rsidR="008E76D0">
        <w:rPr>
          <w:rFonts w:ascii="Fb Fontext" w:hAnsi="Fb Fontext" w:hint="cs"/>
          <w:rtl/>
        </w:rPr>
        <w:t>ביקש</w:t>
      </w:r>
      <w:r>
        <w:rPr>
          <w:rFonts w:ascii="Fb Fontext" w:hAnsi="Fb Fontext"/>
          <w:rtl/>
        </w:rPr>
        <w:t xml:space="preserve"> ולא </w:t>
      </w:r>
      <w:r>
        <w:rPr>
          <w:rFonts w:ascii="Fb Fontext" w:hAnsi="Fb Fontext" w:hint="cs"/>
          <w:rtl/>
        </w:rPr>
        <w:t>ב</w:t>
      </w:r>
      <w:r w:rsidRPr="006F178A">
        <w:rPr>
          <w:rFonts w:ascii="Fb Fontext" w:hAnsi="Fb Fontext"/>
          <w:rtl/>
        </w:rPr>
        <w:t xml:space="preserve">א </w:t>
      </w:r>
      <w:r>
        <w:rPr>
          <w:rFonts w:ascii="Fb Fontext" w:hAnsi="Fb Fontext"/>
          <w:rtl/>
        </w:rPr>
        <w:t>מטר</w:t>
      </w:r>
      <w:r w:rsidRPr="006F178A">
        <w:rPr>
          <w:rFonts w:ascii="Fb Fontext" w:hAnsi="Fb Fontext"/>
          <w:rtl/>
        </w:rPr>
        <w:t>.</w:t>
      </w:r>
      <w:r w:rsidR="00EB74E7">
        <w:rPr>
          <w:rFonts w:hint="cs"/>
          <w:rtl/>
        </w:rPr>
        <w:t xml:space="preserve"> </w:t>
      </w:r>
      <w:r w:rsidRPr="003E0418">
        <w:rPr>
          <w:rStyle w:val="afffff3"/>
          <w:rtl/>
        </w:rPr>
        <w:t xml:space="preserve">אמר: כמה </w:t>
      </w:r>
      <w:r w:rsidR="00074B65">
        <w:rPr>
          <w:rStyle w:val="afffff3"/>
          <w:rFonts w:hint="cs"/>
          <w:rtl/>
        </w:rPr>
        <w:t>זמן</w:t>
      </w:r>
      <w:r w:rsidR="00295CED">
        <w:rPr>
          <w:rStyle w:val="afffff3"/>
          <w:rFonts w:hint="cs"/>
          <w:rtl/>
        </w:rPr>
        <w:t xml:space="preserve"> </w:t>
      </w:r>
      <w:r w:rsidR="003E0418">
        <w:rPr>
          <w:rStyle w:val="afffff3"/>
          <w:rFonts w:hint="cs"/>
          <w:rtl/>
        </w:rPr>
        <w:t xml:space="preserve">יש </w:t>
      </w:r>
      <w:r w:rsidR="00295CED">
        <w:rPr>
          <w:rStyle w:val="afffff3"/>
          <w:rtl/>
        </w:rPr>
        <w:t>משמואל ליהודה בן גמליאל</w:t>
      </w:r>
      <w:r w:rsidRPr="003E0418">
        <w:rPr>
          <w:rStyle w:val="afffff3"/>
          <w:rtl/>
        </w:rPr>
        <w:t xml:space="preserve"> </w:t>
      </w:r>
      <w:r w:rsidR="003E0418">
        <w:rPr>
          <w:rFonts w:ascii="Fb Fontext" w:hAnsi="Fb Fontext"/>
          <w:sz w:val="20"/>
          <w:rtl/>
        </w:rPr>
        <w:t xml:space="preserve">אוי </w:t>
      </w:r>
      <w:r w:rsidRPr="006F178A">
        <w:rPr>
          <w:rFonts w:ascii="Fb Fontext" w:hAnsi="Fb Fontext"/>
          <w:sz w:val="20"/>
          <w:rtl/>
        </w:rPr>
        <w:t>ל</w:t>
      </w:r>
      <w:r w:rsidR="00D13F0B">
        <w:rPr>
          <w:rFonts w:ascii="Fb Fontext" w:hAnsi="Fb Fontext" w:hint="cs"/>
          <w:sz w:val="20"/>
          <w:rtl/>
        </w:rPr>
        <w:t xml:space="preserve">י בכך! </w:t>
      </w:r>
      <w:r w:rsidRPr="006F178A">
        <w:rPr>
          <w:rFonts w:ascii="Fb Fontext" w:hAnsi="Fb Fontext"/>
          <w:sz w:val="20"/>
          <w:rtl/>
        </w:rPr>
        <w:t>חלש</w:t>
      </w:r>
      <w:r w:rsidR="008E76D0">
        <w:rPr>
          <w:rFonts w:ascii="Fb Fontext" w:hAnsi="Fb Fontext" w:hint="cs"/>
          <w:sz w:val="20"/>
          <w:rtl/>
        </w:rPr>
        <w:t>ה דעתו ובא מטר</w:t>
      </w:r>
      <w:r w:rsidRPr="006F178A">
        <w:rPr>
          <w:rFonts w:ascii="Fb Fontext" w:hAnsi="Fb Fontext"/>
          <w:sz w:val="20"/>
          <w:rtl/>
        </w:rPr>
        <w:t>.</w:t>
      </w:r>
    </w:p>
    <w:p w14:paraId="1809D99A" w14:textId="0A2D9B80" w:rsidR="00B8196E" w:rsidRPr="00B8196E" w:rsidRDefault="00D13F0B" w:rsidP="007C0622">
      <w:pPr>
        <w:pStyle w:val="36"/>
        <w:framePr w:wrap="notBeside"/>
        <w:rPr>
          <w:rtl/>
        </w:rPr>
      </w:pPr>
      <w:r w:rsidRPr="007C0622">
        <w:rPr>
          <w:rFonts w:hint="cs"/>
          <w:rtl/>
        </w:rPr>
        <w:t>ב.</w:t>
      </w:r>
      <w:r w:rsidR="003E0418" w:rsidRPr="007C0622">
        <w:rPr>
          <w:rtl/>
        </w:rPr>
        <w:t xml:space="preserve"> </w:t>
      </w:r>
      <w:r w:rsidR="00295CED" w:rsidRPr="007C0622">
        <w:rPr>
          <w:rFonts w:hint="cs"/>
          <w:rtl/>
        </w:rPr>
        <w:t>בית הנשיא</w:t>
      </w:r>
      <w:r w:rsidR="00B8196E" w:rsidRPr="00B8196E">
        <w:rPr>
          <w:rtl/>
        </w:rPr>
        <w:t>:</w:t>
      </w:r>
    </w:p>
    <w:p w14:paraId="74E5D814" w14:textId="5A94C301" w:rsidR="00D16104" w:rsidRDefault="007C0622" w:rsidP="0045747B">
      <w:pPr>
        <w:rPr>
          <w:rtl/>
        </w:rPr>
      </w:pPr>
      <w:r>
        <w:rPr>
          <w:rFonts w:hint="cs"/>
          <w:rtl/>
        </w:rPr>
        <w:t>ג</w:t>
      </w:r>
      <w:r w:rsidR="00D16104">
        <w:rPr>
          <w:rtl/>
        </w:rPr>
        <w:t>זר</w:t>
      </w:r>
      <w:r w:rsidR="00295CED">
        <w:rPr>
          <w:rFonts w:hint="cs"/>
          <w:rtl/>
        </w:rPr>
        <w:t>ו</w:t>
      </w:r>
      <w:r w:rsidR="00D16104">
        <w:rPr>
          <w:rtl/>
        </w:rPr>
        <w:t xml:space="preserve"> תענית</w:t>
      </w:r>
      <w:r w:rsidR="00D16104" w:rsidRPr="006F178A">
        <w:rPr>
          <w:rtl/>
        </w:rPr>
        <w:t xml:space="preserve">, </w:t>
      </w:r>
      <w:r w:rsidR="00D16104">
        <w:rPr>
          <w:rFonts w:hint="cs"/>
          <w:rtl/>
        </w:rPr>
        <w:t>ורק בבוקר הודיע</w:t>
      </w:r>
      <w:r w:rsidR="00D16104" w:rsidRPr="006F178A">
        <w:rPr>
          <w:rtl/>
        </w:rPr>
        <w:t xml:space="preserve"> </w:t>
      </w:r>
      <w:r w:rsidR="00D16104" w:rsidRPr="0062519C">
        <w:rPr>
          <w:rStyle w:val="afffff3"/>
          <w:rtl/>
        </w:rPr>
        <w:t>לרי"ו ולר"ל.</w:t>
      </w:r>
    </w:p>
    <w:p w14:paraId="6A8DD7F5" w14:textId="77777777" w:rsidR="00B8196E" w:rsidRPr="00B8196E" w:rsidRDefault="00D13F0B" w:rsidP="0025400C">
      <w:pPr>
        <w:pStyle w:val="36"/>
        <w:framePr w:wrap="notBeside"/>
        <w:rPr>
          <w:rtl/>
        </w:rPr>
      </w:pPr>
      <w:r w:rsidRPr="0025400C">
        <w:rPr>
          <w:rFonts w:hint="cs"/>
          <w:rtl/>
        </w:rPr>
        <w:t>א''ל רי''ו</w:t>
      </w:r>
      <w:r w:rsidR="00B8196E" w:rsidRPr="00B8196E">
        <w:rPr>
          <w:rtl/>
        </w:rPr>
        <w:t>:</w:t>
      </w:r>
    </w:p>
    <w:p w14:paraId="74E5D815" w14:textId="37E5161B" w:rsidR="00D13F0B" w:rsidRDefault="00D13F0B" w:rsidP="0025400C">
      <w:pPr>
        <w:rPr>
          <w:rtl/>
        </w:rPr>
      </w:pPr>
      <w:r>
        <w:rPr>
          <w:rFonts w:hint="cs"/>
          <w:rtl/>
        </w:rPr>
        <w:lastRenderedPageBreak/>
        <w:t>אפי' שלא ידעו מאתמול נגררים אחריהם</w:t>
      </w:r>
    </w:p>
    <w:p w14:paraId="027FB5A9" w14:textId="59E3476E" w:rsidR="00B8196E" w:rsidRPr="00B8196E" w:rsidRDefault="00D13F0B" w:rsidP="007C0622">
      <w:pPr>
        <w:pStyle w:val="36"/>
        <w:framePr w:wrap="notBeside"/>
        <w:rPr>
          <w:rtl/>
        </w:rPr>
      </w:pPr>
      <w:r w:rsidRPr="007C0622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816" w14:textId="2C1D7E36" w:rsidR="003E0418" w:rsidRDefault="007C0622" w:rsidP="0045747B">
      <w:pPr>
        <w:rPr>
          <w:rFonts w:ascii="Fb Fontext" w:hAnsi="Fb Fontext"/>
          <w:rtl/>
        </w:rPr>
      </w:pPr>
      <w:r>
        <w:rPr>
          <w:rFonts w:ascii="Fb Fontext" w:hAnsi="Fb Fontext" w:cs="PFT_Frank" w:hint="cs"/>
          <w:b/>
          <w:bCs/>
          <w:szCs w:val="14"/>
          <w:rtl/>
        </w:rPr>
        <w:t>ב</w:t>
      </w:r>
      <w:r w:rsidR="00295CED" w:rsidRPr="00D67F2E">
        <w:rPr>
          <w:rFonts w:ascii="Fb Fontext" w:hAnsi="Fb Fontext" w:cs="PFT_Frank" w:hint="cs"/>
          <w:b/>
          <w:bCs/>
          <w:szCs w:val="14"/>
          <w:rtl/>
        </w:rPr>
        <w:t>בית הנשיא</w:t>
      </w:r>
      <w:r w:rsidR="00D16104">
        <w:rPr>
          <w:rFonts w:ascii="Fb Fontext" w:hAnsi="Fb Fontext"/>
          <w:rtl/>
        </w:rPr>
        <w:t xml:space="preserve"> גזר</w:t>
      </w:r>
      <w:r w:rsidR="00295CED">
        <w:rPr>
          <w:rFonts w:ascii="Fb Fontext" w:hAnsi="Fb Fontext" w:hint="cs"/>
          <w:rtl/>
        </w:rPr>
        <w:t>ו</w:t>
      </w:r>
      <w:r w:rsidR="00D16104">
        <w:rPr>
          <w:rFonts w:ascii="Fb Fontext" w:hAnsi="Fb Fontext"/>
          <w:rtl/>
        </w:rPr>
        <w:t xml:space="preserve"> תענית</w:t>
      </w:r>
      <w:r w:rsidR="00D16104" w:rsidRPr="006F178A">
        <w:rPr>
          <w:rFonts w:ascii="Fb Fontext" w:hAnsi="Fb Fontext"/>
          <w:rtl/>
        </w:rPr>
        <w:t xml:space="preserve"> ולא </w:t>
      </w:r>
      <w:r w:rsidR="003E0418">
        <w:rPr>
          <w:rFonts w:ascii="Fb Fontext" w:hAnsi="Fb Fontext" w:hint="cs"/>
          <w:rtl/>
        </w:rPr>
        <w:t>ב</w:t>
      </w:r>
      <w:r w:rsidR="00D16104" w:rsidRPr="006F178A">
        <w:rPr>
          <w:rFonts w:ascii="Fb Fontext" w:hAnsi="Fb Fontext"/>
          <w:rtl/>
        </w:rPr>
        <w:t xml:space="preserve">א </w:t>
      </w:r>
      <w:r w:rsidR="00D16104">
        <w:rPr>
          <w:rFonts w:ascii="Fb Fontext" w:hAnsi="Fb Fontext"/>
          <w:rtl/>
        </w:rPr>
        <w:t>מטר</w:t>
      </w:r>
      <w:r w:rsidR="00D16104" w:rsidRPr="006F178A">
        <w:rPr>
          <w:rFonts w:ascii="Fb Fontext" w:hAnsi="Fb Fontext"/>
          <w:rtl/>
        </w:rPr>
        <w:t>.</w:t>
      </w:r>
      <w:r w:rsidR="00D16104" w:rsidRPr="006F178A">
        <w:rPr>
          <w:rFonts w:ascii="Fb Fontext" w:hAnsi="Fb Fontext" w:hint="cs"/>
          <w:rtl/>
        </w:rPr>
        <w:t xml:space="preserve"> </w:t>
      </w:r>
    </w:p>
    <w:p w14:paraId="74E5D817" w14:textId="77777777" w:rsidR="00074B65" w:rsidRDefault="00295CED" w:rsidP="00074B65">
      <w:pPr>
        <w:rPr>
          <w:rStyle w:val="afffffc"/>
          <w:rtl/>
        </w:rPr>
      </w:pPr>
      <w:r>
        <w:rPr>
          <w:rStyle w:val="afffff3"/>
          <w:rFonts w:hint="cs"/>
          <w:rtl/>
        </w:rPr>
        <w:t xml:space="preserve">שנה להם </w:t>
      </w:r>
      <w:r w:rsidR="00D16104" w:rsidRPr="0062519C">
        <w:rPr>
          <w:rStyle w:val="afffff3"/>
          <w:rtl/>
        </w:rPr>
        <w:t xml:space="preserve">אושעיא </w:t>
      </w:r>
      <w:r w:rsidR="003E0418">
        <w:rPr>
          <w:rStyle w:val="afffff3"/>
          <w:rFonts w:hint="cs"/>
          <w:rtl/>
        </w:rPr>
        <w:t>קטן שבחברים</w:t>
      </w:r>
      <w:r w:rsidR="00D16104" w:rsidRPr="0062519C">
        <w:rPr>
          <w:rStyle w:val="afffff3"/>
          <w:rtl/>
        </w:rPr>
        <w:t>:</w:t>
      </w:r>
      <w:r w:rsidR="00D16104" w:rsidRPr="006F178A">
        <w:rPr>
          <w:rtl/>
        </w:rPr>
        <w:t xml:space="preserve"> </w:t>
      </w:r>
      <w:r w:rsidR="00D16104" w:rsidRPr="0062519C">
        <w:rPr>
          <w:rStyle w:val="af4"/>
          <w:rtl/>
        </w:rPr>
        <w:t>והיה אם מעיני העדה נעשתה לשגגה</w:t>
      </w:r>
      <w:r>
        <w:rPr>
          <w:rtl/>
        </w:rPr>
        <w:t xml:space="preserve">, </w:t>
      </w:r>
      <w:r w:rsidRPr="00074B65">
        <w:rPr>
          <w:spacing w:val="-2"/>
          <w:rtl/>
        </w:rPr>
        <w:t>משל לכלה כ</w:t>
      </w:r>
      <w:r w:rsidR="00074B65" w:rsidRPr="00074B65">
        <w:rPr>
          <w:rFonts w:hint="cs"/>
          <w:spacing w:val="-2"/>
          <w:rtl/>
        </w:rPr>
        <w:t>ש</w:t>
      </w:r>
      <w:r w:rsidRPr="00074B65">
        <w:rPr>
          <w:spacing w:val="-2"/>
          <w:rtl/>
        </w:rPr>
        <w:t>עיניה יפות</w:t>
      </w:r>
      <w:r w:rsidR="00D16104" w:rsidRPr="00074B65">
        <w:rPr>
          <w:spacing w:val="-2"/>
          <w:rtl/>
        </w:rPr>
        <w:t xml:space="preserve"> </w:t>
      </w:r>
      <w:r w:rsidR="00074B65" w:rsidRPr="00074B65">
        <w:rPr>
          <w:rFonts w:hint="cs"/>
          <w:spacing w:val="-2"/>
          <w:rtl/>
        </w:rPr>
        <w:t xml:space="preserve">כל גופה </w:t>
      </w:r>
      <w:r w:rsidRPr="00074B65">
        <w:rPr>
          <w:rFonts w:hint="cs"/>
          <w:spacing w:val="-2"/>
          <w:rtl/>
        </w:rPr>
        <w:t xml:space="preserve">א''צ </w:t>
      </w:r>
      <w:r w:rsidR="00D16104" w:rsidRPr="00074B65">
        <w:rPr>
          <w:spacing w:val="-2"/>
          <w:rtl/>
        </w:rPr>
        <w:t xml:space="preserve">בדיקה, </w:t>
      </w:r>
      <w:r w:rsidR="00D13F0B" w:rsidRPr="00074B65">
        <w:rPr>
          <w:rFonts w:hint="cs"/>
          <w:spacing w:val="-2"/>
          <w:rtl/>
        </w:rPr>
        <w:t>ואם לאו</w:t>
      </w:r>
      <w:r w:rsidR="00074B65" w:rsidRPr="00074B65">
        <w:rPr>
          <w:rFonts w:hint="cs"/>
          <w:spacing w:val="-2"/>
          <w:rtl/>
        </w:rPr>
        <w:t>,</w:t>
      </w:r>
      <w:r w:rsidR="00D13F0B" w:rsidRPr="00074B65">
        <w:rPr>
          <w:rFonts w:hint="cs"/>
          <w:spacing w:val="-2"/>
          <w:rtl/>
        </w:rPr>
        <w:t xml:space="preserve"> צריך</w:t>
      </w:r>
      <w:r w:rsidRPr="00074B65">
        <w:rPr>
          <w:rFonts w:ascii="Fb Fontext" w:hAnsi="Fb Fontext"/>
          <w:spacing w:val="-2"/>
          <w:rtl/>
        </w:rPr>
        <w:t>.</w:t>
      </w:r>
      <w:r>
        <w:rPr>
          <w:rStyle w:val="afffffc"/>
          <w:rFonts w:hint="cs"/>
          <w:rtl/>
        </w:rPr>
        <w:t xml:space="preserve"> </w:t>
      </w:r>
    </w:p>
    <w:p w14:paraId="74E5D818" w14:textId="77777777" w:rsidR="00D16104" w:rsidRPr="006F178A" w:rsidRDefault="00295CED" w:rsidP="00D776E8">
      <w:pPr>
        <w:rPr>
          <w:rtl/>
        </w:rPr>
      </w:pPr>
      <w:r w:rsidRPr="00295CED">
        <w:rPr>
          <w:rStyle w:val="afffffc"/>
          <w:rFonts w:hint="cs"/>
          <w:rtl/>
        </w:rPr>
        <w:t>בית הנשיא רשעים ו</w:t>
      </w:r>
      <w:r w:rsidR="00D776E8">
        <w:rPr>
          <w:rStyle w:val="afffffc"/>
          <w:rFonts w:hint="cs"/>
          <w:rtl/>
        </w:rPr>
        <w:t>צריך</w:t>
      </w:r>
      <w:r w:rsidRPr="00295CED">
        <w:rPr>
          <w:rStyle w:val="afffffc"/>
          <w:rFonts w:hint="cs"/>
          <w:rtl/>
        </w:rPr>
        <w:t xml:space="preserve"> לבדוק שאר העם.</w:t>
      </w:r>
      <w:r>
        <w:rPr>
          <w:rFonts w:hint="cs"/>
          <w:rtl/>
        </w:rPr>
        <w:t xml:space="preserve"> </w:t>
      </w:r>
      <w:r w:rsidR="00D16104">
        <w:rPr>
          <w:rFonts w:hint="cs"/>
          <w:rtl/>
        </w:rPr>
        <w:t>באו</w:t>
      </w:r>
      <w:r w:rsidR="003E0418">
        <w:rPr>
          <w:rtl/>
        </w:rPr>
        <w:t xml:space="preserve"> עבד</w:t>
      </w:r>
      <w:r w:rsidR="003E0418">
        <w:rPr>
          <w:rFonts w:hint="cs"/>
          <w:rtl/>
        </w:rPr>
        <w:t>י</w:t>
      </w:r>
      <w:r w:rsidR="00074B65">
        <w:rPr>
          <w:rFonts w:hint="cs"/>
          <w:rtl/>
        </w:rPr>
        <w:t>הם וציע</w:t>
      </w:r>
      <w:r w:rsidR="00D16104">
        <w:rPr>
          <w:rFonts w:hint="cs"/>
          <w:rtl/>
        </w:rPr>
        <w:t>רוהו</w:t>
      </w:r>
      <w:r w:rsidR="00D16104" w:rsidRPr="006F178A">
        <w:rPr>
          <w:rtl/>
        </w:rPr>
        <w:t>.</w:t>
      </w:r>
    </w:p>
    <w:p w14:paraId="12E76FA9" w14:textId="796C59EB" w:rsidR="00B8196E" w:rsidRPr="00B8196E" w:rsidRDefault="0013784F" w:rsidP="008C51C5">
      <w:pPr>
        <w:pStyle w:val="36"/>
        <w:framePr w:wrap="notBeside"/>
        <w:rPr>
          <w:rtl/>
        </w:rPr>
      </w:pPr>
      <w:r w:rsidRPr="008C51C5">
        <w:rPr>
          <w:rtl/>
        </w:rPr>
        <w:t xml:space="preserve">אמרו בני </w:t>
      </w:r>
      <w:r w:rsidRPr="008C51C5">
        <w:rPr>
          <w:rFonts w:hint="cs"/>
          <w:rtl/>
        </w:rPr>
        <w:t>עירו</w:t>
      </w:r>
      <w:r w:rsidR="00B8196E" w:rsidRPr="00B8196E">
        <w:rPr>
          <w:rtl/>
        </w:rPr>
        <w:t>:</w:t>
      </w:r>
    </w:p>
    <w:p w14:paraId="74E5D819" w14:textId="0C46CB06" w:rsidR="00D16104" w:rsidRPr="006F178A" w:rsidRDefault="003E0418" w:rsidP="008C51C5">
      <w:pPr>
        <w:spacing w:after="60"/>
        <w:rPr>
          <w:rtl/>
        </w:rPr>
      </w:pPr>
      <w:r>
        <w:rPr>
          <w:rFonts w:hint="cs"/>
          <w:rtl/>
        </w:rPr>
        <w:t>עזבוה</w:t>
      </w:r>
      <w:r w:rsidR="0013784F">
        <w:rPr>
          <w:rFonts w:hint="cs"/>
          <w:rtl/>
        </w:rPr>
        <w:t>ו</w:t>
      </w:r>
      <w:r w:rsidR="00D16104" w:rsidRPr="006F178A">
        <w:rPr>
          <w:rtl/>
        </w:rPr>
        <w:t xml:space="preserve">, </w:t>
      </w:r>
      <w:r>
        <w:rPr>
          <w:rFonts w:hint="cs"/>
          <w:rtl/>
        </w:rPr>
        <w:t>ש</w:t>
      </w:r>
      <w:r w:rsidR="0013784F">
        <w:rPr>
          <w:rFonts w:hint="cs"/>
          <w:rtl/>
        </w:rPr>
        <w:t xml:space="preserve">גם אותנו </w:t>
      </w:r>
      <w:r>
        <w:rPr>
          <w:rFonts w:hint="cs"/>
          <w:rtl/>
        </w:rPr>
        <w:t>הוא מצער</w:t>
      </w:r>
      <w:r w:rsidR="00EB74E7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EB74E7">
        <w:rPr>
          <w:rFonts w:hint="cs"/>
          <w:rtl/>
        </w:rPr>
        <w:t xml:space="preserve">אך </w:t>
      </w:r>
      <w:r w:rsidR="00074B65">
        <w:rPr>
          <w:rFonts w:hint="cs"/>
          <w:rtl/>
        </w:rPr>
        <w:t xml:space="preserve">לשם שמים. </w:t>
      </w:r>
    </w:p>
    <w:p w14:paraId="3FC18E23" w14:textId="79EC32C5" w:rsidR="00B8196E" w:rsidRPr="00B8196E" w:rsidRDefault="00D13F0B" w:rsidP="008C51C5">
      <w:pPr>
        <w:pStyle w:val="36"/>
        <w:framePr w:wrap="notBeside"/>
        <w:rPr>
          <w:rtl/>
        </w:rPr>
      </w:pPr>
      <w:r w:rsidRPr="008C51C5">
        <w:rPr>
          <w:rFonts w:hint="cs"/>
          <w:rtl/>
        </w:rPr>
        <w:t xml:space="preserve">ד. </w:t>
      </w:r>
      <w:r w:rsidR="00D16104" w:rsidRPr="008C51C5">
        <w:rPr>
          <w:rtl/>
        </w:rPr>
        <w:t>רבי</w:t>
      </w:r>
      <w:r w:rsidR="00B8196E" w:rsidRPr="00B8196E">
        <w:rPr>
          <w:rtl/>
        </w:rPr>
        <w:t>:</w:t>
      </w:r>
    </w:p>
    <w:p w14:paraId="74E5D81A" w14:textId="58F16521" w:rsidR="00D16104" w:rsidRPr="002B3F69" w:rsidRDefault="008C51C5" w:rsidP="00074B65">
      <w:pPr>
        <w:rPr>
          <w:rtl/>
        </w:rPr>
      </w:pPr>
      <w:r>
        <w:rPr>
          <w:rFonts w:hint="cs"/>
          <w:rtl/>
        </w:rPr>
        <w:t>ג</w:t>
      </w:r>
      <w:r w:rsidR="00D16104" w:rsidRPr="008C51C5">
        <w:rPr>
          <w:rtl/>
        </w:rPr>
        <w:t xml:space="preserve">זר תענית ולא </w:t>
      </w:r>
      <w:r w:rsidR="00D16104" w:rsidRPr="008C51C5">
        <w:rPr>
          <w:rFonts w:hint="cs"/>
          <w:rtl/>
        </w:rPr>
        <w:t>ב</w:t>
      </w:r>
      <w:r w:rsidR="00D16104" w:rsidRPr="008C51C5">
        <w:rPr>
          <w:rtl/>
        </w:rPr>
        <w:t>א מטר.</w:t>
      </w:r>
      <w:r w:rsidR="00D16104" w:rsidRPr="002B3F69">
        <w:rPr>
          <w:rFonts w:hint="cs"/>
          <w:rtl/>
        </w:rPr>
        <w:t xml:space="preserve"> </w:t>
      </w:r>
      <w:r w:rsidR="00D13F0B" w:rsidRPr="00074B65">
        <w:rPr>
          <w:rStyle w:val="afffff3"/>
          <w:rFonts w:hint="cs"/>
          <w:rtl/>
        </w:rPr>
        <w:t xml:space="preserve">אמר </w:t>
      </w:r>
      <w:r w:rsidR="00D16104" w:rsidRPr="00074B65">
        <w:rPr>
          <w:rStyle w:val="afffff3"/>
          <w:rFonts w:hint="cs"/>
          <w:rtl/>
        </w:rPr>
        <w:t>א</w:t>
      </w:r>
      <w:r w:rsidR="00D16104" w:rsidRPr="002B3F69">
        <w:rPr>
          <w:rStyle w:val="afffff3"/>
          <w:rFonts w:hint="cs"/>
          <w:spacing w:val="-6"/>
          <w:rtl/>
        </w:rPr>
        <w:t>ילפא</w:t>
      </w:r>
      <w:r w:rsidR="0013784F" w:rsidRPr="002B3F69">
        <w:rPr>
          <w:rtl/>
        </w:rPr>
        <w:t xml:space="preserve"> </w:t>
      </w:r>
      <w:r w:rsidR="0013784F" w:rsidRPr="008C51C5">
        <w:rPr>
          <w:rtl/>
        </w:rPr>
        <w:t>מוריד הגשם</w:t>
      </w:r>
      <w:r w:rsidR="00D16104" w:rsidRPr="008C51C5">
        <w:rPr>
          <w:rtl/>
        </w:rPr>
        <w:t xml:space="preserve"> ו</w:t>
      </w:r>
      <w:r w:rsidR="003E0418" w:rsidRPr="008C51C5">
        <w:rPr>
          <w:rtl/>
        </w:rPr>
        <w:t>בא</w:t>
      </w:r>
      <w:r w:rsidR="00D16104" w:rsidRPr="008C51C5">
        <w:rPr>
          <w:rtl/>
        </w:rPr>
        <w:t xml:space="preserve"> מטר.</w:t>
      </w:r>
    </w:p>
    <w:p w14:paraId="6626DA03" w14:textId="77777777" w:rsidR="00B8196E" w:rsidRPr="00B8196E" w:rsidRDefault="00D16104" w:rsidP="008C51C5">
      <w:pPr>
        <w:pStyle w:val="36"/>
        <w:framePr w:wrap="notBeside"/>
        <w:rPr>
          <w:rtl/>
        </w:rPr>
      </w:pPr>
      <w:r w:rsidRPr="008C51C5">
        <w:rPr>
          <w:rFonts w:hint="cs"/>
          <w:rtl/>
        </w:rPr>
        <w:t>שאל</w:t>
      </w:r>
      <w:r w:rsidR="003E0418" w:rsidRPr="008C51C5">
        <w:rPr>
          <w:rFonts w:hint="cs"/>
          <w:rtl/>
        </w:rPr>
        <w:t>ו</w:t>
      </w:r>
      <w:r w:rsidRPr="008C51C5">
        <w:rPr>
          <w:rFonts w:hint="cs"/>
          <w:rtl/>
        </w:rPr>
        <w:t xml:space="preserve"> למעש</w:t>
      </w:r>
      <w:r w:rsidR="0013784F" w:rsidRPr="008C51C5">
        <w:rPr>
          <w:rFonts w:hint="cs"/>
          <w:rtl/>
        </w:rPr>
        <w:t>י</w:t>
      </w:r>
      <w:r w:rsidRPr="008C51C5">
        <w:rPr>
          <w:rFonts w:hint="cs"/>
          <w:rtl/>
        </w:rPr>
        <w:t>ו א</w:t>
      </w:r>
      <w:r w:rsidRPr="008C51C5">
        <w:rPr>
          <w:rtl/>
        </w:rPr>
        <w:t>"</w:t>
      </w:r>
      <w:r w:rsidRPr="008C51C5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81B" w14:textId="0B12AA95" w:rsidR="00D16104" w:rsidRPr="008C51C5" w:rsidRDefault="003E0418" w:rsidP="008C51C5">
      <w:pPr>
        <w:spacing w:after="60"/>
        <w:rPr>
          <w:rtl/>
        </w:rPr>
      </w:pPr>
      <w:r w:rsidRPr="008C51C5">
        <w:rPr>
          <w:rFonts w:hint="cs"/>
          <w:rtl/>
        </w:rPr>
        <w:t>ש</w:t>
      </w:r>
      <w:r w:rsidR="00D16104" w:rsidRPr="008C51C5">
        <w:rPr>
          <w:rFonts w:hint="cs"/>
          <w:rtl/>
        </w:rPr>
        <w:t xml:space="preserve">דר בכפר </w:t>
      </w:r>
      <w:r w:rsidR="008C51C5">
        <w:rPr>
          <w:rFonts w:hint="cs"/>
          <w:rtl/>
        </w:rPr>
        <w:t>ר</w:t>
      </w:r>
      <w:r w:rsidR="00D16104" w:rsidRPr="008C51C5">
        <w:rPr>
          <w:rFonts w:hint="cs"/>
          <w:rtl/>
        </w:rPr>
        <w:t xml:space="preserve">חוק </w:t>
      </w:r>
      <w:r w:rsidR="00074B65" w:rsidRPr="008C51C5">
        <w:rPr>
          <w:rFonts w:hint="cs"/>
          <w:rtl/>
        </w:rPr>
        <w:t>ומביא</w:t>
      </w:r>
      <w:r w:rsidR="00D16104" w:rsidRPr="008C51C5">
        <w:rPr>
          <w:rFonts w:hint="cs"/>
          <w:rtl/>
        </w:rPr>
        <w:t xml:space="preserve"> להם יין לקידוש ולהבדלה</w:t>
      </w:r>
      <w:r w:rsidRPr="008C51C5">
        <w:rPr>
          <w:rFonts w:hint="cs"/>
          <w:rtl/>
        </w:rPr>
        <w:t>,</w:t>
      </w:r>
      <w:r w:rsidR="00D16104" w:rsidRPr="008C51C5">
        <w:rPr>
          <w:rFonts w:hint="cs"/>
          <w:rtl/>
        </w:rPr>
        <w:t xml:space="preserve"> </w:t>
      </w:r>
    </w:p>
    <w:p w14:paraId="55948120" w14:textId="5C952C39" w:rsidR="00B8196E" w:rsidRPr="00B8196E" w:rsidRDefault="00D13F0B" w:rsidP="008C51C5">
      <w:pPr>
        <w:pStyle w:val="36"/>
        <w:framePr w:wrap="notBeside"/>
        <w:rPr>
          <w:rtl/>
        </w:rPr>
      </w:pPr>
      <w:r w:rsidRPr="008C51C5">
        <w:rPr>
          <w:rFonts w:hint="cs"/>
          <w:rtl/>
        </w:rPr>
        <w:t xml:space="preserve">ה. </w:t>
      </w:r>
      <w:r w:rsidR="00D16104" w:rsidRPr="008C51C5">
        <w:rPr>
          <w:rtl/>
        </w:rPr>
        <w:t>רב</w:t>
      </w:r>
      <w:r w:rsidR="00B8196E" w:rsidRPr="00B8196E">
        <w:rPr>
          <w:rFonts w:hint="cs"/>
          <w:rtl/>
        </w:rPr>
        <w:t>:</w:t>
      </w:r>
    </w:p>
    <w:p w14:paraId="698B9CED" w14:textId="6379E008" w:rsidR="008C51C5" w:rsidRDefault="00D16104" w:rsidP="008C51C5">
      <w:pPr>
        <w:pStyle w:val="afffffe"/>
        <w:spacing w:before="0"/>
        <w:rPr>
          <w:rtl/>
        </w:rPr>
      </w:pPr>
      <w:r w:rsidRPr="006F178A">
        <w:rPr>
          <w:rFonts w:hint="cs"/>
          <w:rtl/>
        </w:rPr>
        <w:t>גזר תענית ולא ירד</w:t>
      </w:r>
      <w:r w:rsidR="003E0418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D13F0B" w:rsidRPr="00074B65">
        <w:rPr>
          <w:rStyle w:val="afffff3"/>
          <w:rFonts w:hint="cs"/>
          <w:rtl/>
        </w:rPr>
        <w:t>אמר</w:t>
      </w:r>
      <w:r w:rsidRPr="00074B65">
        <w:rPr>
          <w:rStyle w:val="afffff3"/>
          <w:rFonts w:hint="cs"/>
          <w:rtl/>
        </w:rPr>
        <w:t xml:space="preserve"> ש</w:t>
      </w:r>
      <w:r w:rsidRPr="00074B65">
        <w:rPr>
          <w:rStyle w:val="afffff3"/>
          <w:rtl/>
        </w:rPr>
        <w:t>"</w:t>
      </w:r>
      <w:r w:rsidR="003E0418" w:rsidRPr="00074B65">
        <w:rPr>
          <w:rStyle w:val="afffff3"/>
          <w:rFonts w:hint="cs"/>
          <w:rtl/>
        </w:rPr>
        <w:t>צ</w:t>
      </w:r>
      <w:r w:rsidR="00074B65">
        <w:rPr>
          <w:rStyle w:val="afffff3"/>
          <w:rFonts w:hint="cs"/>
          <w:rtl/>
        </w:rPr>
        <w:t>:</w:t>
      </w:r>
      <w:r w:rsidRPr="006F178A">
        <w:rPr>
          <w:rFonts w:hint="cs"/>
          <w:rtl/>
        </w:rPr>
        <w:t xml:space="preserve"> מוריד הגשם וירד מטר</w:t>
      </w:r>
      <w:r w:rsidR="003E0418">
        <w:rPr>
          <w:rFonts w:hint="cs"/>
          <w:rtl/>
        </w:rPr>
        <w:t>,</w:t>
      </w:r>
      <w:r w:rsidRPr="0009528A">
        <w:rPr>
          <w:rStyle w:val="afffff3"/>
          <w:rFonts w:hint="cs"/>
          <w:rtl/>
        </w:rPr>
        <w:t xml:space="preserve"> </w:t>
      </w:r>
    </w:p>
    <w:p w14:paraId="2086C400" w14:textId="4699BE2D" w:rsidR="00B8196E" w:rsidRPr="00B8196E" w:rsidRDefault="0009528A" w:rsidP="008C51C5">
      <w:pPr>
        <w:pStyle w:val="36"/>
        <w:framePr w:wrap="notBeside"/>
        <w:rPr>
          <w:rtl/>
        </w:rPr>
      </w:pPr>
      <w:r w:rsidRPr="0009528A">
        <w:rPr>
          <w:rStyle w:val="afffff3"/>
          <w:rFonts w:hint="cs"/>
          <w:rtl/>
        </w:rPr>
        <w:t>שאלו למעשיו</w:t>
      </w:r>
      <w:r>
        <w:rPr>
          <w:rStyle w:val="afffff3"/>
          <w:rFonts w:hint="cs"/>
          <w:rtl/>
        </w:rPr>
        <w:t>:</w:t>
      </w:r>
      <w:r w:rsidRPr="0009528A">
        <w:rPr>
          <w:rStyle w:val="afffff3"/>
          <w:rFonts w:hint="cs"/>
          <w:rtl/>
        </w:rPr>
        <w:t xml:space="preserve"> </w:t>
      </w:r>
      <w:r w:rsidR="00D16104" w:rsidRPr="008C51C5">
        <w:rPr>
          <w:rFonts w:hint="cs"/>
          <w:rtl/>
        </w:rPr>
        <w:t>א</w:t>
      </w:r>
      <w:r w:rsidR="00D16104" w:rsidRPr="008C51C5">
        <w:rPr>
          <w:rtl/>
        </w:rPr>
        <w:t>"</w:t>
      </w:r>
      <w:r w:rsidR="00D16104" w:rsidRPr="008C51C5">
        <w:rPr>
          <w:rFonts w:hint="cs"/>
          <w:rtl/>
        </w:rPr>
        <w:t>ל</w:t>
      </w:r>
      <w:r w:rsidR="00B8196E" w:rsidRPr="00B8196E">
        <w:rPr>
          <w:rFonts w:hint="cs"/>
          <w:rtl/>
        </w:rPr>
        <w:t>:</w:t>
      </w:r>
    </w:p>
    <w:p w14:paraId="74E5D81C" w14:textId="0D8ACA7D" w:rsidR="00D16104" w:rsidRPr="006F178A" w:rsidRDefault="0013784F" w:rsidP="0009528A">
      <w:pPr>
        <w:pStyle w:val="afffffe"/>
        <w:spacing w:before="0" w:after="60"/>
        <w:rPr>
          <w:rtl/>
        </w:rPr>
      </w:pPr>
      <w:r>
        <w:rPr>
          <w:rFonts w:hint="cs"/>
          <w:rtl/>
        </w:rPr>
        <w:t>ש</w:t>
      </w:r>
      <w:r w:rsidR="00D16104" w:rsidRPr="006F178A">
        <w:rPr>
          <w:rFonts w:hint="cs"/>
          <w:rtl/>
        </w:rPr>
        <w:t xml:space="preserve">מלמד תינוקות </w:t>
      </w:r>
      <w:r>
        <w:rPr>
          <w:rFonts w:hint="cs"/>
          <w:rtl/>
        </w:rPr>
        <w:t>ל</w:t>
      </w:r>
      <w:r w:rsidR="00D16104" w:rsidRPr="006F178A">
        <w:rPr>
          <w:rFonts w:hint="cs"/>
          <w:rtl/>
        </w:rPr>
        <w:t>בני עניים כבני עשירים</w:t>
      </w:r>
      <w:r w:rsidR="003E0418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ו</w:t>
      </w:r>
      <w:r w:rsidR="00EB74E7">
        <w:rPr>
          <w:rFonts w:hint="cs"/>
          <w:rtl/>
        </w:rPr>
        <w:t>אינו לוקח ממי שאינו יכול,</w:t>
      </w:r>
      <w:r>
        <w:rPr>
          <w:rFonts w:hint="cs"/>
          <w:rtl/>
        </w:rPr>
        <w:t xml:space="preserve"> ומחילות </w:t>
      </w:r>
      <w:r w:rsidR="00EB74E7">
        <w:rPr>
          <w:rFonts w:hint="cs"/>
          <w:rtl/>
        </w:rPr>
        <w:t>ד</w:t>
      </w:r>
      <w:r>
        <w:rPr>
          <w:rFonts w:hint="cs"/>
          <w:rtl/>
        </w:rPr>
        <w:t>גים יש לי</w:t>
      </w:r>
      <w:r w:rsidR="00173A5C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ומי שלא ר</w:t>
      </w:r>
      <w:r w:rsidR="00EB74E7">
        <w:rPr>
          <w:rFonts w:hint="cs"/>
          <w:rtl/>
        </w:rPr>
        <w:t>ו</w:t>
      </w:r>
      <w:r w:rsidR="00D16104" w:rsidRPr="006F178A">
        <w:rPr>
          <w:rFonts w:hint="cs"/>
          <w:rtl/>
        </w:rPr>
        <w:t>צה לקרוא</w:t>
      </w:r>
      <w:r w:rsidR="00EB74E7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</w:t>
      </w:r>
      <w:r>
        <w:rPr>
          <w:rFonts w:hint="cs"/>
          <w:rtl/>
        </w:rPr>
        <w:t>אני</w:t>
      </w:r>
      <w:r w:rsidR="00D16104" w:rsidRPr="006F178A">
        <w:rPr>
          <w:rFonts w:hint="cs"/>
          <w:rtl/>
        </w:rPr>
        <w:t xml:space="preserve"> משחדו ומפייסו עד שבא וקורא</w:t>
      </w:r>
      <w:r w:rsidR="00D16104" w:rsidRPr="006F178A">
        <w:rPr>
          <w:rtl/>
        </w:rPr>
        <w:t>.</w:t>
      </w:r>
    </w:p>
    <w:p w14:paraId="4E42596D" w14:textId="2FA72DB2" w:rsidR="00B8196E" w:rsidRPr="00B8196E" w:rsidRDefault="00D13F0B" w:rsidP="0009528A">
      <w:pPr>
        <w:pStyle w:val="36"/>
        <w:framePr w:wrap="notBeside"/>
        <w:rPr>
          <w:rtl/>
        </w:rPr>
      </w:pPr>
      <w:r w:rsidRPr="0009528A">
        <w:rPr>
          <w:rFonts w:hint="cs"/>
          <w:rtl/>
        </w:rPr>
        <w:t xml:space="preserve">ו. </w:t>
      </w:r>
      <w:r w:rsidR="00D16104" w:rsidRPr="0009528A">
        <w:rPr>
          <w:rFonts w:hint="cs"/>
          <w:rtl/>
        </w:rPr>
        <w:t>ר</w:t>
      </w:r>
      <w:r w:rsidR="00D16104" w:rsidRPr="0009528A">
        <w:rPr>
          <w:rtl/>
        </w:rPr>
        <w:t>"</w:t>
      </w:r>
      <w:r w:rsidR="00D16104" w:rsidRPr="0009528A">
        <w:rPr>
          <w:rFonts w:hint="cs"/>
          <w:rtl/>
        </w:rPr>
        <w:t>נ</w:t>
      </w:r>
      <w:r w:rsidR="00B8196E" w:rsidRPr="00B8196E">
        <w:rPr>
          <w:rtl/>
        </w:rPr>
        <w:t>:</w:t>
      </w:r>
    </w:p>
    <w:p w14:paraId="74E5D81D" w14:textId="63D3C53B" w:rsidR="00D16104" w:rsidRPr="006F178A" w:rsidRDefault="0009528A" w:rsidP="0045747B">
      <w:pPr>
        <w:rPr>
          <w:rtl/>
        </w:rPr>
      </w:pPr>
      <w:r>
        <w:rPr>
          <w:rFonts w:ascii="Fb Fontext" w:hAnsi="Fb Fontext" w:hint="cs"/>
          <w:rtl/>
        </w:rPr>
        <w:t>ג</w:t>
      </w:r>
      <w:r w:rsidR="00D16104">
        <w:rPr>
          <w:rFonts w:ascii="Fb Fontext" w:hAnsi="Fb Fontext"/>
          <w:rtl/>
        </w:rPr>
        <w:t>זר תענית</w:t>
      </w:r>
      <w:r w:rsidR="00D16104" w:rsidRPr="006F178A">
        <w:rPr>
          <w:rFonts w:ascii="Fb Fontext" w:hAnsi="Fb Fontext"/>
          <w:rtl/>
        </w:rPr>
        <w:t>, ב</w:t>
      </w:r>
      <w:r w:rsidR="00173A5C">
        <w:rPr>
          <w:rFonts w:ascii="Fb Fontext" w:hAnsi="Fb Fontext" w:hint="cs"/>
          <w:rtl/>
        </w:rPr>
        <w:t>יקש</w:t>
      </w:r>
      <w:r w:rsidR="00D16104" w:rsidRPr="006F178A">
        <w:rPr>
          <w:rFonts w:ascii="Fb Fontext" w:hAnsi="Fb Fontext"/>
          <w:rtl/>
        </w:rPr>
        <w:t xml:space="preserve"> רחמי</w:t>
      </w:r>
      <w:r w:rsidR="00173A5C">
        <w:rPr>
          <w:rFonts w:ascii="Fb Fontext" w:hAnsi="Fb Fontext" w:hint="cs"/>
          <w:rtl/>
        </w:rPr>
        <w:t>ם</w:t>
      </w:r>
      <w:r w:rsidR="00D16104" w:rsidRPr="006F178A">
        <w:rPr>
          <w:rFonts w:ascii="Fb Fontext" w:hAnsi="Fb Fontext"/>
          <w:rtl/>
        </w:rPr>
        <w:t xml:space="preserve"> ולא </w:t>
      </w:r>
      <w:r w:rsidR="00D16104">
        <w:rPr>
          <w:rFonts w:ascii="Fb Fontext" w:hAnsi="Fb Fontext"/>
          <w:rtl/>
        </w:rPr>
        <w:t>בא מטר</w:t>
      </w:r>
      <w:r w:rsidR="00D16104" w:rsidRPr="006F178A">
        <w:rPr>
          <w:rFonts w:ascii="Fb Fontext" w:hAnsi="Fb Fontext"/>
          <w:rtl/>
        </w:rPr>
        <w:t>.</w:t>
      </w:r>
    </w:p>
    <w:p w14:paraId="28FA88DE" w14:textId="0C1D44D8" w:rsidR="00B8196E" w:rsidRPr="00B8196E" w:rsidRDefault="00D16104" w:rsidP="00772350">
      <w:pPr>
        <w:pStyle w:val="36"/>
        <w:framePr w:wrap="notBeside"/>
        <w:rPr>
          <w:rtl/>
        </w:rPr>
      </w:pPr>
      <w:r w:rsidRPr="00772350">
        <w:rPr>
          <w:rtl/>
        </w:rPr>
        <w:t>אמר</w:t>
      </w:r>
      <w:r w:rsidR="00B8196E" w:rsidRPr="00B8196E">
        <w:rPr>
          <w:rtl/>
        </w:rPr>
        <w:t>:</w:t>
      </w:r>
    </w:p>
    <w:p w14:paraId="74E5D81E" w14:textId="040E05A0" w:rsidR="00D16104" w:rsidRPr="00772350" w:rsidRDefault="00173A5C" w:rsidP="00F9248E">
      <w:pPr>
        <w:spacing w:after="60"/>
        <w:rPr>
          <w:rtl/>
        </w:rPr>
      </w:pPr>
      <w:r w:rsidRPr="00772350">
        <w:rPr>
          <w:rFonts w:hint="cs"/>
          <w:rtl/>
        </w:rPr>
        <w:t>קחו לנחמן וחבטוהו מהג</w:t>
      </w:r>
      <w:r w:rsidR="0013784F" w:rsidRPr="00772350">
        <w:rPr>
          <w:rFonts w:hint="cs"/>
          <w:rtl/>
        </w:rPr>
        <w:t>דר</w:t>
      </w:r>
      <w:r w:rsidRPr="00772350">
        <w:rPr>
          <w:rFonts w:hint="cs"/>
          <w:rtl/>
        </w:rPr>
        <w:t xml:space="preserve"> לארץ  חלשה דעתו</w:t>
      </w:r>
      <w:r w:rsidR="00D16104" w:rsidRPr="00772350">
        <w:rPr>
          <w:rtl/>
        </w:rPr>
        <w:t>, ובא מטר.</w:t>
      </w:r>
    </w:p>
    <w:p w14:paraId="74E5D81F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כד:</w:t>
      </w:r>
    </w:p>
    <w:p w14:paraId="7A18E20C" w14:textId="3E03BEBF" w:rsidR="00B8196E" w:rsidRPr="00B8196E" w:rsidRDefault="00D13F0B" w:rsidP="00772350">
      <w:pPr>
        <w:pStyle w:val="36"/>
        <w:framePr w:wrap="notBeside"/>
        <w:rPr>
          <w:rtl/>
        </w:rPr>
      </w:pPr>
      <w:r w:rsidRPr="00772350">
        <w:rPr>
          <w:rFonts w:hint="cs"/>
          <w:rtl/>
        </w:rPr>
        <w:t xml:space="preserve">ז. </w:t>
      </w:r>
      <w:r w:rsidR="00173A5C" w:rsidRPr="00772350">
        <w:rPr>
          <w:rtl/>
        </w:rPr>
        <w:t xml:space="preserve"> </w:t>
      </w:r>
      <w:r w:rsidR="00B06096" w:rsidRPr="00772350">
        <w:rPr>
          <w:rtl/>
        </w:rPr>
        <w:t>רב</w:t>
      </w:r>
      <w:r w:rsidR="00B06096" w:rsidRPr="00772350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820" w14:textId="2ABEF063" w:rsidR="00D16104" w:rsidRPr="006F178A" w:rsidRDefault="00772350" w:rsidP="0045747B">
      <w:pPr>
        <w:rPr>
          <w:rtl/>
        </w:rPr>
      </w:pPr>
      <w:r w:rsidRPr="00772350">
        <w:rPr>
          <w:rFonts w:hint="cs"/>
          <w:rtl/>
        </w:rPr>
        <w:t>ג</w:t>
      </w:r>
      <w:r w:rsidR="00D16104" w:rsidRPr="00772350">
        <w:rPr>
          <w:rtl/>
        </w:rPr>
        <w:t xml:space="preserve">זר תענית, </w:t>
      </w:r>
      <w:r w:rsidR="00173A5C" w:rsidRPr="00772350">
        <w:rPr>
          <w:rFonts w:hint="cs"/>
          <w:rtl/>
        </w:rPr>
        <w:t>ביקש</w:t>
      </w:r>
      <w:r w:rsidR="00173A5C" w:rsidRPr="00772350">
        <w:rPr>
          <w:rtl/>
        </w:rPr>
        <w:t xml:space="preserve"> רחמ</w:t>
      </w:r>
      <w:r w:rsidR="00173A5C" w:rsidRPr="00772350">
        <w:rPr>
          <w:rFonts w:hint="cs"/>
          <w:rtl/>
        </w:rPr>
        <w:t>ים</w:t>
      </w:r>
      <w:r w:rsidR="00D16104" w:rsidRPr="00772350">
        <w:rPr>
          <w:rtl/>
        </w:rPr>
        <w:t xml:space="preserve"> ולא בא מטר.</w:t>
      </w:r>
      <w:r w:rsidR="00EB74E7">
        <w:rPr>
          <w:rFonts w:hint="cs"/>
          <w:rtl/>
        </w:rPr>
        <w:t xml:space="preserve"> </w:t>
      </w:r>
      <w:r w:rsidR="00D16104" w:rsidRPr="00EB74E7">
        <w:rPr>
          <w:rStyle w:val="afffff3"/>
          <w:rFonts w:hint="cs"/>
          <w:rtl/>
        </w:rPr>
        <w:t>שאלוהו</w:t>
      </w:r>
      <w:r w:rsidR="00EB74E7">
        <w:rPr>
          <w:rStyle w:val="afffff3"/>
          <w:rFonts w:hint="cs"/>
          <w:rtl/>
        </w:rPr>
        <w:t>:</w:t>
      </w:r>
      <w:r w:rsidR="00D16104" w:rsidRPr="00EB74E7">
        <w:rPr>
          <w:rStyle w:val="afffff3"/>
          <w:rFonts w:hint="cs"/>
          <w:rtl/>
        </w:rPr>
        <w:t xml:space="preserve"> ש</w:t>
      </w:r>
      <w:r w:rsidR="00D16104" w:rsidRPr="003D73E4">
        <w:rPr>
          <w:rStyle w:val="afffff3"/>
          <w:rFonts w:hint="cs"/>
          <w:rtl/>
        </w:rPr>
        <w:t>ר</w:t>
      </w:r>
      <w:r w:rsidR="00D16104" w:rsidRPr="003D73E4">
        <w:rPr>
          <w:rStyle w:val="afffff3"/>
          <w:rtl/>
        </w:rPr>
        <w:t>"</w:t>
      </w:r>
      <w:r w:rsidR="00D16104" w:rsidRPr="003D73E4">
        <w:rPr>
          <w:rStyle w:val="afffff3"/>
          <w:rFonts w:hint="cs"/>
          <w:rtl/>
        </w:rPr>
        <w:t>י</w:t>
      </w:r>
      <w:r w:rsidR="00D16104" w:rsidRPr="006F178A">
        <w:rPr>
          <w:rFonts w:hint="cs"/>
          <w:rtl/>
        </w:rPr>
        <w:t xml:space="preserve"> גזר תענית וירד גשם מי</w:t>
      </w:r>
      <w:r w:rsidR="00D13F0B">
        <w:rPr>
          <w:rFonts w:hint="cs"/>
          <w:rtl/>
        </w:rPr>
        <w:t>ד</w:t>
      </w:r>
      <w:r w:rsidR="00EB74E7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</w:t>
      </w:r>
    </w:p>
    <w:p w14:paraId="48482519" w14:textId="77777777" w:rsidR="00B8196E" w:rsidRPr="00B8196E" w:rsidRDefault="00D16104" w:rsidP="00772350">
      <w:pPr>
        <w:pStyle w:val="36"/>
        <w:framePr w:wrap="notBeside"/>
        <w:rPr>
          <w:rtl/>
        </w:rPr>
      </w:pPr>
      <w:r w:rsidRPr="00772350">
        <w:rPr>
          <w:rFonts w:hint="cs"/>
          <w:rtl/>
        </w:rPr>
        <w:t>א</w:t>
      </w:r>
      <w:r w:rsidRPr="00772350">
        <w:rPr>
          <w:rtl/>
        </w:rPr>
        <w:t>"</w:t>
      </w:r>
      <w:r w:rsidRPr="00772350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821" w14:textId="293DF0B5" w:rsidR="00D16104" w:rsidRPr="006F178A" w:rsidRDefault="00D13F0B" w:rsidP="00772350">
      <w:pPr>
        <w:rPr>
          <w:rtl/>
        </w:rPr>
      </w:pPr>
      <w:r>
        <w:rPr>
          <w:rFonts w:hint="cs"/>
          <w:rtl/>
        </w:rPr>
        <w:t>כ</w:t>
      </w:r>
      <w:r w:rsidR="0013784F">
        <w:rPr>
          <w:rFonts w:hint="cs"/>
          <w:rtl/>
        </w:rPr>
        <w:t>ל משנת</w:t>
      </w:r>
      <w:r w:rsidR="0013784F" w:rsidRPr="0013784F">
        <w:rPr>
          <w:rStyle w:val="afffff3"/>
          <w:rFonts w:hint="cs"/>
          <w:rtl/>
        </w:rPr>
        <w:t xml:space="preserve"> ר"י</w:t>
      </w:r>
      <w:r w:rsidR="00D16104" w:rsidRPr="0013784F">
        <w:rPr>
          <w:rStyle w:val="afffff3"/>
          <w:rFonts w:hint="cs"/>
          <w:rtl/>
        </w:rPr>
        <w:t xml:space="preserve"> </w:t>
      </w:r>
      <w:r w:rsidR="00D16104" w:rsidRPr="006F178A">
        <w:rPr>
          <w:rFonts w:hint="cs"/>
          <w:rtl/>
        </w:rPr>
        <w:t>בנזיקין</w:t>
      </w:r>
      <w:r w:rsidR="0013784F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ואני ב</w:t>
      </w:r>
      <w:r w:rsidR="0013784F">
        <w:rPr>
          <w:rFonts w:hint="cs"/>
          <w:rtl/>
        </w:rPr>
        <w:t>ו' סדרים.</w:t>
      </w:r>
      <w:r w:rsidR="00D16104" w:rsidRPr="006F178A">
        <w:rPr>
          <w:rFonts w:hint="cs"/>
          <w:rtl/>
        </w:rPr>
        <w:t xml:space="preserve"> </w:t>
      </w:r>
    </w:p>
    <w:p w14:paraId="5D47F1A6" w14:textId="77777777" w:rsidR="00B8196E" w:rsidRPr="00B8196E" w:rsidRDefault="00D16104" w:rsidP="00772350">
      <w:pPr>
        <w:pStyle w:val="36"/>
        <w:framePr w:wrap="notBeside"/>
        <w:rPr>
          <w:rtl/>
        </w:rPr>
      </w:pPr>
      <w:r w:rsidRPr="00772350">
        <w:rPr>
          <w:rFonts w:hint="cs"/>
          <w:rtl/>
        </w:rPr>
        <w:t>וכש</w:t>
      </w:r>
      <w:r w:rsidRPr="00772350">
        <w:rPr>
          <w:rtl/>
        </w:rPr>
        <w:t>ר"י</w:t>
      </w:r>
      <w:r w:rsidR="00B8196E" w:rsidRPr="00B8196E">
        <w:rPr>
          <w:rtl/>
        </w:rPr>
        <w:t>:</w:t>
      </w:r>
    </w:p>
    <w:p w14:paraId="74E5D822" w14:textId="4279FF67" w:rsidR="009E18A1" w:rsidRDefault="00D16104" w:rsidP="00772350">
      <w:pPr>
        <w:rPr>
          <w:rtl/>
        </w:rPr>
      </w:pPr>
      <w:r w:rsidRPr="006F178A">
        <w:rPr>
          <w:rFonts w:hint="cs"/>
          <w:rtl/>
        </w:rPr>
        <w:t>הגיע ל</w:t>
      </w:r>
      <w:r w:rsidRPr="006F178A">
        <w:rPr>
          <w:rtl/>
        </w:rPr>
        <w:t>עוקצין</w:t>
      </w:r>
      <w:r w:rsidR="009E18A1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B06096">
        <w:rPr>
          <w:rFonts w:hint="cs"/>
          <w:rtl/>
        </w:rPr>
        <w:t>התקשה לרוב עומקם</w:t>
      </w:r>
    </w:p>
    <w:p w14:paraId="74E5D823" w14:textId="77777777" w:rsidR="00D16104" w:rsidRPr="006F178A" w:rsidRDefault="00D16104" w:rsidP="00772350">
      <w:pPr>
        <w:rPr>
          <w:rtl/>
        </w:rPr>
      </w:pPr>
      <w:r w:rsidRPr="00962229">
        <w:rPr>
          <w:rtl/>
        </w:rPr>
        <w:t>וא</w:t>
      </w:r>
      <w:r w:rsidRPr="00962229">
        <w:rPr>
          <w:rFonts w:hint="eastAsia"/>
          <w:rtl/>
        </w:rPr>
        <w:t>ני</w:t>
      </w:r>
      <w:r w:rsidRPr="00962229">
        <w:rPr>
          <w:rtl/>
        </w:rPr>
        <w:t xml:space="preserve"> </w:t>
      </w:r>
      <w:r w:rsidRPr="00962229">
        <w:rPr>
          <w:rFonts w:hint="eastAsia"/>
          <w:rtl/>
        </w:rPr>
        <w:t>שונה</w:t>
      </w:r>
      <w:r w:rsidRPr="00962229">
        <w:rPr>
          <w:rtl/>
        </w:rPr>
        <w:t xml:space="preserve"> </w:t>
      </w:r>
      <w:r w:rsidRPr="00962229">
        <w:rPr>
          <w:rFonts w:hint="eastAsia"/>
          <w:rtl/>
        </w:rPr>
        <w:t>בעוקצין</w:t>
      </w:r>
      <w:r w:rsidRPr="00962229">
        <w:rPr>
          <w:rtl/>
        </w:rPr>
        <w:t xml:space="preserve"> </w:t>
      </w:r>
      <w:r w:rsidRPr="00962229">
        <w:rPr>
          <w:rFonts w:hint="eastAsia"/>
          <w:rtl/>
        </w:rPr>
        <w:t>י</w:t>
      </w:r>
      <w:r w:rsidRPr="00962229">
        <w:rPr>
          <w:rtl/>
        </w:rPr>
        <w:t>"</w:t>
      </w:r>
      <w:r w:rsidRPr="00962229">
        <w:rPr>
          <w:rFonts w:hint="eastAsia"/>
          <w:rtl/>
        </w:rPr>
        <w:t>ג</w:t>
      </w:r>
      <w:r w:rsidRPr="00962229">
        <w:rPr>
          <w:rtl/>
        </w:rPr>
        <w:t xml:space="preserve"> </w:t>
      </w:r>
      <w:r w:rsidRPr="00962229">
        <w:rPr>
          <w:rFonts w:hint="eastAsia"/>
          <w:rtl/>
        </w:rPr>
        <w:t>ישיבות</w:t>
      </w:r>
      <w:r w:rsidR="009E18A1">
        <w:rPr>
          <w:rFonts w:hint="cs"/>
          <w:rtl/>
        </w:rPr>
        <w:t xml:space="preserve"> </w:t>
      </w:r>
      <w:r w:rsidR="00B06096">
        <w:rPr>
          <w:rStyle w:val="afffffc"/>
          <w:rFonts w:hint="cs"/>
          <w:rtl/>
        </w:rPr>
        <w:t xml:space="preserve">או </w:t>
      </w:r>
      <w:r w:rsidR="009E18A1">
        <w:rPr>
          <w:rStyle w:val="afffffc"/>
          <w:rFonts w:hint="cs"/>
          <w:rtl/>
        </w:rPr>
        <w:t xml:space="preserve">י''ג </w:t>
      </w:r>
      <w:r w:rsidR="009E18A1" w:rsidRPr="009E18A1">
        <w:rPr>
          <w:rStyle w:val="afffffc"/>
          <w:rFonts w:hint="cs"/>
          <w:rtl/>
        </w:rPr>
        <w:t>פנים</w:t>
      </w:r>
      <w:r w:rsidRPr="00962229">
        <w:rPr>
          <w:rtl/>
        </w:rPr>
        <w:t>.</w:t>
      </w:r>
    </w:p>
    <w:p w14:paraId="6E975125" w14:textId="5C92A5F2" w:rsidR="00B8196E" w:rsidRPr="00B8196E" w:rsidRDefault="00D16104" w:rsidP="00772350">
      <w:pPr>
        <w:pStyle w:val="36"/>
        <w:framePr w:wrap="notBeside"/>
        <w:rPr>
          <w:rtl/>
        </w:rPr>
      </w:pPr>
      <w:r w:rsidRPr="00772350">
        <w:rPr>
          <w:rtl/>
        </w:rPr>
        <w:t>ואילו ר"י</w:t>
      </w:r>
      <w:r w:rsidR="00B8196E" w:rsidRPr="00B8196E">
        <w:rPr>
          <w:rtl/>
        </w:rPr>
        <w:t>:</w:t>
      </w:r>
    </w:p>
    <w:p w14:paraId="74E5D824" w14:textId="1904F77E" w:rsidR="00D16104" w:rsidRPr="006F178A" w:rsidRDefault="00D16104" w:rsidP="00772350">
      <w:pPr>
        <w:rPr>
          <w:rtl/>
        </w:rPr>
      </w:pPr>
      <w:r w:rsidRPr="006F178A">
        <w:rPr>
          <w:rFonts w:ascii="Fb Fontext" w:hAnsi="Fb Fontext" w:hint="cs"/>
          <w:rtl/>
        </w:rPr>
        <w:t xml:space="preserve">שלף מנעל אחד </w:t>
      </w:r>
      <w:r w:rsidR="00B06096">
        <w:rPr>
          <w:rFonts w:ascii="Fb Fontext" w:hAnsi="Fb Fontext" w:hint="cs"/>
          <w:rtl/>
        </w:rPr>
        <w:t>ובא</w:t>
      </w:r>
      <w:r w:rsidRPr="006F178A">
        <w:rPr>
          <w:rFonts w:ascii="Fb Fontext" w:hAnsi="Fb Fontext" w:hint="cs"/>
          <w:rtl/>
        </w:rPr>
        <w:t xml:space="preserve"> מטר </w:t>
      </w:r>
    </w:p>
    <w:p w14:paraId="1E3DA46A" w14:textId="439E59A7" w:rsidR="00772350" w:rsidRPr="00772350" w:rsidRDefault="00B06096" w:rsidP="00F9248E">
      <w:pPr>
        <w:spacing w:after="60"/>
        <w:rPr>
          <w:rStyle w:val="afffff3"/>
          <w:rFonts w:cs="FrankRuehl"/>
          <w:bCs w:val="0"/>
          <w:spacing w:val="-4"/>
          <w:szCs w:val="18"/>
          <w:rtl/>
        </w:rPr>
      </w:pPr>
      <w:r w:rsidRPr="00D67F2E">
        <w:rPr>
          <w:rFonts w:cs="PFT_Frank" w:hint="cs"/>
          <w:b/>
          <w:bCs/>
          <w:spacing w:val="-4"/>
          <w:szCs w:val="14"/>
          <w:rtl/>
        </w:rPr>
        <w:t>ואנו</w:t>
      </w:r>
      <w:r w:rsidR="00D16104" w:rsidRPr="009C5606">
        <w:rPr>
          <w:rFonts w:hint="cs"/>
          <w:spacing w:val="-4"/>
          <w:rtl/>
        </w:rPr>
        <w:t xml:space="preserve"> צווח</w:t>
      </w:r>
      <w:r w:rsidRPr="009C5606">
        <w:rPr>
          <w:rFonts w:hint="cs"/>
          <w:spacing w:val="-4"/>
          <w:rtl/>
        </w:rPr>
        <w:t>ים</w:t>
      </w:r>
      <w:r w:rsidR="00D16104" w:rsidRPr="009C5606">
        <w:rPr>
          <w:rFonts w:hint="cs"/>
          <w:spacing w:val="-4"/>
          <w:rtl/>
        </w:rPr>
        <w:t xml:space="preserve"> כל היום </w:t>
      </w:r>
      <w:r w:rsidR="00D16104" w:rsidRPr="00772350">
        <w:rPr>
          <w:rFonts w:hint="cs"/>
          <w:rtl/>
        </w:rPr>
        <w:t>ו</w:t>
      </w:r>
      <w:r w:rsidRPr="00772350">
        <w:rPr>
          <w:rFonts w:hint="cs"/>
          <w:rtl/>
        </w:rPr>
        <w:t xml:space="preserve">אין </w:t>
      </w:r>
      <w:r w:rsidR="009E18A1" w:rsidRPr="00772350">
        <w:rPr>
          <w:rFonts w:hint="cs"/>
          <w:rtl/>
        </w:rPr>
        <w:t xml:space="preserve">משגיח </w:t>
      </w:r>
      <w:r w:rsidRPr="00772350">
        <w:rPr>
          <w:rFonts w:hint="cs"/>
          <w:rtl/>
        </w:rPr>
        <w:t>אלא שאין הדור</w:t>
      </w:r>
      <w:r w:rsidR="009E18A1" w:rsidRPr="009C5606">
        <w:rPr>
          <w:rFonts w:hint="cs"/>
          <w:spacing w:val="-4"/>
          <w:rtl/>
        </w:rPr>
        <w:t xml:space="preserve"> יפה</w:t>
      </w:r>
      <w:r w:rsidRPr="009C5606">
        <w:rPr>
          <w:rFonts w:hint="cs"/>
          <w:spacing w:val="-4"/>
          <w:rtl/>
        </w:rPr>
        <w:t xml:space="preserve"> בעיני ה'</w:t>
      </w:r>
      <w:r w:rsidR="00D16104" w:rsidRPr="009C5606">
        <w:rPr>
          <w:spacing w:val="-4"/>
          <w:rtl/>
        </w:rPr>
        <w:t>.</w:t>
      </w:r>
    </w:p>
    <w:p w14:paraId="1F3D7F29" w14:textId="77777777" w:rsidR="00B8196E" w:rsidRPr="00B8196E" w:rsidRDefault="00B06096" w:rsidP="00772350">
      <w:pPr>
        <w:pStyle w:val="36"/>
        <w:framePr w:wrap="notBeside"/>
        <w:rPr>
          <w:rtl/>
        </w:rPr>
      </w:pPr>
      <w:r w:rsidRPr="00772350">
        <w:rPr>
          <w:rFonts w:hint="cs"/>
          <w:rtl/>
        </w:rPr>
        <w:t xml:space="preserve">ח. </w:t>
      </w:r>
      <w:r w:rsidR="00D16104" w:rsidRPr="00772350">
        <w:rPr>
          <w:rtl/>
        </w:rPr>
        <w:t>ר"י</w:t>
      </w:r>
      <w:r w:rsidR="00B8196E" w:rsidRPr="00B8196E">
        <w:rPr>
          <w:rtl/>
        </w:rPr>
        <w:t>:</w:t>
      </w:r>
    </w:p>
    <w:p w14:paraId="74E5D826" w14:textId="022D4F07" w:rsidR="00D16104" w:rsidRPr="00772350" w:rsidRDefault="00D16104" w:rsidP="00F9248E">
      <w:pPr>
        <w:pStyle w:val="afffffe"/>
        <w:spacing w:before="0"/>
        <w:rPr>
          <w:rtl/>
        </w:rPr>
      </w:pPr>
      <w:r w:rsidRPr="00772350">
        <w:rPr>
          <w:rFonts w:hint="cs"/>
          <w:rtl/>
        </w:rPr>
        <w:t>ראה ש</w:t>
      </w:r>
      <w:r w:rsidR="00B06096" w:rsidRPr="00772350">
        <w:rPr>
          <w:rFonts w:hint="cs"/>
          <w:rtl/>
        </w:rPr>
        <w:t>מזלזלים ב</w:t>
      </w:r>
      <w:r w:rsidRPr="00772350">
        <w:rPr>
          <w:rFonts w:hint="cs"/>
          <w:rtl/>
        </w:rPr>
        <w:t>לחם</w:t>
      </w:r>
      <w:r w:rsidR="0013784F" w:rsidRPr="00772350">
        <w:rPr>
          <w:rFonts w:hint="cs"/>
          <w:rtl/>
        </w:rPr>
        <w:t>,</w:t>
      </w:r>
      <w:r w:rsidRPr="00772350">
        <w:rPr>
          <w:rFonts w:hint="cs"/>
          <w:rtl/>
        </w:rPr>
        <w:t xml:space="preserve"> </w:t>
      </w:r>
      <w:r w:rsidR="00B06096" w:rsidRPr="00772350">
        <w:rPr>
          <w:rFonts w:hint="cs"/>
          <w:rtl/>
        </w:rPr>
        <w:t xml:space="preserve">הבין שיש שובע, </w:t>
      </w:r>
      <w:r w:rsidRPr="00772350">
        <w:rPr>
          <w:rFonts w:hint="cs"/>
          <w:rtl/>
        </w:rPr>
        <w:t>נתן עיניו ונהיה רעב</w:t>
      </w:r>
      <w:r w:rsidR="009E18A1" w:rsidRPr="00772350">
        <w:rPr>
          <w:rFonts w:hint="cs"/>
          <w:rtl/>
        </w:rPr>
        <w:t>,</w:t>
      </w:r>
      <w:r w:rsidRPr="00772350">
        <w:rPr>
          <w:rFonts w:hint="cs"/>
          <w:rtl/>
        </w:rPr>
        <w:t xml:space="preserve"> </w:t>
      </w:r>
    </w:p>
    <w:p w14:paraId="261F7F11" w14:textId="77777777" w:rsidR="00B8196E" w:rsidRPr="00B8196E" w:rsidRDefault="00B06096" w:rsidP="00772350">
      <w:pPr>
        <w:pStyle w:val="36"/>
        <w:framePr w:wrap="notBeside"/>
        <w:rPr>
          <w:rtl/>
        </w:rPr>
      </w:pPr>
      <w:r w:rsidRPr="00772350">
        <w:rPr>
          <w:rFonts w:hint="cs"/>
          <w:rtl/>
        </w:rPr>
        <w:t>אמר לשמשו</w:t>
      </w:r>
      <w:r w:rsidR="00B8196E" w:rsidRPr="00B8196E">
        <w:rPr>
          <w:rtl/>
        </w:rPr>
        <w:t>:</w:t>
      </w:r>
    </w:p>
    <w:p w14:paraId="74E5D827" w14:textId="17189BD9" w:rsidR="00D16104" w:rsidRPr="00392931" w:rsidRDefault="00B06096" w:rsidP="00957701">
      <w:pPr>
        <w:spacing w:after="60"/>
        <w:rPr>
          <w:rtl/>
        </w:rPr>
      </w:pPr>
      <w:r>
        <w:rPr>
          <w:rFonts w:hint="cs"/>
          <w:rtl/>
        </w:rPr>
        <w:t xml:space="preserve">שיוציאו סמוך </w:t>
      </w:r>
      <w:r w:rsidR="00D16104" w:rsidRPr="006F178A">
        <w:rPr>
          <w:rFonts w:hint="cs"/>
          <w:rtl/>
        </w:rPr>
        <w:t xml:space="preserve">לשוק וראה כנופיא </w:t>
      </w:r>
      <w:r>
        <w:rPr>
          <w:rFonts w:hint="cs"/>
          <w:rtl/>
        </w:rPr>
        <w:t xml:space="preserve">סביב </w:t>
      </w:r>
      <w:r w:rsidR="00D16104" w:rsidRPr="006F178A">
        <w:rPr>
          <w:rFonts w:hint="cs"/>
          <w:rtl/>
        </w:rPr>
        <w:t xml:space="preserve">תמרים הנמכרים </w:t>
      </w:r>
      <w:r w:rsidR="00A636F7">
        <w:rPr>
          <w:rFonts w:hint="cs"/>
          <w:rtl/>
        </w:rPr>
        <w:t>ו</w:t>
      </w:r>
      <w:r>
        <w:rPr>
          <w:rFonts w:hint="cs"/>
          <w:rtl/>
        </w:rPr>
        <w:t>הבין שרעב בעולם, שלף מנעל</w:t>
      </w:r>
      <w:r w:rsidR="00D16104" w:rsidRPr="006F178A">
        <w:rPr>
          <w:rFonts w:hint="cs"/>
          <w:rtl/>
        </w:rPr>
        <w:t xml:space="preserve"> אחד</w:t>
      </w:r>
      <w:r>
        <w:rPr>
          <w:rFonts w:hint="cs"/>
          <w:rtl/>
        </w:rPr>
        <w:t xml:space="preserve"> ובא מטר</w:t>
      </w:r>
      <w:r w:rsidR="009E18A1">
        <w:rPr>
          <w:rFonts w:hint="cs"/>
          <w:rtl/>
        </w:rPr>
        <w:t xml:space="preserve"> ו</w:t>
      </w:r>
      <w:r w:rsidR="00D16104" w:rsidRPr="00962229">
        <w:rPr>
          <w:rFonts w:hint="eastAsia"/>
          <w:rtl/>
        </w:rPr>
        <w:t>כשבא</w:t>
      </w:r>
      <w:r w:rsidR="00D16104" w:rsidRPr="00962229">
        <w:rPr>
          <w:rtl/>
        </w:rPr>
        <w:t xml:space="preserve"> </w:t>
      </w:r>
      <w:r w:rsidR="00D16104" w:rsidRPr="00962229">
        <w:rPr>
          <w:rFonts w:hint="eastAsia"/>
          <w:rtl/>
        </w:rPr>
        <w:t>לשלוף</w:t>
      </w:r>
      <w:r w:rsidR="00D16104" w:rsidRPr="00962229">
        <w:rPr>
          <w:rtl/>
        </w:rPr>
        <w:t xml:space="preserve"> </w:t>
      </w:r>
      <w:r w:rsidR="00D16104" w:rsidRPr="00962229">
        <w:rPr>
          <w:rFonts w:hint="eastAsia"/>
          <w:rtl/>
        </w:rPr>
        <w:t>הנעל</w:t>
      </w:r>
      <w:r w:rsidR="00D16104" w:rsidRPr="00962229">
        <w:rPr>
          <w:rtl/>
        </w:rPr>
        <w:t xml:space="preserve"> </w:t>
      </w:r>
      <w:r w:rsidR="00D16104" w:rsidRPr="00962229">
        <w:rPr>
          <w:rFonts w:hint="eastAsia"/>
          <w:rtl/>
        </w:rPr>
        <w:t>השניה</w:t>
      </w:r>
      <w:r w:rsidR="009E18A1">
        <w:rPr>
          <w:rFonts w:hint="cs"/>
          <w:rtl/>
        </w:rPr>
        <w:t>,</w:t>
      </w:r>
      <w:r w:rsidR="00D16104" w:rsidRPr="00962229">
        <w:rPr>
          <w:rtl/>
        </w:rPr>
        <w:t xml:space="preserve"> </w:t>
      </w:r>
      <w:r>
        <w:rPr>
          <w:rStyle w:val="afffff3"/>
          <w:rFonts w:hint="cs"/>
          <w:rtl/>
        </w:rPr>
        <w:t>בא</w:t>
      </w:r>
      <w:r w:rsidR="00D16104" w:rsidRPr="00962229">
        <w:rPr>
          <w:rStyle w:val="afffff3"/>
          <w:rtl/>
        </w:rPr>
        <w:t xml:space="preserve"> </w:t>
      </w:r>
      <w:r w:rsidR="00D16104" w:rsidRPr="00962229">
        <w:rPr>
          <w:rStyle w:val="afffff3"/>
          <w:rFonts w:hint="eastAsia"/>
          <w:rtl/>
        </w:rPr>
        <w:t>אליהו</w:t>
      </w:r>
      <w:r w:rsidR="00D16104" w:rsidRPr="00962229">
        <w:rPr>
          <w:rStyle w:val="afffff3"/>
          <w:rtl/>
        </w:rPr>
        <w:t xml:space="preserve"> </w:t>
      </w:r>
      <w:r w:rsidR="00D16104" w:rsidRPr="00962229">
        <w:rPr>
          <w:rStyle w:val="afffff3"/>
          <w:rFonts w:hint="eastAsia"/>
          <w:rtl/>
        </w:rPr>
        <w:t>וא</w:t>
      </w:r>
      <w:r w:rsidR="00D16104" w:rsidRPr="00962229">
        <w:rPr>
          <w:rStyle w:val="afffff3"/>
          <w:rtl/>
        </w:rPr>
        <w:t>"</w:t>
      </w:r>
      <w:r w:rsidR="00D16104" w:rsidRPr="00962229">
        <w:rPr>
          <w:rStyle w:val="afffff3"/>
          <w:rFonts w:hint="eastAsia"/>
          <w:rtl/>
        </w:rPr>
        <w:t>ל</w:t>
      </w:r>
      <w:r w:rsidR="00D16104" w:rsidRPr="00962229">
        <w:rPr>
          <w:rtl/>
        </w:rPr>
        <w:t xml:space="preserve"> אי </w:t>
      </w:r>
      <w:r w:rsidR="005B4441">
        <w:rPr>
          <w:rFonts w:hint="cs"/>
          <w:rtl/>
        </w:rPr>
        <w:t xml:space="preserve">תשלוף השניה, </w:t>
      </w:r>
      <w:r w:rsidR="008C701C">
        <w:rPr>
          <w:rFonts w:hint="cs"/>
          <w:rtl/>
        </w:rPr>
        <w:t xml:space="preserve">יחרב </w:t>
      </w:r>
      <w:r w:rsidR="009E18A1">
        <w:rPr>
          <w:rFonts w:hint="cs"/>
          <w:rtl/>
        </w:rPr>
        <w:t xml:space="preserve">העולם, </w:t>
      </w:r>
    </w:p>
    <w:p w14:paraId="0FC6049C" w14:textId="77777777" w:rsidR="00B8196E" w:rsidRPr="00B8196E" w:rsidRDefault="00D16104" w:rsidP="00957701">
      <w:pPr>
        <w:pStyle w:val="36"/>
        <w:framePr w:wrap="notBeside"/>
        <w:rPr>
          <w:rtl/>
        </w:rPr>
      </w:pPr>
      <w:r w:rsidRPr="00957701">
        <w:rPr>
          <w:rFonts w:hint="cs"/>
          <w:rtl/>
        </w:rPr>
        <w:t>ר</w:t>
      </w:r>
      <w:r w:rsidRPr="00957701">
        <w:rPr>
          <w:rtl/>
        </w:rPr>
        <w:t>"</w:t>
      </w:r>
      <w:r w:rsidR="00074B65" w:rsidRPr="00957701">
        <w:rPr>
          <w:rFonts w:hint="cs"/>
          <w:rtl/>
        </w:rPr>
        <w:t xml:space="preserve">מ בן </w:t>
      </w:r>
      <w:r w:rsidRPr="00957701">
        <w:rPr>
          <w:rFonts w:hint="cs"/>
          <w:rtl/>
        </w:rPr>
        <w:t>בת שמואל</w:t>
      </w:r>
      <w:r w:rsidR="00B8196E" w:rsidRPr="00B8196E">
        <w:rPr>
          <w:rtl/>
        </w:rPr>
        <w:t>:</w:t>
      </w:r>
    </w:p>
    <w:p w14:paraId="0810C4B8" w14:textId="05D321D8" w:rsidR="00957701" w:rsidRDefault="005B4441" w:rsidP="0045747B">
      <w:pPr>
        <w:rPr>
          <w:rFonts w:ascii="Fb Fontext" w:hAnsi="Fb Fontext"/>
          <w:rtl/>
        </w:rPr>
      </w:pPr>
      <w:r w:rsidRPr="00957701">
        <w:rPr>
          <w:rFonts w:hint="cs"/>
          <w:rtl/>
        </w:rPr>
        <w:t xml:space="preserve">ראה </w:t>
      </w:r>
      <w:r w:rsidR="00D16104" w:rsidRPr="00957701">
        <w:rPr>
          <w:rFonts w:hint="cs"/>
          <w:rtl/>
        </w:rPr>
        <w:t xml:space="preserve">מלאכים שממלאים </w:t>
      </w:r>
      <w:r w:rsidRPr="00957701">
        <w:rPr>
          <w:rFonts w:hint="cs"/>
          <w:rtl/>
        </w:rPr>
        <w:t>הספינה ב</w:t>
      </w:r>
      <w:r w:rsidR="00D16104" w:rsidRPr="00957701">
        <w:rPr>
          <w:rFonts w:hint="cs"/>
          <w:rtl/>
        </w:rPr>
        <w:t xml:space="preserve">חול </w:t>
      </w:r>
      <w:r w:rsidR="008C701C" w:rsidRPr="00957701">
        <w:rPr>
          <w:rFonts w:hint="cs"/>
          <w:rtl/>
        </w:rPr>
        <w:t>ומוכרים סולת</w:t>
      </w:r>
      <w:r w:rsidR="009E18A1" w:rsidRPr="00957701">
        <w:rPr>
          <w:rFonts w:hint="cs"/>
          <w:rtl/>
        </w:rPr>
        <w:t>,</w:t>
      </w:r>
      <w:r w:rsidR="00D16104" w:rsidRPr="006F178A">
        <w:rPr>
          <w:rFonts w:ascii="Fb Fontext" w:hAnsi="Fb Fontext" w:hint="cs"/>
          <w:rtl/>
        </w:rPr>
        <w:t xml:space="preserve"> </w:t>
      </w:r>
    </w:p>
    <w:p w14:paraId="2595C759" w14:textId="77777777" w:rsidR="00B8196E" w:rsidRPr="00B8196E" w:rsidRDefault="008C701C" w:rsidP="00957701">
      <w:pPr>
        <w:pStyle w:val="36"/>
        <w:framePr w:wrap="notBeside"/>
        <w:rPr>
          <w:rtl/>
        </w:rPr>
      </w:pPr>
      <w:r w:rsidRPr="00957701">
        <w:rPr>
          <w:rFonts w:hint="cs"/>
          <w:rtl/>
        </w:rPr>
        <w:t>א''ל</w:t>
      </w:r>
      <w:r w:rsidR="00B8196E" w:rsidRPr="00B8196E">
        <w:rPr>
          <w:rtl/>
        </w:rPr>
        <w:t>:</w:t>
      </w:r>
    </w:p>
    <w:p w14:paraId="74E5D828" w14:textId="430B5A58" w:rsidR="00D16104" w:rsidRPr="00074B65" w:rsidRDefault="00D16104" w:rsidP="00C73DED">
      <w:pPr>
        <w:spacing w:after="60"/>
        <w:rPr>
          <w:rStyle w:val="afffffc"/>
          <w:rtl/>
        </w:rPr>
      </w:pPr>
      <w:r w:rsidRPr="006F178A">
        <w:rPr>
          <w:rFonts w:ascii="Fb Fontext" w:hAnsi="Fb Fontext" w:hint="cs"/>
          <w:rtl/>
        </w:rPr>
        <w:lastRenderedPageBreak/>
        <w:t xml:space="preserve">לא לקנות מזה </w:t>
      </w:r>
      <w:r w:rsidR="008C701C">
        <w:rPr>
          <w:rFonts w:ascii="Fb Fontext" w:hAnsi="Fb Fontext" w:hint="cs"/>
          <w:rtl/>
        </w:rPr>
        <w:t>ש</w:t>
      </w:r>
      <w:r w:rsidRPr="006F178A">
        <w:rPr>
          <w:rFonts w:ascii="Fb Fontext" w:hAnsi="Fb Fontext" w:hint="cs"/>
          <w:rtl/>
        </w:rPr>
        <w:t>מעשה ניסים הוא</w:t>
      </w:r>
      <w:r w:rsidR="009E18A1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למחר</w:t>
      </w:r>
      <w:r w:rsidR="005B4441">
        <w:rPr>
          <w:rFonts w:ascii="Fb Fontext" w:hAnsi="Fb Fontext" w:hint="cs"/>
          <w:rtl/>
        </w:rPr>
        <w:t xml:space="preserve"> באו ספינות חיטים מפרזינא </w:t>
      </w:r>
      <w:r w:rsidR="005B4441" w:rsidRPr="00074B65">
        <w:rPr>
          <w:rStyle w:val="afffffc"/>
          <w:rFonts w:hint="cs"/>
          <w:rtl/>
        </w:rPr>
        <w:t>וה</w:t>
      </w:r>
      <w:r w:rsidRPr="00074B65">
        <w:rPr>
          <w:rStyle w:val="afffffc"/>
          <w:rFonts w:hint="cs"/>
          <w:rtl/>
        </w:rPr>
        <w:t>סתיים הרעב.</w:t>
      </w:r>
    </w:p>
    <w:p w14:paraId="54475A64" w14:textId="550DFFDD" w:rsidR="00B8196E" w:rsidRPr="00B8196E" w:rsidRDefault="008C701C" w:rsidP="00C73DED">
      <w:pPr>
        <w:pStyle w:val="36"/>
        <w:framePr w:wrap="notBeside"/>
        <w:rPr>
          <w:rtl/>
        </w:rPr>
      </w:pPr>
      <w:r w:rsidRPr="00C73DED">
        <w:rPr>
          <w:rFonts w:hint="cs"/>
          <w:rtl/>
        </w:rPr>
        <w:t xml:space="preserve">ט. </w:t>
      </w:r>
      <w:r w:rsidR="00D16104" w:rsidRPr="00C73DED">
        <w:rPr>
          <w:rtl/>
        </w:rPr>
        <w:t>רבא</w:t>
      </w:r>
      <w:r w:rsidR="00B8196E" w:rsidRPr="00B8196E">
        <w:rPr>
          <w:rtl/>
        </w:rPr>
        <w:t>:</w:t>
      </w:r>
    </w:p>
    <w:p w14:paraId="74E5D829" w14:textId="0858DDF3" w:rsidR="00D16104" w:rsidRPr="00C73DED" w:rsidRDefault="00C73DED" w:rsidP="00C73DED">
      <w:pPr>
        <w:pStyle w:val="afffffe"/>
        <w:spacing w:before="0"/>
        <w:rPr>
          <w:rtl/>
        </w:rPr>
      </w:pPr>
      <w:r>
        <w:rPr>
          <w:rFonts w:hint="cs"/>
          <w:rtl/>
        </w:rPr>
        <w:t>הזדמן להגרוניא ו</w:t>
      </w:r>
      <w:r w:rsidR="00D16104" w:rsidRPr="00C73DED">
        <w:rPr>
          <w:rtl/>
        </w:rPr>
        <w:t xml:space="preserve">גזר תענית ולא </w:t>
      </w:r>
      <w:r w:rsidR="00D16104" w:rsidRPr="00C73DED">
        <w:rPr>
          <w:rFonts w:hint="cs"/>
          <w:rtl/>
        </w:rPr>
        <w:t>בא</w:t>
      </w:r>
      <w:r w:rsidR="00D16104" w:rsidRPr="00C73DED">
        <w:rPr>
          <w:rtl/>
        </w:rPr>
        <w:t xml:space="preserve"> מטר.</w:t>
      </w:r>
      <w:r w:rsidR="005B4441" w:rsidRPr="00C73DED">
        <w:rPr>
          <w:rFonts w:hint="cs"/>
          <w:rtl/>
        </w:rPr>
        <w:t xml:space="preserve"> </w:t>
      </w:r>
      <w:r w:rsidR="00D16104" w:rsidRPr="00C73DED">
        <w:rPr>
          <w:rFonts w:hint="cs"/>
          <w:rtl/>
        </w:rPr>
        <w:t>ביקש</w:t>
      </w:r>
      <w:r w:rsidR="008C701C" w:rsidRPr="00C73DED">
        <w:rPr>
          <w:rFonts w:hint="cs"/>
          <w:rtl/>
        </w:rPr>
        <w:t>ם</w:t>
      </w:r>
      <w:r w:rsidR="005B4441" w:rsidRPr="00C73DED">
        <w:rPr>
          <w:rFonts w:hint="cs"/>
          <w:rtl/>
        </w:rPr>
        <w:t xml:space="preserve"> ללון בתעניתם,</w:t>
      </w:r>
      <w:r w:rsidR="00D16104" w:rsidRPr="00C73DED">
        <w:rPr>
          <w:rFonts w:hint="cs"/>
          <w:rtl/>
        </w:rPr>
        <w:t xml:space="preserve"> </w:t>
      </w:r>
      <w:r w:rsidR="005B4441" w:rsidRPr="00C73DED">
        <w:rPr>
          <w:rFonts w:hint="cs"/>
          <w:rtl/>
        </w:rPr>
        <w:t xml:space="preserve">למחרת </w:t>
      </w:r>
      <w:r w:rsidR="00D16104" w:rsidRPr="00C73DED">
        <w:rPr>
          <w:rFonts w:hint="cs"/>
          <w:rtl/>
        </w:rPr>
        <w:t>שאלם אם ראו לחלום</w:t>
      </w:r>
      <w:r w:rsidR="009E18A1" w:rsidRPr="00C73DED">
        <w:rPr>
          <w:rFonts w:hint="cs"/>
          <w:rtl/>
        </w:rPr>
        <w:t>,</w:t>
      </w:r>
      <w:r w:rsidR="00D16104" w:rsidRPr="00C73DED">
        <w:rPr>
          <w:rFonts w:hint="cs"/>
          <w:rtl/>
        </w:rPr>
        <w:t xml:space="preserve"> </w:t>
      </w:r>
    </w:p>
    <w:p w14:paraId="33EC0962" w14:textId="77777777" w:rsidR="00B8196E" w:rsidRPr="00B8196E" w:rsidRDefault="00D16104" w:rsidP="00C73DED">
      <w:pPr>
        <w:pStyle w:val="36"/>
        <w:framePr w:wrap="notBeside"/>
        <w:rPr>
          <w:rtl/>
        </w:rPr>
      </w:pPr>
      <w:r w:rsidRPr="00C73DED">
        <w:rPr>
          <w:rFonts w:hint="cs"/>
          <w:rtl/>
        </w:rPr>
        <w:t>וא</w:t>
      </w:r>
      <w:r w:rsidRPr="00C73DED">
        <w:rPr>
          <w:rtl/>
        </w:rPr>
        <w:t>"</w:t>
      </w:r>
      <w:r w:rsidRPr="00C73DED">
        <w:rPr>
          <w:rFonts w:hint="cs"/>
          <w:rtl/>
        </w:rPr>
        <w:t>ל ר</w:t>
      </w:r>
      <w:r w:rsidRPr="00C73DED">
        <w:rPr>
          <w:rtl/>
        </w:rPr>
        <w:t>"</w:t>
      </w:r>
      <w:r w:rsidRPr="00C73DED">
        <w:rPr>
          <w:rFonts w:hint="cs"/>
          <w:rtl/>
        </w:rPr>
        <w:t>א מהגרוניא</w:t>
      </w:r>
      <w:r w:rsidR="00B8196E" w:rsidRPr="00B8196E">
        <w:rPr>
          <w:rtl/>
        </w:rPr>
        <w:t>:</w:t>
      </w:r>
    </w:p>
    <w:p w14:paraId="74E5D82A" w14:textId="60BC53E9" w:rsidR="00D16104" w:rsidRPr="00757D20" w:rsidRDefault="005B4441" w:rsidP="00CC3987">
      <w:pPr>
        <w:spacing w:after="60"/>
        <w:rPr>
          <w:rtl/>
        </w:rPr>
      </w:pPr>
      <w:r>
        <w:rPr>
          <w:rFonts w:hint="cs"/>
          <w:rtl/>
        </w:rPr>
        <w:t>קראתי בחלומי:</w:t>
      </w:r>
      <w:r w:rsidR="00D16104" w:rsidRPr="00757D20">
        <w:rPr>
          <w:rFonts w:hint="cs"/>
          <w:rtl/>
        </w:rPr>
        <w:t xml:space="preserve"> שלום טוב </w:t>
      </w:r>
      <w:r w:rsidR="00D16104" w:rsidRPr="00FF6171">
        <w:rPr>
          <w:rStyle w:val="afffff3"/>
          <w:rFonts w:hint="cs"/>
          <w:rtl/>
        </w:rPr>
        <w:t>לרב</w:t>
      </w:r>
      <w:r w:rsidR="00D16104" w:rsidRPr="00757D20">
        <w:rPr>
          <w:rFonts w:hint="cs"/>
          <w:rtl/>
        </w:rPr>
        <w:t xml:space="preserve"> טוב מריבון טוב שמטובו מטיב לעמו</w:t>
      </w:r>
      <w:r w:rsidR="00D16104">
        <w:rPr>
          <w:rFonts w:hint="cs"/>
          <w:rtl/>
        </w:rPr>
        <w:t>,</w:t>
      </w:r>
      <w:r w:rsidR="00D16104" w:rsidRPr="00757D20">
        <w:rPr>
          <w:rFonts w:hint="cs"/>
          <w:rtl/>
        </w:rPr>
        <w:t xml:space="preserve"> הבין שזה עת רצון וביקש רחמים ו</w:t>
      </w:r>
      <w:r w:rsidR="00D16104">
        <w:rPr>
          <w:rFonts w:hint="cs"/>
          <w:rtl/>
        </w:rPr>
        <w:t>בא מטר</w:t>
      </w:r>
    </w:p>
    <w:p w14:paraId="11DE2AA1" w14:textId="29D30D2D" w:rsidR="00B8196E" w:rsidRPr="00B8196E" w:rsidRDefault="008C701C" w:rsidP="00CC3987">
      <w:pPr>
        <w:pStyle w:val="36"/>
        <w:framePr w:wrap="notBeside"/>
        <w:rPr>
          <w:rtl/>
        </w:rPr>
      </w:pPr>
      <w:r w:rsidRPr="00CC3987">
        <w:rPr>
          <w:rFonts w:hint="cs"/>
          <w:rtl/>
        </w:rPr>
        <w:t>י</w:t>
      </w:r>
      <w:r w:rsidR="00B8196E" w:rsidRPr="00B8196E">
        <w:rPr>
          <w:rFonts w:hint="cs"/>
          <w:rtl/>
        </w:rPr>
        <w:t>.</w:t>
      </w:r>
    </w:p>
    <w:p w14:paraId="74E5D82B" w14:textId="34E6B5EE" w:rsidR="003561C8" w:rsidRDefault="00CC3987" w:rsidP="00F8156E">
      <w:pPr>
        <w:rPr>
          <w:rStyle w:val="afffff3"/>
          <w:rtl/>
        </w:rPr>
      </w:pPr>
      <w:r w:rsidRPr="00CC3987">
        <w:rPr>
          <w:rFonts w:hint="cs"/>
          <w:rtl/>
        </w:rPr>
        <w:t>מ</w:t>
      </w:r>
      <w:r w:rsidR="009E18A1" w:rsidRPr="00CC3987">
        <w:rPr>
          <w:rFonts w:hint="cs"/>
          <w:rtl/>
        </w:rPr>
        <w:t>עשה</w:t>
      </w:r>
      <w:r w:rsidR="00D16104" w:rsidRPr="00CC3987">
        <w:rPr>
          <w:rFonts w:hint="cs"/>
          <w:rtl/>
        </w:rPr>
        <w:t xml:space="preserve"> </w:t>
      </w:r>
      <w:r w:rsidR="009E18A1" w:rsidRPr="00CC3987">
        <w:rPr>
          <w:rFonts w:hint="cs"/>
          <w:rtl/>
        </w:rPr>
        <w:t>ב</w:t>
      </w:r>
      <w:r w:rsidR="00D16104" w:rsidRPr="00CC3987">
        <w:rPr>
          <w:rFonts w:hint="cs"/>
          <w:rtl/>
        </w:rPr>
        <w:t>אדם</w:t>
      </w:r>
      <w:r w:rsidR="008C701C" w:rsidRPr="00CC3987">
        <w:rPr>
          <w:rFonts w:hint="cs"/>
          <w:rtl/>
        </w:rPr>
        <w:t xml:space="preserve"> </w:t>
      </w:r>
      <w:r w:rsidR="005B4441" w:rsidRPr="00CC3987">
        <w:rPr>
          <w:rFonts w:hint="cs"/>
          <w:rtl/>
        </w:rPr>
        <w:t>שרבא הלקוהו על ש</w:t>
      </w:r>
      <w:r w:rsidR="00D16104" w:rsidRPr="00CC3987">
        <w:rPr>
          <w:rtl/>
        </w:rPr>
        <w:t>בעל נכרית, ומת.</w:t>
      </w:r>
      <w:r w:rsidR="009E18A1" w:rsidRPr="00CC3987">
        <w:rPr>
          <w:rFonts w:hint="cs"/>
          <w:rtl/>
        </w:rPr>
        <w:t xml:space="preserve"> </w:t>
      </w:r>
      <w:r w:rsidR="00D16104" w:rsidRPr="00CC3987">
        <w:rPr>
          <w:rFonts w:hint="cs"/>
          <w:rtl/>
        </w:rPr>
        <w:t xml:space="preserve">כשנשמע </w:t>
      </w:r>
      <w:r w:rsidR="00D16104" w:rsidRPr="006F178A">
        <w:rPr>
          <w:rFonts w:hint="cs"/>
          <w:rtl/>
        </w:rPr>
        <w:t>הדבר אצל המלך רצה לצער את רבא</w:t>
      </w:r>
      <w:r w:rsidR="00D16104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</w:t>
      </w:r>
    </w:p>
    <w:p w14:paraId="75215E32" w14:textId="45408A99" w:rsidR="00B8196E" w:rsidRPr="00B8196E" w:rsidRDefault="00D16104" w:rsidP="00CC3987">
      <w:pPr>
        <w:pStyle w:val="36"/>
        <w:framePr w:wrap="notBeside"/>
        <w:rPr>
          <w:rtl/>
        </w:rPr>
      </w:pPr>
      <w:r w:rsidRPr="00CC3987">
        <w:rPr>
          <w:rFonts w:hint="cs"/>
          <w:rtl/>
        </w:rPr>
        <w:t>א</w:t>
      </w:r>
      <w:r w:rsidRPr="00CC3987">
        <w:rPr>
          <w:rtl/>
        </w:rPr>
        <w:t>"</w:t>
      </w:r>
      <w:r w:rsidRPr="00CC3987">
        <w:rPr>
          <w:rFonts w:hint="cs"/>
          <w:rtl/>
        </w:rPr>
        <w:t xml:space="preserve">ל </w:t>
      </w:r>
      <w:r w:rsidRPr="00CC3987">
        <w:rPr>
          <w:rtl/>
        </w:rPr>
        <w:t>איפרא הורמיז</w:t>
      </w:r>
      <w:r w:rsidR="00B8196E" w:rsidRPr="00B8196E">
        <w:rPr>
          <w:rtl/>
        </w:rPr>
        <w:t>:</w:t>
      </w:r>
    </w:p>
    <w:p w14:paraId="74E5D82C" w14:textId="7A0035EA" w:rsidR="00D16104" w:rsidRDefault="00CC3987" w:rsidP="00F8156E">
      <w:pPr>
        <w:rPr>
          <w:rStyle w:val="afffff3"/>
          <w:rtl/>
        </w:rPr>
      </w:pPr>
      <w:r>
        <w:rPr>
          <w:rStyle w:val="afffff3"/>
          <w:rFonts w:hint="cs"/>
          <w:rtl/>
        </w:rPr>
        <w:t>א</w:t>
      </w:r>
      <w:r w:rsidR="00D16104" w:rsidRPr="00DD3E6E">
        <w:rPr>
          <w:rStyle w:val="afffff3"/>
          <w:rFonts w:hint="cs"/>
          <w:rtl/>
        </w:rPr>
        <w:t xml:space="preserve">מו </w:t>
      </w:r>
      <w:r w:rsidR="005B4441">
        <w:rPr>
          <w:rStyle w:val="afffff3"/>
          <w:rFonts w:hint="cs"/>
          <w:rtl/>
        </w:rPr>
        <w:t>דשבור</w:t>
      </w:r>
      <w:r w:rsidR="00D16104" w:rsidRPr="006F178A">
        <w:rPr>
          <w:rFonts w:hint="cs"/>
          <w:rtl/>
        </w:rPr>
        <w:t xml:space="preserve"> לא </w:t>
      </w:r>
      <w:r w:rsidR="005B4441">
        <w:rPr>
          <w:rFonts w:hint="cs"/>
          <w:rtl/>
        </w:rPr>
        <w:t xml:space="preserve">יהיה </w:t>
      </w:r>
      <w:r w:rsidR="00D16104" w:rsidRPr="006F178A">
        <w:rPr>
          <w:rFonts w:hint="cs"/>
          <w:rtl/>
        </w:rPr>
        <w:t>לך עסק עם היהודים</w:t>
      </w:r>
      <w:r w:rsidR="003561C8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שכל מה ש</w:t>
      </w:r>
      <w:r w:rsidR="005B4441">
        <w:rPr>
          <w:rFonts w:hint="cs"/>
          <w:rtl/>
        </w:rPr>
        <w:t xml:space="preserve">מבקשים </w:t>
      </w:r>
      <w:r w:rsidR="00D16104" w:rsidRPr="003274E8">
        <w:rPr>
          <w:rFonts w:hint="cs"/>
          <w:rtl/>
        </w:rPr>
        <w:t xml:space="preserve">ניתן להם </w:t>
      </w:r>
      <w:r w:rsidR="00F8156E" w:rsidRPr="003274E8">
        <w:rPr>
          <w:rFonts w:hint="cs"/>
          <w:rtl/>
        </w:rPr>
        <w:t xml:space="preserve">כמו </w:t>
      </w:r>
      <w:r w:rsidR="005B4441" w:rsidRPr="003274E8">
        <w:rPr>
          <w:rFonts w:hint="cs"/>
          <w:rtl/>
        </w:rPr>
        <w:t xml:space="preserve">כשמבקשים </w:t>
      </w:r>
      <w:r w:rsidR="00D16104" w:rsidRPr="003274E8">
        <w:rPr>
          <w:rFonts w:hint="cs"/>
          <w:rtl/>
        </w:rPr>
        <w:t>גשם</w:t>
      </w:r>
      <w:r w:rsidR="005B4441">
        <w:rPr>
          <w:rFonts w:hint="cs"/>
          <w:rtl/>
        </w:rPr>
        <w:t>.</w:t>
      </w:r>
      <w:r w:rsidR="00D16104" w:rsidRPr="006F178A">
        <w:rPr>
          <w:rFonts w:hint="cs"/>
          <w:rtl/>
        </w:rPr>
        <w:t xml:space="preserve"> </w:t>
      </w:r>
    </w:p>
    <w:p w14:paraId="30757BEB" w14:textId="77777777" w:rsidR="00B8196E" w:rsidRPr="00B8196E" w:rsidRDefault="00D16104" w:rsidP="00CC3987">
      <w:pPr>
        <w:pStyle w:val="36"/>
        <w:framePr w:wrap="notBeside"/>
        <w:rPr>
          <w:rtl/>
        </w:rPr>
      </w:pPr>
      <w:r w:rsidRPr="00CC3987">
        <w:rPr>
          <w:rFonts w:hint="cs"/>
          <w:rtl/>
        </w:rPr>
        <w:t>א</w:t>
      </w:r>
      <w:r w:rsidRPr="00CC3987">
        <w:rPr>
          <w:rtl/>
        </w:rPr>
        <w:t>"</w:t>
      </w:r>
      <w:r w:rsidRPr="00CC3987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82D" w14:textId="708B70DB" w:rsidR="00D16104" w:rsidRDefault="00D16104" w:rsidP="00F8156E">
      <w:pPr>
        <w:rPr>
          <w:rStyle w:val="afffff3"/>
          <w:rtl/>
        </w:rPr>
      </w:pPr>
      <w:r w:rsidRPr="006F178A">
        <w:rPr>
          <w:rFonts w:hint="cs"/>
          <w:rtl/>
        </w:rPr>
        <w:t>יבקשו עתה בימי תמוז</w:t>
      </w:r>
      <w:r w:rsidR="00F8156E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F8156E">
        <w:rPr>
          <w:rStyle w:val="afffff3"/>
          <w:rFonts w:hint="cs"/>
          <w:rtl/>
        </w:rPr>
        <w:t>וביקשה מרבא</w:t>
      </w:r>
      <w:r w:rsidR="00F8156E">
        <w:rPr>
          <w:rStyle w:val="afffff3"/>
          <w:rFonts w:hint="cs"/>
          <w:rtl/>
        </w:rPr>
        <w:t>,</w:t>
      </w:r>
      <w:r w:rsidRPr="00F8156E">
        <w:rPr>
          <w:rStyle w:val="afffff3"/>
          <w:rFonts w:hint="cs"/>
          <w:rtl/>
        </w:rPr>
        <w:t xml:space="preserve"> </w:t>
      </w:r>
      <w:r w:rsidRPr="006F178A">
        <w:rPr>
          <w:rFonts w:hint="cs"/>
          <w:rtl/>
        </w:rPr>
        <w:t>ביקש</w:t>
      </w:r>
      <w:r w:rsidR="00F8156E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ולא נענה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57A36551" w14:textId="07D1293C" w:rsidR="00B8196E" w:rsidRPr="00B8196E" w:rsidRDefault="00D16104" w:rsidP="00760AD4">
      <w:pPr>
        <w:pStyle w:val="36"/>
        <w:framePr w:wrap="notBeside"/>
        <w:rPr>
          <w:rtl/>
        </w:rPr>
      </w:pPr>
      <w:r w:rsidRPr="00760AD4">
        <w:rPr>
          <w:rtl/>
        </w:rPr>
        <w:t>אמר לפניו</w:t>
      </w:r>
      <w:r w:rsidR="00B8196E" w:rsidRPr="00B8196E">
        <w:rPr>
          <w:rtl/>
        </w:rPr>
        <w:t>:</w:t>
      </w:r>
    </w:p>
    <w:p w14:paraId="74E5D82E" w14:textId="1A98167C" w:rsidR="00D16104" w:rsidRPr="006F178A" w:rsidRDefault="00D16104" w:rsidP="00760AD4">
      <w:pPr>
        <w:spacing w:after="60"/>
      </w:pPr>
      <w:r>
        <w:rPr>
          <w:rStyle w:val="afffff3"/>
          <w:rtl/>
          <w:rPrChange w:id="9037" w:author="מנוע אמוראים" w:date="2026-10-05T16:42:12Z">
            <w:rPr>
              <w:rtl/>
            </w:rPr>
          </w:rPrChange>
        </w:rPr>
        <w:t xml:space="preserve">רבש"ע</w:t>
      </w:r>
      <w:r>
        <w:rPr>
          <w:rtl/>
        </w:rPr>
        <w:t xml:space="preserve">! </w:t>
      </w:r>
      <w:r w:rsidRPr="00F8156E">
        <w:rPr>
          <w:rStyle w:val="af4"/>
          <w:rtl/>
        </w:rPr>
        <w:t>פעל פעלת בימיהם בימי קדם</w:t>
      </w:r>
      <w:r w:rsidRPr="003561C8">
        <w:rPr>
          <w:rtl/>
        </w:rPr>
        <w:t>, ואנו בעינינו לא ראינו</w:t>
      </w:r>
      <w:r w:rsidRPr="006F178A">
        <w:rPr>
          <w:rtl/>
        </w:rPr>
        <w:t xml:space="preserve"> </w:t>
      </w:r>
      <w:r>
        <w:rPr>
          <w:rtl/>
        </w:rPr>
        <w:t xml:space="preserve">בא </w:t>
      </w:r>
      <w:r w:rsidRPr="00760AD4">
        <w:rPr>
          <w:rtl/>
        </w:rPr>
        <w:t xml:space="preserve">מטר עד </w:t>
      </w:r>
      <w:r w:rsidRPr="00760AD4">
        <w:rPr>
          <w:rFonts w:hint="cs"/>
          <w:rtl/>
        </w:rPr>
        <w:t>שנשפכו</w:t>
      </w:r>
      <w:r w:rsidR="008C701C" w:rsidRPr="00760AD4">
        <w:rPr>
          <w:rtl/>
        </w:rPr>
        <w:t xml:space="preserve"> מרזבי </w:t>
      </w:r>
      <w:r w:rsidRPr="00760AD4">
        <w:rPr>
          <w:rtl/>
        </w:rPr>
        <w:t xml:space="preserve">צפורי </w:t>
      </w:r>
      <w:r w:rsidR="008C701C" w:rsidRPr="00760AD4">
        <w:rPr>
          <w:rFonts w:hint="cs"/>
          <w:rtl/>
        </w:rPr>
        <w:t>ל</w:t>
      </w:r>
      <w:r w:rsidR="005B4441" w:rsidRPr="00760AD4">
        <w:rPr>
          <w:rFonts w:hint="cs"/>
          <w:rtl/>
        </w:rPr>
        <w:t>חידקל</w:t>
      </w:r>
      <w:r w:rsidRPr="00760AD4">
        <w:rPr>
          <w:rtl/>
        </w:rPr>
        <w:t>.</w:t>
      </w:r>
      <w:r w:rsidR="003561C8" w:rsidRPr="00760AD4">
        <w:rPr>
          <w:rFonts w:hint="cs"/>
          <w:rtl/>
        </w:rPr>
        <w:t xml:space="preserve"> </w:t>
      </w:r>
      <w:r w:rsidR="008C701C" w:rsidRPr="00760AD4">
        <w:rPr>
          <w:rFonts w:hint="cs"/>
          <w:rtl/>
        </w:rPr>
        <w:t xml:space="preserve">הזהירו </w:t>
      </w:r>
      <w:r w:rsidRPr="00760AD4">
        <w:rPr>
          <w:rFonts w:hint="cs"/>
          <w:rtl/>
        </w:rPr>
        <w:t xml:space="preserve">אביו בחלום </w:t>
      </w:r>
      <w:r w:rsidRPr="006F178A">
        <w:rPr>
          <w:rFonts w:ascii="Fb Fontext" w:hAnsi="Fb Fontext" w:hint="cs"/>
          <w:sz w:val="20"/>
          <w:rtl/>
        </w:rPr>
        <w:t>שישנה מקום שינתו</w:t>
      </w:r>
      <w:r w:rsidR="009E18A1">
        <w:rPr>
          <w:rFonts w:ascii="Fb Fontext" w:hAnsi="Fb Fontext" w:hint="cs"/>
          <w:sz w:val="20"/>
          <w:rtl/>
        </w:rPr>
        <w:t>, למחר ראה שחתכ</w:t>
      </w:r>
      <w:r w:rsidR="008C701C">
        <w:rPr>
          <w:rFonts w:ascii="Fb Fontext" w:hAnsi="Fb Fontext" w:hint="cs"/>
          <w:sz w:val="20"/>
          <w:rtl/>
        </w:rPr>
        <w:t>ו שדים מיטתו</w:t>
      </w:r>
      <w:r w:rsidR="009E18A1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</w:p>
    <w:p w14:paraId="25FA90D5" w14:textId="77777777" w:rsidR="00B8196E" w:rsidRPr="00B8196E" w:rsidRDefault="008C701C" w:rsidP="00760AD4">
      <w:pPr>
        <w:pStyle w:val="36"/>
        <w:framePr w:wrap="notBeside"/>
        <w:rPr>
          <w:rtl/>
        </w:rPr>
      </w:pPr>
      <w:r w:rsidRPr="00760AD4">
        <w:rPr>
          <w:rFonts w:hint="cs"/>
          <w:rtl/>
        </w:rPr>
        <w:t xml:space="preserve">יא. </w:t>
      </w:r>
      <w:r w:rsidR="00D16104" w:rsidRPr="00760AD4">
        <w:rPr>
          <w:rFonts w:hint="cs"/>
          <w:rtl/>
        </w:rPr>
        <w:t>ר</w:t>
      </w:r>
      <w:r w:rsidR="00D16104" w:rsidRPr="00760AD4">
        <w:rPr>
          <w:rtl/>
        </w:rPr>
        <w:t>"</w:t>
      </w:r>
      <w:r w:rsidR="00D16104" w:rsidRPr="00760AD4">
        <w:rPr>
          <w:rFonts w:hint="cs"/>
          <w:rtl/>
        </w:rPr>
        <w:t>פ</w:t>
      </w:r>
      <w:r w:rsidR="00B8196E" w:rsidRPr="00B8196E">
        <w:rPr>
          <w:rtl/>
        </w:rPr>
        <w:t>:</w:t>
      </w:r>
    </w:p>
    <w:p w14:paraId="74E5D82F" w14:textId="4F6D0F8E" w:rsidR="00D16104" w:rsidRDefault="00D16104" w:rsidP="00760AD4">
      <w:pPr>
        <w:pStyle w:val="afffffe"/>
        <w:spacing w:before="0"/>
        <w:rPr>
          <w:rtl/>
        </w:rPr>
      </w:pPr>
      <w:r w:rsidRPr="006F178A">
        <w:rPr>
          <w:rFonts w:hint="cs"/>
          <w:rtl/>
        </w:rPr>
        <w:t>גזר תענית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חלש ליבו טעם מעט וביקש ולא נענה, </w:t>
      </w:r>
    </w:p>
    <w:p w14:paraId="3196F4FA" w14:textId="77777777" w:rsidR="00B8196E" w:rsidRPr="00B8196E" w:rsidRDefault="00D16104" w:rsidP="00760AD4">
      <w:pPr>
        <w:pStyle w:val="36"/>
        <w:framePr w:wrap="notBeside"/>
        <w:rPr>
          <w:rtl/>
        </w:rPr>
      </w:pPr>
      <w:r w:rsidRPr="00760AD4">
        <w:rPr>
          <w:rFonts w:hint="cs"/>
          <w:rtl/>
        </w:rPr>
        <w:t>גיחך עליו</w:t>
      </w:r>
      <w:r w:rsidR="00B8196E" w:rsidRPr="00B8196E">
        <w:rPr>
          <w:rtl/>
        </w:rPr>
        <w:t>:</w:t>
      </w:r>
    </w:p>
    <w:p w14:paraId="74E5D830" w14:textId="2B8F3FFF" w:rsidR="004444A3" w:rsidRPr="00D25139" w:rsidRDefault="00D16104" w:rsidP="0045747B">
      <w:pPr>
        <w:rPr>
          <w:rFonts w:ascii="Fb Fontext" w:hAnsi="Fb Fontext"/>
          <w:spacing w:val="-4"/>
          <w:rtl/>
        </w:rPr>
      </w:pPr>
      <w:r w:rsidRPr="00D25139">
        <w:rPr>
          <w:rStyle w:val="afffff3"/>
          <w:rFonts w:hint="cs"/>
          <w:spacing w:val="-4"/>
          <w:rtl/>
        </w:rPr>
        <w:t>ר</w:t>
      </w:r>
      <w:r w:rsidRPr="00D25139">
        <w:rPr>
          <w:rStyle w:val="afffff3"/>
          <w:spacing w:val="-4"/>
          <w:rtl/>
        </w:rPr>
        <w:t>"</w:t>
      </w:r>
      <w:r w:rsidRPr="00D25139">
        <w:rPr>
          <w:rStyle w:val="afffff3"/>
          <w:rFonts w:hint="cs"/>
          <w:spacing w:val="-4"/>
          <w:rtl/>
        </w:rPr>
        <w:t>נ ב</w:t>
      </w:r>
      <w:r w:rsidRPr="00D25139">
        <w:rPr>
          <w:rStyle w:val="afffff3"/>
          <w:spacing w:val="-4"/>
          <w:rtl/>
        </w:rPr>
        <w:t>"</w:t>
      </w:r>
      <w:r w:rsidRPr="00D25139">
        <w:rPr>
          <w:rStyle w:val="afffff3"/>
          <w:rFonts w:hint="cs"/>
          <w:spacing w:val="-4"/>
          <w:rtl/>
        </w:rPr>
        <w:t xml:space="preserve">א </w:t>
      </w:r>
      <w:r w:rsidR="008C701C" w:rsidRPr="00760AD4">
        <w:rPr>
          <w:rFonts w:hint="cs"/>
          <w:rtl/>
        </w:rPr>
        <w:t>אולי יטעם עוד</w:t>
      </w:r>
      <w:r w:rsidRPr="00760AD4">
        <w:rPr>
          <w:rFonts w:hint="cs"/>
          <w:rtl/>
        </w:rPr>
        <w:t>, נתבייש</w:t>
      </w:r>
      <w:r w:rsidRPr="00D25139">
        <w:rPr>
          <w:rFonts w:ascii="Fb Fontext" w:hAnsi="Fb Fontext" w:hint="cs"/>
          <w:spacing w:val="-4"/>
          <w:rtl/>
        </w:rPr>
        <w:t xml:space="preserve"> </w:t>
      </w:r>
      <w:r w:rsidRPr="00D25139">
        <w:rPr>
          <w:rStyle w:val="afffff3"/>
          <w:rFonts w:hint="cs"/>
          <w:spacing w:val="-4"/>
          <w:rtl/>
        </w:rPr>
        <w:t>ר</w:t>
      </w:r>
      <w:r w:rsidRPr="00D25139">
        <w:rPr>
          <w:rStyle w:val="afffff3"/>
          <w:spacing w:val="-4"/>
          <w:rtl/>
        </w:rPr>
        <w:t>"</w:t>
      </w:r>
      <w:r w:rsidR="008C701C" w:rsidRPr="00D25139">
        <w:rPr>
          <w:rStyle w:val="afffff3"/>
          <w:rFonts w:hint="cs"/>
          <w:spacing w:val="-4"/>
          <w:rtl/>
        </w:rPr>
        <w:t>פ</w:t>
      </w:r>
      <w:r w:rsidRPr="00D25139">
        <w:rPr>
          <w:rStyle w:val="afffff3"/>
          <w:rFonts w:hint="cs"/>
          <w:spacing w:val="-4"/>
          <w:rtl/>
        </w:rPr>
        <w:t xml:space="preserve"> </w:t>
      </w:r>
      <w:r w:rsidRPr="00760AD4">
        <w:rPr>
          <w:rFonts w:hint="cs"/>
          <w:rtl/>
        </w:rPr>
        <w:t>חלשה דעתו וירד מטר</w:t>
      </w:r>
    </w:p>
    <w:p w14:paraId="74E5D831" w14:textId="2F885A0A" w:rsidR="00EA1BFB" w:rsidRPr="006F178A" w:rsidRDefault="00913543" w:rsidP="002B3F69">
      <w:pPr>
        <w:pStyle w:val="afffff8"/>
        <w:rPr>
          <w:rtl/>
        </w:rPr>
      </w:pPr>
      <w:r>
        <w:rPr>
          <w:rFonts w:hint="cs"/>
          <w:rtl/>
        </w:rPr>
        <w:t>ז' מעשי ניסים ב</w:t>
      </w:r>
      <w:r w:rsidR="00EA1BFB">
        <w:rPr>
          <w:rFonts w:hint="cs"/>
          <w:rtl/>
        </w:rPr>
        <w:t>רבי חנינא בן דוסא</w:t>
      </w:r>
    </w:p>
    <w:p w14:paraId="7957FEAD" w14:textId="77777777" w:rsidR="00B8196E" w:rsidRPr="00B8196E" w:rsidRDefault="003561C8" w:rsidP="00760AD4">
      <w:pPr>
        <w:pStyle w:val="36"/>
        <w:framePr w:wrap="notBeside"/>
        <w:rPr>
          <w:rtl/>
        </w:rPr>
      </w:pPr>
      <w:r w:rsidRPr="00760AD4">
        <w:rPr>
          <w:rFonts w:hint="cs"/>
          <w:rtl/>
        </w:rPr>
        <w:t>א.</w:t>
      </w:r>
      <w:r w:rsidR="009E18A1" w:rsidRPr="00760AD4">
        <w:rPr>
          <w:rtl/>
        </w:rPr>
        <w:t xml:space="preserve"> </w:t>
      </w:r>
      <w:r w:rsidR="00D16104" w:rsidRPr="00760AD4">
        <w:rPr>
          <w:rtl/>
        </w:rPr>
        <w:t>ר</w:t>
      </w:r>
      <w:r w:rsidR="00D16104" w:rsidRPr="00760AD4">
        <w:rPr>
          <w:rFonts w:hint="cs"/>
          <w:rtl/>
        </w:rPr>
        <w:t>חב</w:t>
      </w:r>
      <w:r w:rsidR="00D16104" w:rsidRPr="00760AD4">
        <w:rPr>
          <w:rtl/>
        </w:rPr>
        <w:t>"</w:t>
      </w:r>
      <w:r w:rsidR="00D16104" w:rsidRPr="00760AD4">
        <w:rPr>
          <w:rFonts w:hint="cs"/>
          <w:rtl/>
        </w:rPr>
        <w:t>ד</w:t>
      </w:r>
      <w:r w:rsidR="00B8196E" w:rsidRPr="00B8196E">
        <w:rPr>
          <w:rtl/>
        </w:rPr>
        <w:t>:</w:t>
      </w:r>
    </w:p>
    <w:p w14:paraId="1B24C152" w14:textId="789AC525" w:rsidR="00E80ECE" w:rsidRPr="00E80ECE" w:rsidRDefault="005B4441" w:rsidP="00E80ECE">
      <w:pPr>
        <w:rPr>
          <w:spacing w:val="-4"/>
          <w:rtl/>
        </w:rPr>
      </w:pPr>
      <w:r w:rsidRPr="00E80ECE">
        <w:rPr>
          <w:rFonts w:hint="cs"/>
          <w:spacing w:val="-4"/>
          <w:rtl/>
        </w:rPr>
        <w:t>מה</w:t>
      </w:r>
      <w:r w:rsidR="00D16104" w:rsidRPr="00E80ECE">
        <w:rPr>
          <w:rFonts w:hint="cs"/>
          <w:spacing w:val="-4"/>
          <w:rtl/>
        </w:rPr>
        <w:t>לך בדרך וירד מטר</w:t>
      </w:r>
      <w:r w:rsidR="00D16104" w:rsidRPr="00E80ECE">
        <w:rPr>
          <w:spacing w:val="-4"/>
          <w:rtl/>
        </w:rPr>
        <w:t>.</w:t>
      </w:r>
      <w:r w:rsidR="00E80ECE" w:rsidRPr="00E80ECE">
        <w:rPr>
          <w:rFonts w:hint="cs"/>
          <w:spacing w:val="-4"/>
          <w:rtl/>
        </w:rPr>
        <w:t xml:space="preserve"> </w:t>
      </w:r>
      <w:r w:rsidR="00E80ECE" w:rsidRPr="00E80ECE">
        <w:rPr>
          <w:rStyle w:val="afffff3"/>
          <w:rFonts w:hint="cs"/>
          <w:spacing w:val="-4"/>
          <w:rtl/>
        </w:rPr>
        <w:t>אמר:</w:t>
      </w:r>
      <w:r>
        <w:rPr>
          <w:rFonts w:hint="cs"/>
          <w:spacing w:val="-4"/>
          <w:rtl/>
        </w:rPr>
        <w:t xml:space="preserve"> </w:t>
      </w:r>
      <w:r>
        <w:rPr>
          <w:rStyle w:val="afffff3"/>
          <w:rFonts w:hint="cs"/>
          <w:spacing w:val="-4"/>
          <w:rtl/>
          <w:rPrChange w:id="9038" w:author="מנוע אמוראים" w:date="2026-10-05T16:42:12Z">
            <w:rPr>
              <w:rFonts w:hint="cs"/>
              <w:spacing w:val="-4"/>
              <w:rtl/>
            </w:rPr>
          </w:rPrChange>
        </w:rPr>
        <w:t xml:space="preserve">ר</w:t>
      </w:r>
      <w:r>
        <w:rPr>
          <w:rStyle w:val="afffff3"/>
          <w:spacing w:val="-4"/>
          <w:rtl/>
          <w:rPrChange w:id="9039" w:author="מנוע אמוראים" w:date="2026-10-05T16:42:12Z">
            <w:rPr>
              <w:spacing w:val="-4"/>
              <w:rtl/>
            </w:rPr>
          </w:rPrChange>
        </w:rPr>
        <w:t xml:space="preserve">בש"ע</w:t>
      </w:r>
      <w:r>
        <w:rPr>
          <w:spacing w:val="-4"/>
          <w:rtl/>
        </w:rPr>
        <w:t xml:space="preserve">, העולם בנחת וחנינא בצער? </w:t>
      </w:r>
    </w:p>
    <w:p w14:paraId="715621DE" w14:textId="277DAB63" w:rsidR="004935CF" w:rsidRPr="00E06E28" w:rsidRDefault="00D16104" w:rsidP="00E80ECE">
      <w:pPr>
        <w:rPr>
          <w:spacing w:val="-4"/>
          <w:rtl/>
        </w:rPr>
      </w:pPr>
      <w:r w:rsidRPr="00E06E28">
        <w:rPr>
          <w:spacing w:val="-4"/>
          <w:rtl/>
        </w:rPr>
        <w:t>פסק מטר.</w:t>
      </w:r>
      <w:r w:rsidR="00E80ECE" w:rsidRPr="00E06E28">
        <w:rPr>
          <w:rFonts w:hint="cs"/>
          <w:spacing w:val="-4"/>
          <w:rtl/>
        </w:rPr>
        <w:t xml:space="preserve"> </w:t>
      </w:r>
      <w:r w:rsidRPr="00E06E28">
        <w:rPr>
          <w:rFonts w:hint="cs"/>
          <w:spacing w:val="-4"/>
          <w:rtl/>
        </w:rPr>
        <w:t>בא לביתו</w:t>
      </w:r>
      <w:r w:rsidR="00EA2A9D" w:rsidRPr="00E06E28">
        <w:rPr>
          <w:spacing w:val="-4"/>
          <w:rtl/>
        </w:rPr>
        <w:t xml:space="preserve">, </w:t>
      </w:r>
      <w:r w:rsidR="005B4441" w:rsidRPr="00E06E28">
        <w:rPr>
          <w:rFonts w:hint="cs"/>
          <w:spacing w:val="-4"/>
          <w:rtl/>
        </w:rPr>
        <w:t xml:space="preserve">אמר </w:t>
      </w:r>
      <w:r w:rsidRPr="00E06E28">
        <w:rPr>
          <w:spacing w:val="-4"/>
          <w:rtl/>
        </w:rPr>
        <w:t>העולם בצער, וחנינא בנחת? בא מטר.</w:t>
      </w:r>
    </w:p>
    <w:p w14:paraId="089BC299" w14:textId="408B21AD" w:rsidR="00B8196E" w:rsidRPr="00B8196E" w:rsidRDefault="00D16104" w:rsidP="004935CF">
      <w:pPr>
        <w:pStyle w:val="36"/>
        <w:framePr w:wrap="notBeside"/>
        <w:rPr>
          <w:rtl/>
        </w:rPr>
      </w:pPr>
      <w:r w:rsidRPr="004935CF">
        <w:rPr>
          <w:rtl/>
        </w:rPr>
        <w:t>רב יוסף</w:t>
      </w:r>
      <w:r w:rsidR="00B8196E" w:rsidRPr="00B8196E">
        <w:rPr>
          <w:rtl/>
        </w:rPr>
        <w:t>:</w:t>
      </w:r>
    </w:p>
    <w:p w14:paraId="74E5D836" w14:textId="25B4319B" w:rsidR="00D16104" w:rsidRPr="006F178A" w:rsidRDefault="00D16104" w:rsidP="003274E8">
      <w:pPr>
        <w:spacing w:after="60"/>
        <w:rPr>
          <w:rtl/>
        </w:rPr>
      </w:pPr>
      <w:r w:rsidRPr="006F178A">
        <w:rPr>
          <w:rFonts w:ascii="Fb Fontext" w:hAnsi="Fb Fontext"/>
          <w:rtl/>
        </w:rPr>
        <w:t>מ</w:t>
      </w:r>
      <w:r w:rsidR="009E18A1"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 xml:space="preserve"> </w:t>
      </w:r>
      <w:r w:rsidR="009E18A1">
        <w:rPr>
          <w:rFonts w:ascii="Fb Fontext" w:hAnsi="Fb Fontext" w:hint="cs"/>
          <w:rtl/>
        </w:rPr>
        <w:t xml:space="preserve">הועילה תפילת </w:t>
      </w:r>
      <w:r w:rsidRPr="00EA1BFB">
        <w:rPr>
          <w:rStyle w:val="afffff3"/>
          <w:rtl/>
        </w:rPr>
        <w:t>כה"</w:t>
      </w:r>
      <w:r w:rsidRPr="00EA1BFB">
        <w:rPr>
          <w:rStyle w:val="afffff3"/>
          <w:rFonts w:hint="cs"/>
          <w:rtl/>
        </w:rPr>
        <w:t>ג</w:t>
      </w:r>
      <w:r w:rsidRPr="00EA1BFB">
        <w:rPr>
          <w:rStyle w:val="afffff3"/>
          <w:rtl/>
        </w:rPr>
        <w:t xml:space="preserve"> </w:t>
      </w:r>
      <w:r w:rsidR="00EA1BFB" w:rsidRPr="00EA1BFB">
        <w:rPr>
          <w:rStyle w:val="afffff3"/>
          <w:rtl/>
        </w:rPr>
        <w:t>ל</w:t>
      </w:r>
      <w:r w:rsidRPr="00EA1BFB">
        <w:rPr>
          <w:rStyle w:val="afffff3"/>
          <w:rtl/>
        </w:rPr>
        <w:t>ר</w:t>
      </w:r>
      <w:r w:rsidRPr="00EA1BFB">
        <w:rPr>
          <w:rStyle w:val="afffff3"/>
          <w:rFonts w:hint="cs"/>
          <w:rtl/>
        </w:rPr>
        <w:t>חב</w:t>
      </w:r>
      <w:r w:rsidRPr="00EA1BFB">
        <w:rPr>
          <w:rStyle w:val="afffff3"/>
          <w:rtl/>
        </w:rPr>
        <w:t>"</w:t>
      </w:r>
      <w:r w:rsidRPr="00EA1BFB">
        <w:rPr>
          <w:rStyle w:val="afffff3"/>
          <w:rFonts w:hint="cs"/>
          <w:rtl/>
        </w:rPr>
        <w:t>ד</w:t>
      </w:r>
      <w:r w:rsidR="00F8156E">
        <w:rPr>
          <w:rFonts w:hint="cs"/>
          <w:rtl/>
        </w:rPr>
        <w:t xml:space="preserve"> </w:t>
      </w:r>
      <w:r w:rsidR="005B4441">
        <w:rPr>
          <w:rFonts w:hint="cs"/>
          <w:rtl/>
        </w:rPr>
        <w:t xml:space="preserve"> שהתפלל</w:t>
      </w:r>
      <w:r w:rsidR="00F8156E">
        <w:rPr>
          <w:rFonts w:hint="cs"/>
          <w:rtl/>
        </w:rPr>
        <w:t xml:space="preserve"> שלא תי</w:t>
      </w:r>
      <w:r w:rsidRPr="006F178A">
        <w:rPr>
          <w:rtl/>
        </w:rPr>
        <w:t>כנס לפניך תפילת עוברי דרכים.</w:t>
      </w:r>
      <w:r w:rsidR="00EA1BFB">
        <w:rPr>
          <w:rFonts w:hint="cs"/>
          <w:rtl/>
        </w:rPr>
        <w:t xml:space="preserve"> </w:t>
      </w:r>
      <w:r w:rsidR="00F8156E" w:rsidRPr="00F8156E">
        <w:rPr>
          <w:rStyle w:val="afffffc"/>
          <w:rFonts w:hint="cs"/>
          <w:rtl/>
        </w:rPr>
        <w:t>ושאר תפילתו</w:t>
      </w:r>
      <w:r w:rsidR="003274E8">
        <w:rPr>
          <w:rStyle w:val="afffffc"/>
          <w:rFonts w:hint="cs"/>
          <w:rtl/>
        </w:rPr>
        <w:t>.</w:t>
      </w:r>
    </w:p>
    <w:p w14:paraId="74E5D837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כה.</w:t>
      </w:r>
    </w:p>
    <w:p w14:paraId="21C0C306" w14:textId="3E26BE01" w:rsidR="00B8196E" w:rsidRPr="00B8196E" w:rsidRDefault="003561C8" w:rsidP="004935CF">
      <w:pPr>
        <w:pStyle w:val="36"/>
        <w:framePr w:wrap="notBeside"/>
        <w:rPr>
          <w:rtl/>
        </w:rPr>
      </w:pPr>
      <w:r w:rsidRPr="004935CF">
        <w:rPr>
          <w:rFonts w:hint="cs"/>
          <w:rtl/>
        </w:rPr>
        <w:t>ב.</w:t>
      </w:r>
      <w:r w:rsidR="00D16104" w:rsidRPr="004935CF">
        <w:rPr>
          <w:rtl/>
        </w:rPr>
        <w:t xml:space="preserve"> </w:t>
      </w:r>
      <w:r w:rsidR="00EA2A9D" w:rsidRPr="004935CF">
        <w:rPr>
          <w:rFonts w:hint="cs"/>
          <w:rtl/>
        </w:rPr>
        <w:t>רב</w:t>
      </w:r>
      <w:r w:rsidR="00B8196E" w:rsidRPr="00B8196E">
        <w:rPr>
          <w:rtl/>
        </w:rPr>
        <w:t>:</w:t>
      </w:r>
    </w:p>
    <w:p w14:paraId="74E5D838" w14:textId="6B3D17A3" w:rsidR="003561C8" w:rsidRDefault="00EA2A9D" w:rsidP="0045747B">
      <w:pPr>
        <w:rPr>
          <w:rFonts w:ascii="Fb Fontext" w:hAnsi="Fb Fontext"/>
          <w:rtl/>
        </w:rPr>
      </w:pPr>
      <w:r>
        <w:rPr>
          <w:rFonts w:ascii="Fb Fontext" w:hAnsi="Fb Fontext"/>
          <w:rtl/>
        </w:rPr>
        <w:t xml:space="preserve">בכל יום </w:t>
      </w:r>
      <w:r w:rsidR="00EA1BFB">
        <w:rPr>
          <w:rFonts w:ascii="Fb Fontext" w:hAnsi="Fb Fontext"/>
          <w:rtl/>
        </w:rPr>
        <w:t xml:space="preserve">בת קול </w:t>
      </w:r>
      <w:r w:rsidR="00D16104" w:rsidRPr="006F178A">
        <w:rPr>
          <w:rFonts w:ascii="Fb Fontext" w:hAnsi="Fb Fontext"/>
          <w:rtl/>
        </w:rPr>
        <w:t xml:space="preserve">אומרת: כל העולם ניזון בשביל </w:t>
      </w:r>
      <w:r w:rsidR="00D16104" w:rsidRPr="00EA2A9D">
        <w:rPr>
          <w:rStyle w:val="afffff3"/>
          <w:rtl/>
        </w:rPr>
        <w:t>חנינא בני</w:t>
      </w:r>
      <w:r>
        <w:rPr>
          <w:rStyle w:val="afffff3"/>
          <w:rFonts w:hint="cs"/>
          <w:rtl/>
        </w:rPr>
        <w:t>,</w:t>
      </w:r>
      <w:r w:rsidR="00D16104" w:rsidRPr="00EA2A9D">
        <w:rPr>
          <w:rStyle w:val="afffff3"/>
          <w:rtl/>
        </w:rPr>
        <w:t xml:space="preserve"> </w:t>
      </w:r>
    </w:p>
    <w:p w14:paraId="30C3CA05" w14:textId="24A352BF" w:rsidR="000D0F7E" w:rsidRPr="006F178A" w:rsidRDefault="00554CF9" w:rsidP="00875A9D">
      <w:pPr>
        <w:rPr>
          <w:rtl/>
        </w:rPr>
      </w:pPr>
      <w:r>
        <w:rPr>
          <w:rFonts w:ascii="Fb Fontext" w:hAnsi="Fb Fontext" w:hint="cs"/>
          <w:rtl/>
        </w:rPr>
        <w:t>ש</w:t>
      </w:r>
      <w:r w:rsidR="00D16104" w:rsidRPr="006F178A">
        <w:rPr>
          <w:rFonts w:ascii="Fb Fontext" w:hAnsi="Fb Fontext"/>
          <w:rtl/>
        </w:rPr>
        <w:t xml:space="preserve">דיו בקב חרובים </w:t>
      </w:r>
      <w:r w:rsidR="00EA1BFB">
        <w:rPr>
          <w:rFonts w:ascii="Fb Fontext" w:hAnsi="Fb Fontext" w:hint="cs"/>
          <w:rtl/>
        </w:rPr>
        <w:t>לשבוע</w:t>
      </w:r>
      <w:r w:rsidR="00D16104" w:rsidRPr="006F178A">
        <w:rPr>
          <w:rFonts w:ascii="Fb Fontext" w:hAnsi="Fb Fontext"/>
          <w:rtl/>
        </w:rPr>
        <w:t>.</w:t>
      </w:r>
    </w:p>
    <w:p w14:paraId="3050786E" w14:textId="0C06790B" w:rsidR="00B8196E" w:rsidRPr="00B8196E" w:rsidRDefault="00B31C7A" w:rsidP="004935CF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554CF9" w:rsidRPr="004935CF">
        <w:rPr>
          <w:rFonts w:hint="cs"/>
          <w:rtl/>
        </w:rPr>
        <w:t>אשת</w:t>
      </w:r>
      <w:r w:rsidR="00A636F7" w:rsidRPr="004935CF">
        <w:rPr>
          <w:rFonts w:hint="cs"/>
          <w:rtl/>
        </w:rPr>
        <w:t xml:space="preserve"> רחב"ד</w:t>
      </w:r>
      <w:r w:rsidR="00B8196E" w:rsidRPr="00B8196E">
        <w:rPr>
          <w:rtl/>
        </w:rPr>
        <w:t>:</w:t>
      </w:r>
    </w:p>
    <w:p w14:paraId="4A80B277" w14:textId="50859921" w:rsidR="004935CF" w:rsidRDefault="00D16104" w:rsidP="0045747B">
      <w:pPr>
        <w:rPr>
          <w:spacing w:val="-6"/>
          <w:rtl/>
        </w:rPr>
      </w:pPr>
      <w:r w:rsidRPr="00757D20">
        <w:rPr>
          <w:rFonts w:hint="cs"/>
          <w:rtl/>
        </w:rPr>
        <w:t xml:space="preserve">רגילה </w:t>
      </w:r>
      <w:r>
        <w:rPr>
          <w:rFonts w:hint="cs"/>
          <w:rtl/>
        </w:rPr>
        <w:t xml:space="preserve">לחמם תנור </w:t>
      </w:r>
      <w:r>
        <w:rPr>
          <w:rStyle w:val="afffff3"/>
          <w:rFonts w:hint="cs"/>
          <w:rtl/>
          <w:rPrChange w:id="9040" w:author="מנוע אמוראים" w:date="2026-10-05T16:42:12Z">
            <w:rPr>
              <w:rFonts w:hint="cs"/>
              <w:rtl/>
            </w:rPr>
          </w:rPrChange>
        </w:rPr>
        <w:t xml:space="preserve">ב</w:t>
      </w:r>
      <w:r>
        <w:rPr>
          <w:rStyle w:val="afffff3"/>
          <w:rFonts w:hint="cs"/>
          <w:rtl/>
          <w:rPrChange w:id="9041" w:author="מנוע אמוראים" w:date="2026-10-05T16:42:12Z">
            <w:rPr>
              <w:rFonts w:hint="cs"/>
              <w:rtl/>
            </w:rPr>
          </w:rPrChange>
        </w:rPr>
        <w:t xml:space="preserve">ער</w:t>
      </w:r>
      <w:r>
        <w:rPr>
          <w:rStyle w:val="afffff3"/>
          <w:rtl/>
          <w:rPrChange w:id="9042" w:author="מנוע אמוראים" w:date="2026-10-05T16:42:12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43" w:author="מנוע אמוראים" w:date="2026-10-05T16:42:12Z">
            <w:rPr>
              <w:rFonts w:hint="cs"/>
              <w:rtl/>
            </w:rPr>
          </w:rPrChange>
        </w:rPr>
        <w:t xml:space="preserve">ש</w:t>
      </w:r>
      <w:r w:rsidR="00EA2A9D">
        <w:rPr>
          <w:rFonts w:hint="cs"/>
          <w:rtl/>
        </w:rPr>
        <w:t>,</w:t>
      </w:r>
      <w:r w:rsidRPr="00757D20">
        <w:rPr>
          <w:rFonts w:hint="cs"/>
          <w:rtl/>
        </w:rPr>
        <w:t xml:space="preserve"> </w:t>
      </w:r>
      <w:r w:rsidR="00EA1BFB">
        <w:rPr>
          <w:rFonts w:hint="cs"/>
          <w:rtl/>
        </w:rPr>
        <w:t>שי</w:t>
      </w:r>
      <w:r w:rsidR="00A636F7">
        <w:rPr>
          <w:rFonts w:hint="cs"/>
          <w:rtl/>
        </w:rPr>
        <w:t>עלה עשן,</w:t>
      </w:r>
      <w:r w:rsidR="00EA2A9D">
        <w:rPr>
          <w:rFonts w:hint="cs"/>
          <w:rtl/>
        </w:rPr>
        <w:t xml:space="preserve"> שהתביישה</w:t>
      </w:r>
      <w:r w:rsidR="00A636F7">
        <w:rPr>
          <w:rFonts w:hint="cs"/>
          <w:rtl/>
        </w:rPr>
        <w:t xml:space="preserve"> שאין לה</w:t>
      </w:r>
      <w:r w:rsidR="00EA2A9D">
        <w:rPr>
          <w:rFonts w:hint="cs"/>
          <w:rtl/>
        </w:rPr>
        <w:t>,</w:t>
      </w:r>
      <w:r w:rsidRPr="00757D20">
        <w:rPr>
          <w:rFonts w:hint="cs"/>
          <w:rtl/>
        </w:rPr>
        <w:t xml:space="preserve"> </w:t>
      </w:r>
      <w:r w:rsidR="00095C4D">
        <w:rPr>
          <w:rFonts w:hint="cs"/>
          <w:rtl/>
        </w:rPr>
        <w:t xml:space="preserve">נכנסה </w:t>
      </w:r>
      <w:r w:rsidR="00554CF9">
        <w:rPr>
          <w:rFonts w:hint="cs"/>
          <w:rtl/>
        </w:rPr>
        <w:t xml:space="preserve">שכנה רעה, </w:t>
      </w:r>
      <w:r w:rsidRPr="00757D20">
        <w:rPr>
          <w:rFonts w:hint="cs"/>
          <w:rtl/>
        </w:rPr>
        <w:t>נתבי</w:t>
      </w:r>
      <w:r w:rsidR="00554CF9">
        <w:rPr>
          <w:rFonts w:hint="cs"/>
          <w:rtl/>
        </w:rPr>
        <w:t>י</w:t>
      </w:r>
      <w:r w:rsidRPr="00757D20">
        <w:rPr>
          <w:rFonts w:hint="cs"/>
          <w:rtl/>
        </w:rPr>
        <w:t>שה ועלתה לגגה</w:t>
      </w:r>
      <w:r w:rsidR="00EA2A9D">
        <w:rPr>
          <w:rFonts w:hint="cs"/>
          <w:rtl/>
        </w:rPr>
        <w:t>, נעשה נס</w:t>
      </w:r>
      <w:r w:rsidR="009E7EA5">
        <w:rPr>
          <w:rFonts w:hint="cs"/>
          <w:rtl/>
        </w:rPr>
        <w:t xml:space="preserve"> ונתמלא </w:t>
      </w:r>
      <w:r w:rsidRPr="00757D20">
        <w:rPr>
          <w:rFonts w:hint="cs"/>
          <w:rtl/>
        </w:rPr>
        <w:t xml:space="preserve">תנורה </w:t>
      </w:r>
      <w:r w:rsidR="009E7EA5">
        <w:rPr>
          <w:rFonts w:hint="cs"/>
          <w:rtl/>
        </w:rPr>
        <w:t>ב</w:t>
      </w:r>
      <w:r w:rsidRPr="00757D20">
        <w:rPr>
          <w:rFonts w:hint="cs"/>
          <w:rtl/>
        </w:rPr>
        <w:t>לחם</w:t>
      </w:r>
      <w:r w:rsidR="00EA2A9D">
        <w:rPr>
          <w:rFonts w:hint="cs"/>
          <w:rtl/>
        </w:rPr>
        <w:t>,</w:t>
      </w:r>
      <w:r w:rsidRPr="00757D20">
        <w:rPr>
          <w:rFonts w:hint="cs"/>
          <w:rtl/>
        </w:rPr>
        <w:t xml:space="preserve"> </w:t>
      </w:r>
      <w:r w:rsidR="00EA2A9D" w:rsidRPr="00EA2A9D">
        <w:rPr>
          <w:rStyle w:val="afffff3"/>
          <w:rFonts w:hint="cs"/>
          <w:rtl/>
        </w:rPr>
        <w:t xml:space="preserve">אמרה </w:t>
      </w:r>
      <w:r w:rsidR="009E7EA5">
        <w:rPr>
          <w:rStyle w:val="afffff3"/>
          <w:rFonts w:hint="cs"/>
          <w:rtl/>
        </w:rPr>
        <w:t>שכנתה</w:t>
      </w:r>
      <w:r w:rsidRPr="00EA2A9D">
        <w:rPr>
          <w:rStyle w:val="afffff3"/>
          <w:rFonts w:hint="cs"/>
          <w:rtl/>
        </w:rPr>
        <w:t xml:space="preserve"> </w:t>
      </w:r>
      <w:r w:rsidRPr="00757D20">
        <w:rPr>
          <w:rFonts w:hint="cs"/>
          <w:rtl/>
        </w:rPr>
        <w:t xml:space="preserve">הביאי עתר להוציא </w:t>
      </w:r>
      <w:r w:rsidRPr="00962229">
        <w:rPr>
          <w:rFonts w:hint="eastAsia"/>
          <w:spacing w:val="-6"/>
          <w:rtl/>
        </w:rPr>
        <w:t>הלחם</w:t>
      </w:r>
      <w:r>
        <w:rPr>
          <w:rFonts w:hint="cs"/>
          <w:spacing w:val="-6"/>
          <w:rtl/>
        </w:rPr>
        <w:t>,</w:t>
      </w:r>
      <w:r w:rsidR="00554CF9">
        <w:rPr>
          <w:rFonts w:hint="cs"/>
          <w:spacing w:val="-6"/>
          <w:rtl/>
        </w:rPr>
        <w:t xml:space="preserve"> </w:t>
      </w:r>
    </w:p>
    <w:p w14:paraId="7551A902" w14:textId="77777777" w:rsidR="00B8196E" w:rsidRPr="00B8196E" w:rsidRDefault="00D16104" w:rsidP="004935CF">
      <w:pPr>
        <w:pStyle w:val="36"/>
        <w:framePr w:wrap="notBeside"/>
        <w:rPr>
          <w:rtl/>
        </w:rPr>
      </w:pPr>
      <w:r w:rsidRPr="004935CF">
        <w:rPr>
          <w:rFonts w:hint="eastAsia"/>
          <w:rtl/>
        </w:rPr>
        <w:t>א</w:t>
      </w:r>
      <w:r w:rsidRPr="004935CF">
        <w:rPr>
          <w:rFonts w:hint="cs"/>
          <w:rtl/>
        </w:rPr>
        <w:t>"ל</w:t>
      </w:r>
      <w:r w:rsidR="00B8196E" w:rsidRPr="00B8196E">
        <w:rPr>
          <w:rtl/>
        </w:rPr>
        <w:t>:</w:t>
      </w:r>
    </w:p>
    <w:p w14:paraId="74E5D83A" w14:textId="61076F9C" w:rsidR="00D16104" w:rsidRPr="00757D20" w:rsidRDefault="00D16104" w:rsidP="004935CF">
      <w:pPr>
        <w:spacing w:after="60"/>
        <w:rPr>
          <w:rtl/>
        </w:rPr>
      </w:pPr>
      <w:r w:rsidRPr="00392931">
        <w:rPr>
          <w:rFonts w:hint="eastAsia"/>
          <w:rtl/>
        </w:rPr>
        <w:lastRenderedPageBreak/>
        <w:t>לזה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עליתי</w:t>
      </w:r>
      <w:r>
        <w:rPr>
          <w:rFonts w:hint="cs"/>
          <w:rtl/>
        </w:rPr>
        <w:t>,</w:t>
      </w:r>
      <w:r w:rsidRPr="00392931">
        <w:rPr>
          <w:rtl/>
        </w:rPr>
        <w:t xml:space="preserve"> </w:t>
      </w:r>
      <w:r w:rsidR="00A636F7">
        <w:rPr>
          <w:rFonts w:hint="cs"/>
          <w:rtl/>
        </w:rPr>
        <w:t xml:space="preserve"> </w:t>
      </w:r>
      <w:r w:rsidRPr="00554CF9">
        <w:rPr>
          <w:rStyle w:val="afffff3"/>
          <w:rFonts w:hint="eastAsia"/>
          <w:rtl/>
        </w:rPr>
        <w:t>תנא</w:t>
      </w:r>
      <w:r w:rsidRPr="00554CF9">
        <w:rPr>
          <w:rStyle w:val="afffff3"/>
          <w:rtl/>
        </w:rPr>
        <w:t>:</w:t>
      </w:r>
      <w:r w:rsidRPr="00392931">
        <w:rPr>
          <w:rtl/>
        </w:rPr>
        <w:t xml:space="preserve"> </w:t>
      </w:r>
      <w:r w:rsidR="00095C4D">
        <w:rPr>
          <w:rtl/>
        </w:rPr>
        <w:t xml:space="preserve">להביא מרדה </w:t>
      </w:r>
      <w:r w:rsidR="00095C4D">
        <w:rPr>
          <w:rFonts w:hint="cs"/>
          <w:rtl/>
        </w:rPr>
        <w:t>רצ</w:t>
      </w:r>
      <w:r w:rsidRPr="00392931">
        <w:rPr>
          <w:rtl/>
        </w:rPr>
        <w:t>ה, שמלומדת בנסים.</w:t>
      </w:r>
    </w:p>
    <w:p w14:paraId="6093B5F5" w14:textId="6AD574EC" w:rsidR="00B8196E" w:rsidRPr="00B8196E" w:rsidRDefault="00B31C7A" w:rsidP="0091043F">
      <w:pPr>
        <w:pStyle w:val="36"/>
        <w:framePr w:wrap="notBeside"/>
        <w:rPr>
          <w:rtl/>
        </w:rPr>
      </w:pPr>
      <w:r>
        <w:rPr>
          <w:rFonts w:hint="cs"/>
          <w:rtl/>
        </w:rPr>
        <w:t>ד</w:t>
      </w:r>
      <w:r w:rsidR="00095C4D" w:rsidRPr="0091043F">
        <w:rPr>
          <w:rFonts w:hint="cs"/>
          <w:rtl/>
        </w:rPr>
        <w:t xml:space="preserve">. </w:t>
      </w:r>
      <w:r w:rsidR="00554CF9" w:rsidRPr="0091043F">
        <w:rPr>
          <w:rFonts w:hint="cs"/>
          <w:rtl/>
        </w:rPr>
        <w:t>א"ל</w:t>
      </w:r>
      <w:r w:rsidR="00D16104" w:rsidRPr="0091043F">
        <w:rPr>
          <w:rFonts w:hint="cs"/>
          <w:rtl/>
        </w:rPr>
        <w:t xml:space="preserve"> אשתו</w:t>
      </w:r>
      <w:r w:rsidR="00B8196E" w:rsidRPr="00B8196E">
        <w:rPr>
          <w:rtl/>
        </w:rPr>
        <w:t>:</w:t>
      </w:r>
    </w:p>
    <w:p w14:paraId="74E5D83B" w14:textId="58B63172" w:rsidR="00D16104" w:rsidRDefault="00554CF9" w:rsidP="0045747B">
      <w:pPr>
        <w:rPr>
          <w:rStyle w:val="afffff3"/>
          <w:rtl/>
        </w:rPr>
      </w:pPr>
      <w:r w:rsidRPr="0091043F">
        <w:rPr>
          <w:rFonts w:hint="cs"/>
          <w:rtl/>
        </w:rPr>
        <w:t>עד מתי נצטער</w:t>
      </w:r>
      <w:r w:rsidR="00A636F7" w:rsidRPr="0091043F">
        <w:rPr>
          <w:rFonts w:hint="cs"/>
          <w:rtl/>
        </w:rPr>
        <w:t>,</w:t>
      </w:r>
      <w:r w:rsidRPr="0091043F">
        <w:rPr>
          <w:rFonts w:hint="cs"/>
          <w:rtl/>
        </w:rPr>
        <w:t xml:space="preserve"> </w:t>
      </w:r>
      <w:r w:rsidR="00A636F7" w:rsidRPr="0091043F">
        <w:rPr>
          <w:rFonts w:hint="cs"/>
          <w:rtl/>
        </w:rPr>
        <w:t xml:space="preserve">ביקשה </w:t>
      </w:r>
      <w:r w:rsidR="00D16104" w:rsidRPr="0091043F">
        <w:rPr>
          <w:rFonts w:hint="cs"/>
          <w:rtl/>
        </w:rPr>
        <w:t>שי</w:t>
      </w:r>
      <w:r w:rsidR="009E7EA5" w:rsidRPr="0091043F">
        <w:rPr>
          <w:rFonts w:hint="cs"/>
          <w:rtl/>
        </w:rPr>
        <w:t>תפלל</w:t>
      </w:r>
      <w:r w:rsidRPr="0091043F">
        <w:rPr>
          <w:rFonts w:hint="cs"/>
          <w:rtl/>
        </w:rPr>
        <w:t>,</w:t>
      </w:r>
      <w:r w:rsidR="00D16104" w:rsidRPr="0091043F">
        <w:rPr>
          <w:rFonts w:hint="cs"/>
          <w:rtl/>
        </w:rPr>
        <w:t xml:space="preserve"> </w:t>
      </w:r>
      <w:r w:rsidR="00A636F7" w:rsidRPr="0091043F">
        <w:rPr>
          <w:rFonts w:hint="cs"/>
          <w:rtl/>
        </w:rPr>
        <w:t xml:space="preserve">התפלל </w:t>
      </w:r>
      <w:r w:rsidR="00095C4D" w:rsidRPr="0091043F">
        <w:rPr>
          <w:rFonts w:hint="cs"/>
          <w:rtl/>
        </w:rPr>
        <w:t>ויצא</w:t>
      </w:r>
      <w:r w:rsidR="00D16104" w:rsidRPr="0091043F">
        <w:rPr>
          <w:rFonts w:hint="cs"/>
          <w:rtl/>
        </w:rPr>
        <w:t xml:space="preserve">ה </w:t>
      </w:r>
      <w:r w:rsidR="00D16104" w:rsidRPr="0091043F">
        <w:rPr>
          <w:rtl/>
        </w:rPr>
        <w:t>יד ו</w:t>
      </w:r>
      <w:r w:rsidR="00D16104" w:rsidRPr="0091043F">
        <w:rPr>
          <w:rFonts w:hint="cs"/>
          <w:rtl/>
        </w:rPr>
        <w:t>נתנו</w:t>
      </w:r>
      <w:r w:rsidR="00EA2A9D" w:rsidRPr="0091043F">
        <w:rPr>
          <w:rtl/>
        </w:rPr>
        <w:t xml:space="preserve"> ל</w:t>
      </w:r>
      <w:r w:rsidR="00EA2A9D" w:rsidRPr="0091043F">
        <w:rPr>
          <w:rFonts w:hint="cs"/>
          <w:rtl/>
        </w:rPr>
        <w:t>ו</w:t>
      </w:r>
      <w:r w:rsidR="00D16104" w:rsidRPr="0091043F">
        <w:rPr>
          <w:rtl/>
        </w:rPr>
        <w:t xml:space="preserve"> </w:t>
      </w:r>
      <w:r w:rsidR="00D16104">
        <w:rPr>
          <w:rFonts w:ascii="Fb Fontext" w:hAnsi="Fb Fontext" w:hint="cs"/>
          <w:sz w:val="20"/>
          <w:rtl/>
        </w:rPr>
        <w:t>רגל שולחן זהב</w:t>
      </w:r>
      <w:r w:rsidR="00D16104" w:rsidRPr="006F178A">
        <w:rPr>
          <w:rFonts w:ascii="Fb Fontext" w:hAnsi="Fb Fontext"/>
          <w:sz w:val="20"/>
          <w:rtl/>
        </w:rPr>
        <w:t>.</w:t>
      </w:r>
      <w:r w:rsidR="00D16104" w:rsidRPr="006F178A">
        <w:rPr>
          <w:rFonts w:ascii="Fb Fontext" w:hAnsi="Fb Fontext" w:hint="cs"/>
          <w:sz w:val="20"/>
          <w:rtl/>
        </w:rPr>
        <w:t xml:space="preserve"> וראה בחלומו שעתידים </w:t>
      </w:r>
      <w:r w:rsidR="00D16104" w:rsidRPr="006F178A">
        <w:rPr>
          <w:rFonts w:ascii="Fb Fontext" w:hAnsi="Fb Fontext"/>
          <w:sz w:val="20"/>
          <w:rtl/>
        </w:rPr>
        <w:t>צדיקי</w:t>
      </w:r>
      <w:r w:rsidR="00D16104" w:rsidRPr="006F178A">
        <w:rPr>
          <w:rFonts w:ascii="Fb Fontext" w:hAnsi="Fb Fontext" w:hint="cs"/>
          <w:sz w:val="20"/>
          <w:rtl/>
        </w:rPr>
        <w:t>ם</w:t>
      </w:r>
      <w:r w:rsidR="00EA2A9D">
        <w:rPr>
          <w:rFonts w:ascii="Fb Fontext" w:hAnsi="Fb Fontext"/>
          <w:sz w:val="20"/>
          <w:rtl/>
        </w:rPr>
        <w:t xml:space="preserve"> </w:t>
      </w:r>
      <w:r w:rsidR="00EA2A9D">
        <w:rPr>
          <w:rFonts w:ascii="Fb Fontext" w:hAnsi="Fb Fontext" w:hint="cs"/>
          <w:sz w:val="20"/>
          <w:rtl/>
        </w:rPr>
        <w:t xml:space="preserve">אוכלים </w:t>
      </w:r>
      <w:r w:rsidR="00D16104">
        <w:rPr>
          <w:rFonts w:ascii="Fb Fontext" w:hAnsi="Fb Fontext" w:hint="cs"/>
          <w:sz w:val="20"/>
          <w:rtl/>
        </w:rPr>
        <w:t>על שולחן זהב בעל ג' רגלים</w:t>
      </w:r>
      <w:r w:rsidR="00D16104" w:rsidRPr="006F178A">
        <w:rPr>
          <w:rFonts w:ascii="Fb Fontext" w:hAnsi="Fb Fontext"/>
          <w:sz w:val="20"/>
          <w:rtl/>
        </w:rPr>
        <w:t>.</w:t>
      </w:r>
      <w:r w:rsidR="00D16104" w:rsidRPr="006F178A">
        <w:rPr>
          <w:rFonts w:ascii="Fb Fontext" w:hAnsi="Fb Fontext" w:hint="cs"/>
          <w:sz w:val="20"/>
          <w:rtl/>
        </w:rPr>
        <w:t xml:space="preserve"> ו</w:t>
      </w:r>
      <w:r w:rsidR="00D16104">
        <w:rPr>
          <w:rFonts w:ascii="Fb Fontext" w:hAnsi="Fb Fontext" w:hint="cs"/>
          <w:sz w:val="20"/>
          <w:rtl/>
        </w:rPr>
        <w:t>הוא על של שני רגלים</w:t>
      </w:r>
      <w:r w:rsidR="00D16104" w:rsidRPr="006F178A">
        <w:rPr>
          <w:rFonts w:ascii="Fb Fontext" w:hAnsi="Fb Fontext"/>
          <w:sz w:val="20"/>
          <w:rtl/>
        </w:rPr>
        <w:t xml:space="preserve">, </w:t>
      </w:r>
    </w:p>
    <w:p w14:paraId="7D887BC4" w14:textId="77777777" w:rsidR="00B8196E" w:rsidRPr="00B8196E" w:rsidRDefault="00D16104" w:rsidP="0091043F">
      <w:pPr>
        <w:pStyle w:val="36"/>
        <w:framePr w:wrap="notBeside"/>
        <w:rPr>
          <w:rtl/>
        </w:rPr>
      </w:pPr>
      <w:r w:rsidRPr="0091043F">
        <w:rPr>
          <w:rtl/>
        </w:rPr>
        <w:t>א"</w:t>
      </w:r>
      <w:r w:rsidRPr="0091043F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6F10410A" w14:textId="44AB5FD6" w:rsidR="0092246E" w:rsidRDefault="00D16104" w:rsidP="0092246E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>נ</w:t>
      </w:r>
      <w:r w:rsidR="00EA2A9D">
        <w:rPr>
          <w:rFonts w:ascii="Fb Fontext" w:hAnsi="Fb Fontext" w:hint="cs"/>
          <w:sz w:val="20"/>
          <w:rtl/>
        </w:rPr>
        <w:t xml:space="preserve">ח </w:t>
      </w:r>
      <w:r w:rsidRPr="006F178A">
        <w:rPr>
          <w:rFonts w:ascii="Fb Fontext" w:hAnsi="Fb Fontext"/>
          <w:sz w:val="20"/>
          <w:rtl/>
        </w:rPr>
        <w:t xml:space="preserve">לך </w:t>
      </w:r>
      <w:r w:rsidR="00EA2A9D">
        <w:rPr>
          <w:rFonts w:ascii="Fb Fontext" w:hAnsi="Fb Fontext" w:hint="cs"/>
          <w:sz w:val="20"/>
          <w:rtl/>
        </w:rPr>
        <w:t>שכולם יאכלו על שולחן שלם</w:t>
      </w:r>
      <w:r w:rsidR="00554CF9">
        <w:rPr>
          <w:rFonts w:ascii="Fb Fontext" w:hAnsi="Fb Fontext" w:hint="cs"/>
          <w:sz w:val="20"/>
          <w:rtl/>
        </w:rPr>
        <w:t>?</w:t>
      </w:r>
      <w:r>
        <w:rPr>
          <w:rFonts w:ascii="Fb Fontext" w:hAnsi="Fb Fontext" w:hint="cs"/>
          <w:sz w:val="20"/>
          <w:rtl/>
        </w:rPr>
        <w:t xml:space="preserve"> ואנו על שולחן חסר, </w:t>
      </w:r>
    </w:p>
    <w:p w14:paraId="01784DF1" w14:textId="77777777" w:rsidR="00B8196E" w:rsidRPr="00B8196E" w:rsidRDefault="00D16104" w:rsidP="0092246E">
      <w:pPr>
        <w:pStyle w:val="36"/>
        <w:framePr w:wrap="notBeside"/>
        <w:rPr>
          <w:rtl/>
        </w:rPr>
      </w:pPr>
      <w:r w:rsidRPr="0092246E">
        <w:rPr>
          <w:rtl/>
        </w:rPr>
        <w:t>א"</w:t>
      </w:r>
      <w:r w:rsidRPr="0092246E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83C" w14:textId="4587B003" w:rsidR="00EA2A9D" w:rsidRDefault="0091043F" w:rsidP="00B31C7A">
      <w:pPr>
        <w:spacing w:after="60"/>
        <w:rPr>
          <w:rFonts w:ascii="Fb Fontext" w:hAnsi="Fb Fontext"/>
          <w:sz w:val="20"/>
          <w:rtl/>
        </w:rPr>
      </w:pPr>
      <w:r w:rsidRPr="0092246E">
        <w:rPr>
          <w:rFonts w:hint="cs"/>
          <w:rtl/>
        </w:rPr>
        <w:t>א</w:t>
      </w:r>
      <w:r w:rsidR="00D16104" w:rsidRPr="0092246E">
        <w:rPr>
          <w:rtl/>
        </w:rPr>
        <w:t>"</w:t>
      </w:r>
      <w:r w:rsidR="00554CF9" w:rsidRPr="0092246E">
        <w:rPr>
          <w:rFonts w:hint="cs"/>
          <w:rtl/>
        </w:rPr>
        <w:t xml:space="preserve">כ בקש </w:t>
      </w:r>
      <w:r w:rsidR="00D16104" w:rsidRPr="0092246E">
        <w:rPr>
          <w:rFonts w:hint="cs"/>
          <w:rtl/>
        </w:rPr>
        <w:t>שיקחו</w:t>
      </w:r>
      <w:r w:rsidR="00554CF9" w:rsidRPr="0092246E">
        <w:rPr>
          <w:rFonts w:hint="cs"/>
          <w:rtl/>
        </w:rPr>
        <w:t>,</w:t>
      </w:r>
      <w:r w:rsidR="00D16104" w:rsidRPr="0092246E">
        <w:rPr>
          <w:rFonts w:hint="cs"/>
          <w:rtl/>
        </w:rPr>
        <w:t xml:space="preserve"> ולקחו,</w:t>
      </w:r>
      <w:r w:rsidR="00554CF9" w:rsidRPr="0092246E">
        <w:rPr>
          <w:rFonts w:hint="cs"/>
          <w:rtl/>
        </w:rPr>
        <w:t xml:space="preserve"> </w:t>
      </w:r>
      <w:r w:rsidR="00095C4D" w:rsidRPr="0092246E">
        <w:rPr>
          <w:rFonts w:hint="cs"/>
          <w:rtl/>
        </w:rPr>
        <w:t>ו</w:t>
      </w:r>
      <w:r w:rsidR="00D16104" w:rsidRPr="0092246E">
        <w:rPr>
          <w:rtl/>
        </w:rPr>
        <w:t xml:space="preserve">גדול הנס </w:t>
      </w:r>
      <w:r w:rsidR="00095C4D" w:rsidRPr="0092246E">
        <w:rPr>
          <w:rFonts w:hint="cs"/>
          <w:rtl/>
        </w:rPr>
        <w:t>ה</w:t>
      </w:r>
      <w:r w:rsidR="00D16104" w:rsidRPr="0092246E">
        <w:rPr>
          <w:rtl/>
        </w:rPr>
        <w:t>אחרון מהראשון.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D16104" w:rsidRPr="00554CF9">
        <w:rPr>
          <w:rStyle w:val="afffff3"/>
          <w:rtl/>
        </w:rPr>
        <w:t>דגמירי:</w:t>
      </w:r>
      <w:r w:rsidR="00D16104" w:rsidRPr="006F178A">
        <w:rPr>
          <w:rFonts w:ascii="Fb Fontext" w:hAnsi="Fb Fontext"/>
          <w:sz w:val="20"/>
          <w:rtl/>
        </w:rPr>
        <w:t xml:space="preserve"> </w:t>
      </w:r>
      <w:r w:rsidR="00EA2A9D">
        <w:rPr>
          <w:rFonts w:ascii="Fb Fontext" w:hAnsi="Fb Fontext" w:hint="cs"/>
          <w:sz w:val="20"/>
          <w:rtl/>
        </w:rPr>
        <w:t xml:space="preserve">שנותנים אבל לא לוקחים. </w:t>
      </w:r>
    </w:p>
    <w:p w14:paraId="7B1B73D8" w14:textId="67A2712A" w:rsidR="00B8196E" w:rsidRPr="00B8196E" w:rsidRDefault="00B31C7A" w:rsidP="0092246E">
      <w:pPr>
        <w:pStyle w:val="36"/>
        <w:framePr w:wrap="notBeside"/>
        <w:rPr>
          <w:rtl/>
        </w:rPr>
      </w:pPr>
      <w:r>
        <w:rPr>
          <w:rFonts w:hint="cs"/>
          <w:rtl/>
        </w:rPr>
        <w:t>ה</w:t>
      </w:r>
      <w:r w:rsidR="00095C4D" w:rsidRPr="0092246E">
        <w:rPr>
          <w:rFonts w:hint="cs"/>
          <w:rtl/>
        </w:rPr>
        <w:t>.</w:t>
      </w:r>
      <w:r w:rsidR="006C010C" w:rsidRPr="0092246E">
        <w:rPr>
          <w:rtl/>
        </w:rPr>
        <w:t xml:space="preserve"> </w:t>
      </w:r>
      <w:r w:rsidR="00554CF9" w:rsidRPr="0092246E">
        <w:rPr>
          <w:rFonts w:hint="cs"/>
          <w:rtl/>
        </w:rPr>
        <w:t>שאל לבתו</w:t>
      </w:r>
      <w:r w:rsidR="00B8196E" w:rsidRPr="00B8196E">
        <w:rPr>
          <w:rtl/>
        </w:rPr>
        <w:t>:</w:t>
      </w:r>
    </w:p>
    <w:p w14:paraId="1A0CA147" w14:textId="19F585D1" w:rsidR="0092246E" w:rsidRDefault="00554CF9" w:rsidP="003561C8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ב</w:t>
      </w:r>
      <w:r w:rsidR="003561C8">
        <w:rPr>
          <w:rFonts w:ascii="Fb Fontext" w:hAnsi="Fb Fontext" w:hint="cs"/>
          <w:rtl/>
        </w:rPr>
        <w:t>ליל שבת</w:t>
      </w:r>
      <w:r w:rsidR="00D16104" w:rsidRPr="00962183">
        <w:rPr>
          <w:rStyle w:val="afffff3"/>
          <w:rtl/>
        </w:rPr>
        <w:t xml:space="preserve"> </w:t>
      </w:r>
      <w:r w:rsidR="00D16104" w:rsidRPr="006F178A">
        <w:rPr>
          <w:rFonts w:ascii="Fb Fontext" w:hAnsi="Fb Fontext"/>
          <w:rtl/>
        </w:rPr>
        <w:t>למ</w:t>
      </w:r>
      <w:r w:rsidR="006C010C">
        <w:rPr>
          <w:rFonts w:ascii="Fb Fontext" w:hAnsi="Fb Fontext" w:hint="cs"/>
          <w:rtl/>
        </w:rPr>
        <w:t>ה את עצובה,</w:t>
      </w:r>
      <w:r w:rsidR="00D16104" w:rsidRPr="006F178A">
        <w:rPr>
          <w:rFonts w:ascii="Fb Fontext" w:hAnsi="Fb Fontext"/>
          <w:rtl/>
        </w:rPr>
        <w:t xml:space="preserve"> </w:t>
      </w:r>
    </w:p>
    <w:p w14:paraId="64FA53D7" w14:textId="63F88D02" w:rsidR="00B8196E" w:rsidRPr="00B8196E" w:rsidRDefault="00D16104" w:rsidP="0092246E">
      <w:pPr>
        <w:pStyle w:val="36"/>
        <w:framePr w:wrap="notBeside"/>
        <w:rPr>
          <w:rtl/>
        </w:rPr>
      </w:pPr>
      <w:r w:rsidRPr="0092246E">
        <w:rPr>
          <w:rtl/>
        </w:rPr>
        <w:t>א"</w:t>
      </w:r>
      <w:r w:rsidRPr="0092246E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83D" w14:textId="3445632C" w:rsidR="00D16104" w:rsidRDefault="00D16104" w:rsidP="003561C8">
      <w:pPr>
        <w:rPr>
          <w:rStyle w:val="afffff3"/>
          <w:rtl/>
        </w:rPr>
      </w:pPr>
      <w:r w:rsidRPr="006F178A">
        <w:rPr>
          <w:rFonts w:ascii="Fb Fontext" w:hAnsi="Fb Fontext"/>
          <w:rtl/>
        </w:rPr>
        <w:t>כלי חומץ נתחלף לי בכלי של שמן, והדלקתי ממנו אור לשבת.</w:t>
      </w:r>
      <w:r w:rsidRPr="006F178A">
        <w:rPr>
          <w:rFonts w:ascii="Fb Fontext" w:hAnsi="Fb Fontext" w:hint="cs"/>
          <w:rtl/>
        </w:rPr>
        <w:t xml:space="preserve"> </w:t>
      </w:r>
    </w:p>
    <w:p w14:paraId="5CE81883" w14:textId="77777777" w:rsidR="00B8196E" w:rsidRPr="00B8196E" w:rsidRDefault="00D16104" w:rsidP="00B578EB">
      <w:pPr>
        <w:pStyle w:val="36"/>
        <w:framePr w:wrap="notBeside"/>
        <w:rPr>
          <w:rtl/>
        </w:rPr>
      </w:pPr>
      <w:r w:rsidRPr="00B578EB">
        <w:rPr>
          <w:rFonts w:hint="cs"/>
          <w:rtl/>
        </w:rPr>
        <w:t>א</w:t>
      </w:r>
      <w:r w:rsidRPr="00B578EB">
        <w:rPr>
          <w:rtl/>
        </w:rPr>
        <w:t>"</w:t>
      </w:r>
      <w:r w:rsidRPr="00B578EB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83E" w14:textId="1F676706" w:rsidR="00D16104" w:rsidRPr="006F178A" w:rsidRDefault="00D16104" w:rsidP="0045747B">
      <w:pPr>
        <w:rPr>
          <w:rtl/>
        </w:rPr>
      </w:pPr>
      <w:r w:rsidRPr="006F178A">
        <w:rPr>
          <w:rFonts w:ascii="Fb Fontext" w:hAnsi="Fb Fontext"/>
          <w:rtl/>
        </w:rPr>
        <w:t>בתי,</w:t>
      </w:r>
      <w:r w:rsidR="006C010C">
        <w:rPr>
          <w:rFonts w:ascii="Fb Fontext" w:hAnsi="Fb Fontext"/>
          <w:rtl/>
        </w:rPr>
        <w:t xml:space="preserve"> מי שאמר לשמן וידל</w:t>
      </w:r>
      <w:r w:rsidRPr="006F178A">
        <w:rPr>
          <w:rFonts w:ascii="Fb Fontext" w:hAnsi="Fb Fontext"/>
          <w:rtl/>
        </w:rPr>
        <w:t>ק</w:t>
      </w:r>
      <w:r w:rsidR="006C010C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יאמר לחומץ וידלק.</w:t>
      </w:r>
    </w:p>
    <w:p w14:paraId="591EA4B6" w14:textId="19648EF2" w:rsidR="00B8196E" w:rsidRPr="00B8196E" w:rsidRDefault="00D16104" w:rsidP="00B578EB">
      <w:pPr>
        <w:pStyle w:val="36"/>
        <w:framePr w:wrap="notBeside"/>
        <w:rPr>
          <w:rtl/>
        </w:rPr>
      </w:pPr>
      <w:r w:rsidRPr="00B578EB">
        <w:rPr>
          <w:rtl/>
        </w:rPr>
        <w:t>תנא</w:t>
      </w:r>
      <w:r w:rsidR="00B8196E" w:rsidRPr="00B8196E">
        <w:rPr>
          <w:rtl/>
        </w:rPr>
        <w:t>:</w:t>
      </w:r>
    </w:p>
    <w:p w14:paraId="74E5D83F" w14:textId="0ACF989E" w:rsidR="00D16104" w:rsidRPr="00B578EB" w:rsidRDefault="006C010C" w:rsidP="00B578EB">
      <w:pPr>
        <w:spacing w:after="60"/>
        <w:rPr>
          <w:rtl/>
        </w:rPr>
      </w:pPr>
      <w:r w:rsidRPr="00B578EB">
        <w:rPr>
          <w:rFonts w:hint="cs"/>
          <w:rtl/>
        </w:rPr>
        <w:t>ד</w:t>
      </w:r>
      <w:r w:rsidR="00AB77E9" w:rsidRPr="00B578EB">
        <w:rPr>
          <w:rtl/>
        </w:rPr>
        <w:t>לק כל היום</w:t>
      </w:r>
      <w:r w:rsidR="00D16104" w:rsidRPr="00B578EB">
        <w:rPr>
          <w:rtl/>
        </w:rPr>
        <w:t xml:space="preserve">, </w:t>
      </w:r>
      <w:r w:rsidR="00554CF9" w:rsidRPr="00B578EB">
        <w:rPr>
          <w:rFonts w:hint="cs"/>
          <w:rtl/>
        </w:rPr>
        <w:t>ו</w:t>
      </w:r>
      <w:r w:rsidR="00EB74E7" w:rsidRPr="00B578EB">
        <w:rPr>
          <w:rFonts w:hint="cs"/>
          <w:rtl/>
        </w:rPr>
        <w:t xml:space="preserve">אף </w:t>
      </w:r>
      <w:r w:rsidR="00D16104" w:rsidRPr="00B578EB">
        <w:rPr>
          <w:rtl/>
        </w:rPr>
        <w:t>הביאו ממנו אור להבדלה.</w:t>
      </w:r>
    </w:p>
    <w:p w14:paraId="551629E0" w14:textId="2F5958C5" w:rsidR="00B8196E" w:rsidRPr="00B8196E" w:rsidRDefault="00577A15" w:rsidP="00B578EB">
      <w:pPr>
        <w:pStyle w:val="36"/>
        <w:framePr w:wrap="notBeside"/>
        <w:rPr>
          <w:rtl/>
        </w:rPr>
      </w:pPr>
      <w:r>
        <w:rPr>
          <w:rFonts w:hint="cs"/>
          <w:rtl/>
        </w:rPr>
        <w:t>ו</w:t>
      </w:r>
      <w:r w:rsidR="00095C4D" w:rsidRPr="00B578EB">
        <w:rPr>
          <w:rFonts w:hint="cs"/>
          <w:rtl/>
        </w:rPr>
        <w:t>.</w:t>
      </w:r>
      <w:r w:rsidR="006C010C" w:rsidRPr="00B578EB">
        <w:rPr>
          <w:rtl/>
        </w:rPr>
        <w:t xml:space="preserve"> </w:t>
      </w:r>
      <w:r w:rsidR="00554CF9" w:rsidRPr="00B578EB">
        <w:rPr>
          <w:rFonts w:hint="cs"/>
          <w:rtl/>
        </w:rPr>
        <w:t>רחב''ד</w:t>
      </w:r>
      <w:r w:rsidR="00B8196E" w:rsidRPr="00B8196E">
        <w:rPr>
          <w:rtl/>
        </w:rPr>
        <w:t>:</w:t>
      </w:r>
    </w:p>
    <w:p w14:paraId="74E5D840" w14:textId="04EEB804" w:rsidR="00554CF9" w:rsidRDefault="009E7EA5" w:rsidP="00B578EB">
      <w:pPr>
        <w:pStyle w:val="afffffe"/>
        <w:spacing w:before="0"/>
        <w:rPr>
          <w:rtl/>
        </w:rPr>
      </w:pPr>
      <w:r>
        <w:rPr>
          <w:rFonts w:hint="cs"/>
          <w:rtl/>
        </w:rPr>
        <w:t>גידל</w:t>
      </w:r>
      <w:r w:rsidR="00D16104">
        <w:rPr>
          <w:rFonts w:hint="cs"/>
          <w:rtl/>
        </w:rPr>
        <w:t xml:space="preserve"> עיזים</w:t>
      </w:r>
      <w:r w:rsidR="00EB74E7">
        <w:rPr>
          <w:rFonts w:hint="cs"/>
          <w:rtl/>
        </w:rPr>
        <w:t>,</w:t>
      </w:r>
      <w:r w:rsidR="00D16104">
        <w:rPr>
          <w:rFonts w:hint="cs"/>
          <w:rtl/>
        </w:rPr>
        <w:t xml:space="preserve"> </w:t>
      </w:r>
      <w:r w:rsidR="00EB74E7" w:rsidRPr="00EB74E7">
        <w:rPr>
          <w:rStyle w:val="afffff3"/>
          <w:rFonts w:hint="cs"/>
          <w:rtl/>
        </w:rPr>
        <w:t>וא''ל</w:t>
      </w:r>
      <w:r w:rsidR="00EB74E7">
        <w:rPr>
          <w:rFonts w:hint="cs"/>
          <w:rtl/>
        </w:rPr>
        <w:t xml:space="preserve"> שמזיקות</w:t>
      </w:r>
      <w:r w:rsidR="00095C4D">
        <w:rPr>
          <w:rFonts w:hint="cs"/>
          <w:rtl/>
        </w:rPr>
        <w:t xml:space="preserve"> </w:t>
      </w:r>
      <w:r w:rsidRPr="009E7EA5">
        <w:rPr>
          <w:rStyle w:val="afffff3"/>
          <w:rFonts w:hint="cs"/>
          <w:rtl/>
        </w:rPr>
        <w:t xml:space="preserve">א"ל </w:t>
      </w:r>
      <w:r w:rsidR="00095C4D">
        <w:rPr>
          <w:rFonts w:hint="cs"/>
          <w:rtl/>
        </w:rPr>
        <w:t>א''כ</w:t>
      </w:r>
      <w:r w:rsidR="00D16104" w:rsidRPr="006F178A">
        <w:rPr>
          <w:rtl/>
        </w:rPr>
        <w:t xml:space="preserve"> </w:t>
      </w:r>
      <w:r w:rsidR="00D16104">
        <w:rPr>
          <w:rFonts w:hint="cs"/>
          <w:rtl/>
        </w:rPr>
        <w:t>שיאכלום</w:t>
      </w:r>
      <w:r w:rsidR="00D16104" w:rsidRPr="006F178A">
        <w:rPr>
          <w:rtl/>
        </w:rPr>
        <w:t xml:space="preserve"> דובי</w:t>
      </w:r>
      <w:r w:rsidR="00D16104">
        <w:rPr>
          <w:rFonts w:hint="cs"/>
          <w:rtl/>
        </w:rPr>
        <w:t>ם</w:t>
      </w:r>
      <w:r w:rsidR="00D16104">
        <w:rPr>
          <w:rtl/>
        </w:rPr>
        <w:t xml:space="preserve">, ואי לא </w:t>
      </w:r>
      <w:r w:rsidR="006C010C">
        <w:rPr>
          <w:rFonts w:hint="cs"/>
          <w:rtl/>
        </w:rPr>
        <w:t>כל אחת תביא לערב דוב בקרניה</w:t>
      </w:r>
      <w:r w:rsidR="00D16104" w:rsidRPr="006F178A">
        <w:rPr>
          <w:rtl/>
        </w:rPr>
        <w:t>.</w:t>
      </w:r>
      <w:r w:rsidR="00D16104" w:rsidRPr="006F178A">
        <w:rPr>
          <w:rFonts w:hint="cs"/>
          <w:rtl/>
        </w:rPr>
        <w:t xml:space="preserve"> </w:t>
      </w:r>
      <w:r w:rsidR="00554CF9">
        <w:rPr>
          <w:rFonts w:hint="cs"/>
          <w:rtl/>
        </w:rPr>
        <w:t xml:space="preserve">וכך היה </w:t>
      </w:r>
    </w:p>
    <w:p w14:paraId="74E5D841" w14:textId="77777777" w:rsidR="00D16104" w:rsidRPr="00F8156E" w:rsidRDefault="00EB74E7" w:rsidP="00F8156E">
      <w:pPr>
        <w:rPr>
          <w:spacing w:val="-4"/>
          <w:rtl/>
        </w:rPr>
      </w:pPr>
      <w:r w:rsidRPr="00F8156E">
        <w:rPr>
          <w:rFonts w:hint="cs"/>
          <w:spacing w:val="-4"/>
          <w:rtl/>
        </w:rPr>
        <w:t>ו</w:t>
      </w:r>
      <w:r w:rsidR="00F8156E" w:rsidRPr="00F8156E">
        <w:rPr>
          <w:rFonts w:hint="cs"/>
          <w:spacing w:val="-4"/>
          <w:rtl/>
        </w:rPr>
        <w:t>העיזים ש</w:t>
      </w:r>
      <w:r w:rsidR="00554CF9" w:rsidRPr="00F8156E">
        <w:rPr>
          <w:rFonts w:hint="cs"/>
          <w:spacing w:val="-4"/>
          <w:rtl/>
        </w:rPr>
        <w:t xml:space="preserve">היו </w:t>
      </w:r>
      <w:r w:rsidRPr="00F8156E">
        <w:rPr>
          <w:rFonts w:hint="cs"/>
          <w:spacing w:val="-4"/>
          <w:rtl/>
        </w:rPr>
        <w:t>לו</w:t>
      </w:r>
      <w:r w:rsidR="00DA4810" w:rsidRPr="00F8156E">
        <w:rPr>
          <w:rFonts w:hint="cs"/>
          <w:spacing w:val="-4"/>
          <w:rtl/>
        </w:rPr>
        <w:t>,</w:t>
      </w:r>
      <w:r w:rsidR="006C010C" w:rsidRPr="00F8156E">
        <w:rPr>
          <w:rFonts w:hint="cs"/>
          <w:spacing w:val="-4"/>
          <w:rtl/>
        </w:rPr>
        <w:t xml:space="preserve"> </w:t>
      </w:r>
      <w:r w:rsidR="00554CF9" w:rsidRPr="00F8156E">
        <w:rPr>
          <w:rFonts w:hint="cs"/>
          <w:spacing w:val="-4"/>
          <w:rtl/>
        </w:rPr>
        <w:t>אפי' ש</w:t>
      </w:r>
      <w:r w:rsidR="006C010C" w:rsidRPr="00F8156E">
        <w:rPr>
          <w:rFonts w:hint="cs"/>
          <w:spacing w:val="-4"/>
          <w:rtl/>
        </w:rPr>
        <w:t>היה עני</w:t>
      </w:r>
      <w:r w:rsidR="00DA4810" w:rsidRPr="00F8156E">
        <w:rPr>
          <w:rFonts w:hint="cs"/>
          <w:spacing w:val="-4"/>
          <w:rtl/>
        </w:rPr>
        <w:t>,</w:t>
      </w:r>
      <w:r w:rsidR="006C010C" w:rsidRPr="00F8156E">
        <w:rPr>
          <w:rFonts w:hint="cs"/>
          <w:spacing w:val="-4"/>
          <w:rtl/>
        </w:rPr>
        <w:t xml:space="preserve"> וש</w:t>
      </w:r>
      <w:r w:rsidR="00D16104" w:rsidRPr="00F8156E">
        <w:rPr>
          <w:rFonts w:hint="cs"/>
          <w:spacing w:val="-4"/>
          <w:rtl/>
        </w:rPr>
        <w:t>אין מגדלין בהמה דקה בא</w:t>
      </w:r>
      <w:r w:rsidR="00D16104" w:rsidRPr="00F8156E">
        <w:rPr>
          <w:spacing w:val="-4"/>
          <w:rtl/>
        </w:rPr>
        <w:t>"</w:t>
      </w:r>
      <w:r w:rsidR="00D16104" w:rsidRPr="00F8156E">
        <w:rPr>
          <w:rFonts w:hint="cs"/>
          <w:spacing w:val="-4"/>
          <w:rtl/>
        </w:rPr>
        <w:t>י.</w:t>
      </w:r>
    </w:p>
    <w:p w14:paraId="22CFA6E6" w14:textId="2378E8C6" w:rsidR="00984F2E" w:rsidRPr="00577A15" w:rsidRDefault="00DA4810" w:rsidP="00577A15">
      <w:pPr>
        <w:spacing w:after="60"/>
        <w:rPr>
          <w:rStyle w:val="afffff3"/>
          <w:rFonts w:cs="FrankRuehl"/>
          <w:bCs w:val="0"/>
          <w:szCs w:val="18"/>
          <w:rtl/>
        </w:rPr>
      </w:pPr>
      <w:r>
        <w:rPr>
          <w:rFonts w:hint="cs"/>
          <w:rtl/>
        </w:rPr>
        <w:t>ש</w:t>
      </w:r>
      <w:r w:rsidR="00554CF9">
        <w:rPr>
          <w:rtl/>
        </w:rPr>
        <w:t>מעשה ועבר אד</w:t>
      </w:r>
      <w:r w:rsidR="00554CF9">
        <w:rPr>
          <w:rFonts w:hint="cs"/>
          <w:rtl/>
        </w:rPr>
        <w:t>ם</w:t>
      </w:r>
      <w:r w:rsidR="00D16104" w:rsidRPr="006F178A">
        <w:rPr>
          <w:rtl/>
        </w:rPr>
        <w:t xml:space="preserve"> על פתח ביתו והניח שם תרנגולין, </w:t>
      </w:r>
      <w:r w:rsidR="00D16104" w:rsidRPr="00EB74E7">
        <w:rPr>
          <w:rStyle w:val="afffff3"/>
          <w:rtl/>
        </w:rPr>
        <w:t xml:space="preserve">ומצאתן </w:t>
      </w:r>
      <w:r w:rsidR="00554CF9">
        <w:rPr>
          <w:rStyle w:val="afffff3"/>
          <w:rtl/>
        </w:rPr>
        <w:t>אשת</w:t>
      </w:r>
      <w:r w:rsidR="00554CF9">
        <w:rPr>
          <w:rStyle w:val="afffff3"/>
          <w:rFonts w:hint="cs"/>
          <w:rtl/>
        </w:rPr>
        <w:t xml:space="preserve"> </w:t>
      </w:r>
      <w:r w:rsidR="00D16104" w:rsidRPr="00962183">
        <w:rPr>
          <w:rStyle w:val="afffff3"/>
          <w:rtl/>
        </w:rPr>
        <w:t>ר</w:t>
      </w:r>
      <w:r>
        <w:rPr>
          <w:rStyle w:val="afffff3"/>
          <w:rFonts w:hint="cs"/>
          <w:rtl/>
        </w:rPr>
        <w:t xml:space="preserve">חב''ד </w:t>
      </w:r>
      <w:r w:rsidR="00D16104" w:rsidRPr="00FF157D">
        <w:rPr>
          <w:rStyle w:val="afffff3"/>
          <w:rtl/>
        </w:rPr>
        <w:t>וא</w:t>
      </w:r>
      <w:r w:rsidR="00D16104" w:rsidRPr="00FF157D">
        <w:rPr>
          <w:rStyle w:val="afffff3"/>
          <w:rFonts w:hint="cs"/>
          <w:rtl/>
        </w:rPr>
        <w:t>"ל</w:t>
      </w:r>
      <w:r w:rsidR="00D16104" w:rsidRPr="00FF157D">
        <w:rPr>
          <w:rStyle w:val="afffff3"/>
          <w:rtl/>
        </w:rPr>
        <w:t>:</w:t>
      </w:r>
      <w:r w:rsidR="00D16104" w:rsidRPr="006F178A">
        <w:rPr>
          <w:rtl/>
        </w:rPr>
        <w:t xml:space="preserve"> אל תאכלי מביציהן.</w:t>
      </w:r>
      <w:r w:rsidR="00D16104" w:rsidRPr="006F178A">
        <w:rPr>
          <w:rFonts w:hint="cs"/>
          <w:rtl/>
        </w:rPr>
        <w:t xml:space="preserve"> </w:t>
      </w:r>
      <w:r w:rsidR="00D16104" w:rsidRPr="006F178A">
        <w:rPr>
          <w:rtl/>
        </w:rPr>
        <w:t>והרבו ביצים ותרנגולין, ו</w:t>
      </w:r>
      <w:r>
        <w:rPr>
          <w:rFonts w:hint="cs"/>
          <w:rtl/>
        </w:rPr>
        <w:t>ציערום</w:t>
      </w:r>
      <w:r w:rsidR="00D16104" w:rsidRPr="006F178A">
        <w:rPr>
          <w:rtl/>
        </w:rPr>
        <w:t xml:space="preserve"> ומכרן, וקנה בדמיהן עזים.</w:t>
      </w:r>
      <w:r w:rsidR="00554CF9">
        <w:rPr>
          <w:rFonts w:hint="cs"/>
          <w:rtl/>
        </w:rPr>
        <w:t xml:space="preserve"> </w:t>
      </w:r>
      <w:r>
        <w:rPr>
          <w:rFonts w:hint="cs"/>
          <w:rtl/>
        </w:rPr>
        <w:t>וכש</w:t>
      </w:r>
      <w:r w:rsidR="00D16104" w:rsidRPr="006F178A">
        <w:rPr>
          <w:rtl/>
        </w:rPr>
        <w:t xml:space="preserve">עבר </w:t>
      </w:r>
      <w:r>
        <w:rPr>
          <w:rFonts w:hint="cs"/>
          <w:rtl/>
        </w:rPr>
        <w:t>ה</w:t>
      </w:r>
      <w:r w:rsidR="00D16104" w:rsidRPr="006F178A">
        <w:rPr>
          <w:rtl/>
        </w:rPr>
        <w:t xml:space="preserve">אדם שאבדו ממנו התרנגולין, </w:t>
      </w:r>
      <w:r w:rsidR="00D16104" w:rsidRPr="00DA4810">
        <w:rPr>
          <w:rStyle w:val="afffff3"/>
          <w:rtl/>
        </w:rPr>
        <w:t xml:space="preserve">ואמר לחבירו: </w:t>
      </w:r>
      <w:r w:rsidR="00D16104" w:rsidRPr="006F178A">
        <w:rPr>
          <w:rtl/>
        </w:rPr>
        <w:t>כאן הנחתי התרנגולין שלי.</w:t>
      </w:r>
      <w:r>
        <w:rPr>
          <w:rStyle w:val="afffff3"/>
          <w:rFonts w:hint="cs"/>
          <w:rtl/>
        </w:rPr>
        <w:t xml:space="preserve"> </w:t>
      </w:r>
      <w:r w:rsidR="00D16104" w:rsidRPr="00962183">
        <w:rPr>
          <w:rStyle w:val="afffff3"/>
          <w:rtl/>
        </w:rPr>
        <w:t>שמע ר</w:t>
      </w:r>
      <w:r>
        <w:rPr>
          <w:rStyle w:val="afffff3"/>
          <w:rFonts w:hint="cs"/>
          <w:rtl/>
        </w:rPr>
        <w:t>חב"ד</w:t>
      </w:r>
      <w:r w:rsidR="00D16104" w:rsidRPr="00962183">
        <w:rPr>
          <w:rStyle w:val="afffff3"/>
          <w:rtl/>
        </w:rPr>
        <w:t xml:space="preserve"> </w:t>
      </w:r>
      <w:r w:rsidR="00554CF9">
        <w:rPr>
          <w:rFonts w:hint="cs"/>
          <w:rtl/>
        </w:rPr>
        <w:t xml:space="preserve">וביקשו לסימן ונתן לו </w:t>
      </w:r>
      <w:r w:rsidR="00D16104" w:rsidRPr="006F178A">
        <w:rPr>
          <w:rtl/>
        </w:rPr>
        <w:t>ונ</w:t>
      </w:r>
      <w:r w:rsidR="00554CF9">
        <w:rPr>
          <w:rtl/>
        </w:rPr>
        <w:t>טל</w:t>
      </w:r>
      <w:r w:rsidR="00554CF9">
        <w:rPr>
          <w:rFonts w:hint="cs"/>
          <w:rtl/>
        </w:rPr>
        <w:t xml:space="preserve"> </w:t>
      </w:r>
      <w:r w:rsidR="00D16104">
        <w:rPr>
          <w:rtl/>
        </w:rPr>
        <w:t xml:space="preserve">העיזין, </w:t>
      </w:r>
    </w:p>
    <w:p w14:paraId="1A7BBD5C" w14:textId="0FB68F2F" w:rsidR="00B8196E" w:rsidRPr="00B8196E" w:rsidRDefault="00577A15" w:rsidP="00984F2E">
      <w:pPr>
        <w:pStyle w:val="36"/>
        <w:framePr w:wrap="notBeside"/>
        <w:rPr>
          <w:rtl/>
        </w:rPr>
      </w:pPr>
      <w:r>
        <w:rPr>
          <w:rFonts w:hint="cs"/>
          <w:rtl/>
        </w:rPr>
        <w:t>ז</w:t>
      </w:r>
      <w:r w:rsidR="00B8196E" w:rsidRPr="00B8196E">
        <w:rPr>
          <w:rFonts w:hint="cs"/>
          <w:rtl/>
        </w:rPr>
        <w:t>.</w:t>
      </w:r>
    </w:p>
    <w:p w14:paraId="74E5D843" w14:textId="3E4C91A2" w:rsidR="00EB74E7" w:rsidRDefault="00EB74E7" w:rsidP="00F8156E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 xml:space="preserve">בבית שכנתו </w:t>
      </w:r>
      <w:r w:rsidRPr="00554CF9">
        <w:rPr>
          <w:rStyle w:val="afffff3"/>
          <w:rFonts w:hint="cs"/>
          <w:rtl/>
        </w:rPr>
        <w:t>איכו</w:t>
      </w:r>
      <w:r>
        <w:rPr>
          <w:rFonts w:ascii="Fb Fontext" w:hAnsi="Fb Fontext" w:hint="cs"/>
          <w:sz w:val="20"/>
          <w:rtl/>
        </w:rPr>
        <w:t xml:space="preserve"> לא הגיעו הקורות מצד לצד, וביקשה ממנו </w:t>
      </w:r>
    </w:p>
    <w:p w14:paraId="10D20CC4" w14:textId="622D6668" w:rsidR="00B8196E" w:rsidRPr="00B8196E" w:rsidRDefault="00EB74E7" w:rsidP="00984F2E">
      <w:pPr>
        <w:pStyle w:val="36"/>
        <w:framePr w:wrap="notBeside"/>
        <w:rPr>
          <w:rtl/>
        </w:rPr>
      </w:pPr>
      <w:r w:rsidRPr="00984F2E">
        <w:rPr>
          <w:rtl/>
        </w:rPr>
        <w:t>אמר</w:t>
      </w:r>
      <w:r w:rsidR="00B8196E" w:rsidRPr="00B8196E">
        <w:rPr>
          <w:rtl/>
        </w:rPr>
        <w:t>:</w:t>
      </w:r>
    </w:p>
    <w:p w14:paraId="3BB6D287" w14:textId="19313BDB" w:rsidR="00FC37F3" w:rsidRDefault="00EB74E7" w:rsidP="003561C8">
      <w:pPr>
        <w:rPr>
          <w:rFonts w:ascii="Fb Fontext" w:hAnsi="Fb Fontext"/>
          <w:spacing w:val="-2"/>
          <w:sz w:val="20"/>
          <w:rtl/>
        </w:rPr>
      </w:pPr>
      <w:r w:rsidRPr="003561C8">
        <w:rPr>
          <w:rStyle w:val="afffff3"/>
          <w:rtl/>
        </w:rPr>
        <w:t>איכו</w:t>
      </w:r>
      <w:r w:rsidRPr="004925D4">
        <w:rPr>
          <w:rFonts w:ascii="Fb Fontext" w:hAnsi="Fb Fontext"/>
          <w:spacing w:val="-2"/>
          <w:sz w:val="20"/>
          <w:rtl/>
        </w:rPr>
        <w:t xml:space="preserve"> </w:t>
      </w:r>
      <w:r>
        <w:rPr>
          <w:rFonts w:ascii="Fb Fontext" w:hAnsi="Fb Fontext" w:hint="cs"/>
          <w:spacing w:val="-2"/>
          <w:sz w:val="20"/>
          <w:rtl/>
        </w:rPr>
        <w:t>יגיעו הקורות, ו</w:t>
      </w:r>
      <w:r w:rsidRPr="004925D4">
        <w:rPr>
          <w:rFonts w:ascii="Fb Fontext" w:hAnsi="Fb Fontext"/>
          <w:spacing w:val="-2"/>
          <w:sz w:val="20"/>
          <w:rtl/>
        </w:rPr>
        <w:t>הגיעו, עד ש</w:t>
      </w:r>
      <w:r w:rsidR="003561C8">
        <w:rPr>
          <w:rFonts w:ascii="Fb Fontext" w:hAnsi="Fb Fontext" w:hint="cs"/>
          <w:spacing w:val="-2"/>
          <w:sz w:val="20"/>
          <w:rtl/>
        </w:rPr>
        <w:t>בלטו</w:t>
      </w:r>
      <w:r w:rsidRPr="004925D4">
        <w:rPr>
          <w:rFonts w:ascii="Fb Fontext" w:hAnsi="Fb Fontext"/>
          <w:spacing w:val="-2"/>
          <w:sz w:val="20"/>
          <w:rtl/>
        </w:rPr>
        <w:t xml:space="preserve"> אמה לכאן </w:t>
      </w:r>
      <w:r>
        <w:rPr>
          <w:rFonts w:ascii="Fb Fontext" w:hAnsi="Fb Fontext" w:hint="cs"/>
          <w:spacing w:val="-2"/>
          <w:sz w:val="20"/>
          <w:rtl/>
        </w:rPr>
        <w:t>ו</w:t>
      </w:r>
      <w:r w:rsidRPr="004925D4">
        <w:rPr>
          <w:rFonts w:ascii="Fb Fontext" w:hAnsi="Fb Fontext"/>
          <w:spacing w:val="-2"/>
          <w:sz w:val="20"/>
          <w:rtl/>
        </w:rPr>
        <w:t xml:space="preserve">לכאן. </w:t>
      </w:r>
    </w:p>
    <w:p w14:paraId="3DE1C8F7" w14:textId="662D11A6" w:rsidR="00B8196E" w:rsidRPr="00B8196E" w:rsidRDefault="00EB74E7" w:rsidP="00FC37F3">
      <w:pPr>
        <w:pStyle w:val="36"/>
        <w:framePr w:wrap="notBeside"/>
        <w:rPr>
          <w:rtl/>
        </w:rPr>
      </w:pPr>
      <w:r w:rsidRPr="00FC37F3">
        <w:rPr>
          <w:rtl/>
        </w:rPr>
        <w:t>וי"</w:t>
      </w:r>
      <w:r w:rsidRPr="00FC37F3">
        <w:rPr>
          <w:rFonts w:hint="eastAsia"/>
          <w:rtl/>
        </w:rPr>
        <w:t>א</w:t>
      </w:r>
      <w:r w:rsidR="00B8196E" w:rsidRPr="00B8196E">
        <w:rPr>
          <w:rtl/>
        </w:rPr>
        <w:t>:</w:t>
      </w:r>
    </w:p>
    <w:p w14:paraId="74E5D844" w14:textId="00B86AB1" w:rsidR="00EB74E7" w:rsidRPr="004925D4" w:rsidRDefault="00EB74E7" w:rsidP="003561C8">
      <w:pPr>
        <w:rPr>
          <w:spacing w:val="-2"/>
          <w:rtl/>
        </w:rPr>
      </w:pPr>
      <w:r>
        <w:rPr>
          <w:rFonts w:ascii="Fb Fontext" w:hAnsi="Fb Fontext" w:hint="cs"/>
          <w:spacing w:val="-2"/>
          <w:sz w:val="20"/>
          <w:rtl/>
        </w:rPr>
        <w:t xml:space="preserve">עשאום </w:t>
      </w:r>
      <w:r w:rsidRPr="004925D4">
        <w:rPr>
          <w:rFonts w:ascii="Fb Fontext" w:hAnsi="Fb Fontext"/>
          <w:spacing w:val="-2"/>
          <w:sz w:val="20"/>
          <w:rtl/>
        </w:rPr>
        <w:t>סניפין.</w:t>
      </w:r>
    </w:p>
    <w:p w14:paraId="78873EAE" w14:textId="77777777" w:rsidR="00577A15" w:rsidRPr="00577A15" w:rsidRDefault="00EB74E7" w:rsidP="00577A15">
      <w:pPr>
        <w:pStyle w:val="36"/>
        <w:framePr w:wrap="notBeside"/>
        <w:rPr>
          <w:rtl/>
        </w:rPr>
      </w:pPr>
      <w:r w:rsidRPr="00577A15">
        <w:rPr>
          <w:rtl/>
        </w:rPr>
        <w:t>פלימו:</w:t>
      </w:r>
    </w:p>
    <w:p w14:paraId="74E5D845" w14:textId="0F2FD8A0" w:rsidR="00EB74E7" w:rsidRDefault="00EB74E7" w:rsidP="00577A15">
      <w:pPr>
        <w:rPr>
          <w:rStyle w:val="afffff3"/>
          <w:rtl/>
        </w:rPr>
      </w:pPr>
      <w:r w:rsidRPr="006F178A">
        <w:rPr>
          <w:rFonts w:ascii="Fb Fontext" w:hAnsi="Fb Fontext"/>
          <w:rtl/>
        </w:rPr>
        <w:t>ראיתי הבית</w:t>
      </w:r>
      <w:r>
        <w:rPr>
          <w:rFonts w:ascii="Fb Fontext" w:hAnsi="Fb Fontext" w:hint="cs"/>
          <w:rtl/>
        </w:rPr>
        <w:t xml:space="preserve"> הזה שקירה רחב''ד בתפילתו</w:t>
      </w:r>
      <w:r w:rsidRPr="006F178A">
        <w:rPr>
          <w:rFonts w:ascii="Fb Fontext" w:hAnsi="Fb Fontext"/>
          <w:rtl/>
        </w:rPr>
        <w:t>,</w:t>
      </w:r>
    </w:p>
    <w:p w14:paraId="74E5D846" w14:textId="77777777" w:rsidR="00314658" w:rsidRPr="002B3F69" w:rsidRDefault="00314658" w:rsidP="00B5304C">
      <w:pPr>
        <w:pStyle w:val="afffff8"/>
        <w:rPr>
          <w:rtl/>
        </w:rPr>
      </w:pPr>
      <w:r w:rsidRPr="002B3F69">
        <w:rPr>
          <w:rFonts w:hint="cs"/>
          <w:rtl/>
        </w:rPr>
        <w:t xml:space="preserve">עניותו של </w:t>
      </w:r>
      <w:r w:rsidR="00D16104" w:rsidRPr="002B3F69">
        <w:rPr>
          <w:rtl/>
        </w:rPr>
        <w:t>רבי אלעזר בן פדת</w:t>
      </w:r>
    </w:p>
    <w:p w14:paraId="328680AD" w14:textId="77777777" w:rsidR="001B291E" w:rsidRDefault="00D16104" w:rsidP="0045747B">
      <w:pPr>
        <w:rPr>
          <w:rStyle w:val="afffff3"/>
          <w:rtl/>
        </w:rPr>
      </w:pPr>
      <w:r w:rsidRPr="006F178A">
        <w:rPr>
          <w:rFonts w:ascii="Fb Fontext" w:hAnsi="Fb Fontext" w:hint="cs"/>
          <w:rtl/>
        </w:rPr>
        <w:lastRenderedPageBreak/>
        <w:t xml:space="preserve">הקיז דם </w:t>
      </w:r>
      <w:r w:rsidR="00095C4D" w:rsidRPr="00314658">
        <w:rPr>
          <w:rStyle w:val="afffffc"/>
          <w:rFonts w:hint="cs"/>
          <w:rtl/>
        </w:rPr>
        <w:t>ו</w:t>
      </w:r>
      <w:r w:rsidR="00314658" w:rsidRPr="00314658">
        <w:rPr>
          <w:rStyle w:val="afffffc"/>
          <w:rFonts w:hint="cs"/>
          <w:rtl/>
        </w:rPr>
        <w:t>לרוב מחסורו</w:t>
      </w:r>
      <w:r w:rsidR="00314658">
        <w:rPr>
          <w:rFonts w:ascii="Fb Fontext" w:hAnsi="Fb Fontext" w:hint="cs"/>
          <w:rtl/>
        </w:rPr>
        <w:t xml:space="preserve"> </w:t>
      </w:r>
      <w:r w:rsidR="00095C4D">
        <w:rPr>
          <w:rFonts w:ascii="Fb Fontext" w:hAnsi="Fb Fontext" w:hint="cs"/>
          <w:rtl/>
        </w:rPr>
        <w:t>אכל שן שום</w:t>
      </w:r>
      <w:r w:rsidRPr="006F178A">
        <w:rPr>
          <w:rFonts w:ascii="Fb Fontext" w:hAnsi="Fb Fontext"/>
          <w:rtl/>
        </w:rPr>
        <w:t>, חלש לב</w:t>
      </w:r>
      <w:r>
        <w:rPr>
          <w:rFonts w:ascii="Fb Fontext" w:hAnsi="Fb Fontext" w:hint="cs"/>
          <w:rtl/>
        </w:rPr>
        <w:t xml:space="preserve">ו </w:t>
      </w:r>
      <w:r w:rsidRPr="006F178A">
        <w:rPr>
          <w:rFonts w:ascii="Fb Fontext" w:hAnsi="Fb Fontext"/>
          <w:rtl/>
        </w:rPr>
        <w:t>ונ</w:t>
      </w:r>
      <w:r>
        <w:rPr>
          <w:rFonts w:ascii="Fb Fontext" w:hAnsi="Fb Fontext" w:hint="cs"/>
          <w:rtl/>
        </w:rPr>
        <w:t>רדם</w:t>
      </w:r>
      <w:r w:rsidRPr="006F178A">
        <w:rPr>
          <w:rFonts w:ascii="Fb Fontext" w:hAnsi="Fb Fontext"/>
          <w:rtl/>
        </w:rPr>
        <w:t>.</w:t>
      </w:r>
      <w:r w:rsidRPr="006F178A">
        <w:rPr>
          <w:rFonts w:ascii="Fb Fontext" w:hAnsi="Fb Fontext" w:hint="cs"/>
          <w:rtl/>
        </w:rPr>
        <w:t xml:space="preserve"> </w:t>
      </w:r>
      <w:r w:rsidR="00314658">
        <w:rPr>
          <w:rFonts w:ascii="Fb Fontext" w:hAnsi="Fb Fontext" w:hint="cs"/>
          <w:rtl/>
        </w:rPr>
        <w:t>עלו</w:t>
      </w:r>
      <w:r>
        <w:rPr>
          <w:rFonts w:ascii="Fb Fontext" w:hAnsi="Fb Fontext" w:hint="cs"/>
          <w:rtl/>
        </w:rPr>
        <w:t xml:space="preserve"> רבנן לבקרו, ראוהו בוכה וצוחק, ויוצא</w:t>
      </w:r>
      <w:r w:rsidRPr="006F178A">
        <w:rPr>
          <w:rFonts w:ascii="Fb Fontext" w:hAnsi="Fb Fontext"/>
          <w:rtl/>
        </w:rPr>
        <w:t xml:space="preserve"> </w:t>
      </w:r>
      <w:r w:rsidR="009E7EA5">
        <w:rPr>
          <w:rFonts w:ascii="Fb Fontext" w:hAnsi="Fb Fontext" w:hint="cs"/>
          <w:rtl/>
        </w:rPr>
        <w:t xml:space="preserve">ניצוץ </w:t>
      </w:r>
      <w:r>
        <w:rPr>
          <w:rFonts w:ascii="Fb Fontext" w:hAnsi="Fb Fontext" w:hint="cs"/>
          <w:rtl/>
        </w:rPr>
        <w:t>מ</w:t>
      </w:r>
      <w:r w:rsidR="009E7EA5">
        <w:rPr>
          <w:rFonts w:ascii="Fb Fontext" w:hAnsi="Fb Fontext" w:hint="cs"/>
          <w:rtl/>
        </w:rPr>
        <w:t>מצחו</w:t>
      </w:r>
      <w:r w:rsidRPr="006F178A">
        <w:rPr>
          <w:rFonts w:ascii="Fb Fontext" w:hAnsi="Fb Fontext"/>
          <w:rtl/>
        </w:rPr>
        <w:t>.</w:t>
      </w:r>
      <w:r w:rsidR="00A01757">
        <w:rPr>
          <w:rFonts w:hint="cs"/>
          <w:rtl/>
        </w:rPr>
        <w:t xml:space="preserve"> </w:t>
      </w:r>
      <w:r>
        <w:rPr>
          <w:rFonts w:hint="cs"/>
          <w:rtl/>
        </w:rPr>
        <w:t xml:space="preserve">כשהתעורר שאלוהו </w:t>
      </w:r>
      <w:r w:rsidR="00436B43">
        <w:rPr>
          <w:rFonts w:hint="cs"/>
          <w:rtl/>
        </w:rPr>
        <w:t>ע''ז</w:t>
      </w:r>
      <w:r>
        <w:rPr>
          <w:rFonts w:hint="cs"/>
          <w:rtl/>
        </w:rPr>
        <w:t xml:space="preserve">, </w:t>
      </w:r>
      <w:r w:rsidRPr="002172E8">
        <w:rPr>
          <w:rStyle w:val="afffff3"/>
          <w:rFonts w:hint="cs"/>
          <w:rtl/>
        </w:rPr>
        <w:t>א''ל</w:t>
      </w:r>
      <w:r>
        <w:rPr>
          <w:rFonts w:hint="cs"/>
          <w:rtl/>
        </w:rPr>
        <w:t xml:space="preserve"> שאלתי להקב''ה </w:t>
      </w:r>
      <w:r w:rsidR="009E7EA5">
        <w:rPr>
          <w:rtl/>
        </w:rPr>
        <w:t xml:space="preserve">עד מתי אצטער </w:t>
      </w:r>
      <w:r w:rsidR="009E7EA5">
        <w:rPr>
          <w:rFonts w:hint="cs"/>
          <w:rtl/>
        </w:rPr>
        <w:t>בעולם.</w:t>
      </w:r>
      <w:r w:rsidR="00436B43">
        <w:rPr>
          <w:rStyle w:val="afffff3"/>
          <w:rFonts w:hint="cs"/>
          <w:rtl/>
        </w:rPr>
        <w:t xml:space="preserve"> </w:t>
      </w:r>
    </w:p>
    <w:p w14:paraId="232EFAF3" w14:textId="77777777" w:rsidR="001B291E" w:rsidRPr="001B291E" w:rsidRDefault="00D16104" w:rsidP="001B291E">
      <w:pPr>
        <w:pStyle w:val="36"/>
        <w:framePr w:wrap="notBeside"/>
        <w:rPr>
          <w:rtl/>
        </w:rPr>
      </w:pPr>
      <w:r w:rsidRPr="001B291E">
        <w:rPr>
          <w:rFonts w:hint="cs"/>
          <w:rtl/>
        </w:rPr>
        <w:t>וא"ל</w:t>
      </w:r>
      <w:r w:rsidRPr="001B291E">
        <w:rPr>
          <w:rtl/>
        </w:rPr>
        <w:t>:</w:t>
      </w:r>
    </w:p>
    <w:p w14:paraId="02491716" w14:textId="77777777" w:rsidR="00D04740" w:rsidRPr="00D04740" w:rsidRDefault="00D16104" w:rsidP="0045747B">
      <w:pPr>
        <w:rPr>
          <w:spacing w:val="-2"/>
          <w:rtl/>
        </w:rPr>
      </w:pPr>
      <w:r w:rsidRPr="00D04740">
        <w:rPr>
          <w:spacing w:val="-2"/>
          <w:rtl/>
        </w:rPr>
        <w:t>נ</w:t>
      </w:r>
      <w:r w:rsidRPr="00D04740">
        <w:rPr>
          <w:rFonts w:hint="cs"/>
          <w:spacing w:val="-2"/>
          <w:rtl/>
        </w:rPr>
        <w:t>ח לך שאהפוך לעולם מתחילתו</w:t>
      </w:r>
      <w:r w:rsidRPr="00D04740">
        <w:rPr>
          <w:spacing w:val="-2"/>
          <w:rtl/>
        </w:rPr>
        <w:t>? אפשר</w:t>
      </w:r>
      <w:r w:rsidR="00A01757" w:rsidRPr="00D04740">
        <w:rPr>
          <w:spacing w:val="-2"/>
          <w:rtl/>
        </w:rPr>
        <w:t xml:space="preserve"> </w:t>
      </w:r>
      <w:r w:rsidR="00DA4810" w:rsidRPr="00D04740">
        <w:rPr>
          <w:rFonts w:hint="cs"/>
          <w:spacing w:val="-2"/>
          <w:rtl/>
        </w:rPr>
        <w:t>שתיוולד ב</w:t>
      </w:r>
      <w:r w:rsidR="00436B43" w:rsidRPr="00D04740">
        <w:rPr>
          <w:rFonts w:hint="cs"/>
          <w:spacing w:val="-2"/>
          <w:rtl/>
        </w:rPr>
        <w:t xml:space="preserve">מזל </w:t>
      </w:r>
      <w:r w:rsidR="00DA4810" w:rsidRPr="00D04740">
        <w:rPr>
          <w:rFonts w:hint="cs"/>
          <w:spacing w:val="-2"/>
          <w:rtl/>
        </w:rPr>
        <w:t>מזונות</w:t>
      </w:r>
      <w:r w:rsidRPr="00D04740">
        <w:rPr>
          <w:spacing w:val="-2"/>
          <w:rtl/>
        </w:rPr>
        <w:t>.</w:t>
      </w:r>
      <w:r w:rsidR="00DA4810" w:rsidRPr="00D04740">
        <w:rPr>
          <w:rFonts w:hint="cs"/>
          <w:spacing w:val="-2"/>
          <w:rtl/>
        </w:rPr>
        <w:t xml:space="preserve"> </w:t>
      </w:r>
    </w:p>
    <w:p w14:paraId="0B046B0F" w14:textId="77777777" w:rsidR="00D04740" w:rsidRPr="00D04740" w:rsidRDefault="00D16104" w:rsidP="00D04740">
      <w:pPr>
        <w:pStyle w:val="36"/>
        <w:framePr w:wrap="notBeside"/>
        <w:rPr>
          <w:rtl/>
        </w:rPr>
      </w:pPr>
      <w:r w:rsidRPr="00D04740">
        <w:rPr>
          <w:rFonts w:hint="cs"/>
          <w:rtl/>
        </w:rPr>
        <w:t>שאלתיו:</w:t>
      </w:r>
    </w:p>
    <w:p w14:paraId="6FF684E8" w14:textId="77777777" w:rsidR="00D04740" w:rsidRDefault="00436B43" w:rsidP="0045747B">
      <w:pPr>
        <w:rPr>
          <w:rtl/>
        </w:rPr>
      </w:pPr>
      <w:r>
        <w:rPr>
          <w:rFonts w:hint="cs"/>
          <w:rtl/>
        </w:rPr>
        <w:t>האם חייתי רוב חיי</w:t>
      </w:r>
      <w:r w:rsidR="00D16104">
        <w:rPr>
          <w:rFonts w:hint="cs"/>
          <w:rtl/>
        </w:rPr>
        <w:t xml:space="preserve">, </w:t>
      </w:r>
      <w:r w:rsidR="00D16104" w:rsidRPr="001E60E8">
        <w:rPr>
          <w:rStyle w:val="afffff3"/>
          <w:rFonts w:hint="cs"/>
          <w:rtl/>
        </w:rPr>
        <w:t xml:space="preserve">א''ל </w:t>
      </w:r>
      <w:r w:rsidR="00147E37">
        <w:rPr>
          <w:rFonts w:hint="cs"/>
          <w:rtl/>
        </w:rPr>
        <w:t xml:space="preserve">כן, </w:t>
      </w:r>
      <w:r w:rsidR="00D16104" w:rsidRPr="001E60E8">
        <w:rPr>
          <w:rStyle w:val="afffff3"/>
          <w:rFonts w:hint="cs"/>
          <w:rtl/>
        </w:rPr>
        <w:t>א''ל</w:t>
      </w:r>
      <w:r w:rsidR="00D16104">
        <w:rPr>
          <w:rFonts w:hint="cs"/>
          <w:rtl/>
        </w:rPr>
        <w:t xml:space="preserve"> א''כ איני רוצה,</w:t>
      </w:r>
      <w:r w:rsidR="00DA4810">
        <w:rPr>
          <w:rStyle w:val="afffff3"/>
          <w:rFonts w:hint="cs"/>
          <w:rtl/>
        </w:rPr>
        <w:t xml:space="preserve"> </w:t>
      </w:r>
      <w:r w:rsidR="00D16104" w:rsidRPr="00962183">
        <w:rPr>
          <w:rStyle w:val="afffff3"/>
          <w:rFonts w:hint="cs"/>
          <w:rtl/>
        </w:rPr>
        <w:t>א"ל</w:t>
      </w:r>
      <w:r w:rsidR="00D16104" w:rsidRPr="00962183">
        <w:rPr>
          <w:rStyle w:val="afffff3"/>
          <w:rtl/>
        </w:rPr>
        <w:t>:</w:t>
      </w:r>
      <w:r w:rsidR="00D16104" w:rsidRPr="00962183">
        <w:rPr>
          <w:rtl/>
        </w:rPr>
        <w:t xml:space="preserve"> </w:t>
      </w:r>
      <w:r w:rsidR="009E7EA5">
        <w:rPr>
          <w:rFonts w:hint="cs"/>
          <w:rtl/>
        </w:rPr>
        <w:t xml:space="preserve">בשכר </w:t>
      </w:r>
      <w:r w:rsidR="00147E37">
        <w:rPr>
          <w:rFonts w:hint="cs"/>
          <w:rtl/>
        </w:rPr>
        <w:t>זה</w:t>
      </w:r>
      <w:r w:rsidR="00D16104" w:rsidRPr="00962183">
        <w:rPr>
          <w:rFonts w:hint="cs"/>
          <w:rtl/>
        </w:rPr>
        <w:t xml:space="preserve"> אתן לך לעוה''ב י''ג</w:t>
      </w:r>
      <w:r w:rsidR="00D16104" w:rsidRPr="00962183">
        <w:rPr>
          <w:rtl/>
        </w:rPr>
        <w:t xml:space="preserve"> </w:t>
      </w:r>
      <w:r w:rsidR="00D16104" w:rsidRPr="00962183">
        <w:rPr>
          <w:rFonts w:hint="cs"/>
          <w:rtl/>
        </w:rPr>
        <w:t>נהרות דשמן</w:t>
      </w:r>
      <w:r w:rsidR="00D16104" w:rsidRPr="00962183">
        <w:rPr>
          <w:rtl/>
        </w:rPr>
        <w:t xml:space="preserve"> אפרסמו</w:t>
      </w:r>
      <w:r w:rsidR="00D16104">
        <w:rPr>
          <w:rtl/>
        </w:rPr>
        <w:t xml:space="preserve">ן </w:t>
      </w:r>
      <w:r w:rsidR="00D16104">
        <w:rPr>
          <w:rFonts w:hint="cs"/>
          <w:rtl/>
        </w:rPr>
        <w:t>טהור</w:t>
      </w:r>
      <w:r w:rsidR="00D16104" w:rsidRPr="00962183">
        <w:rPr>
          <w:rtl/>
        </w:rPr>
        <w:t>, כפרת ו</w:t>
      </w:r>
      <w:r w:rsidR="009E7EA5">
        <w:rPr>
          <w:rFonts w:hint="cs"/>
          <w:rtl/>
        </w:rPr>
        <w:t>חידקל</w:t>
      </w:r>
      <w:r w:rsidR="00D16104" w:rsidRPr="00962183">
        <w:rPr>
          <w:rtl/>
        </w:rPr>
        <w:t xml:space="preserve">, </w:t>
      </w:r>
      <w:r w:rsidR="00D16104" w:rsidRPr="00962183">
        <w:rPr>
          <w:rFonts w:hint="cs"/>
          <w:rtl/>
        </w:rPr>
        <w:t>שתתענג</w:t>
      </w:r>
      <w:r w:rsidR="00D16104" w:rsidRPr="00962183">
        <w:rPr>
          <w:rtl/>
        </w:rPr>
        <w:t xml:space="preserve"> בה</w:t>
      </w:r>
      <w:r w:rsidR="00D16104" w:rsidRPr="00962183">
        <w:rPr>
          <w:rFonts w:hint="cs"/>
          <w:rtl/>
        </w:rPr>
        <w:t>ם</w:t>
      </w:r>
      <w:r w:rsidR="00D16104" w:rsidRPr="00962183">
        <w:rPr>
          <w:rtl/>
        </w:rPr>
        <w:t>.</w:t>
      </w:r>
      <w:r w:rsidR="00DA4810">
        <w:rPr>
          <w:rStyle w:val="afffff3"/>
          <w:rFonts w:hint="cs"/>
          <w:rtl/>
        </w:rPr>
        <w:t xml:space="preserve"> </w:t>
      </w:r>
      <w:r w:rsidR="00D16104" w:rsidRPr="00962183">
        <w:rPr>
          <w:rStyle w:val="afffff3"/>
          <w:rFonts w:hint="cs"/>
          <w:rtl/>
        </w:rPr>
        <w:t>וכששאלתיו</w:t>
      </w:r>
      <w:r w:rsidR="00D16104" w:rsidRPr="00962183">
        <w:rPr>
          <w:rStyle w:val="afffff3"/>
          <w:rtl/>
        </w:rPr>
        <w:t>:</w:t>
      </w:r>
      <w:r w:rsidR="00D16104" w:rsidRPr="00962183">
        <w:rPr>
          <w:rtl/>
        </w:rPr>
        <w:t xml:space="preserve"> </w:t>
      </w:r>
      <w:r w:rsidR="00D16104" w:rsidRPr="00962183">
        <w:rPr>
          <w:rFonts w:hint="cs"/>
          <w:rtl/>
        </w:rPr>
        <w:t>זה ולא יותר</w:t>
      </w:r>
      <w:r w:rsidR="00DA4810">
        <w:rPr>
          <w:rFonts w:hint="cs"/>
          <w:rtl/>
        </w:rPr>
        <w:t>?!</w:t>
      </w:r>
      <w:r w:rsidR="00147E37">
        <w:rPr>
          <w:rFonts w:hint="cs"/>
          <w:rtl/>
        </w:rPr>
        <w:t xml:space="preserve"> </w:t>
      </w:r>
    </w:p>
    <w:p w14:paraId="7AF3CFB7" w14:textId="77777777" w:rsidR="00D04740" w:rsidRPr="00D04740" w:rsidRDefault="00D16104" w:rsidP="00D04740">
      <w:pPr>
        <w:pStyle w:val="36"/>
        <w:framePr w:wrap="notBeside"/>
        <w:rPr>
          <w:rtl/>
        </w:rPr>
      </w:pPr>
      <w:r w:rsidRPr="00D04740">
        <w:rPr>
          <w:rtl/>
        </w:rPr>
        <w:t>אמר לי:</w:t>
      </w:r>
    </w:p>
    <w:p w14:paraId="14B017DF" w14:textId="77777777" w:rsidR="00D2455B" w:rsidRDefault="00D16104" w:rsidP="0045747B">
      <w:pPr>
        <w:rPr>
          <w:rtl/>
        </w:rPr>
      </w:pPr>
      <w:r w:rsidRPr="00962183">
        <w:rPr>
          <w:rtl/>
        </w:rPr>
        <w:t>ולחברך מ</w:t>
      </w:r>
      <w:r w:rsidRPr="00962183">
        <w:rPr>
          <w:rFonts w:hint="cs"/>
          <w:rtl/>
        </w:rPr>
        <w:t>ה אתן?</w:t>
      </w:r>
      <w:r w:rsidRPr="00962183">
        <w:rPr>
          <w:rtl/>
        </w:rPr>
        <w:t xml:space="preserve"> </w:t>
      </w:r>
      <w:r w:rsidR="009E7EA5">
        <w:rPr>
          <w:rStyle w:val="afffff3"/>
          <w:rFonts w:hint="cs"/>
          <w:rtl/>
        </w:rPr>
        <w:t>אמרתי</w:t>
      </w:r>
      <w:r w:rsidRPr="00962183">
        <w:rPr>
          <w:rFonts w:hint="cs"/>
          <w:rtl/>
        </w:rPr>
        <w:t xml:space="preserve"> וכי ממי שאין לו אני מבקש</w:t>
      </w:r>
      <w:r w:rsidRPr="00962183">
        <w:rPr>
          <w:rtl/>
        </w:rPr>
        <w:t xml:space="preserve">? </w:t>
      </w:r>
    </w:p>
    <w:p w14:paraId="74E5D848" w14:textId="12CC427A" w:rsidR="002B3F69" w:rsidRPr="00D2455B" w:rsidRDefault="00D16104" w:rsidP="00D2455B">
      <w:pPr>
        <w:rPr>
          <w:rFonts w:ascii="Fb Fontext" w:hAnsi="Fb Fontext"/>
          <w:sz w:val="16"/>
          <w:szCs w:val="14"/>
          <w:rtl/>
        </w:rPr>
      </w:pPr>
      <w:r w:rsidRPr="00962183">
        <w:rPr>
          <w:rFonts w:hint="cs"/>
          <w:rtl/>
        </w:rPr>
        <w:t>הכ</w:t>
      </w:r>
      <w:r w:rsidR="00314658">
        <w:rPr>
          <w:rFonts w:hint="cs"/>
          <w:rtl/>
        </w:rPr>
        <w:t>ני במצחי</w:t>
      </w:r>
      <w:r w:rsidRPr="00962183">
        <w:rPr>
          <w:rFonts w:hint="cs"/>
          <w:rtl/>
        </w:rPr>
        <w:t xml:space="preserve"> באצבע צרידה,</w:t>
      </w:r>
      <w:r w:rsidRPr="00962183">
        <w:rPr>
          <w:rtl/>
        </w:rPr>
        <w:t xml:space="preserve"> </w:t>
      </w:r>
      <w:r w:rsidR="00314658" w:rsidRPr="00314658">
        <w:rPr>
          <w:rStyle w:val="afffffc"/>
          <w:rFonts w:hint="cs"/>
          <w:rtl/>
        </w:rPr>
        <w:t>לחדווה וזה הניצוץ</w:t>
      </w:r>
      <w:r w:rsidR="00314658">
        <w:rPr>
          <w:rFonts w:hint="cs"/>
          <w:rtl/>
        </w:rPr>
        <w:t xml:space="preserve">. </w:t>
      </w:r>
    </w:p>
    <w:p w14:paraId="74E5D849" w14:textId="434A6D79" w:rsidR="00147E37" w:rsidRPr="002B3F69" w:rsidRDefault="00E47D04" w:rsidP="002B3F69">
      <w:pPr>
        <w:pStyle w:val="afffff8"/>
        <w:rPr>
          <w:rtl/>
        </w:rPr>
      </w:pPr>
      <w:r>
        <w:rPr>
          <w:rFonts w:hint="cs"/>
          <w:rtl/>
        </w:rPr>
        <w:t xml:space="preserve">ה' </w:t>
      </w:r>
      <w:r w:rsidR="00147E37" w:rsidRPr="002B3F69">
        <w:rPr>
          <w:rFonts w:hint="cs"/>
          <w:rtl/>
        </w:rPr>
        <w:t>מעשים נוספים דתענית גשמים</w:t>
      </w:r>
    </w:p>
    <w:p w14:paraId="60E1E2F7" w14:textId="77777777" w:rsidR="00B8196E" w:rsidRPr="00B8196E" w:rsidRDefault="00A01757" w:rsidP="0019139F">
      <w:pPr>
        <w:pStyle w:val="36"/>
        <w:framePr w:wrap="notBeside"/>
        <w:rPr>
          <w:rtl/>
        </w:rPr>
      </w:pPr>
      <w:r w:rsidRPr="0019139F">
        <w:rPr>
          <w:rFonts w:hint="cs"/>
          <w:rtl/>
        </w:rPr>
        <w:t xml:space="preserve">יב. </w:t>
      </w:r>
      <w:r w:rsidR="00D16104" w:rsidRPr="0019139F">
        <w:rPr>
          <w:rFonts w:hint="cs"/>
          <w:rtl/>
        </w:rPr>
        <w:t>רחב</w:t>
      </w:r>
      <w:r w:rsidR="00D16104" w:rsidRPr="0019139F">
        <w:rPr>
          <w:rtl/>
        </w:rPr>
        <w:t>"</w:t>
      </w:r>
      <w:r w:rsidR="00D16104" w:rsidRPr="0019139F">
        <w:rPr>
          <w:rFonts w:hint="cs"/>
          <w:rtl/>
        </w:rPr>
        <w:t>ח</w:t>
      </w:r>
      <w:r w:rsidR="00B8196E" w:rsidRPr="00B8196E">
        <w:rPr>
          <w:rtl/>
        </w:rPr>
        <w:t>:</w:t>
      </w:r>
    </w:p>
    <w:p w14:paraId="74E5D84A" w14:textId="3228C387" w:rsidR="00147E37" w:rsidRDefault="00D16104" w:rsidP="0045747B">
      <w:pPr>
        <w:rPr>
          <w:rtl/>
        </w:rPr>
      </w:pPr>
      <w:r>
        <w:rPr>
          <w:rtl/>
        </w:rPr>
        <w:t>גזר תענית</w:t>
      </w:r>
      <w:r w:rsidRPr="006F178A">
        <w:rPr>
          <w:rtl/>
        </w:rPr>
        <w:t xml:space="preserve"> ולא </w:t>
      </w:r>
      <w:r>
        <w:rPr>
          <w:rtl/>
        </w:rPr>
        <w:t>בא מטר</w:t>
      </w:r>
      <w:r w:rsidRPr="006F178A">
        <w:rPr>
          <w:rtl/>
        </w:rPr>
        <w:t xml:space="preserve">, </w:t>
      </w:r>
      <w:r w:rsidRPr="002172E8">
        <w:rPr>
          <w:rStyle w:val="afffff3"/>
          <w:rtl/>
        </w:rPr>
        <w:t>א"</w:t>
      </w:r>
      <w:r w:rsidRPr="002172E8">
        <w:rPr>
          <w:rStyle w:val="afffff3"/>
          <w:rFonts w:hint="cs"/>
          <w:rtl/>
        </w:rPr>
        <w:t>ל</w:t>
      </w:r>
      <w:r w:rsidRPr="002172E8">
        <w:rPr>
          <w:rStyle w:val="afffff3"/>
          <w:rtl/>
        </w:rPr>
        <w:t xml:space="preserve">: </w:t>
      </w:r>
      <w:r w:rsidR="00147E37">
        <w:rPr>
          <w:rStyle w:val="afffff3"/>
          <w:rFonts w:hint="cs"/>
          <w:rtl/>
        </w:rPr>
        <w:t>ש</w:t>
      </w:r>
      <w:r w:rsidRPr="002172E8">
        <w:rPr>
          <w:rStyle w:val="afffff3"/>
          <w:rFonts w:hint="cs"/>
          <w:rtl/>
        </w:rPr>
        <w:t>ריב</w:t>
      </w:r>
      <w:r w:rsidRPr="002172E8">
        <w:rPr>
          <w:rStyle w:val="afffff3"/>
          <w:rtl/>
        </w:rPr>
        <w:t>"</w:t>
      </w:r>
      <w:r w:rsidRPr="002172E8">
        <w:rPr>
          <w:rStyle w:val="afffff3"/>
          <w:rFonts w:hint="cs"/>
          <w:rtl/>
        </w:rPr>
        <w:t xml:space="preserve">ל </w:t>
      </w:r>
      <w:r>
        <w:rPr>
          <w:rtl/>
        </w:rPr>
        <w:t xml:space="preserve">גזר </w:t>
      </w:r>
      <w:r w:rsidR="00147E37">
        <w:rPr>
          <w:rFonts w:hint="cs"/>
          <w:rtl/>
        </w:rPr>
        <w:t>וירד</w:t>
      </w:r>
    </w:p>
    <w:p w14:paraId="2729B34C" w14:textId="42323E02" w:rsidR="00B8196E" w:rsidRPr="00B8196E" w:rsidRDefault="00D16104" w:rsidP="0019139F">
      <w:pPr>
        <w:pStyle w:val="36"/>
        <w:framePr w:wrap="notBeside"/>
        <w:rPr>
          <w:rtl/>
        </w:rPr>
      </w:pPr>
      <w:r w:rsidRPr="0019139F">
        <w:rPr>
          <w:rFonts w:hint="cs"/>
          <w:rtl/>
        </w:rPr>
        <w:t>א</w:t>
      </w:r>
      <w:r w:rsidRPr="0019139F">
        <w:rPr>
          <w:rtl/>
        </w:rPr>
        <w:t>"</w:t>
      </w:r>
      <w:r w:rsidRPr="0019139F">
        <w:rPr>
          <w:rFonts w:hint="cs"/>
          <w:rtl/>
        </w:rPr>
        <w:t>ל</w:t>
      </w:r>
      <w:r w:rsidR="00B8196E" w:rsidRPr="00B8196E">
        <w:rPr>
          <w:rFonts w:hint="cs"/>
          <w:rtl/>
        </w:rPr>
        <w:t>:</w:t>
      </w:r>
    </w:p>
    <w:p w14:paraId="29183181" w14:textId="35AC1EE3" w:rsidR="0019139F" w:rsidRDefault="00147E37" w:rsidP="0045747B">
      <w:pPr>
        <w:rPr>
          <w:rStyle w:val="afffff3"/>
          <w:rtl/>
        </w:rPr>
      </w:pPr>
      <w:r>
        <w:rPr>
          <w:rFonts w:hint="cs"/>
          <w:rtl/>
        </w:rPr>
        <w:t xml:space="preserve">שהוא </w:t>
      </w:r>
      <w:r w:rsidR="009E7EA5">
        <w:rPr>
          <w:rFonts w:hint="cs"/>
          <w:rtl/>
        </w:rPr>
        <w:t xml:space="preserve">בן לוי </w:t>
      </w:r>
      <w:r>
        <w:rPr>
          <w:rStyle w:val="afffffc"/>
          <w:rFonts w:hint="cs"/>
          <w:rtl/>
        </w:rPr>
        <w:t>ו</w:t>
      </w:r>
      <w:r w:rsidR="009E7EA5" w:rsidRPr="009E7EA5">
        <w:rPr>
          <w:rStyle w:val="afffffc"/>
          <w:rFonts w:hint="cs"/>
          <w:rtl/>
        </w:rPr>
        <w:t>עדיף</w:t>
      </w:r>
      <w:r w:rsidR="00D16104" w:rsidRPr="006F178A">
        <w:rPr>
          <w:rtl/>
        </w:rPr>
        <w:t>.</w:t>
      </w:r>
      <w:r w:rsidR="00A01757">
        <w:rPr>
          <w:rStyle w:val="afffff3"/>
          <w:rFonts w:hint="cs"/>
          <w:rtl/>
        </w:rPr>
        <w:t xml:space="preserve"> </w:t>
      </w:r>
      <w:r w:rsidR="00D16104">
        <w:rPr>
          <w:rStyle w:val="afffff3"/>
          <w:rtl/>
        </w:rPr>
        <w:t xml:space="preserve">אמרו </w:t>
      </w:r>
      <w:r w:rsidR="00DA4810">
        <w:rPr>
          <w:rFonts w:hint="cs"/>
          <w:rtl/>
        </w:rPr>
        <w:t xml:space="preserve">נכוון דעתנו </w:t>
      </w:r>
      <w:r>
        <w:rPr>
          <w:rFonts w:hint="cs"/>
          <w:rtl/>
        </w:rPr>
        <w:t xml:space="preserve">ונתפלל, </w:t>
      </w:r>
      <w:r w:rsidR="00DA4810">
        <w:rPr>
          <w:rFonts w:hint="cs"/>
          <w:rtl/>
        </w:rPr>
        <w:t>ולא בא מטר</w:t>
      </w:r>
      <w:r w:rsidR="00A01757">
        <w:rPr>
          <w:rFonts w:hint="cs"/>
          <w:rtl/>
        </w:rPr>
        <w:t xml:space="preserve">, </w:t>
      </w:r>
    </w:p>
    <w:p w14:paraId="0789FB9F" w14:textId="3738D7AA" w:rsidR="00B8196E" w:rsidRPr="00B8196E" w:rsidRDefault="00D16104" w:rsidP="0019139F">
      <w:pPr>
        <w:pStyle w:val="36"/>
        <w:framePr w:wrap="notBeside"/>
        <w:rPr>
          <w:rtl/>
        </w:rPr>
      </w:pPr>
      <w:r w:rsidRPr="0019139F">
        <w:rPr>
          <w:rtl/>
        </w:rPr>
        <w:t>א</w:t>
      </w:r>
      <w:r w:rsidR="00DA4810" w:rsidRPr="0019139F">
        <w:rPr>
          <w:rFonts w:hint="cs"/>
          <w:rtl/>
        </w:rPr>
        <w:t>"ל</w:t>
      </w:r>
      <w:r w:rsidR="00B8196E" w:rsidRPr="00B8196E">
        <w:rPr>
          <w:rtl/>
        </w:rPr>
        <w:t>:</w:t>
      </w:r>
    </w:p>
    <w:p w14:paraId="74E5D84B" w14:textId="42F9E319" w:rsidR="00D16104" w:rsidRPr="006F178A" w:rsidRDefault="00A01757" w:rsidP="0019139F">
      <w:pPr>
        <w:spacing w:after="60"/>
        <w:rPr>
          <w:rtl/>
        </w:rPr>
      </w:pPr>
      <w:r>
        <w:rPr>
          <w:rtl/>
        </w:rPr>
        <w:t>כמה עזין פני רקיע</w:t>
      </w:r>
      <w:r>
        <w:rPr>
          <w:rFonts w:hint="cs"/>
          <w:rtl/>
        </w:rPr>
        <w:t>,</w:t>
      </w:r>
      <w:r w:rsidR="00D16104" w:rsidRPr="006F178A">
        <w:rPr>
          <w:rFonts w:ascii="Fb Fontext" w:hAnsi="Fb Fontext"/>
          <w:sz w:val="20"/>
          <w:rtl/>
        </w:rPr>
        <w:t xml:space="preserve"> </w:t>
      </w:r>
      <w:r w:rsidR="00DA4810">
        <w:rPr>
          <w:rFonts w:ascii="Fb Fontext" w:hAnsi="Fb Fontext" w:hint="cs"/>
          <w:sz w:val="20"/>
          <w:rtl/>
        </w:rPr>
        <w:t>נתכסה</w:t>
      </w:r>
      <w:r w:rsidR="003561C8">
        <w:rPr>
          <w:rFonts w:ascii="Fb Fontext" w:hAnsi="Fb Fontext" w:hint="cs"/>
          <w:sz w:val="20"/>
          <w:rtl/>
        </w:rPr>
        <w:t xml:space="preserve"> בעננים</w:t>
      </w:r>
      <w:r w:rsidR="00D16104" w:rsidRPr="006F178A">
        <w:rPr>
          <w:rFonts w:ascii="Fb Fontext" w:hAnsi="Fb Fontext"/>
          <w:sz w:val="20"/>
          <w:rtl/>
        </w:rPr>
        <w:t xml:space="preserve"> ו</w:t>
      </w:r>
      <w:r w:rsidR="00D16104">
        <w:rPr>
          <w:rFonts w:ascii="Fb Fontext" w:hAnsi="Fb Fontext"/>
          <w:sz w:val="20"/>
          <w:rtl/>
        </w:rPr>
        <w:t>בא מטר</w:t>
      </w:r>
      <w:r w:rsidR="00D16104" w:rsidRPr="006F178A">
        <w:rPr>
          <w:rFonts w:ascii="Fb Fontext" w:hAnsi="Fb Fontext"/>
          <w:sz w:val="20"/>
          <w:rtl/>
        </w:rPr>
        <w:t>.</w:t>
      </w:r>
    </w:p>
    <w:p w14:paraId="63AF4572" w14:textId="77777777" w:rsidR="00B8196E" w:rsidRPr="00B8196E" w:rsidRDefault="00A01757" w:rsidP="0019139F">
      <w:pPr>
        <w:pStyle w:val="36"/>
        <w:framePr w:wrap="notBeside"/>
        <w:rPr>
          <w:rtl/>
        </w:rPr>
      </w:pPr>
      <w:r w:rsidRPr="0019139F">
        <w:rPr>
          <w:rFonts w:hint="cs"/>
          <w:rtl/>
        </w:rPr>
        <w:t>יג.</w:t>
      </w:r>
      <w:r w:rsidR="00DA4810" w:rsidRPr="0019139F">
        <w:rPr>
          <w:rtl/>
        </w:rPr>
        <w:t xml:space="preserve"> </w:t>
      </w:r>
      <w:r w:rsidR="00D16104" w:rsidRPr="0019139F">
        <w:rPr>
          <w:rtl/>
        </w:rPr>
        <w:t>לוי</w:t>
      </w:r>
      <w:r w:rsidR="00B8196E" w:rsidRPr="00B8196E">
        <w:rPr>
          <w:rtl/>
        </w:rPr>
        <w:t>:</w:t>
      </w:r>
    </w:p>
    <w:p w14:paraId="5FC7491A" w14:textId="77777777" w:rsidR="00D2455B" w:rsidRDefault="00D16104" w:rsidP="0019139F">
      <w:pPr>
        <w:pStyle w:val="afffffe"/>
        <w:spacing w:before="0"/>
        <w:rPr>
          <w:rtl/>
        </w:rPr>
      </w:pPr>
      <w:r>
        <w:rPr>
          <w:rtl/>
        </w:rPr>
        <w:t>גזר תענית</w:t>
      </w:r>
      <w:r w:rsidRPr="006F178A">
        <w:rPr>
          <w:rtl/>
        </w:rPr>
        <w:t xml:space="preserve"> ולא </w:t>
      </w:r>
      <w:r>
        <w:rPr>
          <w:rtl/>
        </w:rPr>
        <w:t>בא מטר</w:t>
      </w:r>
      <w:r w:rsidRPr="006F178A">
        <w:rPr>
          <w:rtl/>
        </w:rPr>
        <w:t xml:space="preserve">, </w:t>
      </w:r>
    </w:p>
    <w:p w14:paraId="482E788C" w14:textId="77777777" w:rsidR="00D2455B" w:rsidRPr="00D2455B" w:rsidRDefault="00D16104" w:rsidP="00D2455B">
      <w:pPr>
        <w:pStyle w:val="36"/>
        <w:framePr w:wrap="notBeside"/>
        <w:rPr>
          <w:rtl/>
        </w:rPr>
      </w:pPr>
      <w:r w:rsidRPr="00D2455B">
        <w:rPr>
          <w:rtl/>
        </w:rPr>
        <w:t>אמר לפניו:</w:t>
      </w:r>
    </w:p>
    <w:p w14:paraId="74E5D84C" w14:textId="7AA3E637" w:rsidR="00D16104" w:rsidRPr="006F178A" w:rsidRDefault="00D16104" w:rsidP="001C2F47">
      <w:pPr>
        <w:pStyle w:val="afffffe"/>
        <w:spacing w:before="0"/>
        <w:rPr>
          <w:rtl/>
        </w:rPr>
      </w:pPr>
      <w:r w:rsidRPr="006F178A">
        <w:rPr>
          <w:rtl/>
        </w:rPr>
        <w:t xml:space="preserve">עלית </w:t>
      </w:r>
      <w:r w:rsidR="00147E37">
        <w:rPr>
          <w:rFonts w:hint="cs"/>
          <w:rtl/>
        </w:rPr>
        <w:t>ל</w:t>
      </w:r>
      <w:r w:rsidRPr="006F178A">
        <w:rPr>
          <w:rtl/>
        </w:rPr>
        <w:t>מרום ואי</w:t>
      </w:r>
      <w:r w:rsidR="00147E37">
        <w:rPr>
          <w:rFonts w:hint="cs"/>
          <w:rtl/>
        </w:rPr>
        <w:t>נך</w:t>
      </w:r>
      <w:r w:rsidRPr="006F178A">
        <w:rPr>
          <w:rtl/>
        </w:rPr>
        <w:t xml:space="preserve"> מרחם על בניך.</w:t>
      </w:r>
      <w:r w:rsidRPr="006F178A">
        <w:rPr>
          <w:rFonts w:hint="cs"/>
          <w:rtl/>
        </w:rPr>
        <w:t xml:space="preserve"> </w:t>
      </w:r>
      <w:r>
        <w:rPr>
          <w:rtl/>
        </w:rPr>
        <w:t>בא מטר</w:t>
      </w:r>
      <w:r w:rsidRPr="006F178A">
        <w:rPr>
          <w:rtl/>
        </w:rPr>
        <w:t>.</w:t>
      </w:r>
    </w:p>
    <w:p w14:paraId="02A37C02" w14:textId="4E7A216F" w:rsidR="00B8196E" w:rsidRPr="00B8196E" w:rsidRDefault="001C2F47" w:rsidP="0019139F">
      <w:pPr>
        <w:pStyle w:val="36"/>
        <w:framePr w:wrap="notBeside"/>
        <w:rPr>
          <w:rtl/>
        </w:rPr>
      </w:pPr>
      <w:r>
        <w:rPr>
          <w:rFonts w:hint="cs"/>
          <w:rtl/>
        </w:rPr>
        <w:t>א</w:t>
      </w:r>
      <w:r w:rsidR="00DA4810" w:rsidRPr="0019139F">
        <w:rPr>
          <w:rFonts w:hint="cs"/>
          <w:rtl/>
        </w:rPr>
        <w:t>ר"א</w:t>
      </w:r>
      <w:r w:rsidR="00B8196E" w:rsidRPr="00B8196E">
        <w:rPr>
          <w:rtl/>
        </w:rPr>
        <w:t>:</w:t>
      </w:r>
    </w:p>
    <w:p w14:paraId="74E5D84D" w14:textId="62E191CE" w:rsidR="00D16104" w:rsidRPr="006F178A" w:rsidRDefault="00147E37" w:rsidP="001C2F47">
      <w:pPr>
        <w:spacing w:after="60"/>
        <w:rPr>
          <w:rtl/>
        </w:rPr>
      </w:pPr>
      <w:r>
        <w:rPr>
          <w:rtl/>
        </w:rPr>
        <w:t>אל יטיח</w:t>
      </w:r>
      <w:r>
        <w:rPr>
          <w:rFonts w:hint="cs"/>
          <w:rtl/>
        </w:rPr>
        <w:t xml:space="preserve"> </w:t>
      </w:r>
      <w:r w:rsidR="00D16104" w:rsidRPr="006F178A">
        <w:rPr>
          <w:rtl/>
        </w:rPr>
        <w:t>דברים כלפי מ</w:t>
      </w:r>
      <w:r w:rsidR="00A01757">
        <w:rPr>
          <w:rtl/>
        </w:rPr>
        <w:t>עלה, ש</w:t>
      </w:r>
      <w:r w:rsidR="00D16104" w:rsidRPr="006F178A">
        <w:rPr>
          <w:rtl/>
        </w:rPr>
        <w:t>אדם גדול</w:t>
      </w:r>
      <w:r w:rsidR="00A01757">
        <w:rPr>
          <w:rFonts w:hint="cs"/>
          <w:rtl/>
        </w:rPr>
        <w:t xml:space="preserve"> </w:t>
      </w:r>
      <w:r w:rsidR="00A01757" w:rsidRPr="00A01757">
        <w:rPr>
          <w:rStyle w:val="afffff3"/>
          <w:rFonts w:hint="cs"/>
          <w:rtl/>
        </w:rPr>
        <w:t>לוי</w:t>
      </w:r>
      <w:r w:rsidR="00D16104" w:rsidRPr="00A01757">
        <w:rPr>
          <w:rStyle w:val="afffff3"/>
          <w:rtl/>
        </w:rPr>
        <w:t xml:space="preserve"> </w:t>
      </w:r>
      <w:r w:rsidR="00D16104" w:rsidRPr="006F178A">
        <w:rPr>
          <w:rtl/>
        </w:rPr>
        <w:t xml:space="preserve">הטיח </w:t>
      </w:r>
      <w:r>
        <w:rPr>
          <w:rFonts w:hint="cs"/>
          <w:rtl/>
        </w:rPr>
        <w:t>ונצטלע כש</w:t>
      </w:r>
      <w:r w:rsidR="00A01757" w:rsidRPr="00147E37">
        <w:rPr>
          <w:rFonts w:hint="cs"/>
          <w:rtl/>
        </w:rPr>
        <w:t>קד</w:t>
      </w:r>
      <w:r w:rsidR="00A01757">
        <w:rPr>
          <w:rStyle w:val="afffff3"/>
          <w:rFonts w:hint="cs"/>
          <w:rtl/>
        </w:rPr>
        <w:t xml:space="preserve"> </w:t>
      </w:r>
      <w:r w:rsidR="00D16104" w:rsidRPr="00A01757">
        <w:rPr>
          <w:rStyle w:val="afffff3"/>
          <w:rFonts w:hint="cs"/>
          <w:rtl/>
        </w:rPr>
        <w:t>לפני</w:t>
      </w:r>
      <w:r w:rsidR="00D16104" w:rsidRPr="00A01757">
        <w:rPr>
          <w:rStyle w:val="afffff3"/>
          <w:rtl/>
        </w:rPr>
        <w:t xml:space="preserve"> רבי</w:t>
      </w:r>
      <w:r>
        <w:rPr>
          <w:rFonts w:hint="cs"/>
          <w:rtl/>
        </w:rPr>
        <w:t xml:space="preserve">, </w:t>
      </w:r>
      <w:r w:rsidR="009E7EA5">
        <w:rPr>
          <w:rtl/>
        </w:rPr>
        <w:t>–</w:t>
      </w:r>
      <w:r w:rsidR="00D16104">
        <w:rPr>
          <w:rtl/>
        </w:rPr>
        <w:t xml:space="preserve"> </w:t>
      </w:r>
      <w:r w:rsidR="003561C8">
        <w:rPr>
          <w:rFonts w:hint="cs"/>
          <w:rtl/>
        </w:rPr>
        <w:t>ד</w:t>
      </w:r>
      <w:r w:rsidR="009E7EA5">
        <w:rPr>
          <w:rFonts w:hint="cs"/>
          <w:rtl/>
        </w:rPr>
        <w:t>זה וזה</w:t>
      </w:r>
      <w:r w:rsidR="00D16104">
        <w:rPr>
          <w:rtl/>
        </w:rPr>
        <w:t xml:space="preserve"> גרמ</w:t>
      </w:r>
      <w:r w:rsidR="00D16104">
        <w:rPr>
          <w:rFonts w:hint="cs"/>
          <w:rtl/>
        </w:rPr>
        <w:t>ו לו</w:t>
      </w:r>
      <w:r w:rsidR="00D16104" w:rsidRPr="00962229">
        <w:rPr>
          <w:rtl/>
        </w:rPr>
        <w:t>.</w:t>
      </w:r>
    </w:p>
    <w:p w14:paraId="04701833" w14:textId="77777777" w:rsidR="00B8196E" w:rsidRPr="00B8196E" w:rsidRDefault="00D26FD9" w:rsidP="00351860">
      <w:pPr>
        <w:pStyle w:val="36"/>
        <w:framePr w:wrap="notBeside"/>
        <w:rPr>
          <w:rtl/>
        </w:rPr>
      </w:pPr>
      <w:r w:rsidRPr="00351860">
        <w:rPr>
          <w:rFonts w:hint="cs"/>
          <w:rtl/>
        </w:rPr>
        <w:t>יד.</w:t>
      </w:r>
      <w:r w:rsidR="00DA4810" w:rsidRPr="00351860">
        <w:rPr>
          <w:rtl/>
        </w:rPr>
        <w:t xml:space="preserve"> </w:t>
      </w:r>
      <w:r w:rsidR="00DA4810" w:rsidRPr="00351860">
        <w:rPr>
          <w:rFonts w:hint="cs"/>
          <w:rtl/>
        </w:rPr>
        <w:t>רחב''ל</w:t>
      </w:r>
      <w:r w:rsidR="00B8196E" w:rsidRPr="00B8196E">
        <w:rPr>
          <w:rtl/>
        </w:rPr>
        <w:t>:</w:t>
      </w:r>
    </w:p>
    <w:p w14:paraId="1F8785DE" w14:textId="4B39D368" w:rsidR="00351860" w:rsidRDefault="00D16104" w:rsidP="00351860">
      <w:pPr>
        <w:rPr>
          <w:rStyle w:val="afffff3"/>
          <w:rtl/>
        </w:rPr>
      </w:pPr>
      <w:r w:rsidRPr="006F178A">
        <w:rPr>
          <w:rFonts w:ascii="Fb Fontext" w:hAnsi="Fb Fontext"/>
          <w:rtl/>
        </w:rPr>
        <w:t>שמע לענני</w:t>
      </w:r>
      <w:r w:rsidR="00DA4810"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</w:t>
      </w:r>
      <w:r w:rsidR="00DA4810">
        <w:rPr>
          <w:rFonts w:ascii="Fb Fontext" w:hAnsi="Fb Fontext" w:hint="cs"/>
          <w:rtl/>
        </w:rPr>
        <w:t>שאומרים</w:t>
      </w:r>
      <w:r>
        <w:rPr>
          <w:rFonts w:ascii="Fb Fontext" w:hAnsi="Fb Fontext"/>
          <w:rtl/>
        </w:rPr>
        <w:t xml:space="preserve"> </w:t>
      </w:r>
      <w:r w:rsidR="00147E37">
        <w:rPr>
          <w:rFonts w:ascii="Fb Fontext" w:hAnsi="Fb Fontext" w:hint="cs"/>
          <w:rtl/>
        </w:rPr>
        <w:t>להוריד מטר</w:t>
      </w:r>
      <w:r w:rsidRPr="006F178A">
        <w:rPr>
          <w:rFonts w:ascii="Fb Fontext" w:hAnsi="Fb Fontext"/>
          <w:rtl/>
        </w:rPr>
        <w:t xml:space="preserve"> בעמון ומואב.</w:t>
      </w:r>
      <w:r w:rsidRPr="006F178A">
        <w:rPr>
          <w:rFonts w:ascii="Fb Fontext" w:hAnsi="Fb Fontext" w:hint="cs"/>
          <w:rtl/>
        </w:rPr>
        <w:t xml:space="preserve"> </w:t>
      </w:r>
    </w:p>
    <w:p w14:paraId="6F826A41" w14:textId="1338EA2D" w:rsidR="00B8196E" w:rsidRPr="00B8196E" w:rsidRDefault="00D16104" w:rsidP="00351860">
      <w:pPr>
        <w:pStyle w:val="36"/>
        <w:framePr w:wrap="notBeside"/>
        <w:rPr>
          <w:rtl/>
        </w:rPr>
      </w:pPr>
      <w:r w:rsidRPr="00351860">
        <w:rPr>
          <w:rtl/>
        </w:rPr>
        <w:t>אמר לפניו</w:t>
      </w:r>
      <w:r w:rsidR="00B8196E" w:rsidRPr="00B8196E">
        <w:rPr>
          <w:rtl/>
        </w:rPr>
        <w:t>:</w:t>
      </w:r>
    </w:p>
    <w:p w14:paraId="74E5D84F" w14:textId="5C5978F6" w:rsidR="00D16104" w:rsidRPr="006F178A" w:rsidRDefault="00D16104" w:rsidP="00D26FD9">
      <w:pPr>
        <w:rPr>
          <w:rtl/>
        </w:rPr>
      </w:pPr>
      <w:r w:rsidRPr="006F178A">
        <w:rPr>
          <w:rFonts w:ascii="Fb Fontext" w:hAnsi="Fb Fontext"/>
          <w:rtl/>
        </w:rPr>
        <w:t>כשחזרת על כל אומות העולם ולא קיבלו</w:t>
      </w:r>
      <w:r w:rsidR="00147E37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ה</w:t>
      </w:r>
      <w:r w:rsidR="00147E37">
        <w:rPr>
          <w:rFonts w:ascii="Fb Fontext" w:hAnsi="Fb Fontext" w:hint="cs"/>
          <w:rtl/>
        </w:rPr>
        <w:t>תורה</w:t>
      </w:r>
      <w:r w:rsidRPr="006F178A">
        <w:rPr>
          <w:rFonts w:ascii="Fb Fontext" w:hAnsi="Fb Fontext"/>
          <w:rtl/>
        </w:rPr>
        <w:t xml:space="preserve">, ועכשיו אתה נותן </w:t>
      </w:r>
      <w:r>
        <w:rPr>
          <w:rFonts w:ascii="Fb Fontext" w:hAnsi="Fb Fontext"/>
          <w:rtl/>
        </w:rPr>
        <w:t xml:space="preserve">להם מטר? </w:t>
      </w:r>
      <w:r w:rsidR="00DA4810">
        <w:rPr>
          <w:rFonts w:ascii="Fb Fontext" w:hAnsi="Fb Fontext" w:hint="cs"/>
          <w:rtl/>
        </w:rPr>
        <w:t>שי</w:t>
      </w:r>
      <w:r w:rsidR="00147E37">
        <w:rPr>
          <w:rFonts w:ascii="Fb Fontext" w:hAnsi="Fb Fontext" w:hint="cs"/>
          <w:rtl/>
        </w:rPr>
        <w:t>ורידו</w:t>
      </w:r>
      <w:r w:rsidR="00DA4810">
        <w:rPr>
          <w:rFonts w:ascii="Fb Fontext" w:hAnsi="Fb Fontext" w:hint="cs"/>
          <w:rtl/>
        </w:rPr>
        <w:t xml:space="preserve"> המטר </w:t>
      </w:r>
      <w:r w:rsidR="00147E37">
        <w:rPr>
          <w:rFonts w:ascii="Fb Fontext" w:hAnsi="Fb Fontext" w:hint="cs"/>
          <w:rtl/>
        </w:rPr>
        <w:t xml:space="preserve">כאן </w:t>
      </w:r>
      <w:r w:rsidR="00DA4810">
        <w:rPr>
          <w:rFonts w:ascii="Fb Fontext" w:hAnsi="Fb Fontext" w:hint="cs"/>
          <w:rtl/>
        </w:rPr>
        <w:t>וכך עשו.</w:t>
      </w:r>
    </w:p>
    <w:p w14:paraId="74E5D850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כה:</w:t>
      </w:r>
    </w:p>
    <w:p w14:paraId="57CE49EF" w14:textId="093A3762" w:rsidR="00B8196E" w:rsidRPr="00B8196E" w:rsidRDefault="00D16104" w:rsidP="00351860">
      <w:pPr>
        <w:pStyle w:val="36"/>
        <w:framePr w:wrap="notBeside"/>
        <w:rPr>
          <w:rtl/>
        </w:rPr>
      </w:pPr>
      <w:r w:rsidRPr="00351860">
        <w:rPr>
          <w:rtl/>
        </w:rPr>
        <w:t>ר</w:t>
      </w:r>
      <w:r w:rsidRPr="00351860">
        <w:rPr>
          <w:rFonts w:hint="cs"/>
          <w:rtl/>
        </w:rPr>
        <w:t>חב</w:t>
      </w:r>
      <w:r w:rsidRPr="00351860">
        <w:rPr>
          <w:rtl/>
        </w:rPr>
        <w:t>"</w:t>
      </w:r>
      <w:r w:rsidRPr="00351860">
        <w:rPr>
          <w:rFonts w:hint="cs"/>
          <w:rtl/>
        </w:rPr>
        <w:t>ל</w:t>
      </w:r>
      <w:r w:rsidR="00B8196E" w:rsidRPr="00B8196E">
        <w:rPr>
          <w:rtl/>
        </w:rPr>
        <w:t>:</w:t>
      </w:r>
    </w:p>
    <w:p w14:paraId="74E5D851" w14:textId="3CE928C8" w:rsidR="007E4434" w:rsidRDefault="00D16104" w:rsidP="007E4434">
      <w:pPr>
        <w:rPr>
          <w:rStyle w:val="af4"/>
          <w:rtl/>
        </w:rPr>
      </w:pP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צדיק כתמר יפרח </w:t>
      </w:r>
      <w:r w:rsidR="00147E37">
        <w:rPr>
          <w:rStyle w:val="af4"/>
          <w:rFonts w:hint="cs"/>
          <w:rtl/>
        </w:rPr>
        <w:t>-</w:t>
      </w:r>
      <w:r w:rsidRPr="00CC56D5">
        <w:rPr>
          <w:rStyle w:val="af4"/>
          <w:rFonts w:hint="cs"/>
          <w:rtl/>
        </w:rPr>
        <w:t xml:space="preserve"> </w:t>
      </w:r>
      <w:r w:rsidRPr="006F178A">
        <w:rPr>
          <w:rFonts w:hint="cs"/>
          <w:rtl/>
        </w:rPr>
        <w:t>שעושה פירות</w:t>
      </w:r>
      <w:r w:rsidR="00DA4810">
        <w:rPr>
          <w:rFonts w:hint="cs"/>
          <w:rtl/>
        </w:rPr>
        <w:t>,</w:t>
      </w:r>
    </w:p>
    <w:p w14:paraId="56EA3283" w14:textId="77777777" w:rsidR="001A0697" w:rsidRDefault="00D16104" w:rsidP="00351860">
      <w:pPr>
        <w:rPr>
          <w:rtl/>
        </w:rPr>
      </w:pPr>
      <w:r w:rsidRPr="00CC56D5">
        <w:rPr>
          <w:rStyle w:val="af4"/>
          <w:rFonts w:hint="cs"/>
          <w:rtl/>
        </w:rPr>
        <w:t>'ארז</w:t>
      </w:r>
      <w:r w:rsidR="00147E37">
        <w:rPr>
          <w:rStyle w:val="af4"/>
          <w:rFonts w:hint="cs"/>
          <w:rtl/>
        </w:rPr>
        <w:t xml:space="preserve"> בלבנון ישגא</w:t>
      </w:r>
      <w:r w:rsidRPr="00CC56D5">
        <w:rPr>
          <w:rStyle w:val="af4"/>
          <w:rFonts w:hint="cs"/>
          <w:rtl/>
        </w:rPr>
        <w:t xml:space="preserve">' </w:t>
      </w:r>
      <w:r w:rsidRPr="006F178A">
        <w:rPr>
          <w:rFonts w:hint="cs"/>
          <w:rtl/>
        </w:rPr>
        <w:t xml:space="preserve">שגזעו מחליף </w:t>
      </w:r>
      <w:r w:rsidR="00147E37">
        <w:rPr>
          <w:rStyle w:val="afffffc"/>
          <w:rFonts w:hint="cs"/>
          <w:rtl/>
        </w:rPr>
        <w:t>ב</w:t>
      </w:r>
      <w:r w:rsidR="00D26FD9">
        <w:rPr>
          <w:rStyle w:val="afffffc"/>
          <w:rFonts w:hint="cs"/>
          <w:rtl/>
        </w:rPr>
        <w:t>שאר ט</w:t>
      </w:r>
      <w:r w:rsidR="00536C7D">
        <w:rPr>
          <w:rStyle w:val="afffffc"/>
          <w:rFonts w:hint="cs"/>
          <w:rtl/>
        </w:rPr>
        <w:t>' מיני ארז שבפסוק]</w:t>
      </w:r>
      <w:r w:rsidR="007E4434">
        <w:rPr>
          <w:rFonts w:hint="cs"/>
          <w:rtl/>
        </w:rPr>
        <w:t xml:space="preserve"> </w:t>
      </w:r>
      <w:r w:rsidR="007E4434">
        <w:rPr>
          <w:rtl/>
        </w:rPr>
        <w:tab/>
      </w:r>
    </w:p>
    <w:p w14:paraId="74E5D852" w14:textId="37E4930D" w:rsidR="00D16104" w:rsidRPr="007E4434" w:rsidRDefault="00D26FD9" w:rsidP="001A0697">
      <w:pPr>
        <w:spacing w:after="60"/>
        <w:rPr>
          <w:rFonts w:ascii="Fb Fontext" w:hAnsi="Fb Fontext" w:cs="BA Haketer Regular"/>
          <w:szCs w:val="16"/>
          <w:rtl/>
        </w:rPr>
      </w:pPr>
      <w:r>
        <w:rPr>
          <w:rFonts w:hint="cs"/>
          <w:rtl/>
        </w:rPr>
        <w:t xml:space="preserve">והלוקח ארז לקוץ </w:t>
      </w:r>
      <w:r w:rsidR="00147E37" w:rsidRPr="00147E37">
        <w:rPr>
          <w:rFonts w:hint="cs"/>
          <w:rtl/>
        </w:rPr>
        <w:t xml:space="preserve">משרשו שאינו מחליף – בארז </w:t>
      </w:r>
      <w:r>
        <w:rPr>
          <w:rFonts w:hint="cs"/>
          <w:rtl/>
        </w:rPr>
        <w:t>רגיל</w:t>
      </w:r>
    </w:p>
    <w:p w14:paraId="14BB5CE9" w14:textId="440C10B2" w:rsidR="00B8196E" w:rsidRPr="00B8196E" w:rsidRDefault="00D26FD9" w:rsidP="001A0697">
      <w:pPr>
        <w:pStyle w:val="36"/>
        <w:framePr w:wrap="notBeside"/>
        <w:rPr>
          <w:rtl/>
        </w:rPr>
      </w:pPr>
      <w:r w:rsidRPr="001A0697">
        <w:rPr>
          <w:rFonts w:hint="cs"/>
          <w:rtl/>
        </w:rPr>
        <w:t>טו</w:t>
      </w:r>
      <w:r w:rsidR="00A01757" w:rsidRPr="001A0697">
        <w:rPr>
          <w:rFonts w:hint="cs"/>
          <w:rtl/>
        </w:rPr>
        <w:t>.</w:t>
      </w:r>
      <w:r w:rsidR="00314658" w:rsidRPr="001A0697">
        <w:rPr>
          <w:rtl/>
        </w:rPr>
        <w:t xml:space="preserve"> </w:t>
      </w:r>
      <w:r w:rsidR="00D16104" w:rsidRPr="001A0697">
        <w:rPr>
          <w:rtl/>
        </w:rPr>
        <w:t>ר"</w:t>
      </w:r>
      <w:r w:rsidR="00D16104" w:rsidRPr="001A0697">
        <w:rPr>
          <w:rFonts w:hint="cs"/>
          <w:rtl/>
        </w:rPr>
        <w:t>א</w:t>
      </w:r>
      <w:r w:rsidR="00B8196E" w:rsidRPr="00B8196E">
        <w:rPr>
          <w:rFonts w:hint="cs"/>
          <w:rtl/>
        </w:rPr>
        <w:t>:</w:t>
      </w:r>
    </w:p>
    <w:p w14:paraId="3A981A02" w14:textId="75B3FB44" w:rsidR="001A0697" w:rsidRDefault="001A0697" w:rsidP="001A0697">
      <w:pPr>
        <w:pStyle w:val="afffffe"/>
        <w:spacing w:before="0"/>
        <w:rPr>
          <w:rtl/>
        </w:rPr>
      </w:pPr>
      <w:r>
        <w:rPr>
          <w:rFonts w:hint="cs"/>
          <w:rtl/>
        </w:rPr>
        <w:t>ג</w:t>
      </w:r>
      <w:r w:rsidR="00D16104" w:rsidRPr="001A0697">
        <w:rPr>
          <w:rtl/>
        </w:rPr>
        <w:t xml:space="preserve">זר </w:t>
      </w:r>
      <w:r w:rsidR="00D16104" w:rsidRPr="001A0697">
        <w:rPr>
          <w:rFonts w:hint="cs"/>
          <w:rtl/>
        </w:rPr>
        <w:t>י</w:t>
      </w:r>
      <w:r w:rsidR="00D16104" w:rsidRPr="001A0697">
        <w:rPr>
          <w:rtl/>
        </w:rPr>
        <w:t>"</w:t>
      </w:r>
      <w:r w:rsidR="00D16104" w:rsidRPr="001A0697">
        <w:rPr>
          <w:rFonts w:hint="cs"/>
          <w:rtl/>
        </w:rPr>
        <w:t>ג</w:t>
      </w:r>
      <w:r w:rsidR="00D16104" w:rsidRPr="001A0697">
        <w:rPr>
          <w:rtl/>
        </w:rPr>
        <w:t xml:space="preserve"> תעניות ולא </w:t>
      </w:r>
      <w:r w:rsidR="00147E37" w:rsidRPr="001A0697">
        <w:rPr>
          <w:rFonts w:hint="cs"/>
          <w:rtl/>
        </w:rPr>
        <w:t>הועילו</w:t>
      </w:r>
      <w:r w:rsidR="00D16104" w:rsidRPr="001A0697">
        <w:rPr>
          <w:rtl/>
        </w:rPr>
        <w:t>.</w:t>
      </w:r>
      <w:r w:rsidR="00D16104" w:rsidRPr="001A0697">
        <w:rPr>
          <w:rFonts w:hint="cs"/>
          <w:rtl/>
        </w:rPr>
        <w:t xml:space="preserve"> </w:t>
      </w:r>
      <w:r w:rsidR="00D16104" w:rsidRPr="001A0697">
        <w:rPr>
          <w:rtl/>
        </w:rPr>
        <w:t>באחרונה התחילו הצבור לצאת.</w:t>
      </w:r>
      <w:r w:rsidR="00A01757" w:rsidRPr="001A0697">
        <w:rPr>
          <w:rFonts w:hint="cs"/>
          <w:rtl/>
        </w:rPr>
        <w:t xml:space="preserve"> </w:t>
      </w:r>
      <w:r w:rsidR="00D25139" w:rsidRPr="001A0697">
        <w:rPr>
          <w:rFonts w:hint="cs"/>
          <w:rtl/>
        </w:rPr>
        <w:t xml:space="preserve"> </w:t>
      </w:r>
    </w:p>
    <w:p w14:paraId="1C145C4A" w14:textId="49A2B8CE" w:rsidR="00B8196E" w:rsidRPr="00B8196E" w:rsidRDefault="007E772E" w:rsidP="001A0697">
      <w:pPr>
        <w:pStyle w:val="36"/>
        <w:framePr w:wrap="notBeside"/>
        <w:rPr>
          <w:rtl/>
        </w:rPr>
      </w:pPr>
      <w:r w:rsidRPr="001A0697">
        <w:rPr>
          <w:rFonts w:hint="cs"/>
          <w:rtl/>
        </w:rPr>
        <w:t>א"ל</w:t>
      </w:r>
      <w:r w:rsidR="00B8196E" w:rsidRPr="00B8196E">
        <w:rPr>
          <w:rtl/>
        </w:rPr>
        <w:t>:</w:t>
      </w:r>
    </w:p>
    <w:p w14:paraId="74E5D853" w14:textId="77553D0F" w:rsidR="00D16104" w:rsidRPr="00D25139" w:rsidRDefault="00D16104" w:rsidP="00E47D04">
      <w:pPr>
        <w:pStyle w:val="afffffe"/>
        <w:spacing w:before="0" w:after="60"/>
        <w:rPr>
          <w:rFonts w:ascii="BA Fontov Regular" w:hAnsi="BA Fontov Regular" w:cs="PFT_Frank"/>
          <w:bCs/>
          <w:sz w:val="18"/>
          <w:szCs w:val="11"/>
          <w:rtl/>
        </w:rPr>
      </w:pPr>
      <w:r w:rsidRPr="00D25139">
        <w:rPr>
          <w:spacing w:val="-2"/>
          <w:rtl/>
        </w:rPr>
        <w:t>תקנתם קברים לעצמכם? געו כל העם בבכיה, וירדו גשמים.</w:t>
      </w:r>
    </w:p>
    <w:p w14:paraId="1466C090" w14:textId="14D20A3E" w:rsidR="00B8196E" w:rsidRPr="00B8196E" w:rsidRDefault="00D26FD9" w:rsidP="001A0697">
      <w:pPr>
        <w:pStyle w:val="36"/>
        <w:framePr w:wrap="notBeside"/>
        <w:rPr>
          <w:rtl/>
        </w:rPr>
      </w:pPr>
      <w:r w:rsidRPr="001A0697">
        <w:rPr>
          <w:rFonts w:hint="cs"/>
          <w:rtl/>
        </w:rPr>
        <w:t>טז</w:t>
      </w:r>
      <w:r w:rsidR="00B8196E" w:rsidRPr="00B8196E">
        <w:rPr>
          <w:rFonts w:hint="cs"/>
          <w:rtl/>
        </w:rPr>
        <w:t>.</w:t>
      </w:r>
    </w:p>
    <w:p w14:paraId="74E5D854" w14:textId="2657E130" w:rsidR="00D16104" w:rsidRPr="006F178A" w:rsidRDefault="007E772E" w:rsidP="0045747B">
      <w:pPr>
        <w:rPr>
          <w:rtl/>
        </w:rPr>
      </w:pPr>
      <w:r w:rsidRPr="00A01757">
        <w:rPr>
          <w:rStyle w:val="afffff3"/>
          <w:rtl/>
        </w:rPr>
        <w:t>ר</w:t>
      </w:r>
      <w:r w:rsidRPr="007E772E">
        <w:rPr>
          <w:rStyle w:val="afffff3"/>
          <w:rFonts w:hint="cs"/>
          <w:rtl/>
        </w:rPr>
        <w:t>"א</w:t>
      </w:r>
      <w:r w:rsidR="00D16104" w:rsidRPr="007E772E">
        <w:rPr>
          <w:rStyle w:val="afffff3"/>
          <w:rtl/>
        </w:rPr>
        <w:t xml:space="preserve"> </w:t>
      </w:r>
      <w:r w:rsidR="00D16104" w:rsidRPr="006F178A">
        <w:rPr>
          <w:rtl/>
        </w:rPr>
        <w:t xml:space="preserve">אמר </w:t>
      </w:r>
      <w:r>
        <w:rPr>
          <w:rFonts w:hint="cs"/>
          <w:rtl/>
        </w:rPr>
        <w:t>כ''ד</w:t>
      </w:r>
      <w:r w:rsidR="00D16104" w:rsidRPr="006F178A">
        <w:rPr>
          <w:rtl/>
        </w:rPr>
        <w:t xml:space="preserve"> ברכות ולא נענה.</w:t>
      </w:r>
    </w:p>
    <w:p w14:paraId="4C7BBAA8" w14:textId="31B6B13D" w:rsidR="00B8196E" w:rsidRPr="00B8196E" w:rsidRDefault="00D16104" w:rsidP="001A0697">
      <w:pPr>
        <w:pStyle w:val="36"/>
        <w:framePr w:wrap="notBeside"/>
        <w:rPr>
          <w:rtl/>
        </w:rPr>
      </w:pPr>
      <w:r w:rsidRPr="001A0697">
        <w:rPr>
          <w:rtl/>
        </w:rPr>
        <w:t>ירד ר"</w:t>
      </w:r>
      <w:r w:rsidRPr="001A0697">
        <w:rPr>
          <w:rFonts w:hint="cs"/>
          <w:rtl/>
        </w:rPr>
        <w:t>ע אחריו</w:t>
      </w:r>
      <w:r w:rsidRPr="001A0697">
        <w:rPr>
          <w:rtl/>
        </w:rPr>
        <w:t xml:space="preserve"> ואמר</w:t>
      </w:r>
      <w:r w:rsidR="00B8196E" w:rsidRPr="00B8196E">
        <w:rPr>
          <w:rtl/>
        </w:rPr>
        <w:t>:</w:t>
      </w:r>
    </w:p>
    <w:p w14:paraId="74E5D855" w14:textId="1B77581B" w:rsidR="007E772E" w:rsidRDefault="00D16104" w:rsidP="001A0697">
      <w:pPr>
        <w:rPr>
          <w:rtl/>
        </w:rPr>
      </w:pPr>
      <w:r w:rsidRPr="006F178A">
        <w:rPr>
          <w:rtl/>
        </w:rPr>
        <w:lastRenderedPageBreak/>
        <w:t>אבינו מלכנו אין לנו מלך אלא אתה.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למענך רחם עלינו, וירדו גשמים.</w:t>
      </w:r>
      <w:r w:rsidRPr="006F178A">
        <w:rPr>
          <w:rFonts w:hint="cs"/>
          <w:rtl/>
        </w:rPr>
        <w:t xml:space="preserve">  </w:t>
      </w:r>
      <w:r w:rsidR="007E772E">
        <w:rPr>
          <w:rtl/>
        </w:rPr>
        <w:t>–</w:t>
      </w:r>
      <w:r w:rsidRPr="006F178A">
        <w:rPr>
          <w:rFonts w:hint="cs"/>
          <w:rtl/>
        </w:rPr>
        <w:t xml:space="preserve"> </w:t>
      </w:r>
      <w:r w:rsidR="007E772E">
        <w:rPr>
          <w:rFonts w:hint="cs"/>
          <w:rtl/>
        </w:rPr>
        <w:t xml:space="preserve">ורננו רבנן, </w:t>
      </w:r>
    </w:p>
    <w:p w14:paraId="67F92BE6" w14:textId="2983B9BA" w:rsidR="00B8196E" w:rsidRPr="00B8196E" w:rsidRDefault="00A01757" w:rsidP="00266B01">
      <w:pPr>
        <w:pStyle w:val="36"/>
        <w:framePr w:wrap="notBeside"/>
        <w:rPr>
          <w:rtl/>
        </w:rPr>
      </w:pPr>
      <w:r w:rsidRPr="00266B01">
        <w:rPr>
          <w:rtl/>
        </w:rPr>
        <w:t>יצתה בת קול</w:t>
      </w:r>
      <w:r w:rsidR="00B8196E" w:rsidRPr="00B8196E">
        <w:rPr>
          <w:rtl/>
        </w:rPr>
        <w:t>:</w:t>
      </w:r>
    </w:p>
    <w:p w14:paraId="74E5D856" w14:textId="0D5DF127" w:rsidR="00D16104" w:rsidRPr="00266B01" w:rsidRDefault="00D16104" w:rsidP="00266B01">
      <w:pPr>
        <w:rPr>
          <w:rtl/>
        </w:rPr>
      </w:pPr>
      <w:r w:rsidRPr="00266B01">
        <w:rPr>
          <w:rtl/>
        </w:rPr>
        <w:t xml:space="preserve">לא שזה גדול מזה, אלא שזה מעביר על מידותיו, </w:t>
      </w:r>
    </w:p>
    <w:p w14:paraId="74E5D857" w14:textId="77777777" w:rsidR="00771FA8" w:rsidRPr="00771FA8" w:rsidRDefault="00D26FD9" w:rsidP="00D26FD9">
      <w:pPr>
        <w:pStyle w:val="afffff8"/>
        <w:rPr>
          <w:rtl/>
        </w:rPr>
      </w:pPr>
      <w:r>
        <w:rPr>
          <w:rFonts w:hint="cs"/>
          <w:rtl/>
        </w:rPr>
        <w:t>גזרו תענית וירדו גשמים</w:t>
      </w:r>
    </w:p>
    <w:p w14:paraId="4234063D" w14:textId="5F7C7090" w:rsidR="00B8196E" w:rsidRPr="00B8196E" w:rsidRDefault="00EA6D83" w:rsidP="00266B01">
      <w:pPr>
        <w:pStyle w:val="36"/>
        <w:framePr w:wrap="notBeside"/>
        <w:rPr>
          <w:rtl/>
        </w:rPr>
      </w:pPr>
      <w:r w:rsidRPr="00266B01">
        <w:rPr>
          <w:rFonts w:hint="cs"/>
          <w:rtl/>
        </w:rPr>
        <w:t xml:space="preserve">א. </w:t>
      </w:r>
      <w:r w:rsidR="00D16104" w:rsidRPr="00266B01">
        <w:rPr>
          <w:rFonts w:hint="cs"/>
          <w:rtl/>
        </w:rPr>
        <w:t>לר</w:t>
      </w:r>
      <w:r w:rsidR="00D16104" w:rsidRPr="00266B01">
        <w:rPr>
          <w:rtl/>
        </w:rPr>
        <w:t>"</w:t>
      </w:r>
      <w:r w:rsidR="00D16104" w:rsidRPr="00266B01">
        <w:rPr>
          <w:rFonts w:hint="cs"/>
          <w:rtl/>
        </w:rPr>
        <w:t>מ</w:t>
      </w:r>
      <w:r w:rsidR="00B8196E" w:rsidRPr="00B8196E">
        <w:rPr>
          <w:rFonts w:hint="cs"/>
          <w:rtl/>
        </w:rPr>
        <w:t>:</w:t>
      </w:r>
    </w:p>
    <w:p w14:paraId="74E5D858" w14:textId="54E722EF" w:rsidR="00D16104" w:rsidRPr="006F178A" w:rsidRDefault="00771FA8" w:rsidP="0045747B">
      <w:pPr>
        <w:rPr>
          <w:rtl/>
        </w:rPr>
      </w:pPr>
      <w:r>
        <w:rPr>
          <w:rFonts w:hint="cs"/>
          <w:rtl/>
        </w:rPr>
        <w:t xml:space="preserve">אם ירדו כעומק </w:t>
      </w:r>
      <w:r w:rsidR="00D16104" w:rsidRPr="006F178A">
        <w:rPr>
          <w:rtl/>
        </w:rPr>
        <w:t>המחרישה,</w:t>
      </w:r>
      <w:r>
        <w:rPr>
          <w:rFonts w:hint="cs"/>
          <w:rtl/>
        </w:rPr>
        <w:t xml:space="preserve"> פוסקים מהתענית</w:t>
      </w:r>
    </w:p>
    <w:p w14:paraId="001E2E3D" w14:textId="7B32857E" w:rsidR="00B8196E" w:rsidRPr="00B8196E" w:rsidRDefault="00D16104" w:rsidP="00266B01">
      <w:pPr>
        <w:pStyle w:val="36"/>
        <w:framePr w:wrap="notBeside"/>
        <w:rPr>
          <w:rtl/>
        </w:rPr>
      </w:pPr>
      <w:r w:rsidRPr="00266B01">
        <w:rPr>
          <w:rtl/>
        </w:rPr>
        <w:t>חכ"</w:t>
      </w:r>
      <w:r w:rsidRPr="00266B01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859" w14:textId="5A36B72D" w:rsidR="00D16104" w:rsidRPr="006F178A" w:rsidRDefault="00536C7D" w:rsidP="00266B01">
      <w:pPr>
        <w:rPr>
          <w:rtl/>
        </w:rPr>
      </w:pPr>
      <w:r>
        <w:rPr>
          <w:rtl/>
        </w:rPr>
        <w:t>ב</w:t>
      </w:r>
      <w:r>
        <w:rPr>
          <w:rFonts w:hint="cs"/>
          <w:rtl/>
        </w:rPr>
        <w:t>יבשה</w:t>
      </w:r>
      <w:r w:rsidR="00D16104" w:rsidRPr="006F178A">
        <w:rPr>
          <w:rtl/>
        </w:rPr>
        <w:t xml:space="preserve"> - טפח, בבינונית - טפחיים, </w:t>
      </w:r>
      <w:r>
        <w:rPr>
          <w:rFonts w:hint="cs"/>
          <w:rtl/>
        </w:rPr>
        <w:t>חרושה</w:t>
      </w:r>
      <w:r w:rsidR="00771FA8">
        <w:rPr>
          <w:rtl/>
        </w:rPr>
        <w:t xml:space="preserve"> </w:t>
      </w:r>
      <w:r w:rsidR="00EA6D83">
        <w:rPr>
          <w:rFonts w:hint="cs"/>
          <w:rtl/>
        </w:rPr>
        <w:t>-</w:t>
      </w:r>
      <w:r w:rsidR="00771FA8">
        <w:rPr>
          <w:rFonts w:hint="cs"/>
          <w:rtl/>
        </w:rPr>
        <w:t>ג' טפחים</w:t>
      </w:r>
    </w:p>
    <w:p w14:paraId="2B91E444" w14:textId="6F8D5AA8" w:rsidR="00B8196E" w:rsidRPr="00B8196E" w:rsidRDefault="00EA6D83" w:rsidP="00266B01">
      <w:pPr>
        <w:pStyle w:val="36"/>
        <w:framePr w:wrap="notBeside"/>
        <w:rPr>
          <w:rtl/>
        </w:rPr>
      </w:pPr>
      <w:r w:rsidRPr="00266B01">
        <w:rPr>
          <w:rFonts w:hint="cs"/>
          <w:rtl/>
        </w:rPr>
        <w:t xml:space="preserve">ב. </w:t>
      </w:r>
      <w:r w:rsidR="00D16104" w:rsidRPr="00266B01">
        <w:rPr>
          <w:rFonts w:hint="cs"/>
          <w:rtl/>
        </w:rPr>
        <w:t>ר</w:t>
      </w:r>
      <w:r w:rsidR="00D16104" w:rsidRPr="00266B01">
        <w:rPr>
          <w:rtl/>
        </w:rPr>
        <w:t>"</w:t>
      </w:r>
      <w:r w:rsidR="00D16104" w:rsidRPr="00266B01">
        <w:rPr>
          <w:rFonts w:hint="cs"/>
          <w:rtl/>
        </w:rPr>
        <w:t>מ</w:t>
      </w:r>
      <w:r w:rsidR="00B8196E" w:rsidRPr="00B8196E">
        <w:rPr>
          <w:rFonts w:hint="cs"/>
          <w:rtl/>
        </w:rPr>
        <w:t>:</w:t>
      </w:r>
    </w:p>
    <w:p w14:paraId="74E5D85A" w14:textId="0CEE4320" w:rsidR="00D16104" w:rsidRPr="006F178A" w:rsidRDefault="00771FA8" w:rsidP="0045747B">
      <w:pPr>
        <w:rPr>
          <w:rtl/>
        </w:rPr>
      </w:pPr>
      <w:r>
        <w:rPr>
          <w:rFonts w:hint="cs"/>
          <w:rtl/>
        </w:rPr>
        <w:t xml:space="preserve">ירדו </w:t>
      </w:r>
      <w:r w:rsidR="00D16104" w:rsidRPr="006F178A">
        <w:rPr>
          <w:rtl/>
        </w:rPr>
        <w:t>קודם הנ</w:t>
      </w:r>
      <w:r>
        <w:rPr>
          <w:rFonts w:hint="cs"/>
          <w:rtl/>
        </w:rPr>
        <w:t>ץ</w:t>
      </w:r>
      <w:r w:rsidR="00D16104" w:rsidRPr="006F178A">
        <w:rPr>
          <w:rFonts w:hint="cs"/>
          <w:rtl/>
        </w:rPr>
        <w:t xml:space="preserve"> לא</w:t>
      </w:r>
      <w:r>
        <w:rPr>
          <w:rtl/>
        </w:rPr>
        <w:t xml:space="preserve"> ישלימו, </w:t>
      </w:r>
      <w:r w:rsidR="00D16104" w:rsidRPr="006F178A">
        <w:rPr>
          <w:rtl/>
        </w:rPr>
        <w:t xml:space="preserve">אחר </w:t>
      </w:r>
      <w:r>
        <w:rPr>
          <w:rFonts w:hint="cs"/>
          <w:rtl/>
        </w:rPr>
        <w:t>הנץ</w:t>
      </w:r>
      <w:r w:rsidR="00D16104" w:rsidRPr="006F178A">
        <w:rPr>
          <w:rFonts w:hint="cs"/>
          <w:rtl/>
        </w:rPr>
        <w:t xml:space="preserve"> ישלימו</w:t>
      </w:r>
      <w:r w:rsidR="007E772E">
        <w:rPr>
          <w:rFonts w:hint="cs"/>
          <w:rtl/>
        </w:rPr>
        <w:t>,</w:t>
      </w:r>
      <w:r w:rsidR="00D16104" w:rsidRPr="006F178A">
        <w:rPr>
          <w:rFonts w:hint="cs"/>
          <w:rtl/>
        </w:rPr>
        <w:t xml:space="preserve"> </w:t>
      </w:r>
    </w:p>
    <w:p w14:paraId="048790AB" w14:textId="3704D584" w:rsidR="00B8196E" w:rsidRPr="00B8196E" w:rsidRDefault="00D16104" w:rsidP="00D533B5">
      <w:pPr>
        <w:pStyle w:val="36"/>
        <w:framePr w:wrap="notBeside"/>
        <w:rPr>
          <w:rtl/>
        </w:rPr>
      </w:pPr>
      <w:r w:rsidRPr="00D533B5">
        <w:rPr>
          <w:rtl/>
        </w:rPr>
        <w:t>ר"י</w:t>
      </w:r>
      <w:r w:rsidR="00B8196E" w:rsidRPr="00B8196E">
        <w:rPr>
          <w:rtl/>
        </w:rPr>
        <w:t>:</w:t>
      </w:r>
    </w:p>
    <w:p w14:paraId="74E5D85B" w14:textId="3E0FF06E" w:rsidR="00D16104" w:rsidRPr="006F178A" w:rsidRDefault="007E772E" w:rsidP="00D533B5">
      <w:pPr>
        <w:rPr>
          <w:rtl/>
        </w:rPr>
      </w:pPr>
      <w:r>
        <w:rPr>
          <w:rtl/>
        </w:rPr>
        <w:t xml:space="preserve">קודם חצות לא ישלימו, </w:t>
      </w:r>
      <w:r w:rsidR="00D16104" w:rsidRPr="006F178A">
        <w:rPr>
          <w:rtl/>
        </w:rPr>
        <w:t>אחר חצות - ישלימו.</w:t>
      </w:r>
    </w:p>
    <w:p w14:paraId="73080290" w14:textId="7D8A90D2" w:rsidR="00B8196E" w:rsidRPr="00B8196E" w:rsidRDefault="00EA6D83" w:rsidP="00D533B5">
      <w:pPr>
        <w:pStyle w:val="36"/>
        <w:framePr w:wrap="notBeside"/>
        <w:rPr>
          <w:rtl/>
        </w:rPr>
      </w:pPr>
      <w:r w:rsidRPr="00D533B5">
        <w:rPr>
          <w:rFonts w:hint="cs"/>
          <w:rtl/>
        </w:rPr>
        <w:t xml:space="preserve">   </w:t>
      </w:r>
      <w:r w:rsidR="00D16104" w:rsidRPr="00D533B5">
        <w:rPr>
          <w:rtl/>
        </w:rPr>
        <w:t>רבי יוסי</w:t>
      </w:r>
      <w:r w:rsidR="00B8196E" w:rsidRPr="00B8196E">
        <w:rPr>
          <w:rtl/>
        </w:rPr>
        <w:t>:</w:t>
      </w:r>
    </w:p>
    <w:p w14:paraId="74E5D85C" w14:textId="0F8B6E02" w:rsidR="007E772E" w:rsidRPr="007E772E" w:rsidRDefault="00EA6D83" w:rsidP="0045747B">
      <w:pPr>
        <w:rPr>
          <w:rStyle w:val="afffff3"/>
          <w:rFonts w:ascii="Fb Fontext" w:hAnsi="Fb Fontext" w:cs="FrankRuehl"/>
          <w:bCs w:val="0"/>
          <w:sz w:val="20"/>
          <w:szCs w:val="18"/>
          <w:rtl/>
        </w:rPr>
      </w:pPr>
      <w:r>
        <w:rPr>
          <w:rtl/>
        </w:rPr>
        <w:t>קודם תשע שעות</w:t>
      </w:r>
      <w:r w:rsidR="00D16104" w:rsidRPr="006F178A">
        <w:rPr>
          <w:rtl/>
        </w:rPr>
        <w:t xml:space="preserve"> לא ישלימו, אח</w:t>
      </w:r>
      <w:r w:rsidR="00771FA8">
        <w:rPr>
          <w:rFonts w:hint="cs"/>
          <w:rtl/>
        </w:rPr>
        <w:t>"כ</w:t>
      </w:r>
      <w:r w:rsidR="00D16104" w:rsidRPr="006F178A">
        <w:rPr>
          <w:rtl/>
        </w:rPr>
        <w:t xml:space="preserve"> ישלימו.</w:t>
      </w:r>
      <w:r w:rsidR="00771FA8">
        <w:rPr>
          <w:rFonts w:hint="cs"/>
          <w:rtl/>
        </w:rPr>
        <w:t xml:space="preserve"> </w:t>
      </w:r>
      <w:r w:rsidR="00771FA8" w:rsidRPr="00771FA8">
        <w:rPr>
          <w:rStyle w:val="afffffc"/>
          <w:rFonts w:hint="cs"/>
          <w:rtl/>
        </w:rPr>
        <w:t>כבאחאב</w:t>
      </w:r>
    </w:p>
    <w:p w14:paraId="325474ED" w14:textId="77777777" w:rsidR="00B8196E" w:rsidRPr="00B8196E" w:rsidRDefault="007E772E" w:rsidP="00D533B5">
      <w:pPr>
        <w:pStyle w:val="36"/>
        <w:framePr w:wrap="notBeside"/>
        <w:rPr>
          <w:rtl/>
        </w:rPr>
      </w:pPr>
      <w:r w:rsidRPr="00D533B5">
        <w:rPr>
          <w:rtl/>
        </w:rPr>
        <w:t xml:space="preserve">• </w:t>
      </w:r>
      <w:r w:rsidRPr="00D533B5">
        <w:rPr>
          <w:rFonts w:hint="cs"/>
          <w:rtl/>
        </w:rPr>
        <w:t>ר"י הנשיא</w:t>
      </w:r>
      <w:r w:rsidR="00B8196E" w:rsidRPr="00B8196E">
        <w:rPr>
          <w:rtl/>
        </w:rPr>
        <w:t>:</w:t>
      </w:r>
    </w:p>
    <w:p w14:paraId="74E5D85D" w14:textId="4ABC3BF1" w:rsidR="00D16104" w:rsidRPr="006F178A" w:rsidRDefault="00771FA8" w:rsidP="00E47D04">
      <w:pPr>
        <w:spacing w:after="60"/>
        <w:rPr>
          <w:rtl/>
        </w:rPr>
      </w:pPr>
      <w:r w:rsidRPr="00771FA8">
        <w:rPr>
          <w:rStyle w:val="afffff3"/>
          <w:rFonts w:hint="cs"/>
          <w:rtl/>
        </w:rPr>
        <w:t>כר''מ</w:t>
      </w:r>
      <w:r w:rsidR="003E19F6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D16104" w:rsidRPr="00CD4801">
        <w:rPr>
          <w:rStyle w:val="afffff3"/>
          <w:rtl/>
        </w:rPr>
        <w:t>א"ל רבי אמי:</w:t>
      </w:r>
      <w:r w:rsidR="00D16104" w:rsidRPr="006F178A">
        <w:rPr>
          <w:rtl/>
        </w:rPr>
        <w:t xml:space="preserve"> חצות שנינו.</w:t>
      </w:r>
    </w:p>
    <w:p w14:paraId="10D437CC" w14:textId="77777777" w:rsidR="00B8196E" w:rsidRPr="00B8196E" w:rsidRDefault="003E19F6" w:rsidP="00D533B5">
      <w:pPr>
        <w:pStyle w:val="36"/>
        <w:framePr w:wrap="notBeside"/>
        <w:rPr>
          <w:rtl/>
        </w:rPr>
      </w:pPr>
      <w:r w:rsidRPr="00D533B5">
        <w:rPr>
          <w:rFonts w:hint="cs"/>
          <w:rtl/>
        </w:rPr>
        <w:t xml:space="preserve">א. </w:t>
      </w:r>
      <w:r w:rsidR="00771FA8" w:rsidRPr="00D533B5">
        <w:rPr>
          <w:rFonts w:hint="cs"/>
          <w:rtl/>
        </w:rPr>
        <w:t xml:space="preserve">אצל </w:t>
      </w:r>
      <w:r w:rsidR="00D16104" w:rsidRPr="00D533B5">
        <w:rPr>
          <w:rtl/>
        </w:rPr>
        <w:t>שמואל הקטן</w:t>
      </w:r>
      <w:r w:rsidR="00B8196E" w:rsidRPr="00B8196E">
        <w:rPr>
          <w:rtl/>
        </w:rPr>
        <w:t>:</w:t>
      </w:r>
    </w:p>
    <w:p w14:paraId="12C7D424" w14:textId="561222F7" w:rsidR="00D533B5" w:rsidRDefault="00D16104" w:rsidP="008C626C">
      <w:pPr>
        <w:rPr>
          <w:rtl/>
        </w:rPr>
      </w:pPr>
      <w:r w:rsidRPr="006F178A">
        <w:rPr>
          <w:rtl/>
        </w:rPr>
        <w:t xml:space="preserve">ירדו גשמים קודם הנץ, </w:t>
      </w:r>
      <w:r w:rsidR="00771FA8" w:rsidRPr="003E19F6">
        <w:rPr>
          <w:rStyle w:val="afffff3"/>
          <w:rFonts w:hint="cs"/>
          <w:rtl/>
        </w:rPr>
        <w:t>א''ל</w:t>
      </w:r>
      <w:r w:rsidR="00771FA8">
        <w:rPr>
          <w:rFonts w:hint="cs"/>
          <w:rtl/>
        </w:rPr>
        <w:t xml:space="preserve"> שאי''ז שבח</w:t>
      </w:r>
      <w:r w:rsidR="003E19F6">
        <w:rPr>
          <w:rFonts w:hint="cs"/>
          <w:rtl/>
        </w:rPr>
        <w:t>,</w:t>
      </w:r>
      <w:r w:rsidR="00771FA8">
        <w:rPr>
          <w:rFonts w:hint="cs"/>
          <w:rtl/>
        </w:rPr>
        <w:t xml:space="preserve"> </w:t>
      </w:r>
    </w:p>
    <w:p w14:paraId="74E5D85E" w14:textId="73060955" w:rsidR="00D16104" w:rsidRPr="006F178A" w:rsidRDefault="00771FA8" w:rsidP="008C626C">
      <w:pPr>
        <w:rPr>
          <w:rtl/>
        </w:rPr>
      </w:pPr>
      <w:r>
        <w:rPr>
          <w:rFonts w:hint="cs"/>
          <w:rtl/>
        </w:rPr>
        <w:t xml:space="preserve">ומשל לעבד שמבקש מרבו </w:t>
      </w:r>
      <w:r>
        <w:rPr>
          <w:rStyle w:val="afffff3"/>
          <w:rFonts w:hint="cs"/>
          <w:rtl/>
        </w:rPr>
        <w:t>ו</w:t>
      </w:r>
      <w:r w:rsidR="00D16104" w:rsidRPr="007E772E">
        <w:rPr>
          <w:rStyle w:val="afffff3"/>
          <w:rtl/>
        </w:rPr>
        <w:t>א"</w:t>
      </w:r>
      <w:r w:rsidR="00D16104" w:rsidRPr="007E772E">
        <w:rPr>
          <w:rStyle w:val="afffff3"/>
          <w:rFonts w:hint="cs"/>
          <w:rtl/>
        </w:rPr>
        <w:t>ל</w:t>
      </w:r>
      <w:r w:rsidR="00D16104" w:rsidRPr="007E772E">
        <w:rPr>
          <w:rStyle w:val="afffff3"/>
          <w:rtl/>
        </w:rPr>
        <w:t xml:space="preserve"> </w:t>
      </w:r>
      <w:r w:rsidR="00D16104" w:rsidRPr="006F178A">
        <w:rPr>
          <w:rtl/>
        </w:rPr>
        <w:t>תנו לו</w:t>
      </w:r>
      <w:r w:rsidR="003E19F6">
        <w:rPr>
          <w:rFonts w:hint="cs"/>
          <w:rtl/>
        </w:rPr>
        <w:t>,</w:t>
      </w:r>
      <w:r w:rsidR="00D16104" w:rsidRPr="006F178A">
        <w:rPr>
          <w:rtl/>
        </w:rPr>
        <w:t xml:space="preserve"> ואל אשמע קולו.</w:t>
      </w:r>
    </w:p>
    <w:p w14:paraId="3F13F100" w14:textId="15ADF5D0" w:rsidR="00B8196E" w:rsidRPr="00B8196E" w:rsidRDefault="00771FA8" w:rsidP="00D533B5">
      <w:pPr>
        <w:pStyle w:val="36"/>
        <w:framePr w:wrap="notBeside"/>
        <w:rPr>
          <w:rtl/>
        </w:rPr>
      </w:pPr>
      <w:r w:rsidRPr="00D533B5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74E5D85F" w14:textId="24F75210" w:rsidR="00D16104" w:rsidRDefault="003E19F6" w:rsidP="00BB789C">
      <w:pPr>
        <w:spacing w:after="60"/>
        <w:rPr>
          <w:rFonts w:ascii="Fb Fontext" w:hAnsi="Fb Fontext"/>
          <w:spacing w:val="-2"/>
          <w:rtl/>
        </w:rPr>
      </w:pPr>
      <w:r>
        <w:rPr>
          <w:rFonts w:hint="cs"/>
          <w:rtl/>
        </w:rPr>
        <w:t xml:space="preserve">ומעשה </w:t>
      </w:r>
      <w:r w:rsidR="00771FA8">
        <w:rPr>
          <w:rFonts w:hint="cs"/>
          <w:rtl/>
        </w:rPr>
        <w:t>ש</w:t>
      </w:r>
      <w:r w:rsidR="007E772E">
        <w:rPr>
          <w:rtl/>
        </w:rPr>
        <w:t xml:space="preserve">ירדו </w:t>
      </w:r>
      <w:r w:rsidR="00D16104" w:rsidRPr="006F178A">
        <w:rPr>
          <w:rtl/>
        </w:rPr>
        <w:t xml:space="preserve">אחר </w:t>
      </w:r>
      <w:r w:rsidR="00771FA8">
        <w:rPr>
          <w:rFonts w:hint="cs"/>
          <w:rtl/>
        </w:rPr>
        <w:t>ה</w:t>
      </w:r>
      <w:r w:rsidR="00D16104" w:rsidRPr="006F178A">
        <w:rPr>
          <w:rtl/>
        </w:rPr>
        <w:t>שקיע</w:t>
      </w:r>
      <w:r w:rsidR="00771FA8">
        <w:rPr>
          <w:rFonts w:hint="cs"/>
          <w:rtl/>
        </w:rPr>
        <w:t>ה</w:t>
      </w:r>
      <w:r w:rsidR="00D16104" w:rsidRPr="006F178A">
        <w:rPr>
          <w:rtl/>
        </w:rPr>
        <w:t>.</w:t>
      </w:r>
      <w:r w:rsidR="00D16104" w:rsidRPr="006F178A">
        <w:rPr>
          <w:rFonts w:hint="cs"/>
          <w:rtl/>
        </w:rPr>
        <w:t xml:space="preserve"> </w:t>
      </w:r>
      <w:r w:rsidR="00771FA8" w:rsidRPr="003E19F6">
        <w:rPr>
          <w:rStyle w:val="afffff3"/>
          <w:rFonts w:hint="cs"/>
          <w:rtl/>
        </w:rPr>
        <w:t>וא''ל</w:t>
      </w:r>
      <w:r w:rsidR="00771FA8">
        <w:rPr>
          <w:rFonts w:hint="cs"/>
          <w:rtl/>
        </w:rPr>
        <w:t xml:space="preserve"> שאי''ז שבח</w:t>
      </w:r>
      <w:r>
        <w:rPr>
          <w:rFonts w:hint="cs"/>
          <w:rtl/>
        </w:rPr>
        <w:t>,</w:t>
      </w:r>
      <w:r w:rsidR="00771FA8">
        <w:rPr>
          <w:rFonts w:hint="cs"/>
          <w:rtl/>
        </w:rPr>
        <w:t xml:space="preserve"> אלא משל</w:t>
      </w:r>
      <w:r>
        <w:rPr>
          <w:rFonts w:hint="cs"/>
          <w:rtl/>
        </w:rPr>
        <w:t xml:space="preserve"> </w:t>
      </w:r>
      <w:r w:rsidR="00771FA8">
        <w:rPr>
          <w:rFonts w:hint="cs"/>
          <w:rtl/>
        </w:rPr>
        <w:t xml:space="preserve">לעבד </w:t>
      </w:r>
      <w:r w:rsidR="00D16104" w:rsidRPr="006F178A">
        <w:rPr>
          <w:rtl/>
        </w:rPr>
        <w:t>ש</w:t>
      </w:r>
      <w:r w:rsidR="00771FA8">
        <w:rPr>
          <w:rtl/>
        </w:rPr>
        <w:t xml:space="preserve">מבקש </w:t>
      </w:r>
      <w:r w:rsidR="00D16104" w:rsidRPr="006F178A">
        <w:rPr>
          <w:rtl/>
        </w:rPr>
        <w:t xml:space="preserve">מרבו, </w:t>
      </w:r>
      <w:r w:rsidR="007E772E" w:rsidRPr="007E772E">
        <w:rPr>
          <w:rStyle w:val="afffff3"/>
          <w:rFonts w:hint="cs"/>
          <w:rtl/>
        </w:rPr>
        <w:t>וא''ל</w:t>
      </w:r>
      <w:r w:rsidR="00D16104" w:rsidRPr="007E772E">
        <w:rPr>
          <w:rStyle w:val="afffff3"/>
          <w:rtl/>
        </w:rPr>
        <w:t>:</w:t>
      </w:r>
      <w:r w:rsidR="007E772E">
        <w:rPr>
          <w:rtl/>
        </w:rPr>
        <w:t xml:space="preserve"> המתינו </w:t>
      </w:r>
      <w:r w:rsidR="00D16104" w:rsidRPr="006F178A">
        <w:rPr>
          <w:rtl/>
        </w:rPr>
        <w:t xml:space="preserve">עד שיתמקמק ויצטער, </w:t>
      </w:r>
      <w:r>
        <w:rPr>
          <w:rtl/>
        </w:rPr>
        <w:br/>
      </w:r>
      <w:r w:rsidRPr="00D26FD9">
        <w:rPr>
          <w:rFonts w:ascii="Fb Fontext" w:hAnsi="Fb Fontext" w:cs="PFT_Frank" w:hint="cs"/>
          <w:b/>
          <w:bCs/>
          <w:spacing w:val="-2"/>
          <w:szCs w:val="14"/>
          <w:rtl/>
        </w:rPr>
        <w:t xml:space="preserve">אלא </w:t>
      </w:r>
      <w:r w:rsidR="007E772E" w:rsidRPr="00D67F2E">
        <w:rPr>
          <w:rFonts w:ascii="Fb Fontext" w:hAnsi="Fb Fontext" w:cs="PFT_Frank"/>
          <w:b/>
          <w:bCs/>
          <w:spacing w:val="-2"/>
          <w:szCs w:val="14"/>
          <w:rtl/>
        </w:rPr>
        <w:t>שבח</w:t>
      </w:r>
      <w:r w:rsidR="007E772E" w:rsidRPr="00D67F2E">
        <w:rPr>
          <w:rFonts w:ascii="Fb Fontext" w:hAnsi="Fb Fontext" w:cs="PFT_Frank" w:hint="cs"/>
          <w:b/>
          <w:bCs/>
          <w:spacing w:val="-2"/>
          <w:szCs w:val="14"/>
          <w:rtl/>
        </w:rPr>
        <w:t xml:space="preserve"> </w:t>
      </w:r>
      <w:r w:rsidR="00D16104" w:rsidRPr="00D67F2E">
        <w:rPr>
          <w:rFonts w:ascii="Fb Fontext" w:hAnsi="Fb Fontext" w:cs="PFT_Frank"/>
          <w:b/>
          <w:bCs/>
          <w:spacing w:val="-2"/>
          <w:szCs w:val="14"/>
          <w:rtl/>
        </w:rPr>
        <w:t>צבור</w:t>
      </w:r>
      <w:r w:rsidR="00771FA8" w:rsidRPr="00D26FD9">
        <w:rPr>
          <w:rFonts w:ascii="Fb Fontext" w:hAnsi="Fb Fontext" w:hint="cs"/>
          <w:spacing w:val="-2"/>
          <w:rtl/>
        </w:rPr>
        <w:t xml:space="preserve"> </w:t>
      </w:r>
      <w:r w:rsidR="00771FA8">
        <w:rPr>
          <w:rFonts w:ascii="Fb Fontext" w:hAnsi="Fb Fontext" w:hint="cs"/>
          <w:spacing w:val="-2"/>
          <w:rtl/>
        </w:rPr>
        <w:t>כשאומר:</w:t>
      </w:r>
      <w:r w:rsidR="00D16104" w:rsidRPr="004925D4">
        <w:rPr>
          <w:rFonts w:ascii="Fb Fontext" w:hAnsi="Fb Fontext"/>
          <w:spacing w:val="-2"/>
          <w:rtl/>
        </w:rPr>
        <w:t xml:space="preserve"> מוריד הגשם - ובא מטר.</w:t>
      </w:r>
    </w:p>
    <w:p w14:paraId="5B3D98A3" w14:textId="5F60DBE8" w:rsidR="00B8196E" w:rsidRPr="00B8196E" w:rsidRDefault="00D26FD9" w:rsidP="00BB789C">
      <w:pPr>
        <w:pStyle w:val="36"/>
        <w:framePr w:wrap="notBeside"/>
        <w:rPr>
          <w:rtl/>
        </w:rPr>
      </w:pPr>
      <w:r w:rsidRPr="00BB789C">
        <w:rPr>
          <w:rtl/>
        </w:rPr>
        <w:t>ר</w:t>
      </w:r>
      <w:r w:rsidRPr="00BB789C">
        <w:rPr>
          <w:rFonts w:hint="cs"/>
          <w:rtl/>
        </w:rPr>
        <w:t>שב</w:t>
      </w:r>
      <w:r w:rsidRPr="00BB789C">
        <w:rPr>
          <w:rtl/>
        </w:rPr>
        <w:t>"</w:t>
      </w:r>
      <w:r w:rsidRPr="00BB789C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860" w14:textId="44ADD127" w:rsidR="00D26FD9" w:rsidRPr="00D26FD9" w:rsidRDefault="00D26FD9" w:rsidP="00D26FD9">
      <w:pPr>
        <w:rPr>
          <w:rStyle w:val="afffffc"/>
          <w:rtl/>
        </w:rPr>
      </w:pPr>
      <w:r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053775">
        <w:rPr>
          <w:rFonts w:cs="PFT_Frank"/>
          <w:b/>
          <w:bCs/>
          <w:szCs w:val="14"/>
          <w:rtl/>
        </w:rPr>
        <w:t>טפח</w:t>
      </w:r>
      <w:r w:rsidRPr="006F178A">
        <w:rPr>
          <w:rtl/>
        </w:rPr>
        <w:t xml:space="preserve"> מלמעלה, תהום יוצא לקראתו </w:t>
      </w:r>
      <w:r w:rsidRPr="006F178A">
        <w:rPr>
          <w:rFonts w:hint="cs"/>
          <w:rtl/>
        </w:rPr>
        <w:t>ג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ט </w:t>
      </w:r>
      <w:r w:rsidRPr="00D26FD9">
        <w:rPr>
          <w:rStyle w:val="afffffc"/>
          <w:rtl/>
        </w:rPr>
        <w:t>–</w:t>
      </w:r>
      <w:r w:rsidRPr="00D26FD9">
        <w:rPr>
          <w:rStyle w:val="afffffc"/>
          <w:rFonts w:hint="cs"/>
          <w:rtl/>
        </w:rPr>
        <w:t xml:space="preserve"> ביבשה</w:t>
      </w:r>
    </w:p>
    <w:p w14:paraId="74E5D861" w14:textId="376CE55E" w:rsidR="00D26FD9" w:rsidRPr="006F178A" w:rsidRDefault="00D26FD9" w:rsidP="00E47D04">
      <w:pPr>
        <w:spacing w:after="60"/>
        <w:rPr>
          <w:rtl/>
        </w:rPr>
      </w:pPr>
      <w:r>
        <w:rPr>
          <w:rFonts w:hint="cs"/>
          <w:rtl/>
        </w:rPr>
        <w:t xml:space="preserve">אבל בחרושה טפח מלמעלה ושנים מלמטה </w:t>
      </w:r>
    </w:p>
    <w:p w14:paraId="46756AF7" w14:textId="63569AAA" w:rsidR="00B8196E" w:rsidRPr="00B8196E" w:rsidRDefault="00D26FD9" w:rsidP="00BB789C">
      <w:pPr>
        <w:pStyle w:val="36"/>
        <w:framePr w:wrap="notBeside"/>
        <w:rPr>
          <w:rtl/>
        </w:rPr>
      </w:pPr>
      <w:r w:rsidRPr="00BB789C">
        <w:rPr>
          <w:rtl/>
        </w:rPr>
        <w:t>ר"</w:t>
      </w:r>
      <w:r w:rsidRPr="00BB789C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31CDEECE" w14:textId="50EA4567" w:rsidR="0063506A" w:rsidRPr="0063506A" w:rsidRDefault="00D26FD9" w:rsidP="0063506A">
      <w:pPr>
        <w:rPr>
          <w:rStyle w:val="afffff3"/>
          <w:rFonts w:cs="FrankRuehl"/>
          <w:bCs w:val="0"/>
          <w:szCs w:val="18"/>
          <w:rtl/>
        </w:rPr>
      </w:pPr>
      <w:r w:rsidRPr="00BB789C">
        <w:rPr>
          <w:rtl/>
        </w:rPr>
        <w:t xml:space="preserve">כשמנסכין המים בחג, תהום אומר לחבירו: </w:t>
      </w:r>
      <w:r w:rsidRPr="00BB789C">
        <w:rPr>
          <w:rFonts w:hint="cs"/>
          <w:rtl/>
        </w:rPr>
        <w:t>תביע</w:t>
      </w:r>
      <w:r w:rsidRPr="00BB789C">
        <w:rPr>
          <w:rtl/>
        </w:rPr>
        <w:t xml:space="preserve"> מימיך,</w:t>
      </w:r>
    </w:p>
    <w:p w14:paraId="3CCF27F1" w14:textId="3CEC8023" w:rsidR="00B8196E" w:rsidRPr="00B8196E" w:rsidRDefault="00D26FD9" w:rsidP="0063506A">
      <w:pPr>
        <w:pStyle w:val="36"/>
        <w:framePr w:wrap="notBeside"/>
        <w:rPr>
          <w:rtl/>
        </w:rPr>
      </w:pPr>
      <w:r w:rsidRPr="0063506A">
        <w:rPr>
          <w:rtl/>
        </w:rPr>
        <w:t>רבה</w:t>
      </w:r>
      <w:r w:rsidR="00B8196E" w:rsidRPr="00B8196E">
        <w:rPr>
          <w:rtl/>
        </w:rPr>
        <w:t>:</w:t>
      </w:r>
    </w:p>
    <w:p w14:paraId="74E5D863" w14:textId="40DB6C1B" w:rsidR="00D26FD9" w:rsidRPr="004925D4" w:rsidRDefault="00D26FD9" w:rsidP="00EA6D83">
      <w:pPr>
        <w:rPr>
          <w:spacing w:val="-2"/>
          <w:rtl/>
        </w:rPr>
      </w:pPr>
      <w:r>
        <w:rPr>
          <w:rFonts w:hint="cs"/>
          <w:rtl/>
        </w:rPr>
        <w:t xml:space="preserve">מלאך דגשם דומה לעגל ושפתיו סדוקות, ועומד בין תהום </w:t>
      </w:r>
      <w:r w:rsidRPr="0063506A">
        <w:rPr>
          <w:rFonts w:hint="cs"/>
          <w:spacing w:val="-4"/>
          <w:rtl/>
        </w:rPr>
        <w:t xml:space="preserve">עליון לתחתון, </w:t>
      </w:r>
      <w:r w:rsidRPr="0063506A">
        <w:rPr>
          <w:rStyle w:val="afffff3"/>
          <w:rFonts w:hint="cs"/>
          <w:spacing w:val="-4"/>
          <w:rtl/>
        </w:rPr>
        <w:t>ואומר</w:t>
      </w:r>
      <w:r w:rsidRPr="0063506A">
        <w:rPr>
          <w:rFonts w:hint="cs"/>
          <w:spacing w:val="-4"/>
          <w:rtl/>
        </w:rPr>
        <w:t xml:space="preserve"> לעליון</w:t>
      </w:r>
      <w:r w:rsidRPr="0063506A">
        <w:rPr>
          <w:spacing w:val="-4"/>
          <w:rtl/>
        </w:rPr>
        <w:t xml:space="preserve">: חשור מימיך, </w:t>
      </w:r>
      <w:r w:rsidR="00EA6D83" w:rsidRPr="0063506A">
        <w:rPr>
          <w:rFonts w:hint="cs"/>
          <w:spacing w:val="-4"/>
          <w:rtl/>
        </w:rPr>
        <w:t>ו</w:t>
      </w:r>
      <w:r w:rsidRPr="0063506A">
        <w:rPr>
          <w:spacing w:val="-4"/>
          <w:rtl/>
        </w:rPr>
        <w:t>לת</w:t>
      </w:r>
      <w:r w:rsidRPr="0063506A">
        <w:rPr>
          <w:rFonts w:hint="cs"/>
          <w:spacing w:val="-4"/>
          <w:rtl/>
        </w:rPr>
        <w:t>חתון</w:t>
      </w:r>
      <w:r w:rsidRPr="0063506A">
        <w:rPr>
          <w:spacing w:val="-4"/>
          <w:rtl/>
        </w:rPr>
        <w:t xml:space="preserve"> </w:t>
      </w:r>
      <w:r w:rsidRPr="0063506A">
        <w:rPr>
          <w:rFonts w:hint="cs"/>
          <w:spacing w:val="-4"/>
          <w:rtl/>
        </w:rPr>
        <w:t>תביע</w:t>
      </w:r>
      <w:r w:rsidRPr="0063506A">
        <w:rPr>
          <w:spacing w:val="-4"/>
          <w:rtl/>
        </w:rPr>
        <w:t xml:space="preserve"> מימיך.</w:t>
      </w:r>
    </w:p>
    <w:p w14:paraId="74E5D864" w14:textId="77777777" w:rsidR="003E19F6" w:rsidRPr="006F178A" w:rsidRDefault="003E19F6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כו.</w:t>
      </w:r>
    </w:p>
    <w:p w14:paraId="74E5D865" w14:textId="77777777" w:rsidR="003E19F6" w:rsidRDefault="00D16104" w:rsidP="0045747B">
      <w:pPr>
        <w:pStyle w:val="affff0"/>
        <w:rPr>
          <w:rStyle w:val="afffff3"/>
          <w:rtl/>
        </w:rPr>
      </w:pPr>
      <w:ins w:id="9818" w:author="מספור קטעי משנה" w:date="2026-10-06T06:45:54Z">
        <w:r>
          <w:rPr>
            <w:rStyle w:val="MisparKeta"/>
          </w:rPr>
          <w:t xml:space="preserve">ד. </w:t>
        </w:r>
      </w:ins>
      <w:r w:rsidRPr="00B92EAC">
        <w:rPr>
          <w:rtl/>
        </w:rPr>
        <w:t>מעשה וגזרו תענית</w:t>
      </w:r>
      <w:r w:rsidR="00B92EAC">
        <w:rPr>
          <w:rFonts w:hint="cs"/>
          <w:rtl/>
        </w:rPr>
        <w:t>...</w:t>
      </w:r>
      <w:r w:rsidRPr="00B92EAC">
        <w:rPr>
          <w:rtl/>
        </w:rPr>
        <w:t xml:space="preserve"> </w:t>
      </w:r>
      <w:r w:rsidR="00B92EAC">
        <w:rPr>
          <w:rFonts w:hint="cs"/>
          <w:rtl/>
        </w:rPr>
        <w:t>ו</w:t>
      </w:r>
      <w:r w:rsidR="00B92EAC">
        <w:rPr>
          <w:rtl/>
        </w:rPr>
        <w:t xml:space="preserve">בין הערבים </w:t>
      </w:r>
      <w:r w:rsidRPr="00B92EAC">
        <w:rPr>
          <w:rtl/>
        </w:rPr>
        <w:t>קראו הלל הגדול</w:t>
      </w:r>
    </w:p>
    <w:p w14:paraId="60821C16" w14:textId="100AF60C" w:rsidR="00B8196E" w:rsidRPr="00B8196E" w:rsidRDefault="00D16104" w:rsidP="0063506A">
      <w:pPr>
        <w:pStyle w:val="36"/>
        <w:framePr w:wrap="notBeside"/>
        <w:rPr>
          <w:rtl/>
        </w:rPr>
      </w:pPr>
      <w:r w:rsidRPr="0063506A">
        <w:rPr>
          <w:rtl/>
        </w:rPr>
        <w:t>אביי ורבא</w:t>
      </w:r>
      <w:r w:rsidR="00B8196E" w:rsidRPr="00B8196E">
        <w:rPr>
          <w:rtl/>
        </w:rPr>
        <w:t>:</w:t>
      </w:r>
    </w:p>
    <w:p w14:paraId="74E5D866" w14:textId="715EE4F2" w:rsidR="00D16104" w:rsidRPr="006F178A" w:rsidRDefault="009A6D99" w:rsidP="00EA6D83">
      <w:pPr>
        <w:rPr>
          <w:rtl/>
        </w:rPr>
      </w:pPr>
      <w:r>
        <w:rPr>
          <w:rFonts w:hint="cs"/>
          <w:rtl/>
        </w:rPr>
        <w:t>ש</w:t>
      </w:r>
      <w:r w:rsidR="00D16104" w:rsidRPr="006F178A">
        <w:rPr>
          <w:rtl/>
        </w:rPr>
        <w:t xml:space="preserve">אומרים הלל </w:t>
      </w:r>
      <w:r>
        <w:rPr>
          <w:rFonts w:hint="cs"/>
          <w:rtl/>
        </w:rPr>
        <w:t>ב</w:t>
      </w:r>
      <w:r w:rsidR="00D16104" w:rsidRPr="006F178A">
        <w:rPr>
          <w:rtl/>
        </w:rPr>
        <w:t>נפש שבעה.</w:t>
      </w:r>
    </w:p>
    <w:p w14:paraId="0450677E" w14:textId="1DCA8BF7" w:rsidR="00B8196E" w:rsidRPr="00B8196E" w:rsidRDefault="00D16104" w:rsidP="0063506A">
      <w:pPr>
        <w:pStyle w:val="36"/>
        <w:framePr w:wrap="notBeside"/>
        <w:rPr>
          <w:rtl/>
        </w:rPr>
      </w:pPr>
      <w:r w:rsidRPr="0063506A">
        <w:rPr>
          <w:rtl/>
        </w:rPr>
        <w:t xml:space="preserve">והא </w:t>
      </w:r>
      <w:r w:rsidRPr="0063506A">
        <w:rPr>
          <w:rFonts w:hint="cs"/>
          <w:rtl/>
        </w:rPr>
        <w:t>ד</w:t>
      </w:r>
      <w:r w:rsidRPr="0063506A">
        <w:rPr>
          <w:rtl/>
        </w:rPr>
        <w:t>ר"</w:t>
      </w:r>
      <w:r w:rsidRPr="0063506A">
        <w:rPr>
          <w:rFonts w:hint="cs"/>
          <w:rtl/>
        </w:rPr>
        <w:t>פ</w:t>
      </w:r>
      <w:r w:rsidR="00B8196E" w:rsidRPr="00B8196E">
        <w:rPr>
          <w:rtl/>
        </w:rPr>
        <w:t>:</w:t>
      </w:r>
    </w:p>
    <w:p w14:paraId="74E5D867" w14:textId="4B7181A2" w:rsidR="00D16104" w:rsidRPr="009550E4" w:rsidRDefault="009A6D99" w:rsidP="00EA6D83">
      <w:pPr>
        <w:rPr>
          <w:rFonts w:ascii="FrankRuehl" w:hAnsi="FrankRuehl"/>
          <w:spacing w:val="-4"/>
          <w:rtl/>
        </w:rPr>
      </w:pPr>
      <w:r w:rsidRPr="009550E4">
        <w:rPr>
          <w:rStyle w:val="afffff3"/>
          <w:rFonts w:hint="cs"/>
          <w:spacing w:val="-4"/>
          <w:rtl/>
        </w:rPr>
        <w:t>ב</w:t>
      </w:r>
      <w:r w:rsidR="00D16104" w:rsidRPr="009550E4">
        <w:rPr>
          <w:rStyle w:val="afffff3"/>
          <w:spacing w:val="-4"/>
          <w:rtl/>
        </w:rPr>
        <w:t>בי גובר</w:t>
      </w:r>
      <w:r w:rsidR="00181EC3" w:rsidRPr="009550E4">
        <w:rPr>
          <w:rFonts w:hint="cs"/>
          <w:spacing w:val="-4"/>
          <w:rtl/>
        </w:rPr>
        <w:t xml:space="preserve"> </w:t>
      </w:r>
      <w:r w:rsidR="009550E4" w:rsidRPr="009550E4">
        <w:rPr>
          <w:rFonts w:hint="cs"/>
          <w:spacing w:val="-4"/>
          <w:rtl/>
        </w:rPr>
        <w:t xml:space="preserve">הורה </w:t>
      </w:r>
      <w:r w:rsidR="00EA6D83" w:rsidRPr="009550E4">
        <w:rPr>
          <w:rFonts w:hint="cs"/>
          <w:spacing w:val="-4"/>
          <w:rtl/>
        </w:rPr>
        <w:t xml:space="preserve">לאכול </w:t>
      </w:r>
      <w:r w:rsidR="009550E4" w:rsidRPr="009550E4">
        <w:rPr>
          <w:rFonts w:hint="cs"/>
          <w:spacing w:val="-4"/>
          <w:rtl/>
        </w:rPr>
        <w:t xml:space="preserve">רק </w:t>
      </w:r>
      <w:r w:rsidR="00EA6D83" w:rsidRPr="009550E4">
        <w:rPr>
          <w:rFonts w:hint="cs"/>
          <w:spacing w:val="-4"/>
          <w:rtl/>
        </w:rPr>
        <w:t>אח''כ</w:t>
      </w:r>
      <w:r w:rsidR="009550E4" w:rsidRPr="009550E4">
        <w:rPr>
          <w:rFonts w:hint="cs"/>
          <w:spacing w:val="-4"/>
          <w:rtl/>
        </w:rPr>
        <w:t xml:space="preserve">- מפני </w:t>
      </w:r>
      <w:r w:rsidR="00A07A2E" w:rsidRPr="009550E4">
        <w:rPr>
          <w:rFonts w:hint="cs"/>
          <w:spacing w:val="-4"/>
          <w:rtl/>
        </w:rPr>
        <w:t>שמצוי בהם</w:t>
      </w:r>
      <w:r w:rsidR="00D16104" w:rsidRPr="009550E4">
        <w:rPr>
          <w:spacing w:val="-4"/>
          <w:rtl/>
        </w:rPr>
        <w:t xml:space="preserve"> שכרות.</w:t>
      </w:r>
      <w:r w:rsidR="00EA6D83" w:rsidRPr="009550E4">
        <w:rPr>
          <w:rFonts w:hint="cs"/>
          <w:spacing w:val="-4"/>
          <w:rtl/>
        </w:rPr>
        <w:t xml:space="preserve"> וישכחו.</w:t>
      </w:r>
    </w:p>
    <w:p w14:paraId="74E5D868" w14:textId="77777777" w:rsidR="00DD395A" w:rsidRPr="00D67F2E" w:rsidRDefault="00DD395A" w:rsidP="0045747B">
      <w:pPr>
        <w:rPr>
          <w:rStyle w:val="afffd"/>
          <w:rFonts w:cs="PFT_Frank"/>
          <w:b/>
          <w:sz w:val="20"/>
          <w:szCs w:val="14"/>
          <w:rtl/>
        </w:rPr>
        <w:sectPr w:rsidR="00DD395A" w:rsidRPr="00D67F2E" w:rsidSect="004E1A12">
          <w:type w:val="continuous"/>
          <w:pgSz w:w="5103" w:h="7371" w:code="11"/>
          <w:pgMar w:top="567" w:right="1134" w:bottom="567" w:left="567" w:header="283" w:footer="284" w:gutter="0"/>
          <w:cols w:space="340"/>
          <w:bidi/>
          <w:rtlGutter/>
          <w:docGrid w:linePitch="360"/>
        </w:sectPr>
      </w:pPr>
    </w:p>
    <w:p w14:paraId="74E5D869" w14:textId="77777777" w:rsidR="00D16104" w:rsidRDefault="00D16104" w:rsidP="00746E51">
      <w:pPr>
        <w:pStyle w:val="Hadran"/>
        <w:jc w:val="center"/>
        <w:rPr>
          <w:rFonts w:ascii="Fb Fontext" w:hAnsi="Fb Fontext"/>
          <w:sz w:val="20"/>
          <w:rtl/>
        </w:rPr>
        <w:pPrChange w:id="91021" w:author="Claude" w:date="2026-10-08T08:35:37Z">
          <w:pPr>
            <w:jc w:val="center"/>
            <w:rPr>
              <w:rFonts w:ascii="Fb Fontext" w:hAnsi="Fb Fontext"/>
              <w:sz w:val="20"/>
              <w:rtl/>
            </w:rPr>
          </w:pPr>
        </w:pPrChange>
      </w:pPr>
      <w:r w:rsidRPr="008C626C">
        <w:rPr>
          <w:rStyle w:val="afff1"/>
          <w:sz w:val="8"/>
          <w:szCs w:val="20"/>
          <w:rtl/>
        </w:rPr>
        <w:t>הדרן עלך סדר תעניות אלו</w:t>
      </w:r>
      <w:r w:rsidRPr="006F178A">
        <w:rPr>
          <w:sz w:val="20"/>
          <w:rtl/>
        </w:rPr>
        <w:t>.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/>
          <w:sz w:val="20"/>
          <w:rtl/>
        </w:rPr>
        <w:br w:type="page"/>
      </w:r>
    </w:p>
    <w:p w14:paraId="74E5D86A" w14:textId="77777777" w:rsidR="00D16104" w:rsidRPr="006F178A" w:rsidRDefault="00D16104" w:rsidP="0045747B">
      <w:pPr>
        <w:pStyle w:val="afff5"/>
        <w:framePr w:wrap="around"/>
        <w:rPr>
          <w:del w:id="41091" w:author="Claude" w:date="2026-10-07T09:25:22Z"/>
          <w:rFonts w:cs="Guttman Vilna"/>
          <w:b/>
          <w:bCs/>
          <w:rtl/>
        </w:rPr>
      </w:pPr>
      <w:del w:id="41090" w:author="Claude" w:date="2026-10-07T09:25:22Z">
        <w:r w:rsidRPr="006F178A">
          <w:rPr>
            <w:rFonts w:hint="cs"/>
            <w:rtl/>
          </w:rPr>
          <w:lastRenderedPageBreak/>
          <w:delText xml:space="preserve">פרק רביעי </w:delText>
        </w:r>
      </w:del>
    </w:p>
    <w:p w14:paraId="74E5D86B" w14:textId="77777777" w:rsidR="00D16104" w:rsidRPr="006F178A" w:rsidRDefault="00D16104" w:rsidP="00D25139">
      <w:pPr>
        <w:pStyle w:val="afff6"/>
        <w:framePr w:h="110" w:hRule="exact" w:wrap="around" w:y="6688"/>
        <w:spacing w:line="276" w:lineRule="auto"/>
        <w:jc w:val="both"/>
        <w:rPr>
          <w:del w:id="41093" w:author="Claude" w:date="2026-10-07T09:25:22Z"/>
          <w:b/>
          <w:bCs w:val="0"/>
          <w:sz w:val="20"/>
          <w:rtl/>
        </w:rPr>
      </w:pPr>
      <w:del w:id="41092" w:author="Claude" w:date="2026-10-07T09:25:22Z">
        <w:r w:rsidRPr="006F178A">
          <w:rPr>
            <w:rFonts w:ascii="Fb Fontext" w:hAnsi="Fb Fontext" w:hint="cs"/>
            <w:sz w:val="20"/>
            <w:rtl/>
          </w:rPr>
          <w:delText xml:space="preserve">בשלושה פרקים</w:delText>
        </w:r>
      </w:del>
    </w:p>
    <w:p w14:paraId="74E5D86C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כו.</w:t>
      </w:r>
    </w:p>
    <w:p w14:paraId="74E5D86D" w14:textId="77777777" w:rsidR="00D16104" w:rsidRPr="006F178A" w:rsidRDefault="00D16104" w:rsidP="0045747B">
      <w:pPr>
        <w:pStyle w:val="afff7"/>
        <w:framePr w:wrap="around"/>
        <w:spacing w:after="0" w:line="276" w:lineRule="auto"/>
        <w:rPr>
          <w:rtl/>
        </w:rPr>
      </w:pPr>
      <w:r>
        <w:rPr>
          <w:rFonts w:hint="cs"/>
          <w:rtl/>
        </w:rPr>
        <w:t>(</w:t>
      </w:r>
      <w:r w:rsidRPr="006F178A">
        <w:rPr>
          <w:rFonts w:hint="cs"/>
          <w:rtl/>
        </w:rPr>
        <w:t xml:space="preserve">כו. </w:t>
      </w:r>
      <w:r w:rsidRPr="006F178A">
        <w:rPr>
          <w:rFonts w:cs="Guttman Vilna"/>
          <w:b/>
          <w:bCs/>
          <w:rtl/>
        </w:rPr>
        <w:t>–</w:t>
      </w:r>
      <w:r w:rsidRPr="006F178A">
        <w:rPr>
          <w:rFonts w:hint="cs"/>
          <w:rtl/>
        </w:rPr>
        <w:t xml:space="preserve"> לא.</w:t>
      </w:r>
      <w:r>
        <w:rPr>
          <w:rFonts w:hint="cs"/>
          <w:rtl/>
        </w:rPr>
        <w:t>)</w:t>
      </w:r>
    </w:p>
    <w:p>
      <w:pPr>
        <w:pStyle w:val="PetichatPerek"/>
        <w:rPr>
          <w:ins w:id="41089" w:author="Claude" w:date="2026-10-07T09:25:22Z"/>
        </w:rPr>
      </w:pPr>
      <w:ins w:id="41088" w:author="Claude" w:date="2026-10-07T09:25:22Z">
        <w:r>
          <w:rPr>
            <w:rFonts w:hint="cs"/>
            <w:rtl/>
          </w:rPr>
          <w:t xml:space="preserve">פרק רביעי</w:t>
        </w:r>
        <w:r>
          <w:rPr>
            <w:rFonts w:hint="cs"/>
            <w:rtl/>
          </w:rPr>
          <w:t xml:space="preserve"> - </w:t>
        </w:r>
        <w:r>
          <w:rPr>
            <w:rFonts w:ascii="Fb Fontext" w:hAnsi="Fb Fontext" w:hint="cs"/>
            <w:sz w:val="20"/>
            <w:rtl/>
          </w:rPr>
          <w:t xml:space="preserve">בשלושה פרקים</w:t>
        </w:r>
      </w:ins>
    </w:p>
    <w:p>
      <w:pPr>
        <w:pStyle w:val="MishnaBatzad"/>
        <w:rPr>
          <w:ins w:id="20049" w:author="קלוד" w:date="2026-10-06T10:10:38Z"/>
        </w:rPr>
      </w:pPr>
      <w:ins w:id="20048" w:author="קלוד" w:date="2026-10-06T10:10:38Z">
        <w:r>
          <w:t xml:space="preserve">משנה א</w:t>
        </w:r>
      </w:ins>
    </w:p>
    <w:p w14:paraId="74E5D86E" w14:textId="77777777" w:rsidR="00AA36FF" w:rsidRDefault="005D1D98" w:rsidP="00DD395A">
      <w:pPr>
        <w:pStyle w:val="afff8"/>
        <w:jc w:val="center"/>
        <w:rPr>
          <w:rtl/>
        </w:rPr>
      </w:pPr>
      <w:r>
        <w:rPr>
          <w:rtl/>
        </w:rPr>
        <w:t>בשלשה פרקים בשנה</w:t>
      </w:r>
      <w:r w:rsidR="00EB356C">
        <w:rPr>
          <w:rFonts w:hint="cs"/>
          <w:rtl/>
        </w:rPr>
        <w:t>-</w:t>
      </w:r>
      <w:r>
        <w:rPr>
          <w:rtl/>
        </w:rPr>
        <w:t xml:space="preserve"> </w:t>
      </w:r>
      <w:r w:rsidR="00AA36FF">
        <w:rPr>
          <w:rFonts w:hint="cs"/>
          <w:rtl/>
        </w:rPr>
        <w:t>בתעניות, מעמדות, ויוה''כ.</w:t>
      </w:r>
    </w:p>
    <w:p w14:paraId="74E5D86F" w14:textId="77777777" w:rsidR="00AA36FF" w:rsidRDefault="00AA36FF" w:rsidP="00742712">
      <w:pPr>
        <w:pStyle w:val="afff8"/>
        <w:spacing w:after="60" w:line="220" w:lineRule="exact"/>
        <w:rPr>
          <w:rtl/>
        </w:rPr>
      </w:pPr>
      <w:r>
        <w:rPr>
          <w:rFonts w:hint="cs"/>
          <w:rtl/>
        </w:rPr>
        <w:t xml:space="preserve">נושאים כפיים בשחרית, מוסף, מנחה, ונעילת שערים. </w:t>
      </w:r>
    </w:p>
    <w:p w14:paraId="74E5D870" w14:textId="77777777" w:rsidR="00D16104" w:rsidRPr="00907098" w:rsidRDefault="00D16104" w:rsidP="00AA36FF">
      <w:pPr>
        <w:pStyle w:val="afff8"/>
        <w:rPr>
          <w:rtl/>
        </w:rPr>
      </w:pPr>
      <w:r w:rsidRPr="00907098">
        <w:rPr>
          <w:rtl/>
        </w:rPr>
        <w:t xml:space="preserve">מעמדות: </w:t>
      </w:r>
      <w:r w:rsidR="007A62C0" w:rsidRPr="00907098">
        <w:rPr>
          <w:rStyle w:val="af4"/>
          <w:rFonts w:hint="cs"/>
          <w:rtl/>
        </w:rPr>
        <w:t>'</w:t>
      </w:r>
      <w:r w:rsidRPr="00907098">
        <w:rPr>
          <w:rStyle w:val="af4"/>
          <w:rtl/>
        </w:rPr>
        <w:t xml:space="preserve">צו את </w:t>
      </w:r>
      <w:r w:rsidRPr="00AA36FF">
        <w:rPr>
          <w:rStyle w:val="af4"/>
          <w:b/>
          <w:bCs/>
          <w:rtl/>
        </w:rPr>
        <w:t>בני ישראל</w:t>
      </w:r>
      <w:r w:rsidRPr="00907098">
        <w:rPr>
          <w:rStyle w:val="af4"/>
          <w:rtl/>
        </w:rPr>
        <w:t xml:space="preserve"> את קרבני </w:t>
      </w:r>
      <w:r w:rsidR="00AA36FF" w:rsidRPr="00AA36FF">
        <w:rPr>
          <w:rFonts w:hint="cs"/>
          <w:rtl/>
        </w:rPr>
        <w:t xml:space="preserve">והיאך </w:t>
      </w:r>
      <w:r w:rsidRPr="00907098">
        <w:rPr>
          <w:rtl/>
        </w:rPr>
        <w:t xml:space="preserve">אינו עומד על גביו? </w:t>
      </w:r>
    </w:p>
    <w:p w14:paraId="74E5D871" w14:textId="77777777" w:rsidR="00D16104" w:rsidRPr="00907098" w:rsidRDefault="00D16104" w:rsidP="00AA36FF">
      <w:pPr>
        <w:pStyle w:val="afff8"/>
        <w:rPr>
          <w:rtl/>
        </w:rPr>
      </w:pPr>
      <w:r w:rsidRPr="00907098">
        <w:rPr>
          <w:rtl/>
        </w:rPr>
        <w:t xml:space="preserve">התקינו נביאים </w:t>
      </w:r>
      <w:r w:rsidR="007A62C0" w:rsidRPr="00907098">
        <w:rPr>
          <w:rFonts w:hint="cs"/>
          <w:rtl/>
        </w:rPr>
        <w:t>כ''ד</w:t>
      </w:r>
      <w:r w:rsidRPr="00907098">
        <w:rPr>
          <w:rtl/>
        </w:rPr>
        <w:t xml:space="preserve"> משמרות, </w:t>
      </w:r>
      <w:r w:rsidR="00AA36FF">
        <w:rPr>
          <w:rFonts w:hint="cs"/>
          <w:rtl/>
        </w:rPr>
        <w:t>ד</w:t>
      </w:r>
      <w:r w:rsidRPr="00907098">
        <w:rPr>
          <w:rtl/>
        </w:rPr>
        <w:t>כהנים לוים</w:t>
      </w:r>
      <w:r w:rsidR="00907098">
        <w:rPr>
          <w:rFonts w:hint="cs"/>
          <w:rtl/>
        </w:rPr>
        <w:t>, וי</w:t>
      </w:r>
      <w:r w:rsidRPr="00907098">
        <w:rPr>
          <w:rtl/>
        </w:rPr>
        <w:t>שראלים.</w:t>
      </w:r>
    </w:p>
    <w:p w14:paraId="74E5D872" w14:textId="77777777" w:rsidR="00EB356C" w:rsidRDefault="00D16104" w:rsidP="00AA36FF">
      <w:pPr>
        <w:pStyle w:val="afff8"/>
        <w:rPr>
          <w:rtl/>
        </w:rPr>
      </w:pPr>
      <w:r w:rsidRPr="00907098">
        <w:rPr>
          <w:rtl/>
        </w:rPr>
        <w:t>הגיע זמן</w:t>
      </w:r>
      <w:r w:rsidR="00AA36FF">
        <w:rPr>
          <w:rFonts w:hint="cs"/>
          <w:rtl/>
        </w:rPr>
        <w:t xml:space="preserve"> </w:t>
      </w:r>
      <w:r w:rsidRPr="00907098">
        <w:rPr>
          <w:rtl/>
        </w:rPr>
        <w:t>כהני</w:t>
      </w:r>
      <w:r w:rsidR="00AA36FF">
        <w:rPr>
          <w:rtl/>
        </w:rPr>
        <w:t>ם ולוים</w:t>
      </w:r>
      <w:r w:rsidRPr="00907098">
        <w:rPr>
          <w:rtl/>
        </w:rPr>
        <w:t xml:space="preserve"> עולים לירושלים</w:t>
      </w:r>
      <w:r w:rsidR="00F938AC">
        <w:rPr>
          <w:rFonts w:hint="cs"/>
          <w:rtl/>
        </w:rPr>
        <w:t>,</w:t>
      </w:r>
      <w:r w:rsidRPr="00907098">
        <w:rPr>
          <w:rtl/>
        </w:rPr>
        <w:t xml:space="preserve"> </w:t>
      </w:r>
      <w:r w:rsidR="00F938AC">
        <w:rPr>
          <w:rFonts w:hint="cs"/>
          <w:rtl/>
        </w:rPr>
        <w:t xml:space="preserve">ומעמדות ישראל </w:t>
      </w:r>
    </w:p>
    <w:p w14:paraId="74E5D873" w14:textId="77777777" w:rsidR="00D16104" w:rsidRPr="00EB356C" w:rsidRDefault="00D16104" w:rsidP="00B742F5">
      <w:pPr>
        <w:pStyle w:val="afff8"/>
        <w:spacing w:after="60" w:line="220" w:lineRule="exact"/>
        <w:rPr>
          <w:spacing w:val="2"/>
          <w:rtl/>
        </w:rPr>
      </w:pPr>
      <w:r w:rsidRPr="00EB356C">
        <w:rPr>
          <w:spacing w:val="2"/>
          <w:rtl/>
        </w:rPr>
        <w:t>ו</w:t>
      </w:r>
      <w:r w:rsidR="00AA36FF" w:rsidRPr="00EB356C">
        <w:rPr>
          <w:rFonts w:hint="cs"/>
          <w:spacing w:val="2"/>
          <w:rtl/>
        </w:rPr>
        <w:t xml:space="preserve">שאר </w:t>
      </w:r>
      <w:r w:rsidR="00F938AC" w:rsidRPr="00EB356C">
        <w:rPr>
          <w:spacing w:val="2"/>
          <w:rtl/>
        </w:rPr>
        <w:t xml:space="preserve">ישראל </w:t>
      </w:r>
      <w:r w:rsidR="00F938AC" w:rsidRPr="00EB356C">
        <w:rPr>
          <w:rFonts w:hint="cs"/>
          <w:spacing w:val="2"/>
          <w:rtl/>
        </w:rPr>
        <w:t>ד</w:t>
      </w:r>
      <w:r w:rsidRPr="00EB356C">
        <w:rPr>
          <w:spacing w:val="2"/>
          <w:rtl/>
        </w:rPr>
        <w:t xml:space="preserve">משמר מתכנסין </w:t>
      </w:r>
      <w:r w:rsidR="00AA36FF" w:rsidRPr="00EB356C">
        <w:rPr>
          <w:rFonts w:hint="cs"/>
          <w:spacing w:val="2"/>
          <w:rtl/>
        </w:rPr>
        <w:t>ב</w:t>
      </w:r>
      <w:r w:rsidR="00AA36FF" w:rsidRPr="00EB356C">
        <w:rPr>
          <w:spacing w:val="2"/>
          <w:rtl/>
        </w:rPr>
        <w:t xml:space="preserve">עריהן וקוראין </w:t>
      </w:r>
      <w:r w:rsidRPr="00EB356C">
        <w:rPr>
          <w:spacing w:val="2"/>
          <w:rtl/>
        </w:rPr>
        <w:t>מעשה בראשית.</w:t>
      </w:r>
    </w:p>
    <w:p w14:paraId="74E5D874" w14:textId="7F8D8655" w:rsidR="00FA0432" w:rsidRDefault="00D16104" w:rsidP="001837D3">
      <w:pPr>
        <w:pStyle w:val="afff8"/>
        <w:spacing w:after="60" w:line="220" w:lineRule="exact"/>
        <w:rPr>
          <w:rStyle w:val="afffffc"/>
          <w:rtl/>
        </w:rPr>
      </w:pPr>
      <w:r w:rsidRPr="00907098">
        <w:rPr>
          <w:b/>
          <w:bCs/>
          <w:rtl/>
        </w:rPr>
        <w:t>ביום הראשון:</w:t>
      </w:r>
      <w:r w:rsidRPr="00907098">
        <w:rPr>
          <w:rtl/>
        </w:rPr>
        <w:t xml:space="preserve"> </w:t>
      </w:r>
      <w:r w:rsidRPr="005D1D98">
        <w:rPr>
          <w:rStyle w:val="af4"/>
          <w:rtl/>
        </w:rPr>
        <w:t>בראשית ויהי רקיע,</w:t>
      </w:r>
      <w:r w:rsidR="00FA0432">
        <w:rPr>
          <w:rFonts w:hint="cs"/>
          <w:rtl/>
        </w:rPr>
        <w:t xml:space="preserve"> </w:t>
      </w:r>
      <w:r w:rsidR="00EB356C">
        <w:rPr>
          <w:rStyle w:val="HesberMishna"/>
          <w:rFonts w:hint="cs"/>
          <w:rtl/>
          <w:rPrChange w:id="20008" w:author="קלוד" w:date="2026-10-06T10:10:38Z">
            <w:rPr>
              <w:rStyle w:val="afffffc"/>
              <w:rFonts w:hint="cs"/>
              <w:rtl/>
            </w:rPr>
          </w:rPrChange>
        </w:rPr>
        <w:t>ו</w:t>
      </w:r>
      <w:r w:rsidR="00FA0432">
        <w:rPr>
          <w:rStyle w:val="HesberMishna"/>
          <w:rFonts w:hint="cs"/>
          <w:rtl/>
          <w:rPrChange w:id="20009" w:author="קלוד" w:date="2026-10-06T10:10:38Z">
            <w:rPr>
              <w:rStyle w:val="afffffc"/>
              <w:rFonts w:hint="cs"/>
              <w:rtl/>
            </w:rPr>
          </w:rPrChange>
        </w:rPr>
        <w:t>כל יום קוראים אותו ויום שאחריו</w:t>
      </w:r>
      <w:r w:rsidR="00DD395A">
        <w:rPr>
          <w:rStyle w:val="HesberMishna"/>
          <w:rFonts w:hint="cs"/>
          <w:rtl/>
          <w:rPrChange w:id="20010" w:author="קלוד" w:date="2026-10-06T10:10:38Z">
            <w:rPr>
              <w:rStyle w:val="afffffc"/>
              <w:rFonts w:hint="cs"/>
              <w:rtl/>
            </w:rPr>
          </w:rPrChange>
        </w:rPr>
        <w:t>,</w:t>
      </w:r>
      <w:r w:rsidR="00FA0432">
        <w:rPr>
          <w:rStyle w:val="HesberMishna"/>
          <w:rFonts w:hint="cs"/>
          <w:rtl/>
          <w:rPrChange w:id="20011" w:author="קלוד" w:date="2026-10-06T10:10:38Z">
            <w:rPr>
              <w:rStyle w:val="afffffc"/>
              <w:rFonts w:hint="cs"/>
              <w:rtl/>
            </w:rPr>
          </w:rPrChange>
        </w:rPr>
        <w:t xml:space="preserve"> עד שביום שישי </w:t>
      </w:r>
      <w:r w:rsidR="00EB356C">
        <w:rPr>
          <w:rStyle w:val="HesberMishna"/>
          <w:rFonts w:hint="cs"/>
          <w:rtl/>
          <w:rPrChange w:id="20012" w:author="קלוד" w:date="2026-10-06T10:10:38Z">
            <w:rPr>
              <w:rStyle w:val="afffffc"/>
              <w:rFonts w:hint="cs"/>
              <w:rtl/>
            </w:rPr>
          </w:rPrChange>
        </w:rPr>
        <w:t>'</w:t>
      </w:r>
      <w:r w:rsidR="00FA0432">
        <w:rPr>
          <w:rStyle w:val="HesberMishna"/>
          <w:rFonts w:hint="cs"/>
          <w:rtl/>
          <w:rPrChange w:id="20013" w:author="קלוד" w:date="2026-10-06T10:10:38Z">
            <w:rPr>
              <w:rStyle w:val="afffffc"/>
              <w:rFonts w:hint="cs"/>
              <w:rtl/>
            </w:rPr>
          </w:rPrChange>
        </w:rPr>
        <w:t>תוצא הארץ ויכולו השמים</w:t>
      </w:r>
      <w:r w:rsidR="00EB356C">
        <w:rPr>
          <w:rStyle w:val="HesberMishna"/>
          <w:rFonts w:hint="cs"/>
          <w:rtl/>
          <w:rPrChange w:id="20014" w:author="קלוד" w:date="2026-10-06T10:10:38Z">
            <w:rPr>
              <w:rStyle w:val="afffffc"/>
              <w:rFonts w:hint="cs"/>
              <w:rtl/>
            </w:rPr>
          </w:rPrChange>
        </w:rPr>
        <w:t>'</w:t>
      </w:r>
      <w:r w:rsidR="00FA0432">
        <w:rPr>
          <w:rStyle w:val="HesberMishna"/>
          <w:rFonts w:hint="cs"/>
          <w:rtl/>
          <w:rPrChange w:id="20015" w:author="קלוד" w:date="2026-10-06T10:10:38Z">
            <w:rPr>
              <w:rStyle w:val="afffffc"/>
              <w:rFonts w:hint="cs"/>
              <w:rtl/>
            </w:rPr>
          </w:rPrChange>
        </w:rPr>
        <w:t xml:space="preserve">. </w:t>
      </w:r>
    </w:p>
    <w:p w14:paraId="74E5D875" w14:textId="7039DB72" w:rsidR="00D16104" w:rsidRPr="00907098" w:rsidRDefault="00D16104" w:rsidP="00FA0432">
      <w:pPr>
        <w:pStyle w:val="afff8"/>
        <w:rPr>
          <w:rtl/>
        </w:rPr>
      </w:pPr>
      <w:r w:rsidRPr="00907098">
        <w:rPr>
          <w:rtl/>
        </w:rPr>
        <w:t xml:space="preserve">פרשה גדולה קורין </w:t>
      </w:r>
      <w:r w:rsidR="00FA0432">
        <w:rPr>
          <w:rtl/>
        </w:rPr>
        <w:t>בשנים, ו</w:t>
      </w:r>
      <w:r w:rsidRPr="00907098">
        <w:rPr>
          <w:rtl/>
        </w:rPr>
        <w:t>קטנה - ביחיד.</w:t>
      </w:r>
      <w:r w:rsidR="007D78B1">
        <w:rPr>
          <w:rFonts w:hint="cs"/>
          <w:rtl/>
        </w:rPr>
        <w:t xml:space="preserve"> </w:t>
      </w:r>
      <w:r w:rsidR="00FA0432" w:rsidRPr="00FA0432">
        <w:rPr>
          <w:rStyle w:val="HesberMishna"/>
          <w:rFonts w:hint="cs"/>
          <w:rtl/>
          <w:rPrChange w:id="20016" w:author="קלוד" w:date="2026-10-06T10:10:38Z">
            <w:rPr>
              <w:rStyle w:val="afffffc"/>
              <w:rFonts w:hint="cs"/>
              <w:rtl/>
            </w:rPr>
          </w:rPrChange>
        </w:rPr>
        <w:t>ג' פסוקים לאחד</w:t>
      </w:r>
    </w:p>
    <w:p w14:paraId="74E5D876" w14:textId="77777777" w:rsidR="00D16104" w:rsidRPr="00907098" w:rsidRDefault="00D16104" w:rsidP="00FA0432">
      <w:pPr>
        <w:pStyle w:val="afff8"/>
        <w:rPr>
          <w:rtl/>
        </w:rPr>
      </w:pPr>
      <w:r w:rsidRPr="00907098">
        <w:rPr>
          <w:rtl/>
        </w:rPr>
        <w:t>בשחרית ובמוסף</w:t>
      </w:r>
      <w:r w:rsidRPr="00907098">
        <w:rPr>
          <w:rFonts w:hint="cs"/>
          <w:rtl/>
        </w:rPr>
        <w:t>,</w:t>
      </w:r>
      <w:r w:rsidRPr="00907098">
        <w:rPr>
          <w:rtl/>
        </w:rPr>
        <w:t xml:space="preserve"> ובמנחה קורין על פיהן כקורין את שמע.</w:t>
      </w:r>
    </w:p>
    <w:p w14:paraId="74E5D877" w14:textId="77777777" w:rsidR="00D16104" w:rsidRPr="00907098" w:rsidRDefault="00D16104" w:rsidP="00FA0432">
      <w:pPr>
        <w:pStyle w:val="afff8"/>
        <w:rPr>
          <w:rtl/>
        </w:rPr>
      </w:pPr>
      <w:r w:rsidRPr="00907098">
        <w:rPr>
          <w:rtl/>
        </w:rPr>
        <w:t xml:space="preserve">ערב שבת במנחה לא </w:t>
      </w:r>
      <w:r w:rsidR="00FA0432">
        <w:rPr>
          <w:rFonts w:hint="cs"/>
          <w:rtl/>
        </w:rPr>
        <w:t>קראו</w:t>
      </w:r>
      <w:r w:rsidRPr="00907098">
        <w:rPr>
          <w:rtl/>
        </w:rPr>
        <w:t xml:space="preserve"> מפני כבוד השבת.</w:t>
      </w:r>
    </w:p>
    <w:p w14:paraId="74E5D878" w14:textId="77777777" w:rsidR="005D1D98" w:rsidRDefault="00FA0432" w:rsidP="00FA0432">
      <w:pPr>
        <w:pStyle w:val="afff8"/>
        <w:rPr>
          <w:rtl/>
        </w:rPr>
      </w:pPr>
      <w:r>
        <w:rPr>
          <w:rFonts w:hint="cs"/>
          <w:rtl/>
        </w:rPr>
        <w:t>ב</w:t>
      </w:r>
      <w:r w:rsidR="00D16104" w:rsidRPr="00907098">
        <w:rPr>
          <w:rtl/>
        </w:rPr>
        <w:t xml:space="preserve">יום שיש הלל אין מעמד בשחרית, </w:t>
      </w:r>
    </w:p>
    <w:p w14:paraId="74E5D879" w14:textId="77777777" w:rsidR="005D1D98" w:rsidRDefault="00D16104" w:rsidP="0045747B">
      <w:pPr>
        <w:pStyle w:val="afff8"/>
        <w:rPr>
          <w:rtl/>
        </w:rPr>
      </w:pPr>
      <w:r w:rsidRPr="00907098">
        <w:rPr>
          <w:rtl/>
        </w:rPr>
        <w:t xml:space="preserve">קרבן מוסף </w:t>
      </w:r>
      <w:r w:rsidRPr="00907098">
        <w:rPr>
          <w:rFonts w:hint="cs"/>
          <w:rtl/>
        </w:rPr>
        <w:t>א</w:t>
      </w:r>
      <w:r w:rsidRPr="00907098">
        <w:rPr>
          <w:rtl/>
        </w:rPr>
        <w:t>ין בנעילה, קרבן עצים אין במנחה</w:t>
      </w:r>
      <w:r w:rsidR="00FA0432">
        <w:rPr>
          <w:rFonts w:hint="cs"/>
          <w:rtl/>
        </w:rPr>
        <w:t xml:space="preserve">- </w:t>
      </w:r>
      <w:r w:rsidR="00FA0432" w:rsidRPr="00FA0432">
        <w:rPr>
          <w:rStyle w:val="afffff1"/>
          <w:rFonts w:hint="cs"/>
          <w:rtl/>
        </w:rPr>
        <w:t>לר''ע</w:t>
      </w:r>
      <w:r w:rsidRPr="00907098">
        <w:rPr>
          <w:rtl/>
        </w:rPr>
        <w:t xml:space="preserve">, </w:t>
      </w:r>
    </w:p>
    <w:p w14:paraId="74E5D87B" w14:textId="3B813E5C" w:rsidR="00FA0432" w:rsidRPr="003B0610" w:rsidRDefault="00FA0432" w:rsidP="003B0610">
      <w:pPr>
        <w:pStyle w:val="afff8"/>
        <w:spacing w:after="60" w:line="220" w:lineRule="exact"/>
        <w:rPr>
          <w:rStyle w:val="afffff1"/>
          <w:spacing w:val="-2"/>
          <w:sz w:val="18"/>
          <w:szCs w:val="18"/>
          <w:shd w:val="clear" w:color="auto" w:fill="auto"/>
          <w:rtl/>
        </w:rPr>
      </w:pPr>
      <w:r>
        <w:rPr>
          <w:rStyle w:val="afffff1"/>
          <w:rFonts w:hint="cs"/>
          <w:rtl/>
        </w:rPr>
        <w:t>ולב"ע</w:t>
      </w:r>
      <w:r w:rsidR="00D16104" w:rsidRPr="005D1D98">
        <w:rPr>
          <w:rStyle w:val="afffff1"/>
          <w:rtl/>
        </w:rPr>
        <w:t xml:space="preserve">: </w:t>
      </w:r>
      <w:r>
        <w:rPr>
          <w:rStyle w:val="afffff1"/>
          <w:rFonts w:hint="cs"/>
          <w:rtl/>
        </w:rPr>
        <w:t>מ</w:t>
      </w:r>
      <w:r w:rsidR="00D16104" w:rsidRPr="005D1D98">
        <w:rPr>
          <w:rStyle w:val="afffff1"/>
          <w:rtl/>
        </w:rPr>
        <w:t xml:space="preserve">רבי יהושע: </w:t>
      </w:r>
      <w:r>
        <w:rPr>
          <w:rFonts w:hint="cs"/>
          <w:rtl/>
        </w:rPr>
        <w:t xml:space="preserve">להיפך </w:t>
      </w:r>
      <w:r w:rsidRPr="00FA0432">
        <w:rPr>
          <w:rStyle w:val="afffff1"/>
          <w:rFonts w:hint="cs"/>
          <w:rtl/>
        </w:rPr>
        <w:t>וכן ר''ע חזר בו.</w:t>
      </w:r>
      <w:r>
        <w:rPr>
          <w:rFonts w:hint="cs"/>
          <w:rtl/>
        </w:rPr>
        <w:t xml:space="preserve"> </w:t>
      </w:r>
    </w:p>
    <w:p w14:paraId="74E5D87C" w14:textId="77777777" w:rsidR="00D16104" w:rsidRPr="006F178A" w:rsidRDefault="00D16104" w:rsidP="00FA0432">
      <w:pPr>
        <w:pStyle w:val="afff8"/>
        <w:rPr>
          <w:rtl/>
        </w:rPr>
      </w:pPr>
      <w:r w:rsidRPr="00687DC7">
        <w:rPr>
          <w:rtl/>
        </w:rPr>
        <w:t>זמ</w:t>
      </w:r>
      <w:r w:rsidR="00FA0432" w:rsidRPr="00687DC7">
        <w:rPr>
          <w:rFonts w:hint="cs"/>
          <w:rtl/>
        </w:rPr>
        <w:t>ני התנדבות עצים תשעה</w:t>
      </w:r>
      <w:r w:rsidRPr="00687DC7">
        <w:rPr>
          <w:rtl/>
        </w:rPr>
        <w:t>:</w:t>
      </w:r>
      <w:r w:rsidR="00FA0432">
        <w:rPr>
          <w:rFonts w:hint="cs"/>
          <w:rtl/>
        </w:rPr>
        <w:t xml:space="preserve"> </w:t>
      </w:r>
      <w:r w:rsidR="00FA0432" w:rsidRPr="00FA0432">
        <w:rPr>
          <w:rStyle w:val="HesberMishna"/>
          <w:rFonts w:hint="cs"/>
          <w:rtl/>
          <w:rPrChange w:id="20017" w:author="קלוד" w:date="2026-10-06T10:10:38Z">
            <w:rPr>
              <w:rStyle w:val="afffffc"/>
              <w:rFonts w:hint="cs"/>
              <w:rtl/>
            </w:rPr>
          </w:rPrChange>
        </w:rPr>
        <w:t>בכל פעם משפחה קבועה אחת</w:t>
      </w:r>
    </w:p>
    <w:p w14:paraId="74E5D87D" w14:textId="77777777" w:rsidR="00D16104" w:rsidRPr="006F178A" w:rsidRDefault="005D1D98" w:rsidP="00FA0432">
      <w:pPr>
        <w:pStyle w:val="afff8"/>
        <w:rPr>
          <w:rtl/>
        </w:rPr>
      </w:pPr>
      <w:r>
        <w:rPr>
          <w:rtl/>
        </w:rPr>
        <w:t>א</w:t>
      </w:r>
      <w:r>
        <w:rPr>
          <w:rFonts w:hint="cs"/>
          <w:rtl/>
        </w:rPr>
        <w:t>'</w:t>
      </w:r>
      <w:r w:rsidR="00D16104" w:rsidRPr="006F178A">
        <w:rPr>
          <w:rtl/>
        </w:rPr>
        <w:t xml:space="preserve"> בניסן</w:t>
      </w:r>
      <w:r w:rsidR="00FA0432">
        <w:rPr>
          <w:rFonts w:hint="cs"/>
          <w:rtl/>
        </w:rPr>
        <w:t xml:space="preserve">, </w:t>
      </w:r>
      <w:r>
        <w:rPr>
          <w:rFonts w:hint="cs"/>
          <w:rtl/>
        </w:rPr>
        <w:t xml:space="preserve">כ' </w:t>
      </w:r>
      <w:r w:rsidR="00D16104" w:rsidRPr="006F178A">
        <w:rPr>
          <w:rtl/>
        </w:rPr>
        <w:t>בתמוז</w:t>
      </w:r>
      <w:r w:rsidR="00FA0432"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 xml:space="preserve">ה' </w:t>
      </w:r>
      <w:r w:rsidR="00D16104" w:rsidRPr="006F178A">
        <w:rPr>
          <w:rtl/>
        </w:rPr>
        <w:t xml:space="preserve"> באב</w:t>
      </w:r>
      <w:r w:rsidR="00FA0432"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>ז באב</w:t>
      </w:r>
      <w:r w:rsidR="00FA0432">
        <w:rPr>
          <w:rFonts w:hint="cs"/>
          <w:rtl/>
        </w:rPr>
        <w:t xml:space="preserve">, </w:t>
      </w:r>
      <w:r>
        <w:rPr>
          <w:rFonts w:hint="cs"/>
          <w:rtl/>
        </w:rPr>
        <w:t>י' באב</w:t>
      </w:r>
      <w:r w:rsidR="00FA0432">
        <w:rPr>
          <w:rFonts w:hint="cs"/>
          <w:rtl/>
        </w:rPr>
        <w:t xml:space="preserve">, </w:t>
      </w:r>
      <w:r>
        <w:rPr>
          <w:rFonts w:hint="cs"/>
          <w:rtl/>
        </w:rPr>
        <w:t>ט"ו באב</w:t>
      </w:r>
      <w:r w:rsidR="00FA0432">
        <w:rPr>
          <w:rFonts w:hint="cs"/>
          <w:rtl/>
        </w:rPr>
        <w:t>,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>כ' באב</w:t>
      </w:r>
      <w:r w:rsidR="00FA0432">
        <w:rPr>
          <w:rFonts w:hint="cs"/>
          <w:rtl/>
        </w:rPr>
        <w:t>,</w:t>
      </w:r>
    </w:p>
    <w:p w14:paraId="74E5D87E" w14:textId="77777777" w:rsidR="00D16104" w:rsidRPr="006F178A" w:rsidRDefault="005D1D98" w:rsidP="00FA0432">
      <w:pPr>
        <w:pStyle w:val="afff8"/>
        <w:rPr>
          <w:rtl/>
        </w:rPr>
      </w:pPr>
      <w:r>
        <w:rPr>
          <w:rFonts w:hint="cs"/>
          <w:rtl/>
        </w:rPr>
        <w:t>כ'</w:t>
      </w:r>
      <w:r w:rsidR="00D16104" w:rsidRPr="006F178A">
        <w:rPr>
          <w:rtl/>
        </w:rPr>
        <w:t xml:space="preserve"> באלול</w:t>
      </w:r>
      <w:r w:rsidR="00FA0432">
        <w:rPr>
          <w:rFonts w:hint="cs"/>
          <w:rtl/>
        </w:rPr>
        <w:t xml:space="preserve">, </w:t>
      </w:r>
      <w:r>
        <w:rPr>
          <w:rFonts w:hint="cs"/>
          <w:rtl/>
        </w:rPr>
        <w:t>א'</w:t>
      </w:r>
      <w:r w:rsidR="00D16104" w:rsidRPr="006F178A">
        <w:rPr>
          <w:rtl/>
        </w:rPr>
        <w:t xml:space="preserve"> בטבת</w:t>
      </w:r>
      <w:r w:rsidR="00FA0432">
        <w:rPr>
          <w:rFonts w:hint="cs"/>
          <w:rtl/>
        </w:rPr>
        <w:t>,</w:t>
      </w:r>
    </w:p>
    <w:p w14:paraId="74E5D87F" w14:textId="77777777" w:rsidR="00D16104" w:rsidRPr="00D25139" w:rsidRDefault="005D1D98" w:rsidP="0045747B">
      <w:pPr>
        <w:pStyle w:val="afff8"/>
        <w:rPr>
          <w:spacing w:val="0"/>
          <w:rtl/>
        </w:rPr>
      </w:pPr>
      <w:r w:rsidRPr="00D25139">
        <w:rPr>
          <w:rFonts w:hint="cs"/>
          <w:spacing w:val="0"/>
          <w:rtl/>
        </w:rPr>
        <w:t>א'</w:t>
      </w:r>
      <w:r w:rsidR="00D16104" w:rsidRPr="00D25139">
        <w:rPr>
          <w:spacing w:val="0"/>
          <w:rtl/>
        </w:rPr>
        <w:t xml:space="preserve"> בטבת לא היה בו מעמד, שהיה בו הלל וקרבן מוסף וקרבן עצים.</w:t>
      </w:r>
    </w:p>
    <w:p w14:paraId="74E5D880" w14:textId="77777777" w:rsidR="005D1D98" w:rsidRPr="009C5606" w:rsidRDefault="00D16104" w:rsidP="00FA0432">
      <w:pPr>
        <w:pStyle w:val="afff8"/>
        <w:rPr>
          <w:spacing w:val="-4"/>
          <w:rtl/>
        </w:rPr>
      </w:pPr>
      <w:r w:rsidRPr="00D25139">
        <w:rPr>
          <w:spacing w:val="2"/>
          <w:rtl/>
        </w:rPr>
        <w:t>ב</w:t>
      </w:r>
      <w:r w:rsidR="005D1D98" w:rsidRPr="00D25139">
        <w:rPr>
          <w:rFonts w:hint="cs"/>
          <w:spacing w:val="2"/>
          <w:rtl/>
        </w:rPr>
        <w:t>י"ז</w:t>
      </w:r>
      <w:r w:rsidRPr="00D25139">
        <w:rPr>
          <w:spacing w:val="2"/>
          <w:rtl/>
        </w:rPr>
        <w:t xml:space="preserve"> בתמוז</w:t>
      </w:r>
      <w:r w:rsidR="00FA0432" w:rsidRPr="00D25139">
        <w:rPr>
          <w:rFonts w:hint="cs"/>
          <w:spacing w:val="2"/>
          <w:rtl/>
        </w:rPr>
        <w:t xml:space="preserve"> </w:t>
      </w:r>
      <w:r w:rsidR="00FA0432" w:rsidRPr="00D25139">
        <w:rPr>
          <w:rStyle w:val="HesberMishna"/>
          <w:rFonts w:hint="cs"/>
          <w:spacing w:val="2"/>
          <w:rtl/>
          <w:rPrChange w:id="20018" w:author="קלוד" w:date="2026-10-06T10:10:38Z">
            <w:rPr>
              <w:rStyle w:val="afffffc"/>
              <w:rFonts w:hint="cs"/>
              <w:spacing w:val="2"/>
              <w:rtl/>
            </w:rPr>
          </w:rPrChange>
        </w:rPr>
        <w:t>ה' דברים</w:t>
      </w:r>
      <w:r w:rsidRPr="00D25139">
        <w:rPr>
          <w:rStyle w:val="HesberMishna"/>
          <w:spacing w:val="2"/>
          <w:rtl/>
          <w:rPrChange w:id="20019" w:author="קלוד" w:date="2026-10-06T10:10:38Z">
            <w:rPr>
              <w:rStyle w:val="afffffc"/>
              <w:spacing w:val="2"/>
              <w:rtl/>
            </w:rPr>
          </w:rPrChange>
        </w:rPr>
        <w:t>,</w:t>
      </w:r>
      <w:r w:rsidR="00FA0432" w:rsidRPr="00D25139">
        <w:rPr>
          <w:rStyle w:val="HesberMishna"/>
          <w:rFonts w:hint="cs"/>
          <w:spacing w:val="2"/>
          <w:rtl/>
          <w:rPrChange w:id="20020" w:author="קלוד" w:date="2026-10-06T10:10:38Z">
            <w:rPr>
              <w:rStyle w:val="afffffc"/>
              <w:rFonts w:hint="cs"/>
              <w:spacing w:val="2"/>
              <w:rtl/>
            </w:rPr>
          </w:rPrChange>
        </w:rPr>
        <w:t xml:space="preserve"> </w:t>
      </w:r>
      <w:r w:rsidRPr="00D25139">
        <w:rPr>
          <w:spacing w:val="2"/>
          <w:rtl/>
        </w:rPr>
        <w:t xml:space="preserve">נשתברו הלוחות, </w:t>
      </w:r>
      <w:r w:rsidR="00FA0432" w:rsidRPr="00D25139">
        <w:rPr>
          <w:spacing w:val="2"/>
          <w:rtl/>
        </w:rPr>
        <w:t xml:space="preserve">בטל התמיד, </w:t>
      </w:r>
      <w:r w:rsidRPr="00D25139">
        <w:rPr>
          <w:spacing w:val="2"/>
          <w:rtl/>
        </w:rPr>
        <w:t>הובקעה העיר.</w:t>
      </w:r>
      <w:r w:rsidRPr="009C5606">
        <w:rPr>
          <w:rFonts w:hint="cs"/>
          <w:spacing w:val="-4"/>
          <w:rtl/>
        </w:rPr>
        <w:t xml:space="preserve"> </w:t>
      </w:r>
    </w:p>
    <w:p w14:paraId="74E5D881" w14:textId="77777777" w:rsidR="00D16104" w:rsidRPr="006F178A" w:rsidRDefault="00EB356C" w:rsidP="00FA0432">
      <w:pPr>
        <w:pStyle w:val="afff8"/>
        <w:ind w:firstLine="113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>
        <w:rPr>
          <w:rtl/>
        </w:rPr>
        <w:tab/>
      </w:r>
      <w:r>
        <w:rPr>
          <w:rtl/>
        </w:rPr>
        <w:tab/>
      </w:r>
      <w:r w:rsidR="00D16104" w:rsidRPr="006F178A">
        <w:rPr>
          <w:rtl/>
        </w:rPr>
        <w:t>שרף אפוסטמוס התורה</w:t>
      </w:r>
      <w:r w:rsidR="00D16104" w:rsidRPr="006F178A">
        <w:rPr>
          <w:rFonts w:hint="cs"/>
          <w:rtl/>
        </w:rPr>
        <w:t>,</w:t>
      </w:r>
      <w:r w:rsidR="00D16104" w:rsidRPr="006F178A">
        <w:rPr>
          <w:rtl/>
        </w:rPr>
        <w:t xml:space="preserve"> ה</w:t>
      </w:r>
      <w:r w:rsidR="00FA0432">
        <w:rPr>
          <w:rFonts w:hint="cs"/>
          <w:rtl/>
        </w:rPr>
        <w:t>ו</w:t>
      </w:r>
      <w:r w:rsidR="00FA0432">
        <w:rPr>
          <w:rtl/>
        </w:rPr>
        <w:t>עמ</w:t>
      </w:r>
      <w:r w:rsidR="00D16104" w:rsidRPr="006F178A">
        <w:rPr>
          <w:rtl/>
        </w:rPr>
        <w:t>ד צלם בהיכל.</w:t>
      </w:r>
    </w:p>
    <w:p w14:paraId="74E5D882" w14:textId="77777777" w:rsidR="008C626C" w:rsidRDefault="00FA0432" w:rsidP="008C626C">
      <w:pPr>
        <w:pStyle w:val="afff8"/>
        <w:rPr>
          <w:rtl/>
        </w:rPr>
      </w:pPr>
      <w:r>
        <w:rPr>
          <w:rFonts w:hint="cs"/>
          <w:rtl/>
        </w:rPr>
        <w:t>בט</w:t>
      </w:r>
      <w:r w:rsidR="00EB356C">
        <w:rPr>
          <w:rFonts w:hint="cs"/>
          <w:rtl/>
        </w:rPr>
        <w:t>' באב</w:t>
      </w:r>
      <w:r>
        <w:rPr>
          <w:rFonts w:hint="cs"/>
          <w:rtl/>
        </w:rPr>
        <w:t xml:space="preserve"> </w:t>
      </w:r>
      <w:r w:rsidR="00EB356C">
        <w:rPr>
          <w:rStyle w:val="HesberMishna"/>
          <w:rFonts w:hint="cs"/>
          <w:rtl/>
          <w:rPrChange w:id="20021" w:author="קלוד" w:date="2026-10-06T10:10:38Z">
            <w:rPr>
              <w:rStyle w:val="afffffc"/>
              <w:rFonts w:hint="cs"/>
              <w:rtl/>
            </w:rPr>
          </w:rPrChange>
        </w:rPr>
        <w:t>ה'</w:t>
      </w:r>
      <w:r w:rsidR="005D1D98" w:rsidRPr="00FA0432">
        <w:rPr>
          <w:rStyle w:val="HesberMishna"/>
          <w:rFonts w:hint="cs"/>
          <w:rtl/>
          <w:rPrChange w:id="20022" w:author="קלוד" w:date="2026-10-06T10:10:38Z">
            <w:rPr>
              <w:rStyle w:val="afffffc"/>
              <w:rFonts w:hint="cs"/>
              <w:rtl/>
            </w:rPr>
          </w:rPrChange>
        </w:rPr>
        <w:t xml:space="preserve"> דברים</w:t>
      </w:r>
      <w:r w:rsidR="005D1D98">
        <w:rPr>
          <w:rFonts w:hint="cs"/>
          <w:rtl/>
        </w:rPr>
        <w:t xml:space="preserve"> </w:t>
      </w:r>
      <w:r w:rsidR="008C626C" w:rsidRPr="008C626C">
        <w:rPr>
          <w:rStyle w:val="HesberMishna"/>
          <w:rFonts w:hint="cs"/>
          <w:rtl/>
          <w:rPrChange w:id="20023" w:author="קלוד" w:date="2026-10-06T10:10:38Z">
            <w:rPr>
              <w:rStyle w:val="afffffc"/>
              <w:rFonts w:hint="cs"/>
              <w:rtl/>
            </w:rPr>
          </w:rPrChange>
        </w:rPr>
        <w:t>א.</w:t>
      </w:r>
      <w:r w:rsidR="008C626C">
        <w:rPr>
          <w:rFonts w:hint="cs"/>
          <w:rtl/>
        </w:rPr>
        <w:t xml:space="preserve"> </w:t>
      </w:r>
      <w:r w:rsidR="00D16104" w:rsidRPr="005D1D98">
        <w:rPr>
          <w:rtl/>
        </w:rPr>
        <w:t>נ</w:t>
      </w:r>
      <w:r>
        <w:rPr>
          <w:rtl/>
        </w:rPr>
        <w:t xml:space="preserve">גזר על אבותינו שלא יכנסו לארץ, </w:t>
      </w:r>
    </w:p>
    <w:p w14:paraId="74E5D883" w14:textId="55A869A3" w:rsidR="00D16104" w:rsidRPr="008C626C" w:rsidRDefault="008C626C" w:rsidP="001837D3">
      <w:pPr>
        <w:pStyle w:val="afff8"/>
        <w:spacing w:after="60" w:line="220" w:lineRule="exact"/>
        <w:rPr>
          <w:spacing w:val="2"/>
          <w:rtl/>
        </w:rPr>
      </w:pPr>
      <w:del w:id="41065" w:author="Claude" w:date="2026-10-07T09:25:22Z">
        <w:r>
          <w:rPr>
            <w:rFonts w:hint="cs"/>
            <w:rtl/>
          </w:rPr>
          <w:delText xml:space="preserve"> </w:delText>
        </w:r>
      </w:del>
      <w:del w:id="41066" w:author="Claude" w:date="2026-10-07T09:25:22Z">
        <w:r>
          <w:rPr>
            <w:rStyle w:val="HesberMishna"/>
            <w:rFonts w:hint="cs"/>
            <w:spacing w:val="2"/>
            <w:rtl/>
            <w:rPrChange w:id="20024" w:author="קלוד" w:date="2026-10-06T10:10:38Z">
              <w:rPr>
                <w:rStyle w:val="afffffc"/>
                <w:rFonts w:hint="cs"/>
                <w:spacing w:val="2"/>
                <w:rtl/>
              </w:rPr>
            </w:rPrChange>
          </w:rPr>
          <w:delText xml:space="preserve">ב.</w:delText>
        </w:r>
      </w:del>
      <w:del w:id="41067" w:author="Claude" w:date="2026-10-07T09:25:22Z">
        <w:r>
          <w:rPr>
            <w:rFonts w:hint="cs"/>
            <w:spacing w:val="2"/>
            <w:rtl/>
          </w:rPr>
          <w:delText xml:space="preserve"> </w:delText>
        </w:r>
      </w:del>
      <w:r w:rsidR="00D16104" w:rsidRPr="008C626C">
        <w:rPr>
          <w:spacing w:val="2"/>
          <w:rtl/>
        </w:rPr>
        <w:t xml:space="preserve">חרב הבית </w:t>
      </w:r>
      <w:r w:rsidR="00FA0432" w:rsidRPr="008C626C">
        <w:rPr>
          <w:rFonts w:hint="cs"/>
          <w:spacing w:val="2"/>
          <w:rtl/>
        </w:rPr>
        <w:t>פעמיים</w:t>
      </w:r>
      <w:r w:rsidR="00FA0432" w:rsidRPr="008C626C">
        <w:rPr>
          <w:spacing w:val="2"/>
          <w:rtl/>
        </w:rPr>
        <w:t xml:space="preserve">, </w:t>
      </w:r>
      <w:r w:rsidRPr="008C626C">
        <w:rPr>
          <w:rStyle w:val="HesberMishna"/>
          <w:rFonts w:hint="cs"/>
          <w:spacing w:val="2"/>
          <w:rtl/>
          <w:rPrChange w:id="20025" w:author="קלוד" w:date="2026-10-06T10:10:38Z">
            <w:rPr>
              <w:rStyle w:val="afffffc"/>
              <w:rFonts w:hint="cs"/>
              <w:spacing w:val="2"/>
              <w:rtl/>
            </w:rPr>
          </w:rPrChange>
        </w:rPr>
        <w:t>ד.</w:t>
      </w:r>
      <w:r w:rsidRPr="008C626C">
        <w:rPr>
          <w:rFonts w:hint="cs"/>
          <w:spacing w:val="2"/>
          <w:rtl/>
        </w:rPr>
        <w:t xml:space="preserve"> </w:t>
      </w:r>
      <w:r w:rsidR="00D16104" w:rsidRPr="008C626C">
        <w:rPr>
          <w:spacing w:val="2"/>
          <w:rtl/>
        </w:rPr>
        <w:t xml:space="preserve">נלכדה ביתר, </w:t>
      </w:r>
      <w:r w:rsidRPr="008C626C">
        <w:rPr>
          <w:rStyle w:val="HesberMishna"/>
          <w:rFonts w:hint="cs"/>
          <w:spacing w:val="2"/>
          <w:rtl/>
          <w:rPrChange w:id="20026" w:author="קלוד" w:date="2026-10-06T10:10:38Z">
            <w:rPr>
              <w:rStyle w:val="afffffc"/>
              <w:rFonts w:hint="cs"/>
              <w:spacing w:val="2"/>
              <w:rtl/>
            </w:rPr>
          </w:rPrChange>
        </w:rPr>
        <w:t>ה.</w:t>
      </w:r>
      <w:r w:rsidRPr="008C626C">
        <w:rPr>
          <w:rFonts w:hint="cs"/>
          <w:spacing w:val="2"/>
          <w:rtl/>
        </w:rPr>
        <w:t xml:space="preserve"> </w:t>
      </w:r>
      <w:r w:rsidR="00D16104" w:rsidRPr="008C626C">
        <w:rPr>
          <w:spacing w:val="2"/>
          <w:rtl/>
        </w:rPr>
        <w:t>ונחרשה העיר.</w:t>
      </w:r>
    </w:p>
    <w:p w14:paraId="74E5D884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כו:</w:t>
      </w:r>
    </w:p>
    <w:p>
      <w:pPr>
        <w:pStyle w:val="MishnaBatzad"/>
        <w:rPr>
          <w:ins w:id="20051" w:author="קלוד" w:date="2026-10-06T10:10:38Z"/>
        </w:rPr>
      </w:pPr>
      <w:ins w:id="20050" w:author="קלוד" w:date="2026-10-06T10:10:38Z">
        <w:r>
          <w:t xml:space="preserve">משנה ז</w:t>
        </w:r>
      </w:ins>
    </w:p>
    <w:p w14:paraId="74E5D885" w14:textId="77777777" w:rsidR="00D16104" w:rsidRPr="009F1B45" w:rsidRDefault="00D16104" w:rsidP="0045747B">
      <w:pPr>
        <w:pStyle w:val="afff8"/>
        <w:rPr>
          <w:bCs/>
          <w:rtl/>
        </w:rPr>
      </w:pPr>
      <w:r w:rsidRPr="009F1B45">
        <w:rPr>
          <w:rtl/>
          <w:rPrChange w:id="40016" w:author="Claude" w:date="2026-10-06T13:34:57Z">
            <w:rPr>
              <w:sz w:val="20"/>
              <w:rtl/>
            </w:rPr>
          </w:rPrChange>
        </w:rPr>
        <w:t>משנכנס אב ממעטין בשמחה.</w:t>
      </w:r>
    </w:p>
    <w:p w14:paraId="74E5D886" w14:textId="77777777" w:rsidR="00D16104" w:rsidRPr="005D1D98" w:rsidRDefault="00FA0432" w:rsidP="00FA0432">
      <w:pPr>
        <w:pStyle w:val="afff8"/>
        <w:rPr>
          <w:rtl/>
        </w:rPr>
      </w:pPr>
      <w:r>
        <w:rPr>
          <w:rFonts w:hint="cs"/>
          <w:b/>
          <w:bCs/>
          <w:rtl/>
        </w:rPr>
        <w:t xml:space="preserve">שבוע דת"ב </w:t>
      </w:r>
      <w:r>
        <w:rPr>
          <w:rtl/>
        </w:rPr>
        <w:t>- אסור לספר ו</w:t>
      </w:r>
      <w:r w:rsidR="00D16104" w:rsidRPr="005D1D98">
        <w:rPr>
          <w:rtl/>
        </w:rPr>
        <w:t>לכבס.</w:t>
      </w:r>
      <w:r w:rsidR="00D16104" w:rsidRPr="005D1D98">
        <w:rPr>
          <w:rFonts w:hint="cs"/>
          <w:rtl/>
        </w:rPr>
        <w:t xml:space="preserve"> </w:t>
      </w:r>
      <w:r w:rsidR="00D16104" w:rsidRPr="005D1D98">
        <w:rPr>
          <w:rtl/>
        </w:rPr>
        <w:t>ובחמישי מותר מפני השבת.</w:t>
      </w:r>
    </w:p>
    <w:p w14:paraId="74E5D887" w14:textId="77777777" w:rsidR="00FA0432" w:rsidRDefault="00D16104" w:rsidP="00FA0432">
      <w:pPr>
        <w:pStyle w:val="afff8"/>
        <w:rPr>
          <w:rStyle w:val="afffff1"/>
          <w:rtl/>
        </w:rPr>
      </w:pPr>
      <w:r w:rsidRPr="00FA0432">
        <w:rPr>
          <w:b/>
          <w:bCs/>
          <w:rtl/>
        </w:rPr>
        <w:lastRenderedPageBreak/>
        <w:t>ערב ט"ב</w:t>
      </w:r>
      <w:r w:rsidRPr="005D1D98">
        <w:rPr>
          <w:rtl/>
        </w:rPr>
        <w:t xml:space="preserve"> - לא יאכל שני תבשילין, בשר </w:t>
      </w:r>
      <w:r w:rsidR="00AA2386">
        <w:rPr>
          <w:rFonts w:hint="cs"/>
          <w:rtl/>
        </w:rPr>
        <w:t>ו</w:t>
      </w:r>
      <w:r w:rsidRPr="005D1D98">
        <w:rPr>
          <w:rtl/>
        </w:rPr>
        <w:t>יין.</w:t>
      </w:r>
      <w:r w:rsidR="00FA0432">
        <w:rPr>
          <w:rFonts w:hint="cs"/>
          <w:rtl/>
        </w:rPr>
        <w:t xml:space="preserve"> </w:t>
      </w:r>
      <w:r w:rsidR="00907098" w:rsidRPr="00AA2386">
        <w:rPr>
          <w:rStyle w:val="afffff1"/>
          <w:rtl/>
        </w:rPr>
        <w:t>רשב"ג</w:t>
      </w:r>
      <w:r w:rsidRPr="00AA2386">
        <w:rPr>
          <w:rStyle w:val="afffff1"/>
          <w:rtl/>
        </w:rPr>
        <w:t>:</w:t>
      </w:r>
      <w:r w:rsidRPr="005D1D98">
        <w:rPr>
          <w:rtl/>
        </w:rPr>
        <w:t xml:space="preserve"> ישנה,</w:t>
      </w:r>
      <w:r w:rsidRPr="00AA2386">
        <w:rPr>
          <w:rStyle w:val="afffff1"/>
          <w:rtl/>
        </w:rPr>
        <w:t xml:space="preserve"> </w:t>
      </w:r>
    </w:p>
    <w:p w14:paraId="74E5D888" w14:textId="77777777" w:rsidR="00D16104" w:rsidRPr="005D1D98" w:rsidRDefault="00155230" w:rsidP="00FA0432">
      <w:pPr>
        <w:pStyle w:val="afff8"/>
        <w:rPr>
          <w:rtl/>
        </w:rPr>
      </w:pPr>
      <w:r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tl/>
        </w:rPr>
        <w:tab/>
      </w:r>
      <w:r>
        <w:rPr>
          <w:rStyle w:val="afffff1"/>
          <w:rFonts w:hint="cs"/>
          <w:rtl/>
        </w:rPr>
        <w:t xml:space="preserve">  </w:t>
      </w:r>
      <w:r w:rsidR="00D16104" w:rsidRPr="00AA2386">
        <w:rPr>
          <w:rStyle w:val="afffff1"/>
          <w:rtl/>
        </w:rPr>
        <w:t>ר"י</w:t>
      </w:r>
      <w:r>
        <w:rPr>
          <w:rStyle w:val="afffff1"/>
          <w:rFonts w:hint="cs"/>
          <w:rtl/>
        </w:rPr>
        <w:t>:</w:t>
      </w:r>
      <w:r w:rsidR="00D16104" w:rsidRPr="005D1D98">
        <w:rPr>
          <w:rFonts w:hint="cs"/>
          <w:rtl/>
        </w:rPr>
        <w:t xml:space="preserve"> </w:t>
      </w:r>
      <w:r w:rsidR="00D16104" w:rsidRPr="005D1D98">
        <w:rPr>
          <w:rtl/>
        </w:rPr>
        <w:t>מחייב בכפיית המטה, ולא הודו לו</w:t>
      </w:r>
      <w:r w:rsidR="00D16104" w:rsidRPr="00FA0432">
        <w:rPr>
          <w:rStyle w:val="afffff1"/>
          <w:rtl/>
        </w:rPr>
        <w:t xml:space="preserve"> חכמים.</w:t>
      </w:r>
    </w:p>
    <w:p w14:paraId="74E5D889" w14:textId="77777777" w:rsidR="00D16104" w:rsidRPr="005D1D98" w:rsidRDefault="00D16104" w:rsidP="000A04C0">
      <w:pPr>
        <w:pStyle w:val="afff8"/>
        <w:rPr>
          <w:rtl/>
        </w:rPr>
      </w:pPr>
      <w:r w:rsidRPr="00AA2386">
        <w:rPr>
          <w:rStyle w:val="afffff1"/>
          <w:rtl/>
        </w:rPr>
        <w:t>רשב"ג:</w:t>
      </w:r>
      <w:r w:rsidRPr="005D1D98">
        <w:rPr>
          <w:rtl/>
        </w:rPr>
        <w:t xml:space="preserve"> לא היו ימים טובים לישראל כ</w:t>
      </w:r>
      <w:r w:rsidR="00907098" w:rsidRPr="005D1D98">
        <w:rPr>
          <w:rFonts w:hint="cs"/>
          <w:rtl/>
        </w:rPr>
        <w:t xml:space="preserve">ט''ו </w:t>
      </w:r>
      <w:r w:rsidRPr="005D1D98">
        <w:rPr>
          <w:rtl/>
        </w:rPr>
        <w:t xml:space="preserve">באב וכיום הכפורים, </w:t>
      </w:r>
      <w:r w:rsidRPr="000A04C0">
        <w:rPr>
          <w:spacing w:val="0"/>
          <w:rtl/>
        </w:rPr>
        <w:t>שבהן בנות ירושלים יוצאות בכלי לבן שאולין,</w:t>
      </w:r>
      <w:r w:rsidRPr="000A04C0">
        <w:rPr>
          <w:rStyle w:val="HesberMishna"/>
          <w:spacing w:val="0"/>
          <w:rtl/>
          <w:rPrChange w:id="20027" w:author="קלוד" w:date="2026-10-06T10:10:38Z">
            <w:rPr>
              <w:rStyle w:val="afffffc"/>
              <w:spacing w:val="0"/>
              <w:rtl/>
            </w:rPr>
          </w:rPrChange>
        </w:rPr>
        <w:t xml:space="preserve"> שלא לבייש</w:t>
      </w:r>
      <w:r w:rsidRPr="000A04C0">
        <w:rPr>
          <w:spacing w:val="0"/>
          <w:rtl/>
        </w:rPr>
        <w:t xml:space="preserve"> </w:t>
      </w:r>
      <w:r w:rsidR="000A04C0" w:rsidRPr="000A04C0">
        <w:rPr>
          <w:rFonts w:hint="cs"/>
          <w:spacing w:val="0"/>
          <w:rtl/>
        </w:rPr>
        <w:t>וטבולין</w:t>
      </w:r>
      <w:r w:rsidRPr="000A04C0">
        <w:rPr>
          <w:spacing w:val="0"/>
          <w:rtl/>
        </w:rPr>
        <w:t>.</w:t>
      </w:r>
    </w:p>
    <w:p w14:paraId="74E5D88A" w14:textId="77777777" w:rsidR="00AA2386" w:rsidRDefault="00D16104" w:rsidP="00EB356C">
      <w:pPr>
        <w:pStyle w:val="afff8"/>
        <w:rPr>
          <w:rtl/>
        </w:rPr>
      </w:pPr>
      <w:r w:rsidRPr="005D1D98">
        <w:rPr>
          <w:rtl/>
        </w:rPr>
        <w:t xml:space="preserve">וחולות בכרמים, ואומרות: </w:t>
      </w:r>
      <w:r w:rsidRPr="009F1B45">
        <w:rPr>
          <w:rtl/>
        </w:rPr>
        <w:t xml:space="preserve">בחור! שא עיניך וראה מה אתה בורר לך, אל תתן עיניך בנוי, </w:t>
      </w:r>
      <w:r w:rsidR="000A04C0">
        <w:rPr>
          <w:rFonts w:hint="cs"/>
          <w:rtl/>
        </w:rPr>
        <w:t>אלא</w:t>
      </w:r>
      <w:r w:rsidRPr="009F1B45">
        <w:rPr>
          <w:rtl/>
        </w:rPr>
        <w:t xml:space="preserve"> במשפחה, </w:t>
      </w:r>
      <w:r w:rsidRPr="00907098">
        <w:rPr>
          <w:rStyle w:val="af4"/>
          <w:rtl/>
        </w:rPr>
        <w:t>שקר החן והבל היפי</w:t>
      </w:r>
      <w:r w:rsidR="00EB356C">
        <w:rPr>
          <w:rStyle w:val="af4"/>
          <w:rFonts w:hint="cs"/>
          <w:rtl/>
        </w:rPr>
        <w:t>...</w:t>
      </w:r>
      <w:r w:rsidRPr="00907098">
        <w:rPr>
          <w:rStyle w:val="af4"/>
          <w:rtl/>
        </w:rPr>
        <w:t xml:space="preserve"> </w:t>
      </w:r>
    </w:p>
    <w:p w14:paraId="74E5D88B" w14:textId="77777777" w:rsidR="00F938AC" w:rsidRDefault="00F938AC" w:rsidP="00F938AC">
      <w:pPr>
        <w:pStyle w:val="afff8"/>
        <w:rPr>
          <w:rStyle w:val="af4"/>
          <w:rtl/>
        </w:rPr>
      </w:pPr>
      <w:r w:rsidRPr="00F938AC">
        <w:rPr>
          <w:rStyle w:val="afffff1"/>
          <w:rFonts w:hint="cs"/>
          <w:rtl/>
        </w:rPr>
        <w:t>ואומר</w:t>
      </w:r>
      <w:r w:rsidR="00D16104" w:rsidRPr="009F1B45">
        <w:rPr>
          <w:rtl/>
        </w:rPr>
        <w:t xml:space="preserve"> </w:t>
      </w:r>
      <w:r w:rsidR="00D16104" w:rsidRPr="00907098">
        <w:rPr>
          <w:rStyle w:val="af4"/>
          <w:rtl/>
        </w:rPr>
        <w:t>צאינה וראינה</w:t>
      </w:r>
      <w:r>
        <w:rPr>
          <w:rStyle w:val="af4"/>
          <w:rFonts w:hint="cs"/>
          <w:rtl/>
        </w:rPr>
        <w:t>...</w:t>
      </w:r>
      <w:r w:rsidR="00D16104" w:rsidRPr="00907098">
        <w:rPr>
          <w:rStyle w:val="af4"/>
          <w:rtl/>
        </w:rPr>
        <w:t xml:space="preserve"> בעטרה שעטרה </w:t>
      </w:r>
      <w:r w:rsidR="00907098">
        <w:rPr>
          <w:rStyle w:val="af4"/>
          <w:rtl/>
        </w:rPr>
        <w:t>לו אמו</w:t>
      </w:r>
      <w:r w:rsidR="00907098">
        <w:rPr>
          <w:rStyle w:val="af4"/>
          <w:rFonts w:hint="cs"/>
          <w:rtl/>
        </w:rPr>
        <w:t>,</w:t>
      </w:r>
      <w:r w:rsidR="00D16104" w:rsidRPr="00907098">
        <w:rPr>
          <w:rStyle w:val="af4"/>
          <w:rtl/>
        </w:rPr>
        <w:t xml:space="preserve"> </w:t>
      </w:r>
    </w:p>
    <w:p w14:paraId="74E5D88C" w14:textId="77777777" w:rsidR="00D16104" w:rsidRPr="009F1B45" w:rsidRDefault="00D16104" w:rsidP="0028497E">
      <w:pPr>
        <w:pStyle w:val="afff8"/>
        <w:spacing w:after="60" w:line="220" w:lineRule="exact"/>
        <w:rPr>
          <w:bCs/>
          <w:rtl/>
        </w:rPr>
      </w:pPr>
      <w:r w:rsidRPr="00907098">
        <w:rPr>
          <w:rStyle w:val="af4"/>
          <w:rtl/>
        </w:rPr>
        <w:t xml:space="preserve">ביום חתנתו </w:t>
      </w:r>
      <w:r w:rsidRPr="009F1B45">
        <w:rPr>
          <w:rtl/>
        </w:rPr>
        <w:t xml:space="preserve">- זה מתן תורה, </w:t>
      </w:r>
      <w:r w:rsidRPr="00907098">
        <w:rPr>
          <w:rStyle w:val="af4"/>
          <w:rtl/>
        </w:rPr>
        <w:t>וביום שמחת לבו -</w:t>
      </w:r>
      <w:r w:rsidRPr="009F1B45">
        <w:rPr>
          <w:rtl/>
        </w:rPr>
        <w:t xml:space="preserve"> זה בנין ביהמ"ק,</w:t>
      </w:r>
    </w:p>
    <w:p w14:paraId="04AB5865" w14:textId="77777777" w:rsidR="00B8196E" w:rsidRPr="00B8196E" w:rsidRDefault="00D16104" w:rsidP="0028497E">
      <w:pPr>
        <w:pStyle w:val="36"/>
        <w:framePr w:wrap="notBeside"/>
        <w:rPr>
          <w:rtl/>
        </w:rPr>
      </w:pPr>
      <w:r w:rsidRPr="0028497E">
        <w:rPr>
          <w:rFonts w:hint="cs"/>
          <w:rtl/>
        </w:rPr>
        <w:t>ה</w:t>
      </w:r>
      <w:r w:rsidRPr="0028497E">
        <w:rPr>
          <w:rtl/>
        </w:rPr>
        <w:t>"</w:t>
      </w:r>
      <w:r w:rsidRPr="0028497E">
        <w:rPr>
          <w:rFonts w:hint="cs"/>
          <w:rtl/>
        </w:rPr>
        <w:t>ק</w:t>
      </w:r>
      <w:r w:rsidR="00B8196E" w:rsidRPr="00B8196E">
        <w:rPr>
          <w:rtl/>
        </w:rPr>
        <w:t>:</w:t>
      </w:r>
    </w:p>
    <w:p w14:paraId="74E5D88D" w14:textId="5E8DE587" w:rsidR="00F938AC" w:rsidRDefault="00AA2386" w:rsidP="00F938AC">
      <w:pPr>
        <w:rPr>
          <w:rStyle w:val="afffffc"/>
          <w:rtl/>
        </w:rPr>
      </w:pPr>
      <w:r w:rsidRPr="009D0833">
        <w:rPr>
          <w:rFonts w:ascii="Fb Fontext" w:hAnsi="Fb Fontext" w:cs="PFT_Frank" w:hint="cs"/>
          <w:b/>
          <w:bCs/>
          <w:szCs w:val="14"/>
          <w:rtl/>
        </w:rPr>
        <w:t>בג'</w:t>
      </w:r>
      <w:r w:rsidR="00D16104" w:rsidRPr="009D0833">
        <w:rPr>
          <w:rFonts w:ascii="Fb Fontext" w:hAnsi="Fb Fontext" w:cs="PFT_Frank"/>
          <w:b/>
          <w:bCs/>
          <w:szCs w:val="14"/>
          <w:rtl/>
        </w:rPr>
        <w:t xml:space="preserve"> פרקים </w:t>
      </w:r>
      <w:r w:rsidR="00F938AC">
        <w:rPr>
          <w:rFonts w:ascii="Fb Fontext" w:hAnsi="Fb Fontext"/>
          <w:rtl/>
        </w:rPr>
        <w:t>נושאי</w:t>
      </w:r>
      <w:r w:rsidR="00F938AC">
        <w:rPr>
          <w:rFonts w:ascii="Fb Fontext" w:hAnsi="Fb Fontext" w:hint="cs"/>
          <w:rtl/>
        </w:rPr>
        <w:t xml:space="preserve">ם כפיהם </w:t>
      </w:r>
      <w:r w:rsidR="00F938AC" w:rsidRPr="00D67F2E">
        <w:rPr>
          <w:rFonts w:ascii="Fb Fontext" w:hAnsi="Fb Fontext" w:cs="PFT_Frank" w:hint="cs"/>
          <w:b/>
          <w:bCs/>
          <w:szCs w:val="14"/>
          <w:rtl/>
        </w:rPr>
        <w:t>בכל תפילה</w:t>
      </w:r>
      <w:r w:rsidR="00F938AC">
        <w:rPr>
          <w:rFonts w:ascii="Fb Fontext" w:hAnsi="Fb Fontext" w:hint="cs"/>
          <w:rtl/>
        </w:rPr>
        <w:t xml:space="preserve"> </w:t>
      </w:r>
    </w:p>
    <w:p w14:paraId="74E5D88E" w14:textId="77777777" w:rsidR="00F938AC" w:rsidRPr="00F938AC" w:rsidRDefault="00F938AC" w:rsidP="0028497E">
      <w:pPr>
        <w:spacing w:after="60"/>
        <w:rPr>
          <w:rStyle w:val="afffffc"/>
          <w:rtl/>
        </w:rPr>
      </w:pPr>
      <w:r w:rsidRPr="00F938AC">
        <w:rPr>
          <w:rStyle w:val="afffffc"/>
          <w:rFonts w:hint="cs"/>
          <w:rtl/>
        </w:rPr>
        <w:t>[שחרית</w:t>
      </w:r>
      <w:r>
        <w:rPr>
          <w:rStyle w:val="afffffc"/>
          <w:rFonts w:hint="cs"/>
          <w:rtl/>
        </w:rPr>
        <w:t>,</w:t>
      </w:r>
      <w:r w:rsidRPr="00F938AC">
        <w:rPr>
          <w:rStyle w:val="afffffc"/>
          <w:rFonts w:hint="cs"/>
          <w:rtl/>
        </w:rPr>
        <w:t xml:space="preserve"> מנחה</w:t>
      </w:r>
      <w:r>
        <w:rPr>
          <w:rStyle w:val="afffffc"/>
          <w:rFonts w:hint="cs"/>
          <w:rtl/>
        </w:rPr>
        <w:t>,</w:t>
      </w:r>
      <w:r w:rsidRPr="00F938AC">
        <w:rPr>
          <w:rStyle w:val="afffffc"/>
          <w:rFonts w:hint="cs"/>
          <w:rtl/>
        </w:rPr>
        <w:t xml:space="preserve"> נעילה</w:t>
      </w:r>
      <w:r>
        <w:rPr>
          <w:rStyle w:val="afffffc"/>
          <w:rFonts w:hint="cs"/>
          <w:rtl/>
        </w:rPr>
        <w:t>,</w:t>
      </w:r>
      <w:r w:rsidRPr="00F938AC">
        <w:rPr>
          <w:rStyle w:val="afffffc"/>
          <w:rFonts w:hint="cs"/>
          <w:rtl/>
        </w:rPr>
        <w:t xml:space="preserve"> </w:t>
      </w:r>
      <w:r w:rsidRPr="00D67F2E">
        <w:rPr>
          <w:rStyle w:val="afffffc"/>
          <w:rFonts w:cs="PFT_Frank" w:hint="cs"/>
          <w:b/>
          <w:bCs/>
          <w:szCs w:val="10"/>
          <w:rtl/>
        </w:rPr>
        <w:t>וביו''כ ארבע</w:t>
      </w:r>
      <w:r w:rsidRPr="00F938AC">
        <w:rPr>
          <w:rStyle w:val="afffffc"/>
          <w:rFonts w:hint="cs"/>
          <w:rtl/>
        </w:rPr>
        <w:t xml:space="preserve"> גם במוסף</w:t>
      </w:r>
      <w:r>
        <w:rPr>
          <w:rStyle w:val="afffffc"/>
          <w:rFonts w:hint="cs"/>
          <w:rtl/>
        </w:rPr>
        <w:t>]</w:t>
      </w:r>
      <w:r w:rsidRPr="00F938AC">
        <w:rPr>
          <w:rStyle w:val="afffffc"/>
          <w:rFonts w:hint="cs"/>
          <w:rtl/>
        </w:rPr>
        <w:t xml:space="preserve"> </w:t>
      </w:r>
    </w:p>
    <w:p w14:paraId="1BB6165A" w14:textId="504D8EDF" w:rsidR="00B8196E" w:rsidRPr="00B8196E" w:rsidRDefault="00F938AC" w:rsidP="0028497E">
      <w:pPr>
        <w:pStyle w:val="36"/>
        <w:framePr w:wrap="notBeside"/>
        <w:rPr>
          <w:rtl/>
        </w:rPr>
      </w:pPr>
      <w:r w:rsidRPr="0028497E">
        <w:rPr>
          <w:rFonts w:hint="cs"/>
          <w:rtl/>
        </w:rPr>
        <w:t>לר''מ</w:t>
      </w:r>
      <w:r w:rsidR="00B8196E" w:rsidRPr="00B8196E">
        <w:rPr>
          <w:rFonts w:hint="cs"/>
          <w:rtl/>
        </w:rPr>
        <w:t>:</w:t>
      </w:r>
    </w:p>
    <w:p w14:paraId="74E5D88F" w14:textId="1C058B1A" w:rsidR="00F938AC" w:rsidRDefault="00F938AC" w:rsidP="00F938AC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יש נשיאת כפיים בשחרית מוסף מנחה נעילה </w:t>
      </w:r>
      <w:r w:rsidRPr="00F938AC">
        <w:rPr>
          <w:rStyle w:val="afffffc"/>
          <w:rFonts w:hint="cs"/>
          <w:rtl/>
        </w:rPr>
        <w:t>[כמתני'</w:t>
      </w:r>
      <w:r w:rsidR="008349B9">
        <w:rPr>
          <w:rFonts w:ascii="Fb Fontext" w:hAnsi="Fb Fontext" w:hint="cs"/>
          <w:rtl/>
        </w:rPr>
        <w:t>]</w:t>
      </w:r>
      <w:r>
        <w:rPr>
          <w:rFonts w:ascii="Fb Fontext" w:hAnsi="Fb Fontext" w:hint="cs"/>
          <w:rtl/>
        </w:rPr>
        <w:t xml:space="preserve"> </w:t>
      </w:r>
    </w:p>
    <w:p w14:paraId="0BEC1FB3" w14:textId="19F9CCEE" w:rsidR="00B8196E" w:rsidRPr="00B8196E" w:rsidRDefault="00F938AC" w:rsidP="0028497E">
      <w:pPr>
        <w:pStyle w:val="36"/>
        <w:framePr w:wrap="notBeside"/>
        <w:rPr>
          <w:rtl/>
        </w:rPr>
      </w:pPr>
      <w:r w:rsidRPr="0028497E">
        <w:rPr>
          <w:rFonts w:hint="cs"/>
          <w:rtl/>
        </w:rPr>
        <w:t>לר''י</w:t>
      </w:r>
      <w:r w:rsidR="00B8196E" w:rsidRPr="00B8196E">
        <w:rPr>
          <w:rFonts w:hint="cs"/>
          <w:rtl/>
        </w:rPr>
        <w:t>:</w:t>
      </w:r>
    </w:p>
    <w:p w14:paraId="74E5D890" w14:textId="25AD7EF4" w:rsidR="00F938AC" w:rsidRDefault="00F938AC" w:rsidP="00F938AC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שחרית ומוסף יש, מנחה ונעילה אין.</w:t>
      </w:r>
    </w:p>
    <w:p w14:paraId="6BCFCD54" w14:textId="307884E7" w:rsidR="00B8196E" w:rsidRPr="00B8196E" w:rsidRDefault="00F938AC" w:rsidP="0028497E">
      <w:pPr>
        <w:pStyle w:val="36"/>
        <w:framePr w:wrap="notBeside"/>
        <w:rPr>
          <w:rtl/>
        </w:rPr>
      </w:pPr>
      <w:r w:rsidRPr="0028497E">
        <w:rPr>
          <w:rFonts w:hint="cs"/>
          <w:rtl/>
        </w:rPr>
        <w:t>לר' יוסי</w:t>
      </w:r>
      <w:r w:rsidR="00B8196E" w:rsidRPr="00B8196E">
        <w:rPr>
          <w:rFonts w:hint="cs"/>
          <w:rtl/>
        </w:rPr>
        <w:t>:</w:t>
      </w:r>
    </w:p>
    <w:p w14:paraId="74E5D891" w14:textId="6E4518A8" w:rsidR="00F938AC" w:rsidRDefault="00F938AC" w:rsidP="00F938AC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שחרית מוסף ונעילה יש, מנחה אין, </w:t>
      </w:r>
    </w:p>
    <w:p w14:paraId="5BA3A3DD" w14:textId="06DE946D" w:rsidR="00B8196E" w:rsidRPr="00B8196E" w:rsidRDefault="00F938AC" w:rsidP="0028497E">
      <w:pPr>
        <w:pStyle w:val="36"/>
        <w:framePr w:wrap="notBeside"/>
        <w:rPr>
          <w:rtl/>
        </w:rPr>
      </w:pPr>
      <w:r w:rsidRPr="0028497E">
        <w:rPr>
          <w:rFonts w:hint="cs"/>
          <w:rtl/>
        </w:rPr>
        <w:t>טעם ר''מ</w:t>
      </w:r>
      <w:r w:rsidR="00B8196E" w:rsidRPr="00B8196E">
        <w:rPr>
          <w:rFonts w:hint="cs"/>
          <w:rtl/>
        </w:rPr>
        <w:t>:</w:t>
      </w:r>
    </w:p>
    <w:p w14:paraId="74E5D892" w14:textId="00B284F7" w:rsidR="00F938AC" w:rsidRDefault="00F938AC" w:rsidP="00EB356C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לא נ</w:t>
      </w:r>
      <w:r w:rsidR="00EB356C">
        <w:rPr>
          <w:rFonts w:ascii="Fb Fontext" w:hAnsi="Fb Fontext" w:hint="cs"/>
          <w:rtl/>
        </w:rPr>
        <w:t xml:space="preserve">ושאים </w:t>
      </w:r>
      <w:r>
        <w:rPr>
          <w:rFonts w:ascii="Fb Fontext" w:hAnsi="Fb Fontext" w:hint="cs"/>
          <w:rtl/>
        </w:rPr>
        <w:t>כל יום במנחה שיש שכרות, ובתענית אין.</w:t>
      </w:r>
    </w:p>
    <w:p w14:paraId="22783F14" w14:textId="677C8922" w:rsidR="00B8196E" w:rsidRPr="00B8196E" w:rsidRDefault="00F938AC" w:rsidP="008349B9">
      <w:pPr>
        <w:pStyle w:val="36"/>
        <w:framePr w:wrap="notBeside"/>
        <w:rPr>
          <w:rtl/>
        </w:rPr>
      </w:pPr>
      <w:r w:rsidRPr="008349B9">
        <w:rPr>
          <w:rFonts w:hint="cs"/>
          <w:rtl/>
        </w:rPr>
        <w:t>טעם ר''י</w:t>
      </w:r>
      <w:r w:rsidR="00B8196E" w:rsidRPr="00B8196E">
        <w:rPr>
          <w:rFonts w:hint="cs"/>
          <w:rtl/>
        </w:rPr>
        <w:t>:</w:t>
      </w:r>
    </w:p>
    <w:p w14:paraId="74E5D893" w14:textId="555113FA" w:rsidR="003561C8" w:rsidRDefault="00F938AC" w:rsidP="003561C8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גזרו אטו שאר ימים דשכרות, משא''כ בנעילה</w:t>
      </w:r>
    </w:p>
    <w:p w14:paraId="54B20833" w14:textId="06EF9C42" w:rsidR="00B8196E" w:rsidRPr="00B8196E" w:rsidRDefault="003561C8" w:rsidP="008349B9">
      <w:pPr>
        <w:pStyle w:val="36"/>
        <w:framePr w:wrap="notBeside"/>
        <w:rPr>
          <w:rtl/>
        </w:rPr>
      </w:pPr>
      <w:r w:rsidRPr="008349B9">
        <w:rPr>
          <w:rFonts w:hint="cs"/>
          <w:rtl/>
        </w:rPr>
        <w:t>טעם ר' יוסי</w:t>
      </w:r>
      <w:r w:rsidR="00B8196E" w:rsidRPr="00B8196E">
        <w:rPr>
          <w:rFonts w:hint="cs"/>
          <w:rtl/>
        </w:rPr>
        <w:t>:</w:t>
      </w:r>
    </w:p>
    <w:p w14:paraId="74E5D894" w14:textId="00D05DFB" w:rsidR="00F938AC" w:rsidRDefault="003561C8" w:rsidP="003561C8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במנחה שבכל יום גזרו ולא נעילה</w:t>
      </w:r>
      <w:r w:rsidR="00F938AC">
        <w:rPr>
          <w:rFonts w:ascii="Fb Fontext" w:hAnsi="Fb Fontext" w:hint="cs"/>
          <w:rtl/>
        </w:rPr>
        <w:t xml:space="preserve"> </w:t>
      </w:r>
    </w:p>
    <w:p w14:paraId="74E5D895" w14:textId="77777777" w:rsidR="00F938AC" w:rsidRDefault="00825FB0" w:rsidP="00F938AC">
      <w:pPr>
        <w:rPr>
          <w:rtl/>
        </w:rPr>
      </w:pPr>
      <w:r w:rsidRPr="00825FB0">
        <w:rPr>
          <w:rStyle w:val="afffff3"/>
          <w:rFonts w:hint="cs"/>
          <w:rtl/>
        </w:rPr>
        <w:t>רב</w:t>
      </w:r>
      <w:r>
        <w:rPr>
          <w:rStyle w:val="afffff3"/>
          <w:rFonts w:hint="cs"/>
          <w:rtl/>
        </w:rPr>
        <w:t>:</w:t>
      </w:r>
      <w:r w:rsidR="00D16104" w:rsidRPr="00825FB0">
        <w:rPr>
          <w:rStyle w:val="afffff3"/>
          <w:rFonts w:hint="cs"/>
          <w:rtl/>
        </w:rPr>
        <w:t xml:space="preserve"> </w:t>
      </w:r>
      <w:r>
        <w:rPr>
          <w:rFonts w:cs="PFT_Frank" w:hint="cs"/>
          <w:b/>
          <w:bCs/>
          <w:szCs w:val="14"/>
          <w:rtl/>
        </w:rPr>
        <w:t xml:space="preserve">הלכה </w:t>
      </w:r>
      <w:r>
        <w:rPr>
          <w:rStyle w:val="afffff3"/>
          <w:rFonts w:cs="PFT_Frank" w:hint="cs"/>
          <w:b/>
          <w:bCs/>
          <w:szCs w:val="14"/>
          <w:rtl/>
          <w:rPrChange w:id="9044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כר</w:t>
      </w:r>
      <w:r>
        <w:rPr>
          <w:rStyle w:val="afffff3"/>
          <w:rFonts w:cs="PFT_Frank"/>
          <w:b/>
          <w:bCs/>
          <w:szCs w:val="14"/>
          <w:rtl/>
          <w:rPrChange w:id="9045" w:author="מנוע אמוראים" w:date="2026-10-05T16:42:12Z">
            <w:rPr>
              <w:rFonts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ff3"/>
          <w:rFonts w:cs="PFT_Frank" w:hint="cs"/>
          <w:b/>
          <w:bCs/>
          <w:szCs w:val="14"/>
          <w:rtl/>
          <w:rPrChange w:id="9046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מ</w:t>
      </w:r>
      <w:r w:rsidR="00F938AC" w:rsidRPr="009D0833">
        <w:rPr>
          <w:rFonts w:cs="PFT_Frank" w:hint="cs"/>
          <w:b/>
          <w:bCs/>
          <w:szCs w:val="14"/>
          <w:rtl/>
        </w:rPr>
        <w:t>,</w:t>
      </w:r>
      <w:r w:rsidR="00D16104" w:rsidRPr="00825FB0">
        <w:rPr>
          <w:rStyle w:val="afffff3"/>
          <w:rFonts w:hint="cs"/>
          <w:rtl/>
        </w:rPr>
        <w:t xml:space="preserve"> </w:t>
      </w:r>
      <w:r w:rsidR="00D16104" w:rsidRPr="0062519C">
        <w:rPr>
          <w:rStyle w:val="afffff3"/>
          <w:rtl/>
        </w:rPr>
        <w:t>רי"ו:</w:t>
      </w:r>
      <w:r w:rsidR="007C41AD">
        <w:rPr>
          <w:rtl/>
        </w:rPr>
        <w:t xml:space="preserve"> </w:t>
      </w:r>
      <w:r w:rsidR="007C41AD" w:rsidRPr="009D0833">
        <w:rPr>
          <w:rFonts w:cs="PFT_Frank"/>
          <w:b/>
          <w:bCs/>
          <w:szCs w:val="14"/>
          <w:rtl/>
        </w:rPr>
        <w:t xml:space="preserve">נהגו </w:t>
      </w:r>
      <w:r>
        <w:rPr>
          <w:rStyle w:val="afffff3"/>
          <w:rFonts w:cs="PFT_Frank"/>
          <w:b/>
          <w:bCs/>
          <w:szCs w:val="14"/>
          <w:rtl/>
          <w:rPrChange w:id="9047" w:author="מנוע אמוראים" w:date="2026-10-05T16:42:12Z">
            <w:rPr>
              <w:rFonts w:cs="PFT_Frank"/>
              <w:b/>
              <w:bCs/>
              <w:szCs w:val="14"/>
              <w:rtl/>
            </w:rPr>
          </w:rPrChange>
        </w:rPr>
        <w:t xml:space="preserve">כר"</w:t>
      </w:r>
      <w:r>
        <w:rPr>
          <w:rStyle w:val="afffff3"/>
          <w:rFonts w:cs="PFT_Frank" w:hint="cs"/>
          <w:b/>
          <w:bCs/>
          <w:szCs w:val="14"/>
          <w:rtl/>
          <w:rPrChange w:id="9048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מ</w:t>
      </w:r>
      <w:r w:rsidR="00F938AC" w:rsidRPr="009D0833">
        <w:rPr>
          <w:rFonts w:cs="PFT_Frank" w:hint="cs"/>
          <w:b/>
          <w:bCs/>
          <w:szCs w:val="14"/>
          <w:rtl/>
        </w:rPr>
        <w:t>,</w:t>
      </w:r>
      <w:r w:rsidR="00F938AC">
        <w:rPr>
          <w:rStyle w:val="afffff3"/>
          <w:rFonts w:hint="cs"/>
          <w:rtl/>
        </w:rPr>
        <w:t xml:space="preserve"> </w:t>
      </w:r>
      <w:r w:rsidR="00D16104" w:rsidRPr="006C49D1">
        <w:rPr>
          <w:rStyle w:val="afffff3"/>
          <w:rtl/>
        </w:rPr>
        <w:t>רבא:</w:t>
      </w:r>
      <w:r w:rsidR="00D16104" w:rsidRPr="006F178A">
        <w:rPr>
          <w:rFonts w:ascii="Fb Fontext" w:hAnsi="Fb Fontext" w:cs="BA Esthetic Bold"/>
          <w:sz w:val="20"/>
          <w:rtl/>
        </w:rPr>
        <w:t xml:space="preserve"> </w:t>
      </w:r>
      <w:r>
        <w:rPr>
          <w:rFonts w:cs="PFT_Frank"/>
          <w:b/>
          <w:bCs/>
          <w:szCs w:val="14"/>
          <w:rtl/>
        </w:rPr>
        <w:t xml:space="preserve">מנהג </w:t>
      </w:r>
      <w:r>
        <w:rPr>
          <w:rStyle w:val="afffff3"/>
          <w:rFonts w:cs="PFT_Frank"/>
          <w:b/>
          <w:bCs/>
          <w:szCs w:val="14"/>
          <w:rtl/>
          <w:rPrChange w:id="9049" w:author="מנוע אמוראים" w:date="2026-10-05T16:42:12Z">
            <w:rPr>
              <w:rFonts w:cs="PFT_Frank"/>
              <w:b/>
              <w:bCs/>
              <w:szCs w:val="14"/>
              <w:rtl/>
            </w:rPr>
          </w:rPrChange>
        </w:rPr>
        <w:t xml:space="preserve">כר"</w:t>
      </w:r>
      <w:r>
        <w:rPr>
          <w:rStyle w:val="afffff3"/>
          <w:rFonts w:cs="PFT_Frank" w:hint="cs"/>
          <w:b/>
          <w:bCs/>
          <w:szCs w:val="14"/>
          <w:rtl/>
          <w:rPrChange w:id="9050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מ</w:t>
      </w:r>
      <w:r w:rsidR="00D16104" w:rsidRPr="009D0833">
        <w:rPr>
          <w:rFonts w:cs="PFT_Frank"/>
          <w:b/>
          <w:bCs/>
          <w:szCs w:val="14"/>
          <w:rtl/>
        </w:rPr>
        <w:t>.</w:t>
      </w:r>
      <w:r w:rsidR="007C41AD">
        <w:rPr>
          <w:rFonts w:hint="cs"/>
          <w:rtl/>
        </w:rPr>
        <w:t xml:space="preserve"> </w:t>
      </w:r>
    </w:p>
    <w:p w14:paraId="74E5D896" w14:textId="77777777" w:rsidR="00D16104" w:rsidRPr="00DD395A" w:rsidRDefault="00D16104" w:rsidP="00F938AC">
      <w:pPr>
        <w:rPr>
          <w:spacing w:val="-8"/>
          <w:rtl/>
        </w:rPr>
      </w:pPr>
      <w:r w:rsidRPr="00DD395A">
        <w:rPr>
          <w:rStyle w:val="afffff3"/>
          <w:rFonts w:hint="cs"/>
          <w:spacing w:val="-8"/>
          <w:rtl/>
        </w:rPr>
        <w:t>ר</w:t>
      </w:r>
      <w:r w:rsidRPr="00DD395A">
        <w:rPr>
          <w:rStyle w:val="afffff3"/>
          <w:spacing w:val="-8"/>
          <w:rtl/>
        </w:rPr>
        <w:t>"</w:t>
      </w:r>
      <w:r w:rsidRPr="00DD395A">
        <w:rPr>
          <w:rStyle w:val="afffff3"/>
          <w:rFonts w:hint="cs"/>
          <w:spacing w:val="-8"/>
          <w:rtl/>
        </w:rPr>
        <w:t>נ:</w:t>
      </w:r>
      <w:r w:rsidRPr="00DD395A">
        <w:rPr>
          <w:rFonts w:ascii="Fb Fontext" w:hAnsi="Fb Fontext"/>
          <w:spacing w:val="-8"/>
          <w:rtl/>
        </w:rPr>
        <w:t xml:space="preserve"> </w:t>
      </w:r>
      <w:r w:rsidR="00F938AC" w:rsidRPr="00DD395A">
        <w:rPr>
          <w:rFonts w:ascii="Fb Fontext" w:hAnsi="Fb Fontext" w:cs="PFT_Frank"/>
          <w:b/>
          <w:bCs/>
          <w:spacing w:val="-8"/>
          <w:szCs w:val="14"/>
          <w:rtl/>
        </w:rPr>
        <w:t>הלכה כר</w:t>
      </w:r>
      <w:r w:rsidR="00F938AC" w:rsidRPr="00DD395A">
        <w:rPr>
          <w:rFonts w:ascii="Fb Fontext" w:hAnsi="Fb Fontext" w:cs="PFT_Frank" w:hint="cs"/>
          <w:b/>
          <w:bCs/>
          <w:spacing w:val="-8"/>
          <w:szCs w:val="14"/>
          <w:rtl/>
        </w:rPr>
        <w:t>'</w:t>
      </w:r>
      <w:r w:rsidRPr="00DD395A">
        <w:rPr>
          <w:rFonts w:ascii="Fb Fontext" w:hAnsi="Fb Fontext" w:cs="PFT_Frank"/>
          <w:b/>
          <w:bCs/>
          <w:spacing w:val="-8"/>
          <w:szCs w:val="14"/>
          <w:rtl/>
        </w:rPr>
        <w:t xml:space="preserve"> יוסי</w:t>
      </w:r>
      <w:r w:rsidRPr="00DD395A">
        <w:rPr>
          <w:rFonts w:ascii="Fb Fontext" w:hAnsi="Fb Fontext"/>
          <w:spacing w:val="-8"/>
          <w:rtl/>
        </w:rPr>
        <w:t>.</w:t>
      </w:r>
      <w:r w:rsidR="00F938AC" w:rsidRPr="00DD395A">
        <w:rPr>
          <w:rFonts w:ascii="Fb Fontext" w:hAnsi="Fb Fontext" w:hint="cs"/>
          <w:spacing w:val="-8"/>
          <w:rtl/>
        </w:rPr>
        <w:t xml:space="preserve"> </w:t>
      </w:r>
      <w:r w:rsidR="00F938AC" w:rsidRPr="00D67F2E">
        <w:rPr>
          <w:rFonts w:ascii="Fb Fontext" w:hAnsi="Fb Fontext" w:cs="PFT_Frank" w:hint="cs"/>
          <w:b/>
          <w:bCs/>
          <w:spacing w:val="-8"/>
          <w:szCs w:val="14"/>
          <w:rtl/>
        </w:rPr>
        <w:t xml:space="preserve">וכן הלכה, </w:t>
      </w:r>
      <w:r w:rsidR="00F938AC" w:rsidRPr="00DD395A">
        <w:rPr>
          <w:rFonts w:ascii="Fb Fontext" w:hAnsi="Fb Fontext" w:hint="cs"/>
          <w:spacing w:val="-8"/>
          <w:rtl/>
        </w:rPr>
        <w:t>ומ''מ נו''כ במנחה</w:t>
      </w:r>
      <w:r w:rsidR="00F938AC" w:rsidRPr="00DD395A">
        <w:rPr>
          <w:rStyle w:val="afffffc"/>
          <w:rFonts w:hint="cs"/>
          <w:spacing w:val="-8"/>
          <w:rtl/>
        </w:rPr>
        <w:t xml:space="preserve"> [דסמוך לשקיעה וכנעילה]</w:t>
      </w:r>
    </w:p>
    <w:p w14:paraId="74E5D897" w14:textId="50923E9D" w:rsidR="00D16104" w:rsidRPr="006F178A" w:rsidRDefault="007A7A35" w:rsidP="0045747B">
      <w:pPr>
        <w:pStyle w:val="afff0"/>
        <w:rPr>
          <w:rtl/>
        </w:rPr>
      </w:pPr>
      <w:r>
        <w:rPr>
          <w:rFonts w:ascii="MS Mincho" w:hAnsi="MS Mincho" w:hint="cs"/>
          <w:rtl/>
        </w:rPr>
        <w:t>***</w:t>
      </w:r>
    </w:p>
    <w:p w14:paraId="74E5D898" w14:textId="77777777" w:rsidR="000932E5" w:rsidRDefault="00D16104" w:rsidP="0045747B">
      <w:pPr>
        <w:rPr>
          <w:rtl/>
        </w:rPr>
      </w:pPr>
      <w:r w:rsidRPr="00D25139">
        <w:rPr>
          <w:rFonts w:cs="PFT_Frank"/>
          <w:b/>
          <w:bCs/>
          <w:szCs w:val="14"/>
          <w:rtl/>
        </w:rPr>
        <w:t>שכור</w:t>
      </w:r>
      <w:r w:rsidRPr="009D0833">
        <w:rPr>
          <w:rFonts w:cs="PFT_Frank"/>
          <w:b/>
          <w:bCs/>
          <w:szCs w:val="14"/>
          <w:rtl/>
        </w:rPr>
        <w:t xml:space="preserve"> </w:t>
      </w:r>
      <w:r w:rsidR="00D25139">
        <w:rPr>
          <w:rFonts w:cs="PFT_Frank"/>
          <w:b/>
          <w:bCs/>
          <w:szCs w:val="14"/>
          <w:rtl/>
        </w:rPr>
        <w:tab/>
      </w:r>
      <w:r w:rsidRPr="009D0833">
        <w:rPr>
          <w:rFonts w:cs="PFT_Frank"/>
          <w:b/>
          <w:bCs/>
          <w:szCs w:val="14"/>
          <w:rtl/>
        </w:rPr>
        <w:t>אסור בנשיאת כפים</w:t>
      </w:r>
      <w:r w:rsidRPr="004925D4">
        <w:rPr>
          <w:rtl/>
        </w:rPr>
        <w:t>,</w:t>
      </w:r>
      <w:r w:rsidR="00F938AC">
        <w:rPr>
          <w:rFonts w:hint="cs"/>
          <w:rtl/>
        </w:rPr>
        <w:t>-</w:t>
      </w:r>
      <w:r w:rsidR="0070116F">
        <w:rPr>
          <w:rFonts w:hint="cs"/>
          <w:rtl/>
        </w:rPr>
        <w:t xml:space="preserve"> </w:t>
      </w:r>
      <w:r w:rsidR="00F938AC">
        <w:rPr>
          <w:rFonts w:hint="cs"/>
          <w:rtl/>
        </w:rPr>
        <w:t xml:space="preserve">נסמך לנזיר שאסור ביין. </w:t>
      </w:r>
      <w:r w:rsidRPr="004925D4">
        <w:rPr>
          <w:rFonts w:hint="cs"/>
          <w:rtl/>
        </w:rPr>
        <w:t xml:space="preserve"> </w:t>
      </w:r>
    </w:p>
    <w:p w14:paraId="74E5D899" w14:textId="77777777" w:rsidR="00BB739F" w:rsidRDefault="00BB739F" w:rsidP="008349B9">
      <w:pPr>
        <w:rPr>
          <w:rtl/>
        </w:rPr>
      </w:pPr>
      <w:r w:rsidRPr="00BB739F">
        <w:rPr>
          <w:rFonts w:hint="cs"/>
          <w:rtl/>
        </w:rPr>
        <w:t>ומותר בחרצן דהוקש לשירות</w:t>
      </w:r>
      <w:r>
        <w:rPr>
          <w:rFonts w:hint="cs"/>
          <w:rtl/>
        </w:rPr>
        <w:t>,</w:t>
      </w:r>
      <w:r w:rsidRPr="00BB739F">
        <w:rPr>
          <w:rFonts w:hint="cs"/>
          <w:rtl/>
        </w:rPr>
        <w:t xml:space="preserve"> </w:t>
      </w:r>
    </w:p>
    <w:p w14:paraId="74E5D89A" w14:textId="77777777" w:rsidR="00BB739F" w:rsidRPr="00BB739F" w:rsidRDefault="00BB739F" w:rsidP="008349B9">
      <w:pPr>
        <w:rPr>
          <w:rtl/>
        </w:rPr>
      </w:pPr>
      <w:r w:rsidRPr="00BB739F">
        <w:rPr>
          <w:rFonts w:hint="cs"/>
          <w:rtl/>
        </w:rPr>
        <w:t xml:space="preserve">ומותר במום דהוקש לנזיר </w:t>
      </w:r>
      <w:r w:rsidRPr="00BB739F">
        <w:rPr>
          <w:rStyle w:val="afffffc"/>
          <w:rFonts w:hint="cs"/>
          <w:rtl/>
        </w:rPr>
        <w:t>דרבנן</w:t>
      </w:r>
      <w:r w:rsidRPr="00BB739F">
        <w:rPr>
          <w:rFonts w:hint="cs"/>
          <w:rtl/>
        </w:rPr>
        <w:t xml:space="preserve"> ולקולא. </w:t>
      </w:r>
    </w:p>
    <w:p w14:paraId="74E5D89B" w14:textId="5D968A82" w:rsidR="00D16104" w:rsidRPr="006F178A" w:rsidRDefault="007A7A35" w:rsidP="002A4915">
      <w:pPr>
        <w:pStyle w:val="afff0"/>
        <w:rPr>
          <w:rtl/>
        </w:rPr>
      </w:pPr>
      <w:r>
        <w:rPr>
          <w:rFonts w:ascii="MS Mincho" w:hAnsi="MS Mincho" w:hint="cs"/>
          <w:rtl/>
        </w:rPr>
        <w:t>***</w:t>
      </w:r>
    </w:p>
    <w:p w14:paraId="74E5D89C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כז.</w:t>
      </w:r>
    </w:p>
    <w:p w14:paraId="74E5D89D" w14:textId="77777777" w:rsidR="00746E51" w:rsidRDefault="00746E51">
      <w:pPr>
        <w:bidi w:val="0"/>
        <w:spacing w:after="160" w:line="259" w:lineRule="auto"/>
        <w:jc w:val="left"/>
        <w:rPr>
          <w:rFonts w:ascii="BA Esthetic Regular" w:hAnsi="BA Esthetic Regular" w:cs="PFT_Frank"/>
          <w:bCs/>
          <w:szCs w:val="15"/>
        </w:rPr>
      </w:pPr>
      <w:r>
        <w:rPr>
          <w:rtl/>
        </w:rPr>
        <w:br w:type="page"/>
      </w:r>
    </w:p>
    <w:p w14:paraId="74E5D89E" w14:textId="77777777" w:rsidR="00D16104" w:rsidRPr="00053775" w:rsidRDefault="002C469D" w:rsidP="002C469D">
      <w:pPr>
        <w:pStyle w:val="afffff8"/>
        <w:rPr>
          <w:b/>
          <w:szCs w:val="14"/>
          <w:rtl/>
        </w:rPr>
      </w:pPr>
      <w:r>
        <w:rPr>
          <w:rFonts w:hint="cs"/>
          <w:rtl/>
        </w:rPr>
        <w:lastRenderedPageBreak/>
        <w:t>כ''ד משמרות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כהנים </w:t>
      </w:r>
      <w:r w:rsidR="00D16104" w:rsidRPr="006F178A">
        <w:rPr>
          <w:rtl/>
        </w:rPr>
        <w:t>לוי</w:t>
      </w:r>
      <w:r>
        <w:rPr>
          <w:rFonts w:hint="cs"/>
          <w:rtl/>
        </w:rPr>
        <w:t>י</w:t>
      </w:r>
      <w:r w:rsidR="00D16104" w:rsidRPr="006F178A">
        <w:rPr>
          <w:rtl/>
        </w:rPr>
        <w:t xml:space="preserve">ם </w:t>
      </w:r>
      <w:r>
        <w:rPr>
          <w:rFonts w:hint="cs"/>
          <w:rtl/>
        </w:rPr>
        <w:t>וישראלים</w:t>
      </w:r>
      <w:r w:rsidR="00D16104" w:rsidRPr="006F178A">
        <w:rPr>
          <w:rtl/>
        </w:rPr>
        <w:t>.</w:t>
      </w:r>
    </w:p>
    <w:p w14:paraId="74E5D89F" w14:textId="77777777" w:rsidR="00D16104" w:rsidRPr="00746E51" w:rsidRDefault="000932E5" w:rsidP="00746E51">
      <w:pPr>
        <w:rPr>
          <w:spacing w:val="-2"/>
          <w:rtl/>
        </w:rPr>
      </w:pPr>
      <w:r w:rsidRPr="00746E51">
        <w:rPr>
          <w:rFonts w:hint="cs"/>
          <w:spacing w:val="-4"/>
          <w:rtl/>
        </w:rPr>
        <w:t>כ''ד</w:t>
      </w:r>
      <w:r w:rsidR="00D16104" w:rsidRPr="00746E51">
        <w:rPr>
          <w:spacing w:val="-4"/>
          <w:rtl/>
        </w:rPr>
        <w:t xml:space="preserve"> משמרות בארץ ישראל, הגיע זמן </w:t>
      </w:r>
      <w:r w:rsidR="002C469D" w:rsidRPr="00746E51">
        <w:rPr>
          <w:spacing w:val="-4"/>
          <w:rtl/>
        </w:rPr>
        <w:t xml:space="preserve">חצי </w:t>
      </w:r>
      <w:r w:rsidR="00D16104" w:rsidRPr="00746E51">
        <w:rPr>
          <w:spacing w:val="-4"/>
          <w:rtl/>
        </w:rPr>
        <w:t xml:space="preserve">משמר </w:t>
      </w:r>
      <w:r w:rsidR="00CF2C89" w:rsidRPr="00746E51">
        <w:rPr>
          <w:rFonts w:hint="cs"/>
          <w:spacing w:val="-4"/>
          <w:rtl/>
        </w:rPr>
        <w:t>ע</w:t>
      </w:r>
      <w:r w:rsidR="002C469D" w:rsidRPr="00746E51">
        <w:rPr>
          <w:rFonts w:hint="cs"/>
          <w:spacing w:val="-4"/>
          <w:rtl/>
        </w:rPr>
        <w:t>ו</w:t>
      </w:r>
      <w:r w:rsidR="00CF2C89" w:rsidRPr="00746E51">
        <w:rPr>
          <w:rFonts w:hint="cs"/>
          <w:spacing w:val="-4"/>
          <w:rtl/>
        </w:rPr>
        <w:t xml:space="preserve">לה </w:t>
      </w:r>
      <w:r w:rsidR="00D16104" w:rsidRPr="00746E51">
        <w:rPr>
          <w:spacing w:val="-4"/>
          <w:rtl/>
        </w:rPr>
        <w:t>לירושלים,</w:t>
      </w:r>
      <w:r w:rsidR="00D16104" w:rsidRPr="00746E51">
        <w:rPr>
          <w:spacing w:val="-2"/>
          <w:rtl/>
        </w:rPr>
        <w:t xml:space="preserve"> </w:t>
      </w:r>
      <w:r w:rsidR="002C469D" w:rsidRPr="00746E51">
        <w:rPr>
          <w:rtl/>
        </w:rPr>
        <w:t xml:space="preserve">וחצי </w:t>
      </w:r>
      <w:r w:rsidR="002C469D" w:rsidRPr="00746E51">
        <w:rPr>
          <w:rFonts w:hint="cs"/>
          <w:rtl/>
        </w:rPr>
        <w:t>ל</w:t>
      </w:r>
      <w:r w:rsidR="00D16104" w:rsidRPr="00746E51">
        <w:rPr>
          <w:rtl/>
        </w:rPr>
        <w:t>יריחו שיספקו מים ומזון לאחיהם שבירושלים.</w:t>
      </w:r>
    </w:p>
    <w:p w14:paraId="2F5F84F8" w14:textId="06A0869F" w:rsidR="00B8196E" w:rsidRPr="00B8196E" w:rsidRDefault="000932E5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>שמואל</w:t>
      </w:r>
      <w:r w:rsidR="00B8196E" w:rsidRPr="00B8196E">
        <w:rPr>
          <w:rtl/>
        </w:rPr>
        <w:t>:</w:t>
      </w:r>
    </w:p>
    <w:p w14:paraId="74E5D8A0" w14:textId="354190DF" w:rsidR="00D16104" w:rsidRPr="006F178A" w:rsidRDefault="00D16104" w:rsidP="0045747B">
      <w:pPr>
        <w:rPr>
          <w:rtl/>
        </w:rPr>
      </w:pPr>
      <w:r w:rsidRPr="006F178A">
        <w:rPr>
          <w:rFonts w:ascii="Fb Fontext" w:hAnsi="Fb Fontext"/>
          <w:rtl/>
        </w:rPr>
        <w:t>כהנים ולוים וישראלים מעכבין את הקרבן.</w:t>
      </w:r>
      <w:r w:rsidR="00181EC3">
        <w:rPr>
          <w:rFonts w:ascii="Fb Fontext" w:hAnsi="Fb Fontext" w:hint="cs"/>
          <w:rtl/>
        </w:rPr>
        <w:t xml:space="preserve"> </w:t>
      </w:r>
      <w:r w:rsidR="002C469D" w:rsidRPr="002C469D">
        <w:rPr>
          <w:rStyle w:val="afffffc"/>
          <w:rFonts w:hint="cs"/>
          <w:rtl/>
        </w:rPr>
        <w:t>במעמדם</w:t>
      </w:r>
    </w:p>
    <w:p w14:paraId="3D511052" w14:textId="14D7D146" w:rsidR="00B8196E" w:rsidRPr="00B8196E" w:rsidRDefault="00D16104" w:rsidP="00DB0284">
      <w:pPr>
        <w:pStyle w:val="36"/>
        <w:framePr w:wrap="notBeside"/>
        <w:rPr>
          <w:rtl/>
        </w:rPr>
      </w:pPr>
      <w:r w:rsidRPr="00DB0284">
        <w:rPr>
          <w:rtl/>
        </w:rPr>
        <w:t>במתניתא ר</w:t>
      </w:r>
      <w:r w:rsidRPr="00DB0284">
        <w:rPr>
          <w:rFonts w:hint="cs"/>
          <w:rtl/>
        </w:rPr>
        <w:t>שב</w:t>
      </w:r>
      <w:r w:rsidRPr="00DB0284">
        <w:rPr>
          <w:rtl/>
        </w:rPr>
        <w:t>"</w:t>
      </w:r>
      <w:r w:rsidRPr="00DB0284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8A1" w14:textId="1BD108F3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כהנים ולוים </w:t>
      </w:r>
      <w:r w:rsidRPr="009D0833">
        <w:rPr>
          <w:rFonts w:cs="PFT_Frank"/>
          <w:b/>
          <w:bCs/>
          <w:szCs w:val="14"/>
          <w:rtl/>
        </w:rPr>
        <w:t xml:space="preserve">וכלי שיר </w:t>
      </w:r>
      <w:r w:rsidRPr="006F178A">
        <w:rPr>
          <w:rtl/>
        </w:rPr>
        <w:t>מעכבין את הקרבן.</w:t>
      </w:r>
    </w:p>
    <w:p w14:paraId="2001474B" w14:textId="77777777" w:rsidR="00B8196E" w:rsidRPr="00B8196E" w:rsidRDefault="00D16104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>ו</w:t>
      </w:r>
      <w:r w:rsidR="000932E5" w:rsidRPr="00DB0284">
        <w:rPr>
          <w:rFonts w:hint="cs"/>
          <w:rtl/>
        </w:rPr>
        <w:t>חלקו</w:t>
      </w:r>
      <w:r w:rsidR="00B8196E" w:rsidRPr="00B8196E">
        <w:rPr>
          <w:rtl/>
        </w:rPr>
        <w:t>:</w:t>
      </w:r>
    </w:p>
    <w:p w14:paraId="74E5D8A2" w14:textId="705C4CF5" w:rsidR="00D16104" w:rsidRPr="006F178A" w:rsidRDefault="00D16104" w:rsidP="00DB0284">
      <w:pPr>
        <w:rPr>
          <w:rtl/>
        </w:rPr>
      </w:pPr>
      <w:r w:rsidRPr="006F178A">
        <w:rPr>
          <w:rFonts w:hint="cs"/>
          <w:rtl/>
        </w:rPr>
        <w:t xml:space="preserve">אי </w:t>
      </w:r>
      <w:r w:rsidRPr="006F178A">
        <w:rPr>
          <w:rtl/>
        </w:rPr>
        <w:t xml:space="preserve">עיקר שירה בפה, </w:t>
      </w:r>
      <w:r w:rsidR="000932E5">
        <w:rPr>
          <w:rFonts w:hint="cs"/>
          <w:rtl/>
        </w:rPr>
        <w:t xml:space="preserve">או </w:t>
      </w:r>
      <w:r w:rsidR="002C469D">
        <w:rPr>
          <w:rtl/>
        </w:rPr>
        <w:t>בכלי</w:t>
      </w:r>
      <w:r w:rsidR="002C469D">
        <w:rPr>
          <w:rFonts w:hint="cs"/>
          <w:rtl/>
        </w:rPr>
        <w:t xml:space="preserve"> </w:t>
      </w:r>
      <w:r w:rsidR="002C469D" w:rsidRPr="002C469D">
        <w:rPr>
          <w:rStyle w:val="afffffc"/>
          <w:rFonts w:hint="cs"/>
          <w:rtl/>
        </w:rPr>
        <w:t>ומעכב</w:t>
      </w:r>
    </w:p>
    <w:p w14:paraId="74E5D8A3" w14:textId="77777777" w:rsidR="002C469D" w:rsidRPr="002C469D" w:rsidRDefault="002C469D" w:rsidP="002C469D">
      <w:pPr>
        <w:pStyle w:val="afffff8"/>
        <w:rPr>
          <w:rtl/>
        </w:rPr>
      </w:pPr>
      <w:r w:rsidRPr="002C469D">
        <w:rPr>
          <w:rFonts w:hint="cs"/>
          <w:rtl/>
        </w:rPr>
        <w:t>כ''ד משמרות כהונה</w:t>
      </w:r>
    </w:p>
    <w:p w14:paraId="25238C0A" w14:textId="3E01551D" w:rsidR="00B8196E" w:rsidRPr="00B8196E" w:rsidRDefault="00D16104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>רב</w:t>
      </w:r>
      <w:r w:rsidRPr="00DB0284">
        <w:rPr>
          <w:rtl/>
        </w:rPr>
        <w:t>:</w:t>
      </w:r>
      <w:r w:rsidR="000932E5" w:rsidRPr="00DB0284">
        <w:rPr>
          <w:rtl/>
        </w:rPr>
        <w:t xml:space="preserve"> </w:t>
      </w:r>
      <w:r w:rsidR="002C469D" w:rsidRPr="00DB0284">
        <w:rPr>
          <w:rFonts w:hint="cs"/>
          <w:rtl/>
        </w:rPr>
        <w:t>א</w:t>
      </w:r>
      <w:r w:rsidR="00B8196E" w:rsidRPr="00B8196E">
        <w:rPr>
          <w:rFonts w:hint="cs"/>
          <w:rtl/>
        </w:rPr>
        <w:t>.</w:t>
      </w:r>
    </w:p>
    <w:p w14:paraId="74E5D8A4" w14:textId="037E738D" w:rsidR="00D16104" w:rsidRPr="002C469D" w:rsidRDefault="000932E5" w:rsidP="0045747B">
      <w:pPr>
        <w:rPr>
          <w:rStyle w:val="afffffc"/>
          <w:rtl/>
        </w:rPr>
      </w:pPr>
      <w:r w:rsidRPr="00D67F2E">
        <w:rPr>
          <w:rFonts w:ascii="Fb Fontext" w:hAnsi="Fb Fontext" w:cs="PFT_Frank"/>
          <w:b/>
          <w:bCs/>
          <w:szCs w:val="14"/>
          <w:rtl/>
        </w:rPr>
        <w:t>משה</w:t>
      </w:r>
      <w:r>
        <w:rPr>
          <w:rFonts w:ascii="Fb Fontext" w:hAnsi="Fb Fontext"/>
          <w:rtl/>
        </w:rPr>
        <w:t xml:space="preserve"> תיקן</w:t>
      </w:r>
      <w:r w:rsidR="00D16104" w:rsidRPr="006F178A">
        <w:rPr>
          <w:rFonts w:ascii="Fb Fontext" w:hAnsi="Fb Fontext"/>
          <w:rtl/>
        </w:rPr>
        <w:t xml:space="preserve"> לישראל שמונה משמרות.</w:t>
      </w:r>
      <w:r w:rsidR="00D16104" w:rsidRPr="006F178A">
        <w:rPr>
          <w:rFonts w:ascii="Fb Fontext" w:hAnsi="Fb Fontext" w:hint="cs"/>
          <w:rtl/>
        </w:rPr>
        <w:t xml:space="preserve"> </w:t>
      </w:r>
      <w:r w:rsidR="00D16104" w:rsidRPr="002C469D">
        <w:rPr>
          <w:rStyle w:val="afffffc"/>
          <w:rFonts w:hint="cs"/>
          <w:rtl/>
        </w:rPr>
        <w:t>ד'</w:t>
      </w:r>
      <w:r w:rsidR="00D16104" w:rsidRPr="002C469D">
        <w:rPr>
          <w:rStyle w:val="afffffc"/>
          <w:rtl/>
        </w:rPr>
        <w:t xml:space="preserve"> מאלעזר ו</w:t>
      </w:r>
      <w:r w:rsidR="00D16104" w:rsidRPr="002C469D">
        <w:rPr>
          <w:rStyle w:val="afffffc"/>
          <w:rFonts w:hint="cs"/>
          <w:rtl/>
        </w:rPr>
        <w:t>ד'</w:t>
      </w:r>
      <w:r w:rsidR="00D16104" w:rsidRPr="002C469D">
        <w:rPr>
          <w:rStyle w:val="afffffc"/>
          <w:rtl/>
        </w:rPr>
        <w:t xml:space="preserve"> מאיתמר.</w:t>
      </w:r>
    </w:p>
    <w:p w14:paraId="749B9CC9" w14:textId="111AB800" w:rsidR="00B8196E" w:rsidRPr="00B8196E" w:rsidRDefault="002C469D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>ב</w:t>
      </w:r>
      <w:r w:rsidR="00B8196E" w:rsidRPr="00B8196E">
        <w:rPr>
          <w:rFonts w:hint="cs"/>
          <w:rtl/>
        </w:rPr>
        <w:t>.</w:t>
      </w:r>
    </w:p>
    <w:p w14:paraId="0ACCB711" w14:textId="68BEA3B7" w:rsidR="00DB0284" w:rsidRDefault="00CF2C89" w:rsidP="0045747B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>שמואל</w:t>
      </w:r>
      <w:r>
        <w:rPr>
          <w:rtl/>
        </w:rPr>
        <w:t xml:space="preserve"> </w:t>
      </w:r>
      <w:r w:rsidR="00D16104" w:rsidRPr="006F178A">
        <w:rPr>
          <w:rtl/>
        </w:rPr>
        <w:t xml:space="preserve">העמידן על </w:t>
      </w:r>
      <w:r w:rsidR="00D16104" w:rsidRPr="006F178A">
        <w:rPr>
          <w:rFonts w:hint="cs"/>
          <w:rtl/>
        </w:rPr>
        <w:t>ט</w:t>
      </w:r>
      <w:r w:rsidR="00D16104" w:rsidRPr="006F178A">
        <w:rPr>
          <w:rtl/>
        </w:rPr>
        <w:t>"</w:t>
      </w:r>
      <w:r w:rsidR="00D16104" w:rsidRPr="006F178A">
        <w:rPr>
          <w:rFonts w:hint="cs"/>
          <w:rtl/>
        </w:rPr>
        <w:t>ז</w:t>
      </w:r>
      <w:r w:rsidR="00D16104" w:rsidRPr="006F178A">
        <w:rPr>
          <w:rtl/>
        </w:rPr>
        <w:t xml:space="preserve">, </w:t>
      </w:r>
    </w:p>
    <w:p w14:paraId="225FC768" w14:textId="44B2AFDE" w:rsidR="00B8196E" w:rsidRPr="00B8196E" w:rsidRDefault="002C469D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>ג</w:t>
      </w:r>
      <w:r w:rsidR="00B8196E" w:rsidRPr="00B8196E">
        <w:rPr>
          <w:rFonts w:hint="cs"/>
          <w:rtl/>
        </w:rPr>
        <w:t>.</w:t>
      </w:r>
    </w:p>
    <w:p w14:paraId="74E5D8A5" w14:textId="22EE131B" w:rsidR="00D16104" w:rsidRPr="006F178A" w:rsidRDefault="00CF2C89" w:rsidP="0045747B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>דוד</w:t>
      </w:r>
      <w:r>
        <w:rPr>
          <w:rtl/>
        </w:rPr>
        <w:t xml:space="preserve"> </w:t>
      </w:r>
      <w:r w:rsidR="00D16104" w:rsidRPr="006F178A">
        <w:rPr>
          <w:rtl/>
        </w:rPr>
        <w:t xml:space="preserve">העמידן על </w:t>
      </w:r>
      <w:r w:rsidR="00D16104" w:rsidRPr="006F178A">
        <w:rPr>
          <w:rFonts w:hint="cs"/>
          <w:rtl/>
        </w:rPr>
        <w:t>כ</w:t>
      </w:r>
      <w:r w:rsidR="00D16104" w:rsidRPr="006F178A">
        <w:rPr>
          <w:rtl/>
        </w:rPr>
        <w:t>"</w:t>
      </w:r>
      <w:r w:rsidR="00D16104" w:rsidRPr="006F178A">
        <w:rPr>
          <w:rFonts w:hint="cs"/>
          <w:rtl/>
        </w:rPr>
        <w:t>ד</w:t>
      </w:r>
      <w:r w:rsidR="00D16104" w:rsidRPr="006F178A">
        <w:rPr>
          <w:rtl/>
        </w:rPr>
        <w:t xml:space="preserve">, </w:t>
      </w:r>
    </w:p>
    <w:p w14:paraId="63A64864" w14:textId="77777777" w:rsidR="00B8196E" w:rsidRPr="00B8196E" w:rsidRDefault="00D16104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6FE650D0" w14:textId="67E1FCA6" w:rsidR="00DB0284" w:rsidRDefault="00D16104" w:rsidP="002C469D">
      <w:pPr>
        <w:rPr>
          <w:rFonts w:ascii="Fb Fontext" w:hAnsi="Fb Fontext" w:cs="PFT_Frank"/>
          <w:b/>
          <w:bCs/>
          <w:szCs w:val="14"/>
          <w:rtl/>
        </w:rPr>
      </w:pPr>
      <w:r w:rsidRPr="00D67F2E">
        <w:rPr>
          <w:rFonts w:ascii="Fb Fontext" w:hAnsi="Fb Fontext" w:cs="PFT_Frank" w:hint="cs"/>
          <w:b/>
          <w:bCs/>
          <w:szCs w:val="14"/>
          <w:rtl/>
        </w:rPr>
        <w:t>דדוד</w:t>
      </w:r>
      <w:r w:rsidRPr="006F178A">
        <w:rPr>
          <w:rFonts w:ascii="Fb Fontext" w:hAnsi="Fb Fontext" w:hint="cs"/>
          <w:rtl/>
        </w:rPr>
        <w:t xml:space="preserve"> </w:t>
      </w:r>
      <w:r w:rsidRPr="00D67F2E">
        <w:rPr>
          <w:rFonts w:ascii="Fb Fontext" w:hAnsi="Fb Fontext" w:cs="PFT_Frank" w:hint="cs"/>
          <w:b/>
          <w:bCs/>
          <w:szCs w:val="14"/>
          <w:rtl/>
        </w:rPr>
        <w:t>ושמואל</w:t>
      </w:r>
      <w:r w:rsidRPr="006F178A">
        <w:rPr>
          <w:rFonts w:ascii="Fb Fontext" w:hAnsi="Fb Fontext" w:hint="cs"/>
          <w:rtl/>
        </w:rPr>
        <w:t xml:space="preserve"> העמידום על כ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 xml:space="preserve">ד היינו </w:t>
      </w:r>
      <w:r w:rsidR="002C469D">
        <w:rPr>
          <w:rFonts w:ascii="Fb Fontext" w:hAnsi="Fb Fontext" w:hint="cs"/>
          <w:rtl/>
        </w:rPr>
        <w:t xml:space="preserve">דשניהם הועילו </w:t>
      </w:r>
    </w:p>
    <w:p w14:paraId="74E5D8A6" w14:textId="315DA095" w:rsidR="00D16104" w:rsidRPr="004925D4" w:rsidRDefault="002C469D" w:rsidP="002C469D">
      <w:pPr>
        <w:rPr>
          <w:spacing w:val="-2"/>
          <w:rtl/>
        </w:rPr>
      </w:pPr>
      <w:r w:rsidRPr="009D0833">
        <w:rPr>
          <w:rFonts w:ascii="Fb Fontext" w:hAnsi="Fb Fontext" w:cs="PFT_Frank" w:hint="cs"/>
          <w:b/>
          <w:bCs/>
          <w:szCs w:val="14"/>
          <w:rtl/>
        </w:rPr>
        <w:t>ותנאי היא</w:t>
      </w:r>
      <w:r>
        <w:rPr>
          <w:rFonts w:ascii="Fb Fontext" w:hAnsi="Fb Fontext" w:hint="cs"/>
          <w:rtl/>
        </w:rPr>
        <w:t xml:space="preserve"> דיש החולק שכבר אצל משה היו</w:t>
      </w:r>
      <w:r>
        <w:rPr>
          <w:rFonts w:hint="cs"/>
          <w:spacing w:val="-2"/>
          <w:rtl/>
        </w:rPr>
        <w:t xml:space="preserve"> </w:t>
      </w:r>
      <w:r w:rsidR="00D16104" w:rsidRPr="004925D4">
        <w:rPr>
          <w:rFonts w:hint="eastAsia"/>
          <w:spacing w:val="-2"/>
          <w:rtl/>
        </w:rPr>
        <w:t>ח</w:t>
      </w:r>
      <w:r w:rsidR="00D16104" w:rsidRPr="004925D4">
        <w:rPr>
          <w:spacing w:val="-2"/>
          <w:rtl/>
        </w:rPr>
        <w:t xml:space="preserve">' </w:t>
      </w:r>
      <w:r w:rsidR="00D16104" w:rsidRPr="004925D4">
        <w:rPr>
          <w:rFonts w:hint="eastAsia"/>
          <w:spacing w:val="-2"/>
          <w:rtl/>
        </w:rPr>
        <w:t>מאלעזר</w:t>
      </w:r>
      <w:r w:rsidR="00D16104" w:rsidRPr="004925D4">
        <w:rPr>
          <w:spacing w:val="-2"/>
          <w:rtl/>
        </w:rPr>
        <w:t xml:space="preserve"> </w:t>
      </w:r>
      <w:r w:rsidR="00D16104" w:rsidRPr="004925D4">
        <w:rPr>
          <w:rFonts w:hint="eastAsia"/>
          <w:spacing w:val="-2"/>
          <w:rtl/>
        </w:rPr>
        <w:t>וח</w:t>
      </w:r>
      <w:r w:rsidR="00D16104" w:rsidRPr="004925D4">
        <w:rPr>
          <w:spacing w:val="-2"/>
          <w:rtl/>
        </w:rPr>
        <w:t xml:space="preserve">' </w:t>
      </w:r>
      <w:r w:rsidR="00D16104" w:rsidRPr="00DB0284">
        <w:rPr>
          <w:rFonts w:hint="eastAsia"/>
          <w:rtl/>
        </w:rPr>
        <w:t>מאיתמר</w:t>
      </w:r>
      <w:r w:rsidR="000932E5" w:rsidRPr="00DB0284">
        <w:rPr>
          <w:rFonts w:hint="cs"/>
          <w:rtl/>
        </w:rPr>
        <w:t>,</w:t>
      </w:r>
      <w:r w:rsidR="00D16104" w:rsidRPr="00DB0284">
        <w:rPr>
          <w:rtl/>
        </w:rPr>
        <w:t xml:space="preserve"> </w:t>
      </w:r>
      <w:r w:rsidRPr="00DB0284">
        <w:rPr>
          <w:rFonts w:hint="cs"/>
          <w:rtl/>
        </w:rPr>
        <w:t>ואח''כ הוסיפו שמונה לאלעזר</w:t>
      </w:r>
      <w:r>
        <w:rPr>
          <w:rFonts w:hint="cs"/>
          <w:spacing w:val="-2"/>
          <w:rtl/>
        </w:rPr>
        <w:t xml:space="preserve"> </w:t>
      </w:r>
      <w:r w:rsidRPr="002C469D">
        <w:rPr>
          <w:rStyle w:val="afffffc"/>
          <w:rFonts w:hint="cs"/>
          <w:rtl/>
        </w:rPr>
        <w:t>כשרבו</w:t>
      </w:r>
      <w:r>
        <w:rPr>
          <w:rFonts w:hint="cs"/>
          <w:spacing w:val="-2"/>
          <w:rtl/>
        </w:rPr>
        <w:t>.</w:t>
      </w:r>
    </w:p>
    <w:p w14:paraId="774892D8" w14:textId="44B7A636" w:rsidR="00B8196E" w:rsidRPr="00B8196E" w:rsidRDefault="002C469D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>ד</w:t>
      </w:r>
      <w:r w:rsidR="00B8196E" w:rsidRPr="00B8196E">
        <w:rPr>
          <w:rFonts w:hint="cs"/>
          <w:rtl/>
        </w:rPr>
        <w:t>.</w:t>
      </w:r>
      <w:r w:rsidR="00C9044E">
        <w:rPr>
          <w:rFonts w:hint="cs"/>
          <w:rtl/>
        </w:rPr>
        <w:t xml:space="preserve"> שינוי רביעי בית שני:</w:t>
      </w:r>
    </w:p>
    <w:p w14:paraId="74E5D8A8" w14:textId="1EA9E87C" w:rsidR="00D16104" w:rsidRPr="00231ADB" w:rsidRDefault="00CF2C89" w:rsidP="002C469D">
      <w:pPr>
        <w:rPr>
          <w:rtl/>
        </w:rPr>
      </w:pPr>
      <w:r>
        <w:rPr>
          <w:rFonts w:ascii="Fb Fontext" w:hAnsi="Fb Fontext"/>
          <w:rtl/>
        </w:rPr>
        <w:t xml:space="preserve">ארבעה משמרות עלו </w:t>
      </w:r>
      <w:r>
        <w:rPr>
          <w:rFonts w:ascii="Fb Fontext" w:hAnsi="Fb Fontext" w:hint="cs"/>
          <w:rtl/>
        </w:rPr>
        <w:t>מ</w:t>
      </w:r>
      <w:r w:rsidR="000932E5">
        <w:rPr>
          <w:rFonts w:ascii="Fb Fontext" w:hAnsi="Fb Fontext"/>
          <w:rtl/>
        </w:rPr>
        <w:t>הגולה</w:t>
      </w:r>
      <w:r w:rsidR="00D16104" w:rsidRPr="006F178A">
        <w:rPr>
          <w:rFonts w:ascii="Fb Fontext" w:hAnsi="Fb Fontext"/>
          <w:rtl/>
        </w:rPr>
        <w:t xml:space="preserve">: ידעיה, חרים, פשחור, </w:t>
      </w:r>
      <w:r w:rsidR="00D16104" w:rsidRPr="009C5606">
        <w:rPr>
          <w:rFonts w:ascii="Fb Fontext" w:hAnsi="Fb Fontext"/>
          <w:spacing w:val="-4"/>
          <w:rtl/>
        </w:rPr>
        <w:t>ואימר.</w:t>
      </w:r>
      <w:r w:rsidR="00181EC3">
        <w:rPr>
          <w:rFonts w:ascii="Fb Fontext" w:hAnsi="Fb Fontext" w:hint="cs"/>
          <w:spacing w:val="-4"/>
          <w:rtl/>
        </w:rPr>
        <w:t xml:space="preserve"> </w:t>
      </w:r>
      <w:r w:rsidR="002C469D" w:rsidRPr="009C5606">
        <w:rPr>
          <w:rStyle w:val="afffffc"/>
          <w:rFonts w:hint="cs"/>
          <w:spacing w:val="-4"/>
          <w:rtl/>
        </w:rPr>
        <w:t>שהשאר נשארו</w:t>
      </w:r>
      <w:r w:rsidR="002C469D" w:rsidRPr="009C5606">
        <w:rPr>
          <w:rFonts w:hint="cs"/>
          <w:spacing w:val="-4"/>
          <w:rtl/>
        </w:rPr>
        <w:t xml:space="preserve"> </w:t>
      </w:r>
      <w:r w:rsidR="00EB356C" w:rsidRPr="00231ADB">
        <w:rPr>
          <w:rFonts w:hint="cs"/>
          <w:rtl/>
        </w:rPr>
        <w:t>ו</w:t>
      </w:r>
      <w:r w:rsidR="00D16104" w:rsidRPr="00231ADB">
        <w:rPr>
          <w:rtl/>
        </w:rPr>
        <w:t xml:space="preserve">נביאים שביניהם חלקום והעמידום על </w:t>
      </w:r>
      <w:r w:rsidRPr="00231ADB">
        <w:rPr>
          <w:rFonts w:hint="cs"/>
          <w:rtl/>
        </w:rPr>
        <w:t>כ''ד</w:t>
      </w:r>
      <w:r w:rsidR="00D16104" w:rsidRPr="00231ADB">
        <w:rPr>
          <w:rtl/>
        </w:rPr>
        <w:t>.</w:t>
      </w:r>
    </w:p>
    <w:p w14:paraId="74E5D8A9" w14:textId="77777777" w:rsidR="00EB356C" w:rsidRPr="00231ADB" w:rsidRDefault="002C469D" w:rsidP="002C469D">
      <w:pPr>
        <w:rPr>
          <w:rtl/>
        </w:rPr>
      </w:pPr>
      <w:r w:rsidRPr="00231ADB">
        <w:rPr>
          <w:rtl/>
        </w:rPr>
        <w:t>בללום ונתנו</w:t>
      </w:r>
      <w:r w:rsidRPr="00231ADB">
        <w:rPr>
          <w:rFonts w:hint="cs"/>
          <w:rtl/>
        </w:rPr>
        <w:t>ם</w:t>
      </w:r>
      <w:r w:rsidR="00D16104" w:rsidRPr="00231ADB">
        <w:rPr>
          <w:rtl/>
        </w:rPr>
        <w:t xml:space="preserve"> בקלפי, נטל </w:t>
      </w:r>
      <w:r w:rsidR="00CF2C89" w:rsidRPr="00231ADB">
        <w:rPr>
          <w:rFonts w:hint="cs"/>
          <w:rtl/>
        </w:rPr>
        <w:t xml:space="preserve">ידעיה </w:t>
      </w:r>
      <w:r w:rsidR="00EB356C" w:rsidRPr="00231ADB">
        <w:rPr>
          <w:rtl/>
        </w:rPr>
        <w:t>חלקו וחלק חבריו – שש</w:t>
      </w:r>
      <w:r w:rsidR="00EB356C" w:rsidRPr="00231ADB">
        <w:rPr>
          <w:rFonts w:hint="cs"/>
          <w:rtl/>
        </w:rPr>
        <w:t>,</w:t>
      </w:r>
      <w:r w:rsidRPr="00231ADB">
        <w:rPr>
          <w:rFonts w:hint="cs"/>
          <w:rtl/>
        </w:rPr>
        <w:t xml:space="preserve"> </w:t>
      </w:r>
    </w:p>
    <w:p w14:paraId="5438B46D" w14:textId="77777777" w:rsidR="00B8196E" w:rsidRPr="00B8196E" w:rsidRDefault="002C469D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>וכן</w:t>
      </w:r>
      <w:r w:rsidR="00B8196E" w:rsidRPr="00B8196E">
        <w:rPr>
          <w:rtl/>
        </w:rPr>
        <w:t>:</w:t>
      </w:r>
    </w:p>
    <w:p w14:paraId="74E5D8AA" w14:textId="28335460" w:rsidR="00D16104" w:rsidRPr="006F178A" w:rsidRDefault="00D16104" w:rsidP="002C469D">
      <w:pPr>
        <w:rPr>
          <w:rtl/>
        </w:rPr>
      </w:pPr>
      <w:r w:rsidRPr="00CF2C89">
        <w:rPr>
          <w:rStyle w:val="afffff3"/>
          <w:rtl/>
        </w:rPr>
        <w:t>חרים</w:t>
      </w:r>
      <w:r w:rsidR="002C469D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CF2C89">
        <w:rPr>
          <w:rStyle w:val="afffff3"/>
          <w:rtl/>
        </w:rPr>
        <w:t>פשחור, וכן אימר</w:t>
      </w:r>
      <w:r w:rsidRPr="006F178A">
        <w:rPr>
          <w:rtl/>
        </w:rPr>
        <w:t>.</w:t>
      </w:r>
    </w:p>
    <w:p w14:paraId="74E5D8AB" w14:textId="77777777" w:rsidR="00E570F3" w:rsidRDefault="002C469D" w:rsidP="002C469D">
      <w:pPr>
        <w:rPr>
          <w:rtl/>
        </w:rPr>
      </w:pPr>
      <w:r>
        <w:rPr>
          <w:rtl/>
        </w:rPr>
        <w:t>ו</w:t>
      </w:r>
      <w:r w:rsidR="00F7017B">
        <w:rPr>
          <w:rtl/>
        </w:rPr>
        <w:t>התנו</w:t>
      </w:r>
      <w:r w:rsidR="00F7017B">
        <w:rPr>
          <w:rFonts w:hint="cs"/>
          <w:rtl/>
        </w:rPr>
        <w:t xml:space="preserve"> </w:t>
      </w:r>
      <w:r w:rsidR="00D16104" w:rsidRPr="006F178A">
        <w:rPr>
          <w:rtl/>
        </w:rPr>
        <w:t>שאפי</w:t>
      </w:r>
      <w:r w:rsidR="00D16104" w:rsidRPr="006F178A">
        <w:rPr>
          <w:rFonts w:hint="cs"/>
          <w:rtl/>
        </w:rPr>
        <w:t>'</w:t>
      </w:r>
      <w:r w:rsidR="00D16104" w:rsidRPr="006F178A">
        <w:rPr>
          <w:rtl/>
        </w:rPr>
        <w:t xml:space="preserve"> יהויריב </w:t>
      </w:r>
      <w:r w:rsidR="00D16104" w:rsidRPr="002C469D">
        <w:rPr>
          <w:rStyle w:val="afffffc"/>
          <w:rtl/>
        </w:rPr>
        <w:t>ראש משמרת</w:t>
      </w:r>
      <w:r w:rsidR="00D16104" w:rsidRPr="006F178A">
        <w:rPr>
          <w:rtl/>
        </w:rPr>
        <w:t xml:space="preserve"> עולה </w:t>
      </w:r>
      <w:r>
        <w:rPr>
          <w:rFonts w:hint="cs"/>
          <w:rtl/>
        </w:rPr>
        <w:t xml:space="preserve">- </w:t>
      </w:r>
      <w:r w:rsidR="00D16104" w:rsidRPr="006F178A">
        <w:rPr>
          <w:rtl/>
        </w:rPr>
        <w:t>טפל ל</w:t>
      </w:r>
      <w:r>
        <w:rPr>
          <w:rFonts w:hint="cs"/>
          <w:rtl/>
        </w:rPr>
        <w:t>ידעיה</w:t>
      </w:r>
      <w:r w:rsidR="00EB356C">
        <w:rPr>
          <w:rFonts w:hint="cs"/>
          <w:rtl/>
        </w:rPr>
        <w:t>.</w:t>
      </w:r>
    </w:p>
    <w:p w14:paraId="74E5D8AC" w14:textId="77777777" w:rsidR="00D16104" w:rsidRDefault="00E570F3" w:rsidP="00E570F3">
      <w:pPr>
        <w:pStyle w:val="afffff8"/>
        <w:rPr>
          <w:rtl/>
        </w:rPr>
      </w:pPr>
      <w:r>
        <w:rPr>
          <w:rFonts w:hint="cs"/>
          <w:rtl/>
        </w:rPr>
        <w:t>אנשי מעמד מתענים</w:t>
      </w:r>
      <w:r w:rsidR="00D16104" w:rsidRPr="006F178A">
        <w:rPr>
          <w:rtl/>
        </w:rPr>
        <w:t>.</w:t>
      </w:r>
    </w:p>
    <w:p w14:paraId="74E5D8AD" w14:textId="77777777" w:rsidR="00E570F3" w:rsidRPr="006F178A" w:rsidRDefault="00E570F3" w:rsidP="00E570F3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>מ</w:t>
      </w:r>
      <w:r w:rsidRPr="009D0833">
        <w:rPr>
          <w:rFonts w:cs="PFT_Frank" w:hint="cs"/>
          <w:b/>
          <w:bCs/>
          <w:szCs w:val="14"/>
          <w:rtl/>
        </w:rPr>
        <w:t>עמד</w:t>
      </w:r>
      <w:r w:rsidRPr="00053775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6F178A">
        <w:rPr>
          <w:rFonts w:ascii="Fb Fontext" w:hAnsi="Fb Fontext"/>
          <w:rtl/>
        </w:rPr>
        <w:t xml:space="preserve">מתפללין שיתקבל </w:t>
      </w:r>
      <w:r>
        <w:rPr>
          <w:rFonts w:ascii="Fb Fontext" w:hAnsi="Fb Fontext" w:hint="cs"/>
          <w:rtl/>
        </w:rPr>
        <w:t>הקרבן</w:t>
      </w:r>
      <w:r w:rsidRPr="006F178A">
        <w:rPr>
          <w:rFonts w:ascii="Fb Fontext" w:hAnsi="Fb Fontext"/>
          <w:rtl/>
        </w:rPr>
        <w:t xml:space="preserve">, </w:t>
      </w:r>
    </w:p>
    <w:p w14:paraId="74E5D8AE" w14:textId="77777777" w:rsidR="00E570F3" w:rsidRPr="006F178A" w:rsidRDefault="00E570F3" w:rsidP="00E570F3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>מ</w:t>
      </w:r>
      <w:r w:rsidRPr="009D0833">
        <w:rPr>
          <w:rFonts w:cs="PFT_Frank" w:hint="cs"/>
          <w:b/>
          <w:bCs/>
          <w:szCs w:val="14"/>
          <w:rtl/>
        </w:rPr>
        <w:t>שמר</w:t>
      </w:r>
      <w:r w:rsidRPr="006F178A">
        <w:rPr>
          <w:rtl/>
        </w:rPr>
        <w:t xml:space="preserve"> מתכנסין </w:t>
      </w:r>
      <w:r>
        <w:rPr>
          <w:rFonts w:hint="cs"/>
          <w:rtl/>
        </w:rPr>
        <w:t>בבית הכנסת</w:t>
      </w:r>
      <w:r w:rsidRPr="006F178A">
        <w:rPr>
          <w:rtl/>
        </w:rPr>
        <w:t xml:space="preserve">, </w:t>
      </w:r>
      <w:r w:rsidRPr="00D67F2E">
        <w:rPr>
          <w:rFonts w:cs="PFT_Frank"/>
          <w:b/>
          <w:bCs/>
          <w:szCs w:val="14"/>
          <w:rtl/>
        </w:rPr>
        <w:t>ו</w:t>
      </w:r>
      <w:r w:rsidRPr="00D67F2E">
        <w:rPr>
          <w:rFonts w:cs="PFT_Frank" w:hint="cs"/>
          <w:b/>
          <w:bCs/>
          <w:szCs w:val="14"/>
          <w:rtl/>
        </w:rPr>
        <w:t>מתענים כולם</w:t>
      </w:r>
      <w:r>
        <w:rPr>
          <w:rFonts w:hint="cs"/>
          <w:rtl/>
        </w:rPr>
        <w:t xml:space="preserve"> </w:t>
      </w:r>
    </w:p>
    <w:p w14:paraId="74E5D8AF" w14:textId="77777777" w:rsidR="00E570F3" w:rsidRPr="006F178A" w:rsidRDefault="00E570F3" w:rsidP="00DB0284">
      <w:pPr>
        <w:rPr>
          <w:rFonts w:cs="Guttman Vilna"/>
          <w:b/>
          <w:bCs/>
          <w:rtl/>
        </w:rPr>
      </w:pPr>
      <w:r w:rsidRPr="009D0833">
        <w:rPr>
          <w:rFonts w:cs="PFT_Frank"/>
          <w:b/>
          <w:bCs/>
          <w:szCs w:val="14"/>
          <w:rtl/>
        </w:rPr>
        <w:t>בשני</w:t>
      </w:r>
      <w:r>
        <w:rPr>
          <w:rtl/>
        </w:rPr>
        <w:t xml:space="preserve"> </w:t>
      </w:r>
      <w:r w:rsidRPr="006F178A">
        <w:rPr>
          <w:rtl/>
        </w:rPr>
        <w:t xml:space="preserve">על יורדי הים, </w:t>
      </w:r>
      <w:r>
        <w:rPr>
          <w:rFonts w:cs="Guttman Vilna" w:hint="cs"/>
          <w:b/>
          <w:bCs/>
          <w:rtl/>
        </w:rPr>
        <w:t xml:space="preserve"> </w:t>
      </w:r>
      <w:r w:rsidRPr="009D0833">
        <w:rPr>
          <w:rFonts w:cs="PFT_Frank"/>
          <w:b/>
          <w:bCs/>
          <w:szCs w:val="14"/>
          <w:rtl/>
        </w:rPr>
        <w:t>בשלישי</w:t>
      </w:r>
      <w:r>
        <w:rPr>
          <w:rtl/>
        </w:rPr>
        <w:t xml:space="preserve"> </w:t>
      </w:r>
      <w:r w:rsidRPr="006F178A">
        <w:rPr>
          <w:rtl/>
        </w:rPr>
        <w:t>על הולכי מדברות.</w:t>
      </w:r>
    </w:p>
    <w:p w14:paraId="74E5D8B0" w14:textId="77777777" w:rsidR="00E570F3" w:rsidRPr="006F178A" w:rsidRDefault="00E570F3" w:rsidP="00DB0284">
      <w:pPr>
        <w:rPr>
          <w:rFonts w:cs="Guttman Vilna"/>
          <w:b/>
          <w:bCs/>
          <w:rtl/>
        </w:rPr>
      </w:pPr>
      <w:r w:rsidRPr="009D0833">
        <w:rPr>
          <w:rFonts w:cs="PFT_Frank"/>
          <w:b/>
          <w:bCs/>
          <w:szCs w:val="14"/>
          <w:rtl/>
        </w:rPr>
        <w:t>ברביעי</w:t>
      </w:r>
      <w:r w:rsidRPr="006F178A">
        <w:rPr>
          <w:rtl/>
        </w:rPr>
        <w:t xml:space="preserve"> על אסכרא</w:t>
      </w:r>
      <w:r>
        <w:rPr>
          <w:rFonts w:hint="cs"/>
          <w:rtl/>
        </w:rPr>
        <w:t xml:space="preserve">, </w:t>
      </w:r>
      <w:r w:rsidRPr="009D0833">
        <w:rPr>
          <w:rFonts w:cs="PFT_Frank"/>
          <w:b/>
          <w:bCs/>
          <w:szCs w:val="14"/>
          <w:rtl/>
        </w:rPr>
        <w:t>בחמישי</w:t>
      </w:r>
      <w:r>
        <w:rPr>
          <w:rtl/>
        </w:rPr>
        <w:t xml:space="preserve"> על</w:t>
      </w:r>
      <w:r w:rsidRPr="006F178A">
        <w:rPr>
          <w:rFonts w:hint="cs"/>
          <w:rtl/>
        </w:rPr>
        <w:t xml:space="preserve"> </w:t>
      </w:r>
      <w:r>
        <w:rPr>
          <w:rtl/>
        </w:rPr>
        <w:t>עוברות</w:t>
      </w:r>
      <w:r w:rsidRPr="006F178A"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מ</w:t>
      </w:r>
      <w:r w:rsidRPr="006F178A">
        <w:rPr>
          <w:rtl/>
        </w:rPr>
        <w:t>ניקות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74E5D8B1" w14:textId="77777777" w:rsidR="00E570F3" w:rsidRPr="006F178A" w:rsidRDefault="00E570F3" w:rsidP="00E570F3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>ו</w:t>
      </w:r>
      <w:r w:rsidRPr="00D67F2E">
        <w:rPr>
          <w:rFonts w:cs="PFT_Frank" w:hint="cs"/>
          <w:b/>
          <w:bCs/>
          <w:szCs w:val="14"/>
          <w:rtl/>
        </w:rPr>
        <w:t xml:space="preserve">לא </w:t>
      </w:r>
      <w:r>
        <w:rPr>
          <w:rStyle w:val="afffff3"/>
          <w:rFonts w:cs="PFT_Frank"/>
          <w:b/>
          <w:bCs/>
          <w:szCs w:val="14"/>
          <w:rtl/>
          <w:rPrChange w:id="9051" w:author="מנוע אמוראים" w:date="2026-10-05T16:42:12Z">
            <w:rPr>
              <w:rFonts w:cs="PFT_Frank"/>
              <w:b/>
              <w:bCs/>
              <w:szCs w:val="14"/>
              <w:rtl/>
            </w:rPr>
          </w:rPrChange>
        </w:rPr>
        <w:t xml:space="preserve">בער"</w:t>
      </w:r>
      <w:r>
        <w:rPr>
          <w:rStyle w:val="afffff3"/>
          <w:rFonts w:cs="PFT_Frank" w:hint="cs"/>
          <w:b/>
          <w:bCs/>
          <w:szCs w:val="14"/>
          <w:rtl/>
          <w:rPrChange w:id="9052" w:author="מנוע אמוראים" w:date="2026-10-05T16:42:12Z">
            <w:rPr>
              <w:rFonts w:cs="PFT_Frank" w:hint="cs"/>
              <w:b/>
              <w:bCs/>
              <w:szCs w:val="14"/>
              <w:rtl/>
            </w:rPr>
          </w:rPrChange>
        </w:rPr>
        <w:t xml:space="preserve">ש</w:t>
      </w:r>
      <w:r w:rsidRPr="00D67F2E">
        <w:rPr>
          <w:rFonts w:cs="PFT_Frank"/>
          <w:b/>
          <w:bCs/>
          <w:szCs w:val="14"/>
          <w:rtl/>
        </w:rPr>
        <w:t xml:space="preserve"> </w:t>
      </w:r>
      <w:r>
        <w:rPr>
          <w:rFonts w:hint="cs"/>
          <w:rtl/>
        </w:rPr>
        <w:t xml:space="preserve">- </w:t>
      </w:r>
      <w:r w:rsidRPr="006F178A">
        <w:rPr>
          <w:rtl/>
        </w:rPr>
        <w:t>מפני כבוד השבת, ק"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 בשבת.</w:t>
      </w:r>
    </w:p>
    <w:p w14:paraId="6292E02B" w14:textId="7F7756F8" w:rsidR="00DB0284" w:rsidRPr="00DB0284" w:rsidRDefault="00E570F3" w:rsidP="00DB0284">
      <w:pPr>
        <w:rPr>
          <w:rStyle w:val="afffff3"/>
          <w:rFonts w:cs="FrankRuehl"/>
          <w:bCs w:val="0"/>
          <w:spacing w:val="-8"/>
          <w:szCs w:val="18"/>
          <w:rtl/>
        </w:rPr>
      </w:pPr>
      <w:r w:rsidRPr="009C5606">
        <w:rPr>
          <w:rFonts w:hint="cs"/>
          <w:spacing w:val="-8"/>
          <w:rtl/>
        </w:rPr>
        <w:t xml:space="preserve">ולא </w:t>
      </w:r>
      <w:r w:rsidRPr="009C5606">
        <w:rPr>
          <w:spacing w:val="-8"/>
          <w:rtl/>
        </w:rPr>
        <w:t>בא</w:t>
      </w:r>
      <w:r w:rsidRPr="009C5606">
        <w:rPr>
          <w:rFonts w:hint="cs"/>
          <w:spacing w:val="-8"/>
          <w:rtl/>
        </w:rPr>
        <w:t xml:space="preserve">' </w:t>
      </w:r>
      <w:r w:rsidRPr="009C5606">
        <w:rPr>
          <w:spacing w:val="-8"/>
          <w:rtl/>
        </w:rPr>
        <w:t xml:space="preserve">בשבת </w:t>
      </w:r>
      <w:r w:rsidRPr="009C5606">
        <w:rPr>
          <w:rStyle w:val="afffff3"/>
          <w:rFonts w:hint="cs"/>
          <w:spacing w:val="-8"/>
          <w:rtl/>
        </w:rPr>
        <w:t>א.</w:t>
      </w:r>
      <w:r w:rsidRPr="009C5606">
        <w:rPr>
          <w:rFonts w:hint="cs"/>
          <w:spacing w:val="-8"/>
          <w:rtl/>
        </w:rPr>
        <w:t xml:space="preserve"> </w:t>
      </w:r>
      <w:r w:rsidRPr="009C5606">
        <w:rPr>
          <w:rStyle w:val="afffff3"/>
          <w:spacing w:val="-8"/>
          <w:rtl/>
        </w:rPr>
        <w:t>רי"ו:</w:t>
      </w:r>
      <w:r w:rsidRPr="009C5606">
        <w:rPr>
          <w:spacing w:val="-8"/>
          <w:rtl/>
        </w:rPr>
        <w:t xml:space="preserve"> מפני הנוצרים.</w:t>
      </w:r>
      <w:r w:rsidRPr="009C5606">
        <w:rPr>
          <w:rFonts w:cs="Guttman Vilna" w:hint="cs"/>
          <w:b/>
          <w:bCs/>
          <w:spacing w:val="-8"/>
          <w:rtl/>
        </w:rPr>
        <w:t xml:space="preserve"> </w:t>
      </w:r>
      <w:r w:rsidRPr="009C5606">
        <w:rPr>
          <w:rStyle w:val="afffff3"/>
          <w:rFonts w:hint="cs"/>
          <w:spacing w:val="-8"/>
          <w:rtl/>
        </w:rPr>
        <w:t xml:space="preserve">ב. </w:t>
      </w:r>
      <w:r w:rsidRPr="009C5606">
        <w:rPr>
          <w:rStyle w:val="afffff3"/>
          <w:spacing w:val="-8"/>
          <w:rtl/>
        </w:rPr>
        <w:t>ר</w:t>
      </w:r>
      <w:r w:rsidRPr="009C5606">
        <w:rPr>
          <w:rStyle w:val="afffff3"/>
          <w:rFonts w:hint="cs"/>
          <w:spacing w:val="-8"/>
          <w:rtl/>
        </w:rPr>
        <w:t>שב</w:t>
      </w:r>
      <w:r w:rsidRPr="009C5606">
        <w:rPr>
          <w:rStyle w:val="afffff3"/>
          <w:spacing w:val="-8"/>
          <w:rtl/>
        </w:rPr>
        <w:t>"</w:t>
      </w:r>
      <w:r w:rsidRPr="009C5606">
        <w:rPr>
          <w:rStyle w:val="afffff3"/>
          <w:rFonts w:hint="cs"/>
          <w:spacing w:val="-8"/>
          <w:rtl/>
        </w:rPr>
        <w:t>נ</w:t>
      </w:r>
      <w:r w:rsidRPr="009C5606">
        <w:rPr>
          <w:rStyle w:val="afffff3"/>
          <w:spacing w:val="-8"/>
          <w:rtl/>
        </w:rPr>
        <w:t>:</w:t>
      </w:r>
      <w:r w:rsidRPr="009C5606">
        <w:rPr>
          <w:spacing w:val="-8"/>
          <w:rtl/>
        </w:rPr>
        <w:t xml:space="preserve"> שהוא שלישי ליצירה.</w:t>
      </w:r>
    </w:p>
    <w:p w14:paraId="13894C97" w14:textId="079B6684" w:rsidR="00B8196E" w:rsidRPr="00B8196E" w:rsidRDefault="00E570F3" w:rsidP="00DB0284">
      <w:pPr>
        <w:pStyle w:val="36"/>
        <w:framePr w:wrap="notBeside"/>
        <w:rPr>
          <w:rtl/>
        </w:rPr>
      </w:pPr>
      <w:r w:rsidRPr="00DB0284">
        <w:rPr>
          <w:rFonts w:hint="cs"/>
          <w:rtl/>
        </w:rPr>
        <w:t xml:space="preserve">ג. </w:t>
      </w:r>
      <w:r w:rsidRPr="00DB0284">
        <w:rPr>
          <w:rtl/>
        </w:rPr>
        <w:t>ר"ל</w:t>
      </w:r>
      <w:r w:rsidR="00B8196E" w:rsidRPr="00B8196E">
        <w:rPr>
          <w:rtl/>
        </w:rPr>
        <w:t>:</w:t>
      </w:r>
    </w:p>
    <w:p w14:paraId="74E5D8B3" w14:textId="1FC995EC" w:rsidR="00EB356C" w:rsidRDefault="00E570F3" w:rsidP="00E570F3">
      <w:pPr>
        <w:rPr>
          <w:rStyle w:val="af4"/>
          <w:rtl/>
        </w:rPr>
      </w:pPr>
      <w:r>
        <w:rPr>
          <w:rFonts w:hint="cs"/>
          <w:rtl/>
        </w:rPr>
        <w:t>שניטלה</w:t>
      </w:r>
      <w:r w:rsidRPr="006F178A">
        <w:rPr>
          <w:rtl/>
        </w:rPr>
        <w:t xml:space="preserve"> נשמה יתירה.</w:t>
      </w:r>
      <w:r>
        <w:rPr>
          <w:rFonts w:hint="cs"/>
          <w:rtl/>
        </w:rPr>
        <w:t xml:space="preserve"> ש</w:t>
      </w:r>
      <w:r>
        <w:rPr>
          <w:rtl/>
        </w:rPr>
        <w:t xml:space="preserve">ניתנה באדם </w:t>
      </w:r>
      <w:r>
        <w:rPr>
          <w:rStyle w:val="afffff3"/>
          <w:rtl/>
          <w:rPrChange w:id="9053" w:author="מנוע אמוראים" w:date="2026-10-05T16:42:12Z">
            <w:rPr>
              <w:rtl/>
            </w:rPr>
          </w:rPrChange>
        </w:rPr>
        <w:t xml:space="preserve">בער"</w:t>
      </w:r>
      <w:r>
        <w:rPr>
          <w:rStyle w:val="afffff3"/>
          <w:rFonts w:hint="cs"/>
          <w:rtl/>
          <w:rPrChange w:id="9054" w:author="מנוע אמוראים" w:date="2026-10-05T16:42:12Z">
            <w:rPr>
              <w:rFonts w:hint="cs"/>
              <w:rtl/>
            </w:rPr>
          </w:rPrChange>
        </w:rPr>
        <w:t xml:space="preserve">ש</w:t>
      </w:r>
      <w:r w:rsidRPr="006F178A">
        <w:rPr>
          <w:rtl/>
        </w:rPr>
        <w:t xml:space="preserve">, </w:t>
      </w:r>
    </w:p>
    <w:p w14:paraId="74E5D8B4" w14:textId="77777777" w:rsidR="00E570F3" w:rsidRPr="006F178A" w:rsidRDefault="00E570F3" w:rsidP="00EB356C">
      <w:pPr>
        <w:ind w:left="226" w:firstLine="113"/>
        <w:rPr>
          <w:rFonts w:cs="Guttman Vilna"/>
          <w:b/>
          <w:bCs/>
          <w:rtl/>
        </w:rPr>
      </w:pP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שבת וינפש</w:t>
      </w:r>
      <w:r w:rsidRPr="00A824E4">
        <w:rPr>
          <w:rStyle w:val="af4"/>
          <w:rFonts w:hint="cs"/>
          <w:rtl/>
        </w:rPr>
        <w:t xml:space="preserve">' </w:t>
      </w:r>
      <w:r w:rsidRPr="006F178A">
        <w:rPr>
          <w:rtl/>
        </w:rPr>
        <w:t>כיון ששבת וי אבדה נפש.</w:t>
      </w:r>
    </w:p>
    <w:p w14:paraId="74E5D8B5" w14:textId="77777777" w:rsidR="00E570F3" w:rsidRPr="006F178A" w:rsidRDefault="009254DB" w:rsidP="009254DB">
      <w:pPr>
        <w:pStyle w:val="afffff8"/>
        <w:rPr>
          <w:rtl/>
        </w:rPr>
      </w:pPr>
      <w:r>
        <w:rPr>
          <w:rFonts w:hint="cs"/>
          <w:rtl/>
        </w:rPr>
        <w:lastRenderedPageBreak/>
        <w:t>אנשי מעמד קורין במעשה בראשית</w:t>
      </w:r>
    </w:p>
    <w:p w14:paraId="74E5D8B6" w14:textId="77777777" w:rsidR="00EB356C" w:rsidRPr="00DB0284" w:rsidRDefault="009254DB" w:rsidP="009254DB">
      <w:pPr>
        <w:rPr>
          <w:rtl/>
        </w:rPr>
      </w:pPr>
      <w:r>
        <w:rPr>
          <w:rFonts w:hint="cs"/>
          <w:rtl/>
        </w:rPr>
        <w:t xml:space="preserve">שהקורבנות מקיימים </w:t>
      </w:r>
      <w:r w:rsidR="00D16104" w:rsidRPr="006F178A">
        <w:rPr>
          <w:rtl/>
        </w:rPr>
        <w:t xml:space="preserve">שמים וארץ, </w:t>
      </w:r>
      <w:r w:rsidR="000932E5" w:rsidRPr="000932E5">
        <w:rPr>
          <w:rFonts w:hint="cs"/>
          <w:rtl/>
        </w:rPr>
        <w:t>ד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 xml:space="preserve">במה אדע כי אירשנה, </w:t>
      </w:r>
    </w:p>
    <w:p w14:paraId="557228AB" w14:textId="13AE4775" w:rsidR="00B8196E" w:rsidRPr="00B8196E" w:rsidRDefault="00D16104" w:rsidP="00DB0284">
      <w:pPr>
        <w:pStyle w:val="36"/>
        <w:framePr w:wrap="notBeside"/>
        <w:rPr>
          <w:rtl/>
        </w:rPr>
      </w:pPr>
      <w:r w:rsidRPr="00DB0284">
        <w:rPr>
          <w:rtl/>
        </w:rPr>
        <w:t>אמר אברהם</w:t>
      </w:r>
      <w:r w:rsidR="00B8196E" w:rsidRPr="00B8196E">
        <w:rPr>
          <w:rtl/>
        </w:rPr>
        <w:t>:</w:t>
      </w:r>
    </w:p>
    <w:p w14:paraId="74E5D8B7" w14:textId="50854D4E" w:rsidR="009254DB" w:rsidRPr="00DB0284" w:rsidRDefault="00D16104" w:rsidP="009254DB">
      <w:pPr>
        <w:rPr>
          <w:rtl/>
        </w:rPr>
      </w:pPr>
      <w:r w:rsidRPr="00DB0284">
        <w:rPr>
          <w:rtl/>
        </w:rPr>
        <w:t>שמא ישראל חוטאין לפניך אתה עושה להם כדור המבול</w:t>
      </w:r>
      <w:r w:rsidR="009103FD">
        <w:rPr>
          <w:rFonts w:hint="cs"/>
          <w:rtl/>
        </w:rPr>
        <w:t>.</w:t>
      </w:r>
      <w:r w:rsidRPr="00DB0284">
        <w:rPr>
          <w:rtl/>
        </w:rPr>
        <w:t xml:space="preserve"> </w:t>
      </w:r>
    </w:p>
    <w:p w14:paraId="7832E138" w14:textId="0AD449FA" w:rsidR="00B8196E" w:rsidRPr="00B8196E" w:rsidRDefault="00D16104" w:rsidP="00DB0284">
      <w:pPr>
        <w:pStyle w:val="36"/>
        <w:framePr w:wrap="notBeside"/>
        <w:rPr>
          <w:rtl/>
        </w:rPr>
      </w:pPr>
      <w:r w:rsidRPr="00DB0284">
        <w:rPr>
          <w:rtl/>
        </w:rPr>
        <w:t>א"ל</w:t>
      </w:r>
      <w:r w:rsidR="00B8196E" w:rsidRPr="00B8196E">
        <w:rPr>
          <w:rtl/>
        </w:rPr>
        <w:t>:</w:t>
      </w:r>
    </w:p>
    <w:p w14:paraId="74E5D8B9" w14:textId="74208E02" w:rsidR="00D16104" w:rsidRPr="006F178A" w:rsidRDefault="000932E5" w:rsidP="009103FD">
      <w:pPr>
        <w:rPr>
          <w:rtl/>
        </w:rPr>
      </w:pPr>
      <w:r>
        <w:rPr>
          <w:rtl/>
        </w:rPr>
        <w:t>לא</w:t>
      </w:r>
      <w:r w:rsidR="00D16104" w:rsidRPr="000932E5">
        <w:rPr>
          <w:rtl/>
        </w:rPr>
        <w:t>.</w:t>
      </w:r>
      <w:r w:rsidR="00D16104" w:rsidRPr="000932E5">
        <w:rPr>
          <w:rStyle w:val="afffff3"/>
          <w:rtl/>
        </w:rPr>
        <w:t xml:space="preserve"> </w:t>
      </w:r>
      <w:r w:rsidR="009254DB">
        <w:rPr>
          <w:rStyle w:val="af4"/>
          <w:rFonts w:hint="cs"/>
          <w:rtl/>
        </w:rPr>
        <w:t>ד</w:t>
      </w:r>
      <w:r w:rsidR="00D16104" w:rsidRPr="000932E5">
        <w:rPr>
          <w:rStyle w:val="af4"/>
          <w:rtl/>
        </w:rPr>
        <w:t xml:space="preserve">קחה לי עגלה משלשת </w:t>
      </w:r>
      <w:r w:rsidR="00EB356C">
        <w:rPr>
          <w:rStyle w:val="afffffc"/>
          <w:rFonts w:hint="cs"/>
          <w:rtl/>
        </w:rPr>
        <w:t>ב</w:t>
      </w:r>
      <w:r w:rsidR="009254DB" w:rsidRPr="009254DB">
        <w:rPr>
          <w:rStyle w:val="afffffc"/>
          <w:rFonts w:hint="cs"/>
          <w:rtl/>
        </w:rPr>
        <w:t>זכות הקורבנות</w:t>
      </w:r>
      <w:r w:rsidR="007F4BF0">
        <w:rPr>
          <w:rFonts w:hint="cs"/>
          <w:rtl/>
        </w:rPr>
        <w:t xml:space="preserve">, </w:t>
      </w:r>
      <w:r w:rsidR="009254DB" w:rsidRPr="009254DB">
        <w:rPr>
          <w:rFonts w:hint="cs"/>
          <w:rtl/>
        </w:rPr>
        <w:t xml:space="preserve">וכשאין ביהמ''ק </w:t>
      </w:r>
      <w:r w:rsidR="009254DB">
        <w:rPr>
          <w:rFonts w:hint="cs"/>
          <w:rtl/>
        </w:rPr>
        <w:t>-</w:t>
      </w:r>
      <w:r w:rsidR="00DB7D20">
        <w:rPr>
          <w:rFonts w:hint="cs"/>
          <w:rtl/>
        </w:rPr>
        <w:t>כ</w:t>
      </w:r>
      <w:r w:rsidR="00D16104" w:rsidRPr="006F178A">
        <w:rPr>
          <w:rtl/>
        </w:rPr>
        <w:t xml:space="preserve">שקוראין </w:t>
      </w:r>
      <w:r w:rsidR="009254DB">
        <w:rPr>
          <w:rFonts w:hint="cs"/>
          <w:rtl/>
        </w:rPr>
        <w:t xml:space="preserve">סדר הקורבנות ומעלה </w:t>
      </w:r>
      <w:r w:rsidR="00D16104" w:rsidRPr="006F178A">
        <w:rPr>
          <w:rtl/>
        </w:rPr>
        <w:t>עליהם כ</w:t>
      </w:r>
      <w:r>
        <w:rPr>
          <w:rtl/>
        </w:rPr>
        <w:t>אילו הקריבום לפני, ואני מוחל</w:t>
      </w:r>
      <w:r w:rsidR="00D16104" w:rsidRPr="006F178A">
        <w:rPr>
          <w:rtl/>
        </w:rPr>
        <w:t xml:space="preserve"> על כל עונותיהם.</w:t>
      </w:r>
    </w:p>
    <w:p w14:paraId="74E5D8BA" w14:textId="575E1A66" w:rsidR="00D16104" w:rsidRPr="006F178A" w:rsidRDefault="007A7A35" w:rsidP="0045747B">
      <w:pPr>
        <w:pStyle w:val="afffff8"/>
        <w:rPr>
          <w:rtl/>
        </w:rPr>
        <w:pPrChange w:id="90003" w:author="קלוד" w:date="2026-10-08T12:07:40Z">
          <w:pPr>
            <w:pStyle w:val="afff0"/>
          </w:pPr>
        </w:pPrChange>
      </w:pPr>
      <w:del w:id="90001" w:author="קלוד" w:date="2026-10-08T12:07:40Z">
        <w:r>
          <w:rPr>
            <w:rFonts w:ascii="MS Mincho" w:hAnsi="MS Mincho" w:hint="cs"/>
            <w:rtl/>
          </w:rPr>
          <w:delText xml:space="preserve">***</w:delText>
        </w:r>
      </w:del>
      <w:ins w:id="90002" w:author="קלוד" w:date="2026-10-08T12:07:40Z">
        <w:r>
          <w:rPr>
            <w:color w:val="7B3F00"/>
          </w:rPr>
          <w:t xml:space="preserve">קריאת תורה בציבור</w:t>
        </w:r>
      </w:ins>
    </w:p>
    <w:p w14:paraId="26E358D6" w14:textId="21E0341C" w:rsidR="00B8196E" w:rsidRPr="00B8196E" w:rsidRDefault="00D16104" w:rsidP="006C2EEC">
      <w:pPr>
        <w:pStyle w:val="36"/>
        <w:framePr w:wrap="notBeside"/>
        <w:rPr>
          <w:rtl/>
        </w:rPr>
      </w:pPr>
      <w:r w:rsidRPr="006C2EEC">
        <w:rPr>
          <w:rtl/>
        </w:rPr>
        <w:t>תנא</w:t>
      </w:r>
      <w:r w:rsidR="00B8196E" w:rsidRPr="00B8196E">
        <w:rPr>
          <w:rtl/>
        </w:rPr>
        <w:t>:</w:t>
      </w:r>
    </w:p>
    <w:p w14:paraId="74E5D8BB" w14:textId="0C1F4694" w:rsidR="00D16104" w:rsidRPr="006F178A" w:rsidRDefault="00D16104" w:rsidP="0045747B">
      <w:pPr>
        <w:rPr>
          <w:rtl/>
        </w:rPr>
      </w:pPr>
      <w:r w:rsidRPr="00B74867">
        <w:rPr>
          <w:rStyle w:val="af4"/>
          <w:rtl/>
        </w:rPr>
        <w:t>בראשית</w:t>
      </w:r>
      <w:r w:rsidRPr="006F178A">
        <w:rPr>
          <w:rtl/>
        </w:rPr>
        <w:t xml:space="preserve"> בשנים, </w:t>
      </w:r>
      <w:r w:rsidRPr="00B74867">
        <w:rPr>
          <w:rStyle w:val="af4"/>
          <w:rtl/>
        </w:rPr>
        <w:t xml:space="preserve">יהי רקיע </w:t>
      </w:r>
      <w:r w:rsidRPr="006F178A">
        <w:rPr>
          <w:rtl/>
        </w:rPr>
        <w:t>- באחד.</w:t>
      </w:r>
      <w:r w:rsidR="0008431A">
        <w:rPr>
          <w:rFonts w:hint="cs"/>
          <w:rtl/>
        </w:rPr>
        <w:t xml:space="preserve"> </w:t>
      </w:r>
      <w:r w:rsidR="0008431A" w:rsidRPr="0008431A">
        <w:rPr>
          <w:rStyle w:val="afffffc"/>
          <w:rFonts w:hint="cs"/>
          <w:rtl/>
        </w:rPr>
        <w:t>[ג'</w:t>
      </w:r>
      <w:r w:rsidRPr="0008431A">
        <w:rPr>
          <w:rStyle w:val="afffffc"/>
          <w:rFonts w:hint="cs"/>
          <w:rtl/>
        </w:rPr>
        <w:t xml:space="preserve"> פסוקי ה</w:t>
      </w:r>
      <w:r w:rsidR="0008431A" w:rsidRPr="0008431A">
        <w:rPr>
          <w:rStyle w:val="afffffc"/>
          <w:rFonts w:hint="cs"/>
          <w:rtl/>
        </w:rPr>
        <w:t>ן</w:t>
      </w:r>
      <w:r w:rsidRPr="0008431A">
        <w:rPr>
          <w:rStyle w:val="afffffc"/>
          <w:rFonts w:hint="cs"/>
          <w:rtl/>
        </w:rPr>
        <w:t>]</w:t>
      </w:r>
    </w:p>
    <w:p w14:paraId="74E5D8BC" w14:textId="62462010" w:rsidR="00D16104" w:rsidRPr="006F178A" w:rsidRDefault="00D16104" w:rsidP="0045747B">
      <w:pPr>
        <w:rPr>
          <w:rtl/>
        </w:rPr>
      </w:pPr>
      <w:r w:rsidRPr="00B74867">
        <w:rPr>
          <w:rStyle w:val="af4"/>
          <w:rtl/>
        </w:rPr>
        <w:t>בראשית</w:t>
      </w:r>
      <w:r w:rsidRPr="006F178A">
        <w:rPr>
          <w:rtl/>
        </w:rPr>
        <w:t xml:space="preserve"> בשנים </w:t>
      </w:r>
      <w:r w:rsidR="00717F44">
        <w:rPr>
          <w:rFonts w:hint="cs"/>
          <w:rtl/>
        </w:rPr>
        <w:t>אפי' ד</w:t>
      </w:r>
      <w:r w:rsidR="0008431A">
        <w:rPr>
          <w:rFonts w:hint="cs"/>
          <w:rtl/>
        </w:rPr>
        <w:t>ה'</w:t>
      </w:r>
      <w:r w:rsidR="00717F44">
        <w:rPr>
          <w:rFonts w:hint="cs"/>
          <w:rtl/>
        </w:rPr>
        <w:t xml:space="preserve"> פסוקי</w:t>
      </w:r>
      <w:r w:rsidR="0008431A">
        <w:rPr>
          <w:rFonts w:hint="cs"/>
          <w:rtl/>
        </w:rPr>
        <w:t>ם</w:t>
      </w:r>
      <w:r w:rsidR="00717F44">
        <w:rPr>
          <w:rFonts w:hint="cs"/>
          <w:rtl/>
        </w:rPr>
        <w:t xml:space="preserve"> הן</w:t>
      </w:r>
      <w:r w:rsidRPr="006F178A">
        <w:rPr>
          <w:rFonts w:hint="cs"/>
          <w:rtl/>
        </w:rPr>
        <w:t xml:space="preserve"> </w:t>
      </w:r>
      <w:r w:rsidR="00717F44">
        <w:rPr>
          <w:rFonts w:hint="cs"/>
          <w:rtl/>
        </w:rPr>
        <w:t>ולא פוחתים</w:t>
      </w:r>
      <w:r w:rsidRPr="006F178A">
        <w:rPr>
          <w:rtl/>
        </w:rPr>
        <w:t xml:space="preserve"> מ</w:t>
      </w:r>
      <w:r w:rsidRPr="006F178A">
        <w:rPr>
          <w:rFonts w:hint="cs"/>
          <w:rtl/>
        </w:rPr>
        <w:t>ג'</w:t>
      </w:r>
      <w:r w:rsidRPr="006F178A">
        <w:rPr>
          <w:rtl/>
        </w:rPr>
        <w:t xml:space="preserve"> פסוקים</w:t>
      </w:r>
      <w:r w:rsidR="009103FD">
        <w:rPr>
          <w:rFonts w:hint="cs"/>
          <w:rtl/>
        </w:rPr>
        <w:t>,</w:t>
      </w:r>
    </w:p>
    <w:p w14:paraId="7BF8816A" w14:textId="77777777" w:rsidR="00B8196E" w:rsidRPr="00B8196E" w:rsidRDefault="00D16104" w:rsidP="006C2EEC">
      <w:pPr>
        <w:pStyle w:val="36"/>
        <w:framePr w:wrap="notBeside"/>
        <w:rPr>
          <w:rtl/>
        </w:rPr>
      </w:pPr>
      <w:r w:rsidRPr="006C2EEC">
        <w:rPr>
          <w:rFonts w:hint="cs"/>
          <w:rtl/>
        </w:rPr>
        <w:t>ל</w:t>
      </w:r>
      <w:r w:rsidRPr="006C2EEC">
        <w:rPr>
          <w:rtl/>
        </w:rPr>
        <w:t>רב</w:t>
      </w:r>
      <w:r w:rsidR="00B8196E" w:rsidRPr="00B8196E">
        <w:rPr>
          <w:rtl/>
        </w:rPr>
        <w:t>:</w:t>
      </w:r>
    </w:p>
    <w:p w14:paraId="74E5D8BD" w14:textId="0CC851D8" w:rsidR="00D16104" w:rsidRPr="006F178A" w:rsidRDefault="00546E1A" w:rsidP="0045747B">
      <w:pPr>
        <w:rPr>
          <w:rtl/>
        </w:rPr>
      </w:pPr>
      <w:r w:rsidRPr="00D67F2E">
        <w:rPr>
          <w:rFonts w:cs="PFT_Frank"/>
          <w:b/>
          <w:bCs/>
          <w:szCs w:val="14"/>
          <w:rtl/>
        </w:rPr>
        <w:t>דולג</w:t>
      </w:r>
      <w:r w:rsidR="00D16104" w:rsidRPr="006F178A">
        <w:rPr>
          <w:rtl/>
        </w:rPr>
        <w:t xml:space="preserve"> </w:t>
      </w:r>
      <w:r w:rsidR="00D16104" w:rsidRPr="00EB356C">
        <w:rPr>
          <w:rStyle w:val="afffd"/>
          <w:rFonts w:ascii="Fb Fontext" w:hAnsi="Fb Fontext" w:cs="PFT_Frank" w:hint="cs"/>
          <w:b/>
          <w:bCs w:val="0"/>
          <w:sz w:val="14"/>
          <w:szCs w:val="14"/>
          <w:rtl/>
        </w:rPr>
        <w:t>ולא פוסק</w:t>
      </w:r>
      <w:r w:rsidR="00D16104" w:rsidRPr="00905B95">
        <w:rPr>
          <w:rStyle w:val="afffd"/>
          <w:rFonts w:ascii="Fb Fontext" w:hAnsi="Fb Fontext" w:cs="PFT_Frank" w:hint="cs"/>
          <w:sz w:val="14"/>
          <w:szCs w:val="14"/>
          <w:rtl/>
        </w:rPr>
        <w:t xml:space="preserve"> </w:t>
      </w:r>
      <w:r w:rsidR="00B74867">
        <w:rPr>
          <w:rFonts w:hint="cs"/>
          <w:rtl/>
        </w:rPr>
        <w:t>ד</w:t>
      </w:r>
      <w:r w:rsidR="00B74867">
        <w:rPr>
          <w:rtl/>
        </w:rPr>
        <w:t xml:space="preserve">כל פסוק </w:t>
      </w:r>
      <w:r w:rsidR="00B74867">
        <w:rPr>
          <w:rFonts w:hint="cs"/>
          <w:rtl/>
        </w:rPr>
        <w:t>ש</w:t>
      </w:r>
      <w:r w:rsidR="00B74867">
        <w:rPr>
          <w:rtl/>
        </w:rPr>
        <w:t>לא פסק</w:t>
      </w:r>
      <w:r w:rsidR="00B74867">
        <w:rPr>
          <w:rFonts w:hint="cs"/>
          <w:rtl/>
        </w:rPr>
        <w:t>ו</w:t>
      </w:r>
      <w:r w:rsidR="00D16104" w:rsidRPr="006F178A">
        <w:rPr>
          <w:rtl/>
        </w:rPr>
        <w:t xml:space="preserve"> משה </w:t>
      </w:r>
      <w:r w:rsidR="00B74867">
        <w:rPr>
          <w:rtl/>
        </w:rPr>
        <w:t>אנ</w:t>
      </w:r>
      <w:r w:rsidR="00B74867">
        <w:rPr>
          <w:rFonts w:hint="cs"/>
          <w:rtl/>
        </w:rPr>
        <w:t>ו</w:t>
      </w:r>
      <w:r w:rsidR="00D16104" w:rsidRPr="006F178A">
        <w:rPr>
          <w:rtl/>
        </w:rPr>
        <w:t xml:space="preserve"> לא פ</w:t>
      </w:r>
      <w:r w:rsidR="00B74867">
        <w:rPr>
          <w:rFonts w:hint="cs"/>
          <w:rtl/>
        </w:rPr>
        <w:t>וסקין</w:t>
      </w:r>
      <w:r w:rsidR="00D16104" w:rsidRPr="006F178A">
        <w:rPr>
          <w:rtl/>
        </w:rPr>
        <w:t>.</w:t>
      </w:r>
    </w:p>
    <w:p w14:paraId="21897D56" w14:textId="5F06E7B7" w:rsidR="00B8196E" w:rsidRPr="00B8196E" w:rsidRDefault="00D16104" w:rsidP="006C2EEC">
      <w:pPr>
        <w:pStyle w:val="36"/>
        <w:framePr w:wrap="notBeside"/>
        <w:rPr>
          <w:rtl/>
        </w:rPr>
      </w:pPr>
      <w:r w:rsidRPr="006C2EEC">
        <w:rPr>
          <w:rtl/>
        </w:rPr>
        <w:t>ו</w:t>
      </w:r>
      <w:r w:rsidRPr="006C2EEC">
        <w:rPr>
          <w:rFonts w:hint="cs"/>
          <w:rtl/>
        </w:rPr>
        <w:t>ל</w:t>
      </w:r>
      <w:r w:rsidRPr="006C2EEC">
        <w:rPr>
          <w:rtl/>
        </w:rPr>
        <w:t>שמואל</w:t>
      </w:r>
      <w:r w:rsidR="00B8196E" w:rsidRPr="00B8196E">
        <w:rPr>
          <w:rFonts w:hint="cs"/>
          <w:rtl/>
        </w:rPr>
        <w:t>:</w:t>
      </w:r>
    </w:p>
    <w:p w14:paraId="74E5D8BE" w14:textId="4B83FCE3" w:rsidR="00D16104" w:rsidRPr="006F178A" w:rsidRDefault="00D16104" w:rsidP="00546E1A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>פוסק</w:t>
      </w:r>
      <w:r w:rsidR="00B74867">
        <w:rPr>
          <w:rFonts w:hint="cs"/>
          <w:rtl/>
        </w:rPr>
        <w:t>,</w:t>
      </w:r>
      <w:r w:rsidR="00546E1A">
        <w:rPr>
          <w:rFonts w:hint="cs"/>
          <w:rtl/>
        </w:rPr>
        <w:t xml:space="preserve"> וכדהתיר ר''ח למלמד </w:t>
      </w:r>
      <w:r w:rsidRPr="006F178A">
        <w:rPr>
          <w:rtl/>
        </w:rPr>
        <w:t>ת</w:t>
      </w:r>
      <w:r w:rsidR="00B74867">
        <w:rPr>
          <w:rFonts w:hint="cs"/>
          <w:rtl/>
        </w:rPr>
        <w:t>שב''ר</w:t>
      </w:r>
      <w:r w:rsidR="00546E1A">
        <w:rPr>
          <w:rFonts w:hint="cs"/>
          <w:rtl/>
        </w:rPr>
        <w:t>,</w:t>
      </w:r>
      <w:r w:rsidR="00B74867">
        <w:rPr>
          <w:rFonts w:hint="cs"/>
          <w:rtl/>
        </w:rPr>
        <w:t xml:space="preserve"> </w:t>
      </w:r>
    </w:p>
    <w:p w14:paraId="74E5D8BF" w14:textId="77777777" w:rsidR="00D16104" w:rsidRPr="006F178A" w:rsidRDefault="00D16104" w:rsidP="006C2EEC">
      <w:pPr>
        <w:rPr>
          <w:rtl/>
        </w:rPr>
      </w:pPr>
      <w:r w:rsidRPr="00EB356C">
        <w:rPr>
          <w:rStyle w:val="afffd"/>
          <w:rFonts w:ascii="Fb Fontext" w:hAnsi="Fb Fontext" w:hint="cs"/>
          <w:b/>
          <w:bCs w:val="0"/>
          <w:sz w:val="20"/>
          <w:rtl/>
        </w:rPr>
        <w:t xml:space="preserve">ולא </w:t>
      </w:r>
      <w:r w:rsidRPr="00EB356C">
        <w:rPr>
          <w:rStyle w:val="afffd"/>
          <w:rFonts w:ascii="Fb Fontext" w:hAnsi="Fb Fontext"/>
          <w:b/>
          <w:bCs w:val="0"/>
          <w:sz w:val="20"/>
          <w:rtl/>
        </w:rPr>
        <w:t>דולג</w:t>
      </w:r>
      <w:r w:rsidRPr="00D67F2E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- גזירה משום הנכנסין,</w:t>
      </w:r>
      <w:r w:rsidR="00546E1A">
        <w:rPr>
          <w:rFonts w:ascii="Fb Fontext" w:hAnsi="Fb Fontext" w:hint="cs"/>
          <w:sz w:val="20"/>
          <w:rtl/>
        </w:rPr>
        <w:t xml:space="preserve"> ו</w:t>
      </w:r>
      <w:r w:rsidRPr="006F178A">
        <w:rPr>
          <w:rFonts w:ascii="Fb Fontext" w:hAnsi="Fb Fontext"/>
          <w:sz w:val="20"/>
          <w:rtl/>
        </w:rPr>
        <w:t>היוצאין.</w:t>
      </w:r>
    </w:p>
    <w:p w14:paraId="1F9F2A1B" w14:textId="77777777" w:rsidR="00B8196E" w:rsidRPr="00B8196E" w:rsidRDefault="00D16104" w:rsidP="006C2EEC">
      <w:pPr>
        <w:pStyle w:val="36"/>
        <w:framePr w:wrap="notBeside"/>
        <w:rPr>
          <w:rtl/>
        </w:rPr>
      </w:pPr>
      <w:r w:rsidRPr="006C2EEC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8C0" w14:textId="64EAD2A0" w:rsidR="00D16104" w:rsidRPr="006F5A14" w:rsidRDefault="00D16104" w:rsidP="006F5A14">
      <w:pPr>
        <w:rPr>
          <w:spacing w:val="-4"/>
          <w:rtl/>
        </w:rPr>
      </w:pPr>
      <w:r w:rsidRPr="006C2EEC">
        <w:rPr>
          <w:rFonts w:hint="cs"/>
          <w:rtl/>
        </w:rPr>
        <w:t>ד</w:t>
      </w:r>
      <w:r w:rsidRPr="006C2EEC">
        <w:rPr>
          <w:rtl/>
        </w:rPr>
        <w:t>פרשה של חמשה ביחיד</w:t>
      </w:r>
      <w:r w:rsidR="00546E1A" w:rsidRPr="006F5A14">
        <w:rPr>
          <w:rFonts w:hint="cs"/>
          <w:spacing w:val="-4"/>
          <w:rtl/>
        </w:rPr>
        <w:t xml:space="preserve"> </w:t>
      </w:r>
      <w:r w:rsidR="00546E1A" w:rsidRPr="007821BE">
        <w:rPr>
          <w:rStyle w:val="afffffc"/>
          <w:rFonts w:hint="cs"/>
          <w:rtl/>
        </w:rPr>
        <w:t xml:space="preserve">ולא דולג </w:t>
      </w:r>
      <w:r w:rsidR="00E3503C" w:rsidRPr="007821BE">
        <w:rPr>
          <w:rStyle w:val="afffffc"/>
          <w:rFonts w:hint="cs"/>
          <w:rtl/>
        </w:rPr>
        <w:t>-</w:t>
      </w:r>
      <w:r w:rsidR="00E3503C" w:rsidRPr="006F5A14">
        <w:rPr>
          <w:rFonts w:hint="cs"/>
          <w:spacing w:val="-4"/>
          <w:rtl/>
        </w:rPr>
        <w:t xml:space="preserve"> </w:t>
      </w:r>
      <w:r w:rsidR="00E3503C" w:rsidRPr="006F5A14">
        <w:rPr>
          <w:rStyle w:val="afffff3"/>
          <w:rFonts w:hint="cs"/>
          <w:spacing w:val="-4"/>
          <w:rtl/>
        </w:rPr>
        <w:t>לרב</w:t>
      </w:r>
      <w:r w:rsidR="00E3503C" w:rsidRPr="006F5A14">
        <w:rPr>
          <w:rFonts w:hint="cs"/>
          <w:spacing w:val="-4"/>
          <w:rtl/>
        </w:rPr>
        <w:t xml:space="preserve"> </w:t>
      </w:r>
      <w:r w:rsidR="00E3503C" w:rsidRPr="006C2EEC">
        <w:rPr>
          <w:rFonts w:hint="cs"/>
          <w:rtl/>
        </w:rPr>
        <w:t>שאני בשיש רווח</w:t>
      </w:r>
    </w:p>
    <w:p w14:paraId="74E5D8C1" w14:textId="77777777" w:rsidR="00D16104" w:rsidRPr="006F178A" w:rsidRDefault="00D16104" w:rsidP="008A5DDC">
      <w:pPr>
        <w:pStyle w:val="afff2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כח</w:t>
      </w:r>
      <w:r w:rsidRPr="006F178A">
        <w:rPr>
          <w:rFonts w:cs="FontbitDavid" w:hint="cs"/>
          <w:rtl/>
        </w:rPr>
        <w:t>.</w:t>
      </w:r>
    </w:p>
    <w:p w14:paraId="74E5D8C2" w14:textId="77777777" w:rsidR="00D16104" w:rsidRPr="006F178A" w:rsidRDefault="00D16104" w:rsidP="0045747B">
      <w:pPr>
        <w:pStyle w:val="affff0"/>
        <w:rPr>
          <w:rStyle w:val="afffd"/>
          <w:rFonts w:ascii="Fb Fontext" w:hAnsi="Fb Fontext"/>
          <w:b w:val="0"/>
          <w:bCs w:val="0"/>
          <w:rtl/>
        </w:rPr>
      </w:pPr>
      <w:ins w:id="9819" w:author="מספור קטעי משנה" w:date="2026-10-06T06:45:54Z">
        <w:r>
          <w:rPr>
            <w:rStyle w:val="MisparKeta"/>
          </w:rPr>
          <w:t xml:space="preserve">א. </w:t>
        </w:r>
      </w:ins>
      <w:r w:rsidRPr="00B74867">
        <w:rPr>
          <w:rtl/>
        </w:rPr>
        <w:t>בשחרית ובמוסף ובמנחה קורין על פיהן כו'</w:t>
      </w:r>
      <w:r w:rsidRPr="00053775">
        <w:rPr>
          <w:rStyle w:val="afffd"/>
          <w:rFonts w:ascii="Fb Fontext" w:hAnsi="Fb Fontext" w:cs="PFT_Frank"/>
          <w:rtl/>
          <w:rPrChange w:id="40017" w:author="Claude" w:date="2026-10-06T13:34:57Z">
            <w:rPr>
              <w:rStyle w:val="afffd"/>
              <w:rFonts w:ascii="Fb Fontext" w:hAnsi="Fb Fontext" w:cs="PFT_Frank"/>
              <w:szCs w:val="14"/>
              <w:rtl/>
            </w:rPr>
          </w:rPrChange>
        </w:rPr>
        <w:t>.</w:t>
      </w:r>
    </w:p>
    <w:p w14:paraId="0A727022" w14:textId="02E0D3C6" w:rsidR="00B8196E" w:rsidRPr="00B8196E" w:rsidRDefault="00B54340" w:rsidP="006C2EEC">
      <w:pPr>
        <w:pStyle w:val="36"/>
        <w:framePr w:wrap="notBeside"/>
        <w:rPr>
          <w:rtl/>
        </w:rPr>
      </w:pPr>
      <w:r w:rsidRPr="006C2EEC">
        <w:rPr>
          <w:rFonts w:hint="cs"/>
          <w:rtl/>
        </w:rPr>
        <w:t>ה"ק</w:t>
      </w:r>
      <w:r w:rsidR="00B8196E" w:rsidRPr="00B8196E">
        <w:rPr>
          <w:rFonts w:hint="cs"/>
          <w:rtl/>
        </w:rPr>
        <w:t>:</w:t>
      </w:r>
    </w:p>
    <w:p w14:paraId="74E5D8C3" w14:textId="20918A46" w:rsidR="00D16104" w:rsidRPr="006F178A" w:rsidRDefault="00B54340" w:rsidP="00B54340">
      <w:pPr>
        <w:rPr>
          <w:rtl/>
        </w:rPr>
      </w:pPr>
      <w:r w:rsidRPr="006C2EEC">
        <w:rPr>
          <w:rtl/>
        </w:rPr>
        <w:t>בשחרית ו</w:t>
      </w:r>
      <w:r w:rsidR="00D16104" w:rsidRPr="006C2EEC">
        <w:rPr>
          <w:rtl/>
        </w:rPr>
        <w:t xml:space="preserve">מוסף נכנסין </w:t>
      </w:r>
      <w:r w:rsidR="00B74867" w:rsidRPr="006C2EEC">
        <w:rPr>
          <w:rFonts w:hint="cs"/>
          <w:rtl/>
        </w:rPr>
        <w:t>לביהכנ''ס</w:t>
      </w:r>
      <w:r w:rsidR="00D16104" w:rsidRPr="006C2EEC">
        <w:rPr>
          <w:rtl/>
        </w:rPr>
        <w:t xml:space="preserve"> וקורין</w:t>
      </w:r>
      <w:r w:rsidR="00D16104" w:rsidRPr="006F178A">
        <w:rPr>
          <w:rFonts w:ascii="Fb Fontext" w:hAnsi="Fb Fontext"/>
          <w:rtl/>
        </w:rPr>
        <w:t xml:space="preserve"> </w:t>
      </w:r>
      <w:r w:rsidRPr="009D0833">
        <w:rPr>
          <w:rFonts w:ascii="Fb Fontext" w:hAnsi="Fb Fontext" w:cs="PFT_Frank" w:hint="cs"/>
          <w:b/>
          <w:bCs/>
          <w:szCs w:val="14"/>
          <w:rtl/>
        </w:rPr>
        <w:t>בספר,</w:t>
      </w:r>
      <w:r>
        <w:rPr>
          <w:rFonts w:ascii="Fb Fontext" w:hAnsi="Fb Fontext" w:hint="cs"/>
          <w:rtl/>
        </w:rPr>
        <w:t xml:space="preserve"> </w:t>
      </w:r>
    </w:p>
    <w:p w14:paraId="74E5D8C4" w14:textId="77777777" w:rsidR="00D16104" w:rsidRPr="006F178A" w:rsidRDefault="00D16104" w:rsidP="006C2EEC">
      <w:pPr>
        <w:rPr>
          <w:rtl/>
        </w:rPr>
      </w:pPr>
      <w:r w:rsidRPr="006F178A">
        <w:rPr>
          <w:rtl/>
        </w:rPr>
        <w:t xml:space="preserve">ובמנחה </w:t>
      </w:r>
      <w:r w:rsidRPr="00FF6171">
        <w:rPr>
          <w:rStyle w:val="afffff3"/>
          <w:rFonts w:hint="cs"/>
          <w:rtl/>
        </w:rPr>
        <w:t>לרבי יוסי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נכנסין וקורין </w:t>
      </w:r>
      <w:r w:rsidR="00B54340">
        <w:rPr>
          <w:rFonts w:hint="cs"/>
          <w:rtl/>
        </w:rPr>
        <w:t>כולן</w:t>
      </w:r>
      <w:r w:rsidRPr="006F178A">
        <w:rPr>
          <w:rtl/>
        </w:rPr>
        <w:t xml:space="preserve"> </w:t>
      </w:r>
      <w:r w:rsidR="00B74867" w:rsidRPr="009D0833">
        <w:rPr>
          <w:rFonts w:cs="PFT_Frank" w:hint="cs"/>
          <w:b/>
          <w:bCs/>
          <w:szCs w:val="14"/>
          <w:rtl/>
        </w:rPr>
        <w:t>ע"פ</w:t>
      </w:r>
      <w:r w:rsidRPr="009D0833">
        <w:rPr>
          <w:rFonts w:cs="PFT_Frank"/>
          <w:b/>
          <w:bCs/>
          <w:szCs w:val="14"/>
          <w:rtl/>
        </w:rPr>
        <w:t xml:space="preserve"> </w:t>
      </w:r>
      <w:r w:rsidRPr="006F178A">
        <w:rPr>
          <w:rtl/>
        </w:rPr>
        <w:t>כקורין את שמע.</w:t>
      </w:r>
    </w:p>
    <w:p w14:paraId="74E5D8C5" w14:textId="77777777" w:rsidR="00D16104" w:rsidRPr="00B74867" w:rsidRDefault="00B54340" w:rsidP="00B54340">
      <w:pPr>
        <w:pStyle w:val="affff0"/>
        <w:rPr>
          <w:rtl/>
        </w:rPr>
      </w:pPr>
      <w:ins w:id="9820" w:author="מספור קטעי משנה" w:date="2026-10-06T06:45:54Z">
        <w:r>
          <w:rPr>
            <w:rStyle w:val="MisparKeta"/>
          </w:rPr>
          <w:t xml:space="preserve">ב. </w:t>
        </w:r>
      </w:ins>
      <w:r>
        <w:rPr>
          <w:rFonts w:hint="cs"/>
          <w:rtl/>
        </w:rPr>
        <w:t xml:space="preserve">קרבן מוסף אין במנחה עצים אין בנעילה </w:t>
      </w:r>
    </w:p>
    <w:p w14:paraId="74E5D8C6" w14:textId="77777777" w:rsidR="00D16104" w:rsidRPr="006F178A" w:rsidRDefault="00D16104" w:rsidP="00B54340">
      <w:pPr>
        <w:rPr>
          <w:rtl/>
        </w:rPr>
      </w:pPr>
      <w:r w:rsidRPr="006F178A">
        <w:rPr>
          <w:rFonts w:ascii="Fb Fontext" w:hAnsi="Fb Fontext" w:hint="cs"/>
          <w:rtl/>
        </w:rPr>
        <w:t>ד</w:t>
      </w:r>
      <w:r w:rsidR="00B54340">
        <w:rPr>
          <w:rFonts w:ascii="Fb Fontext" w:hAnsi="Fb Fontext" w:hint="cs"/>
          <w:rtl/>
        </w:rPr>
        <w:t xml:space="preserve">מנחה </w:t>
      </w:r>
      <w:r w:rsidRPr="006F178A">
        <w:rPr>
          <w:rFonts w:ascii="Fb Fontext" w:hAnsi="Fb Fontext"/>
          <w:rtl/>
        </w:rPr>
        <w:t>דברי תורה</w:t>
      </w:r>
      <w:r w:rsidR="007821BE">
        <w:rPr>
          <w:rFonts w:ascii="Fb Fontext" w:hAnsi="Fb Fontext" w:hint="cs"/>
          <w:rtl/>
        </w:rPr>
        <w:t xml:space="preserve"> </w:t>
      </w:r>
      <w:r w:rsidR="007821BE" w:rsidRPr="007821BE">
        <w:rPr>
          <w:rStyle w:val="afffff3"/>
          <w:rFonts w:hint="cs"/>
          <w:rtl/>
        </w:rPr>
        <w:t>יצחק</w:t>
      </w:r>
      <w:r w:rsidRPr="006F178A">
        <w:rPr>
          <w:rFonts w:ascii="Fb Fontext" w:hAnsi="Fb Fontext"/>
          <w:rtl/>
        </w:rPr>
        <w:t>, ו</w:t>
      </w:r>
      <w:r w:rsidR="00B54340">
        <w:rPr>
          <w:rFonts w:ascii="Fb Fontext" w:hAnsi="Fb Fontext" w:hint="cs"/>
          <w:rtl/>
        </w:rPr>
        <w:t>נעילה</w:t>
      </w:r>
      <w:r w:rsidRPr="006F178A">
        <w:rPr>
          <w:rFonts w:ascii="Fb Fontext" w:hAnsi="Fb Fontext"/>
          <w:rtl/>
        </w:rPr>
        <w:t xml:space="preserve"> דברי סופרים.</w:t>
      </w:r>
    </w:p>
    <w:p w14:paraId="74E5D8C7" w14:textId="77777777" w:rsidR="00D16104" w:rsidRPr="00B74867" w:rsidRDefault="00D16104" w:rsidP="0045747B">
      <w:pPr>
        <w:pStyle w:val="affff0"/>
        <w:rPr>
          <w:rtl/>
        </w:rPr>
      </w:pPr>
      <w:ins w:id="9821" w:author="מספור קטעי משנה" w:date="2026-10-06T06:45:54Z">
        <w:r>
          <w:rPr>
            <w:rStyle w:val="MisparKeta"/>
          </w:rPr>
          <w:t xml:space="preserve">ג. </w:t>
        </w:r>
      </w:ins>
      <w:r w:rsidRPr="00B74867">
        <w:rPr>
          <w:rtl/>
        </w:rPr>
        <w:t xml:space="preserve">זמן עצי כהנים והעם </w:t>
      </w:r>
      <w:r w:rsidR="00B54340">
        <w:rPr>
          <w:rFonts w:hint="cs"/>
          <w:rtl/>
        </w:rPr>
        <w:t xml:space="preserve">תשעה </w:t>
      </w:r>
      <w:r w:rsidRPr="00B74867">
        <w:rPr>
          <w:rtl/>
        </w:rPr>
        <w:t xml:space="preserve">כו' </w:t>
      </w:r>
    </w:p>
    <w:p w14:paraId="74E5D8C8" w14:textId="77777777" w:rsidR="007821BE" w:rsidRPr="006C2EEC" w:rsidRDefault="00D16104" w:rsidP="00B54340">
      <w:pPr>
        <w:rPr>
          <w:rtl/>
        </w:rPr>
      </w:pPr>
      <w:r w:rsidRPr="006C2EEC">
        <w:rPr>
          <w:rFonts w:hint="cs"/>
          <w:rtl/>
        </w:rPr>
        <w:t>ד</w:t>
      </w:r>
      <w:r w:rsidRPr="006C2EEC">
        <w:rPr>
          <w:rtl/>
        </w:rPr>
        <w:t xml:space="preserve">כשעלו </w:t>
      </w:r>
      <w:r w:rsidR="00B54340" w:rsidRPr="006C2EEC">
        <w:rPr>
          <w:rFonts w:hint="cs"/>
          <w:rtl/>
        </w:rPr>
        <w:t>מ</w:t>
      </w:r>
      <w:r w:rsidRPr="006C2EEC">
        <w:rPr>
          <w:rtl/>
        </w:rPr>
        <w:t xml:space="preserve">הגולה לא מצאו עצים בלשכה, </w:t>
      </w:r>
      <w:r w:rsidR="00B74867" w:rsidRPr="006C2EEC">
        <w:rPr>
          <w:rFonts w:hint="cs"/>
          <w:rtl/>
        </w:rPr>
        <w:t>ו</w:t>
      </w:r>
      <w:r w:rsidR="00B54340" w:rsidRPr="006C2EEC">
        <w:rPr>
          <w:rFonts w:hint="cs"/>
          <w:rtl/>
        </w:rPr>
        <w:t xml:space="preserve">אלו התנדבו </w:t>
      </w:r>
    </w:p>
    <w:p w14:paraId="510D7003" w14:textId="6DC262A5" w:rsidR="00B8196E" w:rsidRPr="00B8196E" w:rsidRDefault="0008431A" w:rsidP="00BA1AB9">
      <w:pPr>
        <w:pStyle w:val="36"/>
        <w:framePr w:wrap="notBeside"/>
        <w:rPr>
          <w:rtl/>
        </w:rPr>
      </w:pPr>
      <w:r w:rsidRPr="00BA1AB9">
        <w:rPr>
          <w:rtl/>
        </w:rPr>
        <w:t>ו</w:t>
      </w:r>
      <w:r w:rsidR="00D16104" w:rsidRPr="00BA1AB9">
        <w:rPr>
          <w:rtl/>
        </w:rPr>
        <w:t xml:space="preserve">התנו </w:t>
      </w:r>
      <w:r w:rsidR="00B54340" w:rsidRPr="00BA1AB9">
        <w:rPr>
          <w:rFonts w:hint="cs"/>
          <w:rtl/>
        </w:rPr>
        <w:t>ה</w:t>
      </w:r>
      <w:r w:rsidR="00D16104" w:rsidRPr="00BA1AB9">
        <w:rPr>
          <w:rtl/>
        </w:rPr>
        <w:t>נביאים</w:t>
      </w:r>
      <w:r w:rsidR="00B8196E" w:rsidRPr="00B8196E">
        <w:rPr>
          <w:rtl/>
        </w:rPr>
        <w:t>:</w:t>
      </w:r>
    </w:p>
    <w:p w14:paraId="74E5D8C9" w14:textId="16A84937" w:rsidR="00B74867" w:rsidRDefault="00B74867" w:rsidP="00B54340">
      <w:pPr>
        <w:rPr>
          <w:rStyle w:val="af4"/>
          <w:rtl/>
        </w:rPr>
      </w:pPr>
      <w:r>
        <w:rPr>
          <w:rtl/>
        </w:rPr>
        <w:t xml:space="preserve">שאפילו לשכה מלאה עצים </w:t>
      </w:r>
      <w:r>
        <w:rPr>
          <w:rFonts w:hint="cs"/>
          <w:rtl/>
        </w:rPr>
        <w:t xml:space="preserve">יתנדבו </w:t>
      </w:r>
      <w:r w:rsidR="00B54340">
        <w:rPr>
          <w:rtl/>
        </w:rPr>
        <w:t>משלה</w:t>
      </w:r>
      <w:r w:rsidR="00B54340">
        <w:rPr>
          <w:rFonts w:hint="cs"/>
          <w:rtl/>
        </w:rPr>
        <w:t>ם</w:t>
      </w:r>
      <w:r w:rsidR="00D16104" w:rsidRPr="00757D20">
        <w:rPr>
          <w:rtl/>
        </w:rPr>
        <w:t>,</w:t>
      </w:r>
      <w:r>
        <w:rPr>
          <w:rStyle w:val="af4"/>
          <w:rFonts w:hint="cs"/>
          <w:rtl/>
        </w:rPr>
        <w:t xml:space="preserve"> </w:t>
      </w:r>
    </w:p>
    <w:p w14:paraId="74E5D8CA" w14:textId="77777777" w:rsidR="00D16104" w:rsidRDefault="00B54340" w:rsidP="00B54340">
      <w:pPr>
        <w:pStyle w:val="affff0"/>
        <w:rPr>
          <w:rtl/>
        </w:rPr>
      </w:pPr>
      <w:ins w:id="9822" w:author="מספור קטעי משנה" w:date="2026-10-06T06:45:54Z">
        <w:r>
          <w:rPr>
            <w:rStyle w:val="MisparKeta"/>
          </w:rPr>
          <w:t xml:space="preserve">ד. </w:t>
        </w:r>
      </w:ins>
      <w:r>
        <w:rPr>
          <w:rFonts w:hint="cs"/>
          <w:rtl/>
        </w:rPr>
        <w:t xml:space="preserve">בט''ו באב בני זתוא ובני גונבי עלי בני קוצעי קציעות </w:t>
      </w:r>
    </w:p>
    <w:p w14:paraId="2A82D960" w14:textId="77777777" w:rsidR="00041E12" w:rsidRPr="00041E12" w:rsidRDefault="00D16104" w:rsidP="00041E12">
      <w:pPr>
        <w:pStyle w:val="36"/>
        <w:framePr w:wrap="notBeside"/>
        <w:rPr>
          <w:rtl/>
        </w:rPr>
      </w:pPr>
      <w:r w:rsidRPr="00041E12">
        <w:rPr>
          <w:rtl/>
        </w:rPr>
        <w:t>בני גונבי עלי</w:t>
      </w:r>
      <w:r w:rsidR="000F77B3" w:rsidRPr="00041E12">
        <w:rPr>
          <w:rFonts w:hint="cs"/>
          <w:rtl/>
        </w:rPr>
        <w:t>:</w:t>
      </w:r>
    </w:p>
    <w:p w14:paraId="74E5D8CB" w14:textId="168FA31A" w:rsidR="00D16104" w:rsidRPr="006F178A" w:rsidRDefault="0008431A" w:rsidP="00041E12">
      <w:pPr>
        <w:spacing w:after="60"/>
        <w:rPr>
          <w:rtl/>
        </w:rPr>
      </w:pPr>
      <w:r>
        <w:rPr>
          <w:rFonts w:ascii="Fb Fontext" w:hAnsi="Fb Fontext" w:hint="cs"/>
          <w:rtl/>
        </w:rPr>
        <w:t>שכשג</w:t>
      </w:r>
      <w:r w:rsidR="00D16104" w:rsidRPr="006F178A">
        <w:rPr>
          <w:rFonts w:ascii="Fb Fontext" w:hAnsi="Fb Fontext"/>
          <w:rtl/>
        </w:rPr>
        <w:t>זרה מלכות הרשעה שמד</w:t>
      </w:r>
      <w:r w:rsidR="00B54340">
        <w:rPr>
          <w:rFonts w:ascii="Fb Fontext" w:hAnsi="Fb Fontext" w:hint="cs"/>
          <w:rtl/>
        </w:rPr>
        <w:t>,</w:t>
      </w:r>
      <w:r w:rsidR="00D16104" w:rsidRPr="006F178A">
        <w:rPr>
          <w:rFonts w:ascii="Fb Fontext" w:hAnsi="Fb Fontext"/>
          <w:rtl/>
        </w:rPr>
        <w:t xml:space="preserve"> </w:t>
      </w:r>
      <w:r w:rsidR="00B54340">
        <w:rPr>
          <w:rFonts w:ascii="Fb Fontext" w:hAnsi="Fb Fontext" w:hint="cs"/>
          <w:rtl/>
        </w:rPr>
        <w:t>ו</w:t>
      </w:r>
      <w:r w:rsidR="00D16104" w:rsidRPr="006F178A">
        <w:rPr>
          <w:rFonts w:ascii="Fb Fontext" w:hAnsi="Fb Fontext"/>
          <w:rtl/>
        </w:rPr>
        <w:t xml:space="preserve">שלא יביאו עצים למערכה, ובכורים לירושלים, והושיבו </w:t>
      </w:r>
      <w:r w:rsidR="00EB4E5A">
        <w:rPr>
          <w:rFonts w:ascii="Fb Fontext" w:hAnsi="Fb Fontext" w:hint="cs"/>
          <w:rtl/>
        </w:rPr>
        <w:t xml:space="preserve">שומרים שלא יעלו לרגל </w:t>
      </w:r>
      <w:r w:rsidR="00EB4E5A" w:rsidRPr="00EB4E5A">
        <w:rPr>
          <w:rStyle w:val="afffffc"/>
          <w:rFonts w:hint="cs"/>
          <w:rtl/>
        </w:rPr>
        <w:t>כבימי ירבעם בן נבט</w:t>
      </w:r>
      <w:r w:rsidR="00EB4E5A">
        <w:rPr>
          <w:rFonts w:hint="cs"/>
          <w:rtl/>
        </w:rPr>
        <w:t xml:space="preserve"> </w:t>
      </w:r>
      <w:r w:rsidR="00EB4E5A">
        <w:rPr>
          <w:rFonts w:ascii="Fb Fontext" w:hAnsi="Fb Fontext" w:hint="cs"/>
          <w:sz w:val="20"/>
          <w:rtl/>
        </w:rPr>
        <w:t>ו</w:t>
      </w:r>
      <w:r w:rsidR="00D16104" w:rsidRPr="006F178A">
        <w:rPr>
          <w:rFonts w:ascii="Fb Fontext" w:hAnsi="Fb Fontext"/>
          <w:sz w:val="20"/>
          <w:rtl/>
        </w:rPr>
        <w:t xml:space="preserve">הביאו סלי בכורים וחיפום בקציעות, ונטלום ועלי </w:t>
      </w:r>
      <w:r w:rsidR="00D16104" w:rsidRPr="00041E12">
        <w:rPr>
          <w:rFonts w:ascii="Fb Fontext" w:hAnsi="Fb Fontext"/>
          <w:spacing w:val="-4"/>
          <w:sz w:val="20"/>
          <w:rtl/>
        </w:rPr>
        <w:lastRenderedPageBreak/>
        <w:t>על כתפיהן.</w:t>
      </w:r>
      <w:r w:rsidR="00D16104" w:rsidRPr="00041E12">
        <w:rPr>
          <w:rFonts w:ascii="Fb Fontext" w:hAnsi="Fb Fontext" w:hint="cs"/>
          <w:spacing w:val="-4"/>
          <w:sz w:val="20"/>
          <w:rtl/>
        </w:rPr>
        <w:t xml:space="preserve"> </w:t>
      </w:r>
      <w:r w:rsidR="00D16104" w:rsidRPr="00041E12">
        <w:rPr>
          <w:rFonts w:ascii="Fb Fontext" w:hAnsi="Fb Fontext"/>
          <w:spacing w:val="-4"/>
          <w:sz w:val="20"/>
          <w:rtl/>
        </w:rPr>
        <w:t>ו</w:t>
      </w:r>
      <w:r w:rsidRPr="00041E12">
        <w:rPr>
          <w:rFonts w:ascii="Fb Fontext" w:hAnsi="Fb Fontext" w:hint="cs"/>
          <w:spacing w:val="-4"/>
          <w:sz w:val="20"/>
          <w:rtl/>
        </w:rPr>
        <w:t>כ</w:t>
      </w:r>
      <w:r w:rsidR="00D16104" w:rsidRPr="00041E12">
        <w:rPr>
          <w:rFonts w:ascii="Fb Fontext" w:hAnsi="Fb Fontext"/>
          <w:spacing w:val="-4"/>
          <w:sz w:val="20"/>
          <w:rtl/>
        </w:rPr>
        <w:t xml:space="preserve">שהגיעו אצל </w:t>
      </w:r>
      <w:r w:rsidR="00EB4E5A" w:rsidRPr="00041E12">
        <w:rPr>
          <w:rFonts w:ascii="Fb Fontext" w:hAnsi="Fb Fontext" w:hint="cs"/>
          <w:spacing w:val="-4"/>
          <w:sz w:val="20"/>
          <w:rtl/>
        </w:rPr>
        <w:t>השומרים</w:t>
      </w:r>
      <w:r w:rsidR="00D16104" w:rsidRPr="00041E12">
        <w:rPr>
          <w:rFonts w:ascii="Fb Fontext" w:hAnsi="Fb Fontext"/>
          <w:spacing w:val="-4"/>
          <w:sz w:val="20"/>
          <w:rtl/>
        </w:rPr>
        <w:t>, א</w:t>
      </w:r>
      <w:r w:rsidRPr="00041E12">
        <w:rPr>
          <w:rFonts w:ascii="Fb Fontext" w:hAnsi="Fb Fontext" w:hint="cs"/>
          <w:spacing w:val="-4"/>
          <w:sz w:val="20"/>
          <w:rtl/>
        </w:rPr>
        <w:t>מרו</w:t>
      </w:r>
      <w:r w:rsidR="00D16104" w:rsidRPr="00041E12">
        <w:rPr>
          <w:rFonts w:ascii="Fb Fontext" w:hAnsi="Fb Fontext"/>
          <w:spacing w:val="-4"/>
          <w:sz w:val="20"/>
          <w:rtl/>
        </w:rPr>
        <w:t>: לעשות עגולי דבילה</w:t>
      </w:r>
      <w:r w:rsidR="00D16104" w:rsidRPr="00041E12">
        <w:rPr>
          <w:rFonts w:ascii="Fb Fontext" w:hAnsi="Fb Fontext"/>
          <w:spacing w:val="-6"/>
          <w:sz w:val="20"/>
          <w:rtl/>
        </w:rPr>
        <w:t xml:space="preserve"> </w:t>
      </w:r>
      <w:r w:rsidR="00D16104" w:rsidRPr="00041E12">
        <w:rPr>
          <w:rtl/>
        </w:rPr>
        <w:t xml:space="preserve">בעלי </w:t>
      </w:r>
      <w:r w:rsidR="00EB4E5A" w:rsidRPr="00041E12">
        <w:rPr>
          <w:rFonts w:hint="cs"/>
          <w:rtl/>
        </w:rPr>
        <w:t>שב</w:t>
      </w:r>
      <w:r w:rsidR="00D16104" w:rsidRPr="00041E12">
        <w:rPr>
          <w:rtl/>
        </w:rPr>
        <w:t>כתפינו.</w:t>
      </w:r>
      <w:r w:rsidR="00D16104" w:rsidRPr="00041E12">
        <w:rPr>
          <w:rFonts w:hint="cs"/>
          <w:rtl/>
        </w:rPr>
        <w:t xml:space="preserve"> </w:t>
      </w:r>
      <w:r w:rsidR="00EB4E5A" w:rsidRPr="00041E12">
        <w:rPr>
          <w:rFonts w:hint="cs"/>
          <w:rtl/>
        </w:rPr>
        <w:t xml:space="preserve">וכשעברו מהן </w:t>
      </w:r>
      <w:r w:rsidR="00D16104" w:rsidRPr="00041E12">
        <w:rPr>
          <w:rtl/>
        </w:rPr>
        <w:t>עיטרום והביאום לירושלים.</w:t>
      </w:r>
    </w:p>
    <w:p w14:paraId="74F0E75E" w14:textId="77777777" w:rsidR="00041E12" w:rsidRPr="00041E12" w:rsidRDefault="00EB4E5A" w:rsidP="00041E12">
      <w:pPr>
        <w:pStyle w:val="36"/>
        <w:framePr w:wrap="notBeside"/>
        <w:rPr>
          <w:rtl/>
        </w:rPr>
      </w:pPr>
      <w:r w:rsidRPr="00041E12">
        <w:rPr>
          <w:rFonts w:hint="cs"/>
          <w:rtl/>
        </w:rPr>
        <w:t xml:space="preserve">בני </w:t>
      </w:r>
      <w:r w:rsidR="00D16104" w:rsidRPr="00041E12">
        <w:rPr>
          <w:rtl/>
        </w:rPr>
        <w:t>סלמאי הנתופתי</w:t>
      </w:r>
      <w:r w:rsidR="000F77B3" w:rsidRPr="00041E12">
        <w:rPr>
          <w:rFonts w:hint="cs"/>
          <w:rtl/>
        </w:rPr>
        <w:t>:</w:t>
      </w:r>
    </w:p>
    <w:p w14:paraId="74E5D8CD" w14:textId="78E2920C" w:rsidR="00D16104" w:rsidRPr="006F178A" w:rsidRDefault="00461DD5" w:rsidP="00041E12">
      <w:pPr>
        <w:rPr>
          <w:rtl/>
        </w:rPr>
      </w:pPr>
      <w:r>
        <w:rPr>
          <w:rFonts w:ascii="Fb Fontext" w:hAnsi="Fb Fontext" w:hint="cs"/>
          <w:rtl/>
        </w:rPr>
        <w:t>ש</w:t>
      </w:r>
      <w:r w:rsidR="0008431A">
        <w:rPr>
          <w:rFonts w:ascii="Fb Fontext" w:hAnsi="Fb Fontext" w:hint="cs"/>
          <w:rtl/>
        </w:rPr>
        <w:t>כש</w:t>
      </w:r>
      <w:r w:rsidR="00D16104" w:rsidRPr="006F178A">
        <w:rPr>
          <w:rFonts w:ascii="Fb Fontext" w:hAnsi="Fb Fontext"/>
          <w:rtl/>
        </w:rPr>
        <w:t>גזרה מלכות שלא יביאו עצים למערכה,</w:t>
      </w:r>
      <w:r w:rsidR="00041E12">
        <w:rPr>
          <w:rFonts w:cs="PFT_Frank" w:hint="cs"/>
          <w:b/>
          <w:bCs/>
          <w:szCs w:val="14"/>
          <w:rtl/>
        </w:rPr>
        <w:t xml:space="preserve"> </w:t>
      </w:r>
      <w:r w:rsidR="00D16104" w:rsidRPr="009D0833">
        <w:rPr>
          <w:rFonts w:cs="PFT_Frank"/>
          <w:b/>
          <w:bCs/>
          <w:szCs w:val="14"/>
          <w:rtl/>
        </w:rPr>
        <w:t>הביאו גזיריהן,</w:t>
      </w:r>
      <w:r w:rsidR="00D16104" w:rsidRPr="006F178A">
        <w:rPr>
          <w:rtl/>
        </w:rPr>
        <w:t xml:space="preserve"> ועשו</w:t>
      </w:r>
      <w:r>
        <w:rPr>
          <w:rtl/>
        </w:rPr>
        <w:t xml:space="preserve"> סולמות, והניחו על כתפיהם והלכו</w:t>
      </w:r>
      <w:r w:rsidR="00D16104" w:rsidRPr="006F178A">
        <w:rPr>
          <w:rtl/>
        </w:rPr>
        <w:t>.</w:t>
      </w:r>
      <w:r w:rsidR="00D16104"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ואמרו </w:t>
      </w:r>
      <w:r w:rsidR="00EB4E5A">
        <w:rPr>
          <w:rFonts w:hint="cs"/>
          <w:rtl/>
        </w:rPr>
        <w:t xml:space="preserve">לשומרים שמביאים </w:t>
      </w:r>
      <w:r>
        <w:rPr>
          <w:rFonts w:hint="cs"/>
          <w:rtl/>
        </w:rPr>
        <w:t xml:space="preserve">גוזלות משובך. וכשעברו מהם </w:t>
      </w:r>
      <w:r w:rsidR="00EB4E5A">
        <w:rPr>
          <w:rtl/>
        </w:rPr>
        <w:t>פירקום ו</w:t>
      </w:r>
      <w:r w:rsidR="00D16104" w:rsidRPr="005262CE">
        <w:rPr>
          <w:rtl/>
        </w:rPr>
        <w:t>העלום לירושלים.</w:t>
      </w:r>
      <w:r w:rsidR="00EB4E5A">
        <w:rPr>
          <w:rFonts w:hint="cs"/>
          <w:rtl/>
        </w:rPr>
        <w:t xml:space="preserve"> על כמותם נאמר</w:t>
      </w:r>
      <w:r w:rsidR="00D16104" w:rsidRPr="006F178A">
        <w:rPr>
          <w:rtl/>
        </w:rPr>
        <w:t xml:space="preserve"> </w:t>
      </w:r>
      <w:r w:rsidR="00D16104" w:rsidRPr="00461DD5">
        <w:rPr>
          <w:rStyle w:val="af4"/>
          <w:rtl/>
        </w:rPr>
        <w:t>זכר צדיק לברכה,</w:t>
      </w:r>
      <w:r w:rsidR="00D16104" w:rsidRPr="006F178A">
        <w:rPr>
          <w:rtl/>
        </w:rPr>
        <w:t xml:space="preserve"> </w:t>
      </w:r>
    </w:p>
    <w:p w14:paraId="74E5D8CE" w14:textId="77777777" w:rsidR="00D16104" w:rsidRPr="006F178A" w:rsidRDefault="00D16104" w:rsidP="0045747B">
      <w:pPr>
        <w:rPr>
          <w:rtl/>
        </w:rPr>
      </w:pPr>
      <w:r w:rsidRPr="006F178A">
        <w:rPr>
          <w:rtl/>
        </w:rPr>
        <w:t xml:space="preserve">ועל ירבעם בן נבט וחבריו נאמר </w:t>
      </w:r>
      <w:r w:rsidRPr="00461DD5">
        <w:rPr>
          <w:rStyle w:val="af4"/>
          <w:rtl/>
        </w:rPr>
        <w:t>ושם רשעים ירקב.</w:t>
      </w:r>
    </w:p>
    <w:p w14:paraId="74E5D8CF" w14:textId="77777777" w:rsidR="00D16104" w:rsidRPr="0008431A" w:rsidRDefault="00D16104" w:rsidP="00B04FE5">
      <w:pPr>
        <w:pStyle w:val="affff0"/>
        <w:rPr>
          <w:rtl/>
        </w:rPr>
      </w:pPr>
      <w:ins w:id="9823" w:author="מספור קטעי משנה" w:date="2026-10-06T06:45:54Z">
        <w:r>
          <w:rPr>
            <w:rStyle w:val="MisparKeta"/>
          </w:rPr>
          <w:t xml:space="preserve">ה. </w:t>
        </w:r>
      </w:ins>
      <w:r w:rsidRPr="0008431A">
        <w:rPr>
          <w:rtl/>
        </w:rPr>
        <w:t>ב</w:t>
      </w:r>
      <w:r w:rsidR="00746E51">
        <w:rPr>
          <w:rFonts w:hint="cs"/>
          <w:rtl/>
        </w:rPr>
        <w:t>כ'</w:t>
      </w:r>
      <w:r w:rsidR="00EB4E5A">
        <w:rPr>
          <w:rFonts w:hint="cs"/>
          <w:rtl/>
        </w:rPr>
        <w:t xml:space="preserve"> באב ב</w:t>
      </w:r>
      <w:r w:rsidRPr="0008431A">
        <w:rPr>
          <w:rtl/>
        </w:rPr>
        <w:t>ני פחת מואב בן יהודה</w:t>
      </w:r>
      <w:r w:rsidR="00B04FE5">
        <w:rPr>
          <w:rFonts w:hint="cs"/>
          <w:rtl/>
        </w:rPr>
        <w:t>,</w:t>
      </w:r>
      <w:r w:rsidR="0008431A">
        <w:rPr>
          <w:rFonts w:hint="cs"/>
          <w:rtl/>
        </w:rPr>
        <w:t xml:space="preserve"> </w:t>
      </w:r>
      <w:r w:rsidR="00EB4E5A">
        <w:rPr>
          <w:rFonts w:hint="cs"/>
          <w:rtl/>
        </w:rPr>
        <w:t>בכ' אלול ב</w:t>
      </w:r>
      <w:r w:rsidR="0008431A">
        <w:rPr>
          <w:rFonts w:hint="cs"/>
          <w:rtl/>
        </w:rPr>
        <w:t>ני עדין</w:t>
      </w:r>
    </w:p>
    <w:p w14:paraId="74E5D8D0" w14:textId="39B30F1B" w:rsidR="00D16104" w:rsidRDefault="00EB4E5A" w:rsidP="00EB4E5A">
      <w:pPr>
        <w:rPr>
          <w:rtl/>
        </w:rPr>
      </w:pPr>
      <w:r>
        <w:rPr>
          <w:rStyle w:val="afffff3"/>
          <w:rFonts w:hint="cs"/>
          <w:rtl/>
        </w:rPr>
        <w:t>לר''מ</w:t>
      </w:r>
      <w:r w:rsidR="00BA1AB9">
        <w:rPr>
          <w:rStyle w:val="afffff3"/>
          <w:rFonts w:hint="cs"/>
          <w:rtl/>
        </w:rPr>
        <w:t>:</w:t>
      </w:r>
      <w:r w:rsidRPr="00BA1AB9">
        <w:rPr>
          <w:rFonts w:hint="cs"/>
          <w:rtl/>
        </w:rPr>
        <w:t xml:space="preserve"> מואב זה </w:t>
      </w:r>
      <w:r w:rsidR="00D16104" w:rsidRPr="00BA1AB9">
        <w:rPr>
          <w:rtl/>
        </w:rPr>
        <w:t>בני דוד,</w:t>
      </w:r>
      <w:r w:rsidR="00D16104" w:rsidRPr="006F178A">
        <w:rPr>
          <w:rtl/>
        </w:rPr>
        <w:t xml:space="preserve"> </w:t>
      </w:r>
      <w:r w:rsidR="00BA1AB9">
        <w:rPr>
          <w:rStyle w:val="afffff3"/>
          <w:rtl/>
        </w:rPr>
        <w:tab/>
      </w:r>
      <w:r w:rsidR="00BA1AB9">
        <w:rPr>
          <w:rStyle w:val="afffff3"/>
          <w:rtl/>
        </w:rPr>
        <w:tab/>
      </w:r>
      <w:r w:rsidR="00BA1AB9">
        <w:rPr>
          <w:rStyle w:val="afffff3"/>
          <w:rtl/>
        </w:rPr>
        <w:tab/>
      </w:r>
      <w:r w:rsidR="00BA1AB9">
        <w:rPr>
          <w:rStyle w:val="afffff3"/>
          <w:rtl/>
        </w:rPr>
        <w:tab/>
      </w:r>
      <w:r>
        <w:rPr>
          <w:rStyle w:val="afffff3"/>
          <w:rFonts w:hint="cs"/>
          <w:rtl/>
        </w:rPr>
        <w:t xml:space="preserve">ולר''י</w:t>
      </w:r>
      <w:del w:id="41068" w:author="Claude" w:date="2026-10-07T09:25:22Z">
        <w:r>
          <w:rPr>
            <w:rStyle w:val="afffff3"/>
            <w:rFonts w:hint="cs"/>
            <w:rtl/>
          </w:rPr>
          <w:delText xml:space="preserve"> </w:delText>
        </w:r>
      </w:del>
      <w:r w:rsidR="00D16104" w:rsidRPr="00461DD5">
        <w:rPr>
          <w:rStyle w:val="afffff3"/>
          <w:rtl/>
        </w:rPr>
        <w:t xml:space="preserve">: </w:t>
      </w:r>
      <w:r>
        <w:rPr>
          <w:rFonts w:ascii="Fb Fontext" w:hAnsi="Fb Fontext" w:hint="cs"/>
          <w:sz w:val="20"/>
          <w:rtl/>
        </w:rPr>
        <w:t xml:space="preserve">עדיין זה בני דוד </w:t>
      </w:r>
    </w:p>
    <w:p w14:paraId="74E5D8D1" w14:textId="77777777" w:rsidR="00EB4E5A" w:rsidRDefault="00EB4E5A" w:rsidP="00EB4E5A">
      <w:pPr>
        <w:rPr>
          <w:rtl/>
        </w:rPr>
      </w:pPr>
      <w:r w:rsidRPr="00EB4E5A">
        <w:rPr>
          <w:rStyle w:val="afffff3"/>
          <w:rFonts w:hint="cs"/>
          <w:rtl/>
        </w:rPr>
        <w:t>לרבי יוסי</w:t>
      </w:r>
      <w:r>
        <w:rPr>
          <w:rStyle w:val="afffff3"/>
          <w:rFonts w:hint="cs"/>
          <w:rtl/>
        </w:rPr>
        <w:t xml:space="preserve"> א':</w:t>
      </w:r>
      <w:r w:rsidRPr="00EB4E5A">
        <w:rPr>
          <w:rStyle w:val="afffff3"/>
          <w:rFonts w:hint="cs"/>
          <w:rtl/>
        </w:rPr>
        <w:t xml:space="preserve"> </w:t>
      </w:r>
      <w:r>
        <w:rPr>
          <w:rFonts w:hint="cs"/>
          <w:rtl/>
        </w:rPr>
        <w:t xml:space="preserve">מואב זה בני יואב, </w:t>
      </w:r>
      <w:r w:rsidRPr="00EB4E5A">
        <w:rPr>
          <w:rStyle w:val="afffff3"/>
          <w:rFonts w:hint="cs"/>
          <w:rtl/>
        </w:rPr>
        <w:t>ולרבי יוסי ב'</w:t>
      </w:r>
      <w:r>
        <w:rPr>
          <w:rFonts w:hint="cs"/>
          <w:rtl/>
        </w:rPr>
        <w:t xml:space="preserve"> עדין זה בני יואב </w:t>
      </w:r>
    </w:p>
    <w:p w14:paraId="7E12BD7B" w14:textId="77777777" w:rsidR="00B8196E" w:rsidRPr="00B8196E" w:rsidRDefault="00EB4E5A" w:rsidP="00BA1AB9">
      <w:pPr>
        <w:pStyle w:val="36"/>
        <w:framePr w:wrap="notBeside"/>
        <w:rPr>
          <w:rtl/>
        </w:rPr>
      </w:pPr>
      <w:r w:rsidRPr="00BA1AB9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8D2" w14:textId="72C80272" w:rsidR="00D16104" w:rsidRPr="006F5A14" w:rsidRDefault="00EB4E5A" w:rsidP="006F5A14">
      <w:pPr>
        <w:rPr>
          <w:spacing w:val="-2"/>
          <w:rtl/>
        </w:rPr>
      </w:pPr>
      <w:r w:rsidRPr="006F5A14">
        <w:rPr>
          <w:rStyle w:val="af4"/>
          <w:rFonts w:hint="cs"/>
          <w:spacing w:val="-2"/>
          <w:rtl/>
        </w:rPr>
        <w:t>דשבו בני פרעוש</w:t>
      </w:r>
      <w:r w:rsidRPr="006F5A14">
        <w:rPr>
          <w:rFonts w:hint="cs"/>
          <w:spacing w:val="-2"/>
          <w:rtl/>
        </w:rPr>
        <w:t xml:space="preserve"> </w:t>
      </w:r>
      <w:r w:rsidRPr="00BA1AB9">
        <w:rPr>
          <w:rFonts w:hint="cs"/>
          <w:rtl/>
        </w:rPr>
        <w:t>ולא בני דוד או יואב</w:t>
      </w:r>
      <w:r w:rsidR="00BA1AB9">
        <w:rPr>
          <w:rFonts w:hint="cs"/>
          <w:rtl/>
        </w:rPr>
        <w:t>, -</w:t>
      </w:r>
      <w:r w:rsidRPr="00BA1AB9">
        <w:rPr>
          <w:rFonts w:hint="cs"/>
          <w:rtl/>
        </w:rPr>
        <w:t xml:space="preserve"> תרי תנאי</w:t>
      </w:r>
      <w:r w:rsidRPr="006F5A14">
        <w:rPr>
          <w:rFonts w:hint="cs"/>
          <w:spacing w:val="-2"/>
          <w:rtl/>
        </w:rPr>
        <w:t xml:space="preserve"> </w:t>
      </w:r>
      <w:r w:rsidRPr="006F5A14">
        <w:rPr>
          <w:rStyle w:val="afffff3"/>
          <w:rFonts w:hint="cs"/>
          <w:spacing w:val="-2"/>
          <w:rtl/>
        </w:rPr>
        <w:t>אליבא דר' יוסי</w:t>
      </w:r>
    </w:p>
    <w:p w14:paraId="74E5D8D3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כח:</w:t>
      </w:r>
    </w:p>
    <w:p w14:paraId="74E5D8D4" w14:textId="77777777" w:rsidR="00D16104" w:rsidRPr="0008431A" w:rsidRDefault="00D16104" w:rsidP="00EB4E5A">
      <w:pPr>
        <w:pStyle w:val="affff0"/>
        <w:rPr>
          <w:rtl/>
        </w:rPr>
      </w:pPr>
      <w:ins w:id="9824" w:author="מספור קטעי משנה" w:date="2026-10-06T06:45:54Z">
        <w:r>
          <w:rPr>
            <w:rStyle w:val="MisparKeta"/>
          </w:rPr>
          <w:t xml:space="preserve">א. </w:t>
        </w:r>
      </w:ins>
      <w:r w:rsidRPr="0008431A">
        <w:rPr>
          <w:rtl/>
        </w:rPr>
        <w:t xml:space="preserve">באחד בטבת לא היה </w:t>
      </w:r>
      <w:r w:rsidR="00EB4E5A">
        <w:rPr>
          <w:rFonts w:hint="cs"/>
          <w:rtl/>
        </w:rPr>
        <w:t xml:space="preserve">מעמד שהיה בו הלל מוסף ועצים </w:t>
      </w:r>
    </w:p>
    <w:p w14:paraId="74E5D8D5" w14:textId="77777777" w:rsidR="00D16104" w:rsidRPr="006F178A" w:rsidRDefault="00D16104" w:rsidP="00B04FE5">
      <w:pPr>
        <w:rPr>
          <w:rtl/>
        </w:rPr>
      </w:pPr>
      <w:r w:rsidRPr="00D67F2E">
        <w:rPr>
          <w:rFonts w:ascii="Fb Fontext" w:hAnsi="Fb Fontext" w:cs="PFT_Frank" w:hint="cs"/>
          <w:b/>
          <w:bCs/>
          <w:szCs w:val="14"/>
          <w:rtl/>
        </w:rPr>
        <w:t>הלל</w:t>
      </w:r>
      <w:r>
        <w:rPr>
          <w:rFonts w:ascii="Fb Fontext" w:hAnsi="Fb Fontext" w:hint="cs"/>
          <w:rtl/>
        </w:rPr>
        <w:t xml:space="preserve"> דוחה שלו </w:t>
      </w:r>
      <w:r w:rsidR="00EB4E5A" w:rsidRPr="00B04FE5">
        <w:rPr>
          <w:rStyle w:val="afffffc"/>
          <w:rFonts w:hint="cs"/>
          <w:rtl/>
        </w:rPr>
        <w:t>שחרית</w:t>
      </w:r>
      <w:r w:rsidR="00EB4E5A">
        <w:rPr>
          <w:rFonts w:ascii="Fb Fontext" w:hAnsi="Fb Fontext" w:hint="cs"/>
          <w:rtl/>
        </w:rPr>
        <w:t xml:space="preserve"> </w:t>
      </w:r>
      <w:r w:rsidRPr="00D67F2E">
        <w:rPr>
          <w:rFonts w:ascii="Fb Fontext" w:hAnsi="Fb Fontext" w:cs="PFT_Frank" w:hint="cs"/>
          <w:b/>
          <w:bCs/>
          <w:szCs w:val="14"/>
          <w:rtl/>
        </w:rPr>
        <w:t>ומוסף</w:t>
      </w:r>
      <w:r w:rsidRPr="006F178A">
        <w:rPr>
          <w:rFonts w:ascii="Fb Fontext" w:hAnsi="Fb Fontext" w:hint="cs"/>
          <w:rtl/>
        </w:rPr>
        <w:t xml:space="preserve"> </w:t>
      </w:r>
      <w:r w:rsidR="00EB4E5A">
        <w:rPr>
          <w:rFonts w:ascii="Fb Fontext" w:hAnsi="Fb Fontext" w:hint="cs"/>
          <w:rtl/>
        </w:rPr>
        <w:t>דוחה אחרים וכ''ש שלו,</w:t>
      </w:r>
      <w:r w:rsidRPr="006F178A">
        <w:rPr>
          <w:rFonts w:ascii="Fb Fontext" w:hAnsi="Fb Fontext" w:hint="cs"/>
          <w:rtl/>
        </w:rPr>
        <w:t xml:space="preserve"> </w:t>
      </w:r>
    </w:p>
    <w:p w14:paraId="74E5D8D6" w14:textId="77777777" w:rsidR="00EB4E5A" w:rsidRDefault="00D16104" w:rsidP="00B04FE5">
      <w:pPr>
        <w:ind w:left="678" w:firstLine="113"/>
        <w:rPr>
          <w:rtl/>
        </w:rPr>
      </w:pPr>
      <w:r w:rsidRPr="00461DD5">
        <w:rPr>
          <w:rStyle w:val="afffff3"/>
          <w:rtl/>
        </w:rPr>
        <w:t xml:space="preserve">רבי יוסי: </w:t>
      </w:r>
      <w:r w:rsidR="00EB4E5A" w:rsidRPr="00D67F2E">
        <w:rPr>
          <w:rFonts w:cs="PFT_Frank" w:hint="cs"/>
          <w:b/>
          <w:bCs/>
          <w:szCs w:val="14"/>
          <w:rtl/>
        </w:rPr>
        <w:t>מוסף</w:t>
      </w:r>
      <w:r w:rsidR="00EB4E5A">
        <w:rPr>
          <w:rFonts w:hint="cs"/>
          <w:rtl/>
        </w:rPr>
        <w:t xml:space="preserve"> דוחה</w:t>
      </w:r>
      <w:r w:rsidR="00B04FE5">
        <w:rPr>
          <w:rFonts w:hint="cs"/>
          <w:rtl/>
        </w:rPr>
        <w:t xml:space="preserve"> שלו</w:t>
      </w:r>
      <w:r w:rsidR="00EB4E5A">
        <w:rPr>
          <w:rFonts w:hint="cs"/>
          <w:rtl/>
        </w:rPr>
        <w:t>, ו</w:t>
      </w:r>
      <w:r w:rsidR="00B04FE5">
        <w:rPr>
          <w:rFonts w:hint="cs"/>
          <w:rtl/>
        </w:rPr>
        <w:t xml:space="preserve">לא </w:t>
      </w:r>
      <w:r w:rsidR="00EB4E5A">
        <w:rPr>
          <w:rFonts w:hint="cs"/>
          <w:rtl/>
        </w:rPr>
        <w:t xml:space="preserve">אחרים </w:t>
      </w:r>
      <w:r w:rsidR="00EB4E5A" w:rsidRPr="00EB4E5A">
        <w:rPr>
          <w:rStyle w:val="afffffc"/>
          <w:rFonts w:hint="cs"/>
          <w:rtl/>
        </w:rPr>
        <w:t>מנחה ונעילה</w:t>
      </w:r>
      <w:r w:rsidR="00EB4E5A">
        <w:rPr>
          <w:rFonts w:hint="cs"/>
          <w:rtl/>
        </w:rPr>
        <w:t xml:space="preserve"> </w:t>
      </w:r>
    </w:p>
    <w:p w14:paraId="74E5D8D7" w14:textId="77777777" w:rsidR="00D16104" w:rsidRPr="009C5606" w:rsidRDefault="00EB4E5A" w:rsidP="00EB687C">
      <w:pPr>
        <w:spacing w:after="60"/>
        <w:rPr>
          <w:rtl/>
        </w:rPr>
      </w:pPr>
      <w:r w:rsidRPr="009C5606">
        <w:rPr>
          <w:rFonts w:hint="cs"/>
          <w:rtl/>
        </w:rPr>
        <w:t>ו</w:t>
      </w:r>
      <w:r w:rsidR="00D16104" w:rsidRPr="009C5606">
        <w:rPr>
          <w:rtl/>
        </w:rPr>
        <w:t xml:space="preserve">באחד בניסן היה </w:t>
      </w:r>
      <w:r w:rsidRPr="009C5606">
        <w:rPr>
          <w:rFonts w:hint="cs"/>
          <w:rtl/>
        </w:rPr>
        <w:t>מ</w:t>
      </w:r>
      <w:r w:rsidR="00D16104" w:rsidRPr="009C5606">
        <w:rPr>
          <w:rtl/>
        </w:rPr>
        <w:t xml:space="preserve">עמד </w:t>
      </w:r>
      <w:r w:rsidRPr="009C5606">
        <w:rPr>
          <w:rFonts w:hint="cs"/>
          <w:rtl/>
        </w:rPr>
        <w:t>בשחרית</w:t>
      </w:r>
      <w:r w:rsidR="00B04FE5">
        <w:rPr>
          <w:rFonts w:hint="cs"/>
          <w:rtl/>
        </w:rPr>
        <w:t>,</w:t>
      </w:r>
      <w:r w:rsidRPr="009C5606">
        <w:rPr>
          <w:rFonts w:hint="cs"/>
          <w:rtl/>
        </w:rPr>
        <w:t xml:space="preserve"> שהלל דר''ח רק מנהג</w:t>
      </w:r>
      <w:r w:rsidR="00B04FE5">
        <w:rPr>
          <w:rFonts w:hint="cs"/>
          <w:rtl/>
        </w:rPr>
        <w:t>,</w:t>
      </w:r>
      <w:r w:rsidRPr="009C5606">
        <w:rPr>
          <w:rFonts w:hint="cs"/>
          <w:rtl/>
        </w:rPr>
        <w:t xml:space="preserve"> </w:t>
      </w:r>
    </w:p>
    <w:p w14:paraId="5F7F837C" w14:textId="5CBDC362" w:rsidR="00B8196E" w:rsidRPr="00B8196E" w:rsidRDefault="008B7A3C" w:rsidP="00E175FC">
      <w:pPr>
        <w:pStyle w:val="36"/>
        <w:framePr w:wrap="notBeside"/>
        <w:rPr>
          <w:rtl/>
        </w:rPr>
      </w:pPr>
      <w:r w:rsidRPr="00E175FC">
        <w:rPr>
          <w:rtl/>
        </w:rPr>
        <w:t>ד</w:t>
      </w:r>
      <w:r w:rsidR="00D16104" w:rsidRPr="00E175FC">
        <w:rPr>
          <w:rFonts w:hint="cs"/>
          <w:rtl/>
        </w:rPr>
        <w:t>רשב</w:t>
      </w:r>
      <w:r w:rsidR="00D16104" w:rsidRPr="00E175FC">
        <w:rPr>
          <w:rtl/>
        </w:rPr>
        <w:t>"</w:t>
      </w:r>
      <w:r w:rsidR="00D16104" w:rsidRPr="00E175FC">
        <w:rPr>
          <w:rFonts w:hint="cs"/>
          <w:rtl/>
        </w:rPr>
        <w:t>י</w:t>
      </w:r>
      <w:r w:rsidR="00B8196E" w:rsidRPr="00B8196E">
        <w:rPr>
          <w:rFonts w:hint="cs"/>
          <w:rtl/>
        </w:rPr>
        <w:t>:</w:t>
      </w:r>
    </w:p>
    <w:p w14:paraId="74E5D8D8" w14:textId="561E3260" w:rsidR="00D25139" w:rsidRDefault="00D25F06" w:rsidP="00B04FE5">
      <w:pPr>
        <w:rPr>
          <w:rtl/>
        </w:rPr>
      </w:pPr>
      <w:r w:rsidRPr="009D0833">
        <w:rPr>
          <w:rFonts w:cs="PFT_Frank" w:hint="cs"/>
          <w:b/>
          <w:bCs/>
          <w:szCs w:val="14"/>
          <w:rtl/>
        </w:rPr>
        <w:t xml:space="preserve">יחיד גומר הלל </w:t>
      </w:r>
      <w:r w:rsidR="00B04FE5">
        <w:rPr>
          <w:rFonts w:cs="PFT_Frank" w:hint="cs"/>
          <w:b/>
          <w:bCs/>
          <w:szCs w:val="14"/>
          <w:rtl/>
        </w:rPr>
        <w:t>-</w:t>
      </w:r>
      <w:r w:rsidR="00D16104" w:rsidRPr="006F178A">
        <w:rPr>
          <w:rFonts w:hint="cs"/>
          <w:rtl/>
        </w:rPr>
        <w:t>ח</w:t>
      </w:r>
      <w:r w:rsidR="00D16104" w:rsidRPr="006F178A">
        <w:rPr>
          <w:rtl/>
        </w:rPr>
        <w:t>"</w:t>
      </w:r>
      <w:r w:rsidR="00D16104" w:rsidRPr="006F178A">
        <w:rPr>
          <w:rFonts w:hint="cs"/>
          <w:rtl/>
        </w:rPr>
        <w:t>י</w:t>
      </w:r>
      <w:r w:rsidR="00D16104" w:rsidRPr="006F178A">
        <w:rPr>
          <w:rtl/>
        </w:rPr>
        <w:t xml:space="preserve"> יום בשנה</w:t>
      </w:r>
      <w:r w:rsidR="00B04FE5">
        <w:rPr>
          <w:rFonts w:hint="cs"/>
          <w:rtl/>
        </w:rPr>
        <w:t>-</w:t>
      </w:r>
      <w:r w:rsidR="00D16104" w:rsidRPr="006F178A">
        <w:rPr>
          <w:rtl/>
        </w:rPr>
        <w:t xml:space="preserve"> שמונת ימ</w:t>
      </w:r>
      <w:r>
        <w:rPr>
          <w:rtl/>
        </w:rPr>
        <w:t xml:space="preserve">י החג, </w:t>
      </w:r>
    </w:p>
    <w:p w14:paraId="74E5D8D9" w14:textId="77777777" w:rsidR="00D16104" w:rsidRPr="006F178A" w:rsidRDefault="00D25F06" w:rsidP="00E24FC5">
      <w:pPr>
        <w:rPr>
          <w:rFonts w:cs="Guttman Vilna"/>
          <w:b/>
          <w:bCs/>
          <w:rtl/>
        </w:rPr>
      </w:pPr>
      <w:r>
        <w:rPr>
          <w:rtl/>
        </w:rPr>
        <w:t xml:space="preserve">ושמונת ימי חנוכה, ויו"ט </w:t>
      </w:r>
      <w:r w:rsidR="00B04FE5">
        <w:rPr>
          <w:rFonts w:hint="cs"/>
          <w:rtl/>
        </w:rPr>
        <w:t>ד</w:t>
      </w:r>
      <w:r w:rsidR="00D16104" w:rsidRPr="006F178A">
        <w:rPr>
          <w:rtl/>
        </w:rPr>
        <w:t xml:space="preserve">פסח, ויו"ט </w:t>
      </w:r>
      <w:r w:rsidR="00B04FE5">
        <w:rPr>
          <w:rFonts w:hint="cs"/>
          <w:rtl/>
        </w:rPr>
        <w:t>ד</w:t>
      </w:r>
      <w:r w:rsidR="00D16104" w:rsidRPr="006F178A">
        <w:rPr>
          <w:rtl/>
        </w:rPr>
        <w:t>עצרת.</w:t>
      </w:r>
    </w:p>
    <w:p w14:paraId="74E5D8DA" w14:textId="77777777" w:rsidR="00D16104" w:rsidRPr="006F178A" w:rsidRDefault="00D16104" w:rsidP="00E24FC5">
      <w:pPr>
        <w:rPr>
          <w:rtl/>
        </w:rPr>
      </w:pPr>
      <w:r w:rsidRPr="009D0833">
        <w:rPr>
          <w:rFonts w:ascii="Fb Fontext" w:hAnsi="Fb Fontext" w:cs="PFT_Frank"/>
          <w:b/>
          <w:bCs/>
          <w:sz w:val="20"/>
          <w:szCs w:val="14"/>
          <w:rtl/>
        </w:rPr>
        <w:t xml:space="preserve">ובגולה </w:t>
      </w:r>
      <w:r w:rsidR="00D25F06" w:rsidRPr="009D0833">
        <w:rPr>
          <w:rFonts w:ascii="Fb Fontext" w:hAnsi="Fb Fontext" w:cs="PFT_Frank" w:hint="cs"/>
          <w:b/>
          <w:bCs/>
          <w:sz w:val="20"/>
          <w:szCs w:val="14"/>
          <w:rtl/>
        </w:rPr>
        <w:t>כ"</w:t>
      </w:r>
      <w:r w:rsidRPr="009D0833">
        <w:rPr>
          <w:rFonts w:ascii="Fb Fontext" w:hAnsi="Fb Fontext" w:cs="PFT_Frank" w:hint="cs"/>
          <w:b/>
          <w:bCs/>
          <w:sz w:val="20"/>
          <w:szCs w:val="14"/>
          <w:rtl/>
        </w:rPr>
        <w:t>א יום</w:t>
      </w:r>
      <w:r w:rsidRPr="009D0833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="00B04FE5">
        <w:rPr>
          <w:rFonts w:ascii="Fb Fontext" w:hAnsi="Fb Fontext" w:cs="PFT_Frank" w:hint="cs"/>
          <w:b/>
          <w:bCs/>
          <w:sz w:val="20"/>
          <w:szCs w:val="14"/>
          <w:rtl/>
        </w:rPr>
        <w:t>-</w:t>
      </w:r>
      <w:r w:rsidR="00D25F06" w:rsidRPr="00B04FE5">
        <w:rPr>
          <w:rFonts w:ascii="Fb Fontext" w:hAnsi="Fb Fontext" w:cs="PFT_Frank" w:hint="cs"/>
          <w:sz w:val="20"/>
          <w:szCs w:val="14"/>
          <w:rtl/>
        </w:rPr>
        <w:t xml:space="preserve">שנוסף י''ט </w:t>
      </w:r>
      <w:r w:rsidR="00B04FE5" w:rsidRPr="00B04FE5">
        <w:rPr>
          <w:rFonts w:ascii="Fb Fontext" w:hAnsi="Fb Fontext" w:cs="PFT_Frank" w:hint="cs"/>
          <w:sz w:val="20"/>
          <w:szCs w:val="14"/>
          <w:rtl/>
        </w:rPr>
        <w:t>שני</w:t>
      </w:r>
      <w:r w:rsidR="00D25F06" w:rsidRPr="00B04FE5">
        <w:rPr>
          <w:rFonts w:ascii="Fb Fontext" w:hAnsi="Fb Fontext" w:cs="PFT_Frank" w:hint="cs"/>
          <w:sz w:val="20"/>
          <w:szCs w:val="14"/>
          <w:rtl/>
        </w:rPr>
        <w:t xml:space="preserve"> דפסח ועצרת,</w:t>
      </w:r>
      <w:r w:rsidR="00D25F06" w:rsidRPr="009D0833">
        <w:rPr>
          <w:rFonts w:ascii="Fb Fontext" w:hAnsi="Fb Fontext" w:cs="PFT_Frank" w:hint="cs"/>
          <w:b/>
          <w:bCs/>
          <w:sz w:val="20"/>
          <w:szCs w:val="14"/>
          <w:rtl/>
        </w:rPr>
        <w:t xml:space="preserve"> </w:t>
      </w:r>
    </w:p>
    <w:p w14:paraId="254DD8CC" w14:textId="7349AB1F" w:rsidR="00B8196E" w:rsidRPr="00B8196E" w:rsidRDefault="00D16104" w:rsidP="00E24FC5">
      <w:pPr>
        <w:pStyle w:val="36"/>
        <w:framePr w:wrap="notBeside"/>
        <w:rPr>
          <w:rtl/>
        </w:rPr>
      </w:pPr>
      <w:r w:rsidRPr="00E24FC5">
        <w:rPr>
          <w:rtl/>
        </w:rPr>
        <w:t>רב</w:t>
      </w:r>
      <w:r w:rsidR="00B8196E" w:rsidRPr="00B8196E">
        <w:rPr>
          <w:rFonts w:hint="cs"/>
          <w:rtl/>
        </w:rPr>
        <w:t>:</w:t>
      </w:r>
    </w:p>
    <w:p w14:paraId="74E5D8DB" w14:textId="6B368309" w:rsidR="00D25139" w:rsidRDefault="00D16104" w:rsidP="00D25F06">
      <w:pPr>
        <w:rPr>
          <w:rtl/>
        </w:rPr>
      </w:pPr>
      <w:r w:rsidRPr="006F178A">
        <w:rPr>
          <w:rFonts w:hint="cs"/>
          <w:rtl/>
        </w:rPr>
        <w:t xml:space="preserve">ראה שקוראים </w:t>
      </w:r>
      <w:r w:rsidR="00D25F06">
        <w:rPr>
          <w:rFonts w:hint="cs"/>
          <w:rtl/>
        </w:rPr>
        <w:t xml:space="preserve">בבבל </w:t>
      </w:r>
      <w:r>
        <w:rPr>
          <w:rFonts w:hint="cs"/>
          <w:rtl/>
        </w:rPr>
        <w:t xml:space="preserve">הלל </w:t>
      </w:r>
      <w:r>
        <w:rPr>
          <w:rStyle w:val="afffff3"/>
          <w:rFonts w:hint="cs"/>
          <w:rtl/>
          <w:rPrChange w:id="9055" w:author="מנוע אמוראים" w:date="2026-10-05T16:42:12Z">
            <w:rPr>
              <w:rFonts w:hint="cs"/>
              <w:rtl/>
            </w:rPr>
          </w:rPrChange>
        </w:rPr>
        <w:t xml:space="preserve">בר</w:t>
      </w:r>
      <w:r>
        <w:rPr>
          <w:rStyle w:val="afffff3"/>
          <w:rtl/>
          <w:rPrChange w:id="9056" w:author="מנוע אמוראים" w:date="2026-10-05T16:42:12Z">
            <w:rPr>
              <w:rtl/>
            </w:rPr>
          </w:rPrChange>
        </w:rPr>
        <w:t xml:space="preserve">"</w:t>
      </w:r>
      <w:r>
        <w:rPr>
          <w:rStyle w:val="afffff3"/>
          <w:rFonts w:hint="cs"/>
          <w:rtl/>
          <w:rPrChange w:id="9057" w:author="מנוע אמוראים" w:date="2026-10-05T16:42:12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רצה להפסיק</w:t>
      </w:r>
      <w:r w:rsidR="00D25F06">
        <w:rPr>
          <w:rFonts w:hint="cs"/>
          <w:rtl/>
        </w:rPr>
        <w:t xml:space="preserve">ם, </w:t>
      </w:r>
    </w:p>
    <w:p w14:paraId="74E5D8DC" w14:textId="77777777" w:rsidR="00D16104" w:rsidRPr="006F178A" w:rsidRDefault="00D16104" w:rsidP="00E24FC5">
      <w:pPr>
        <w:rPr>
          <w:rtl/>
        </w:rPr>
      </w:pPr>
      <w:r w:rsidRPr="006F178A">
        <w:rPr>
          <w:rFonts w:hint="cs"/>
          <w:rtl/>
        </w:rPr>
        <w:t>אחר שראה שמדלגים אמר ש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מ </w:t>
      </w:r>
      <w:r w:rsidRPr="006F178A">
        <w:rPr>
          <w:rtl/>
        </w:rPr>
        <w:t>מנהג אבותיהם בידיהם.</w:t>
      </w:r>
    </w:p>
    <w:p w14:paraId="6918C815" w14:textId="0C66979E" w:rsidR="00B8196E" w:rsidRPr="00B8196E" w:rsidRDefault="00D16104" w:rsidP="00E24FC5">
      <w:pPr>
        <w:pStyle w:val="36"/>
        <w:framePr w:wrap="notBeside"/>
        <w:rPr>
          <w:rtl/>
        </w:rPr>
      </w:pPr>
      <w:r w:rsidRPr="00E24FC5">
        <w:rPr>
          <w:rtl/>
        </w:rPr>
        <w:t>תנא</w:t>
      </w:r>
      <w:r w:rsidR="00B8196E" w:rsidRPr="00B8196E">
        <w:rPr>
          <w:rtl/>
        </w:rPr>
        <w:t>:</w:t>
      </w:r>
    </w:p>
    <w:p w14:paraId="74E5D8DE" w14:textId="36B993CC" w:rsidR="00D25139" w:rsidRPr="00EB687C" w:rsidRDefault="00D16104" w:rsidP="00EB687C">
      <w:r w:rsidRPr="006F178A">
        <w:rPr>
          <w:rtl/>
        </w:rPr>
        <w:t xml:space="preserve">יחיד </w:t>
      </w:r>
      <w:r w:rsidR="00D25F06">
        <w:rPr>
          <w:rFonts w:hint="cs"/>
          <w:rtl/>
        </w:rPr>
        <w:t>א''צ לה</w:t>
      </w:r>
      <w:r w:rsidRPr="006F178A">
        <w:rPr>
          <w:rtl/>
        </w:rPr>
        <w:t>תחיל</w:t>
      </w:r>
      <w:r w:rsidRPr="006F178A">
        <w:rPr>
          <w:rFonts w:hint="cs"/>
          <w:rtl/>
        </w:rPr>
        <w:t xml:space="preserve"> </w:t>
      </w:r>
      <w:r w:rsidRPr="00B04FE5">
        <w:rPr>
          <w:rStyle w:val="afffffc"/>
          <w:rFonts w:hint="cs"/>
          <w:rtl/>
        </w:rPr>
        <w:t>הלל</w:t>
      </w:r>
      <w:r w:rsidR="00D25F06" w:rsidRPr="00B04FE5">
        <w:rPr>
          <w:rStyle w:val="afffffc"/>
          <w:rFonts w:hint="cs"/>
          <w:rtl/>
        </w:rPr>
        <w:t xml:space="preserve"> בר''ח</w:t>
      </w:r>
      <w:r w:rsidRPr="00B04FE5">
        <w:rPr>
          <w:rStyle w:val="afffffc"/>
          <w:rtl/>
        </w:rPr>
        <w:t>,</w:t>
      </w:r>
      <w:r w:rsidRPr="006F178A">
        <w:rPr>
          <w:rtl/>
        </w:rPr>
        <w:t xml:space="preserve"> ואם התחיל - גומר.</w:t>
      </w:r>
    </w:p>
    <w:p w14:paraId="74E5D8DF" w14:textId="77777777" w:rsidR="00D16104" w:rsidRPr="006F178A" w:rsidRDefault="00D16104" w:rsidP="00B04FE5">
      <w:pPr>
        <w:pStyle w:val="affff0"/>
        <w:rPr>
          <w:rtl/>
        </w:rPr>
      </w:pPr>
      <w:ins w:id="9825" w:author="מספור קטעי משנה" w:date="2026-10-06T06:45:54Z">
        <w:r>
          <w:rPr>
            <w:rStyle w:val="MisparKeta"/>
          </w:rPr>
          <w:t xml:space="preserve">ב. </w:t>
        </w:r>
      </w:ins>
      <w:r w:rsidRPr="006F178A">
        <w:rPr>
          <w:rtl/>
        </w:rPr>
        <w:t>בשבעה עשר בתמוז.</w:t>
      </w:r>
    </w:p>
    <w:p w14:paraId="74E5D8E0" w14:textId="77777777" w:rsidR="008A0120" w:rsidRDefault="00D16104" w:rsidP="0045747B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>נשתברו הלוחות</w:t>
      </w:r>
      <w:r w:rsidR="0008431A">
        <w:rPr>
          <w:rFonts w:hint="cs"/>
          <w:rtl/>
        </w:rPr>
        <w:t xml:space="preserve">- </w:t>
      </w:r>
      <w:r w:rsidR="00B04FE5">
        <w:rPr>
          <w:rFonts w:hint="cs"/>
          <w:rtl/>
        </w:rPr>
        <w:t>ד</w:t>
      </w:r>
      <w:r w:rsidR="0008431A">
        <w:rPr>
          <w:rFonts w:hint="cs"/>
          <w:rtl/>
        </w:rPr>
        <w:t>בו'</w:t>
      </w:r>
      <w:r w:rsidRPr="006F178A">
        <w:rPr>
          <w:rtl/>
        </w:rPr>
        <w:t xml:space="preserve"> </w:t>
      </w:r>
      <w:r w:rsidR="008A0120">
        <w:rPr>
          <w:rFonts w:hint="cs"/>
          <w:rtl/>
        </w:rPr>
        <w:t xml:space="preserve">סיון נתנה תורה </w:t>
      </w:r>
      <w:r w:rsidR="008A0120" w:rsidRPr="00B04FE5">
        <w:rPr>
          <w:rStyle w:val="afffffc"/>
          <w:rFonts w:hint="cs"/>
          <w:rtl/>
        </w:rPr>
        <w:t>ולר' יוסי</w:t>
      </w:r>
      <w:r w:rsidR="008A0120">
        <w:rPr>
          <w:rFonts w:hint="cs"/>
          <w:rtl/>
        </w:rPr>
        <w:t xml:space="preserve"> בז'. </w:t>
      </w:r>
    </w:p>
    <w:p w14:paraId="206FDD13" w14:textId="77777777" w:rsidR="00B8196E" w:rsidRPr="00B8196E" w:rsidRDefault="008A0120" w:rsidP="000A469E">
      <w:pPr>
        <w:pStyle w:val="36"/>
        <w:framePr w:wrap="notBeside"/>
        <w:rPr>
          <w:rtl/>
        </w:rPr>
      </w:pPr>
      <w:r w:rsidRPr="000A469E">
        <w:rPr>
          <w:rFonts w:hint="cs"/>
          <w:rtl/>
        </w:rPr>
        <w:t>לכו''ע</w:t>
      </w:r>
      <w:r w:rsidR="00B8196E" w:rsidRPr="00B8196E">
        <w:rPr>
          <w:rtl/>
        </w:rPr>
        <w:t>:</w:t>
      </w:r>
    </w:p>
    <w:p w14:paraId="74E5D8E1" w14:textId="67C58AEF" w:rsidR="008A0120" w:rsidRDefault="008A0120" w:rsidP="000A469E">
      <w:pPr>
        <w:ind w:left="791" w:firstLine="113"/>
        <w:rPr>
          <w:rtl/>
        </w:rPr>
      </w:pPr>
      <w:r>
        <w:rPr>
          <w:rFonts w:hint="cs"/>
          <w:rtl/>
        </w:rPr>
        <w:t xml:space="preserve">בז' עלה מ' יום, וירד בי''ז ושברם. </w:t>
      </w:r>
    </w:p>
    <w:p w14:paraId="74E5D8E2" w14:textId="77777777" w:rsidR="008A0120" w:rsidRDefault="008A0120" w:rsidP="0045747B">
      <w:pPr>
        <w:rPr>
          <w:rtl/>
        </w:rPr>
      </w:pPr>
      <w:r w:rsidRPr="009D0833">
        <w:rPr>
          <w:rFonts w:cs="PFT_Frank" w:hint="cs"/>
          <w:b/>
          <w:bCs/>
          <w:szCs w:val="14"/>
          <w:rtl/>
        </w:rPr>
        <w:t>בטל התמיד</w:t>
      </w:r>
      <w:r>
        <w:rPr>
          <w:rFonts w:hint="cs"/>
          <w:rtl/>
        </w:rPr>
        <w:t xml:space="preserve">- גמרא. </w:t>
      </w:r>
    </w:p>
    <w:p w14:paraId="74E5D8E3" w14:textId="77777777" w:rsidR="008A0120" w:rsidRDefault="008A0120" w:rsidP="0045747B">
      <w:pPr>
        <w:rPr>
          <w:rtl/>
        </w:rPr>
      </w:pPr>
      <w:r w:rsidRPr="009D0833">
        <w:rPr>
          <w:rFonts w:cs="PFT_Frank" w:hint="cs"/>
          <w:b/>
          <w:bCs/>
          <w:szCs w:val="14"/>
          <w:rtl/>
        </w:rPr>
        <w:t>הובקעה העיר-</w:t>
      </w:r>
      <w:r>
        <w:rPr>
          <w:rFonts w:hint="cs"/>
          <w:rtl/>
        </w:rPr>
        <w:t xml:space="preserve"> בבית שני</w:t>
      </w:r>
      <w:r w:rsidR="00B04FE5">
        <w:rPr>
          <w:rFonts w:hint="cs"/>
          <w:rtl/>
        </w:rPr>
        <w:t>,</w:t>
      </w:r>
      <w:r>
        <w:rPr>
          <w:rFonts w:hint="cs"/>
          <w:rtl/>
        </w:rPr>
        <w:t xml:space="preserve"> אבל בראשון כתיב </w:t>
      </w:r>
      <w:r w:rsidRPr="008A0120">
        <w:rPr>
          <w:rStyle w:val="af4"/>
          <w:rFonts w:hint="cs"/>
          <w:rtl/>
        </w:rPr>
        <w:t>בתשעה לחודש</w:t>
      </w:r>
    </w:p>
    <w:p w14:paraId="74E5D8E4" w14:textId="77777777" w:rsidR="00D16104" w:rsidRPr="006F178A" w:rsidRDefault="00D16104" w:rsidP="0045747B">
      <w:pPr>
        <w:rPr>
          <w:rtl/>
        </w:rPr>
      </w:pPr>
      <w:r w:rsidRPr="00053775">
        <w:rPr>
          <w:rFonts w:ascii="Fb Fontext" w:hAnsi="Fb Fontext" w:cs="PFT_Frank"/>
          <w:b/>
          <w:bCs/>
          <w:szCs w:val="14"/>
          <w:rtl/>
        </w:rPr>
        <w:lastRenderedPageBreak/>
        <w:t>שרף אפוסטמוס את התורה</w:t>
      </w:r>
      <w:r w:rsidRPr="006F178A">
        <w:rPr>
          <w:rFonts w:ascii="Fb Fontext" w:hAnsi="Fb Fontext"/>
          <w:rtl/>
        </w:rPr>
        <w:t xml:space="preserve"> - גמרא.</w:t>
      </w:r>
    </w:p>
    <w:p w14:paraId="74E5D8E5" w14:textId="77777777" w:rsidR="00D16104" w:rsidRDefault="00D16104" w:rsidP="0045747B">
      <w:pPr>
        <w:rPr>
          <w:rStyle w:val="af4"/>
          <w:rtl/>
        </w:rPr>
      </w:pPr>
      <w:r w:rsidRPr="00053775">
        <w:rPr>
          <w:rFonts w:cs="PFT_Frank"/>
          <w:b/>
          <w:bCs/>
          <w:szCs w:val="14"/>
          <w:rtl/>
        </w:rPr>
        <w:t>ה</w:t>
      </w:r>
      <w:r w:rsidR="00B04FE5">
        <w:rPr>
          <w:rFonts w:cs="PFT_Frank" w:hint="cs"/>
          <w:b/>
          <w:bCs/>
          <w:szCs w:val="14"/>
          <w:rtl/>
        </w:rPr>
        <w:t>ו</w:t>
      </w:r>
      <w:r w:rsidR="00B04FE5">
        <w:rPr>
          <w:rFonts w:cs="PFT_Frank"/>
          <w:b/>
          <w:bCs/>
          <w:szCs w:val="14"/>
          <w:rtl/>
        </w:rPr>
        <w:t>עמ</w:t>
      </w:r>
      <w:r w:rsidRPr="00053775">
        <w:rPr>
          <w:rFonts w:cs="PFT_Frank"/>
          <w:b/>
          <w:bCs/>
          <w:szCs w:val="14"/>
          <w:rtl/>
        </w:rPr>
        <w:t>ד צלם בהיכל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ומעת הוסר התמיד</w:t>
      </w:r>
      <w:r w:rsidR="008A0120">
        <w:rPr>
          <w:rStyle w:val="af4"/>
          <w:rFonts w:hint="cs"/>
          <w:rtl/>
        </w:rPr>
        <w:t xml:space="preserve"> </w:t>
      </w:r>
      <w:r w:rsidR="008A0120" w:rsidRPr="00B04FE5">
        <w:rPr>
          <w:rStyle w:val="afffffc"/>
          <w:rFonts w:hint="cs"/>
          <w:rtl/>
        </w:rPr>
        <w:t>בי''ז</w:t>
      </w:r>
      <w:r w:rsidRPr="00B04FE5">
        <w:rPr>
          <w:rStyle w:val="afffffc"/>
          <w:rtl/>
        </w:rPr>
        <w:t xml:space="preserve"> </w:t>
      </w:r>
      <w:r w:rsidR="00B04FE5">
        <w:rPr>
          <w:rStyle w:val="afffffc"/>
          <w:rFonts w:hint="cs"/>
          <w:rtl/>
        </w:rPr>
        <w:t>-</w:t>
      </w:r>
      <w:r w:rsidRPr="00A824E4">
        <w:rPr>
          <w:rStyle w:val="af4"/>
          <w:rtl/>
        </w:rPr>
        <w:t>ולתת שקוץ שמם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.</w:t>
      </w:r>
    </w:p>
    <w:p w14:paraId="1CCB094D" w14:textId="77777777" w:rsidR="00B8196E" w:rsidRPr="00B8196E" w:rsidRDefault="008A0120" w:rsidP="000A469E">
      <w:pPr>
        <w:pStyle w:val="36"/>
        <w:framePr w:wrap="notBeside"/>
        <w:rPr>
          <w:rtl/>
        </w:rPr>
      </w:pPr>
      <w:r w:rsidRPr="000A469E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8E7" w14:textId="2ED2C9F2" w:rsidR="00D16104" w:rsidRPr="006F178A" w:rsidRDefault="008A0120" w:rsidP="00730553">
      <w:pPr>
        <w:rPr>
          <w:rtl/>
        </w:rPr>
      </w:pPr>
      <w:r>
        <w:rPr>
          <w:rStyle w:val="af4"/>
          <w:rFonts w:hint="cs"/>
          <w:rtl/>
        </w:rPr>
        <w:t xml:space="preserve">דשקוצים משמם </w:t>
      </w:r>
      <w:r w:rsidR="000A469E">
        <w:rPr>
          <w:rStyle w:val="af4"/>
          <w:rFonts w:hint="cs"/>
          <w:rtl/>
        </w:rPr>
        <w:t xml:space="preserve"> - </w:t>
      </w:r>
      <w:r w:rsidRPr="008A0120">
        <w:rPr>
          <w:rStyle w:val="afffff3"/>
          <w:rFonts w:hint="cs"/>
          <w:rtl/>
        </w:rPr>
        <w:t xml:space="preserve">רבא: </w:t>
      </w:r>
      <w:r>
        <w:rPr>
          <w:rStyle w:val="af4"/>
          <w:rFonts w:hint="cs"/>
          <w:rtl/>
        </w:rPr>
        <w:t xml:space="preserve">תרי הוו- </w:t>
      </w:r>
      <w:r w:rsidRPr="008A0120">
        <w:rPr>
          <w:rFonts w:hint="cs"/>
          <w:rtl/>
        </w:rPr>
        <w:t>ונפל חד ושבר יד חברו</w:t>
      </w:r>
    </w:p>
    <w:p w14:paraId="74E5D8E8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כט.</w:t>
      </w:r>
    </w:p>
    <w:p w14:paraId="74E5D8E9" w14:textId="77777777" w:rsidR="00B04FE5" w:rsidRDefault="00D16104" w:rsidP="000A469E">
      <w:pPr>
        <w:pStyle w:val="afffff8"/>
        <w:rPr>
          <w:rStyle w:val="af4"/>
          <w:spacing w:val="-2"/>
          <w:rtl/>
        </w:rPr>
      </w:pPr>
      <w:r w:rsidRPr="00053775">
        <w:rPr>
          <w:rtl/>
        </w:rPr>
        <w:t>בט"ב נגזר על אבותינו שלא יכנסו לארץ</w:t>
      </w:r>
      <w:r w:rsidR="00B04FE5">
        <w:rPr>
          <w:rStyle w:val="af4"/>
          <w:rFonts w:hint="cs"/>
          <w:spacing w:val="-2"/>
          <w:rtl/>
        </w:rPr>
        <w:t>,</w:t>
      </w:r>
      <w:r w:rsidRPr="004925D4">
        <w:rPr>
          <w:rStyle w:val="af4"/>
          <w:spacing w:val="-2"/>
          <w:rtl/>
        </w:rPr>
        <w:t xml:space="preserve"> </w:t>
      </w:r>
    </w:p>
    <w:p w14:paraId="74E5D8EA" w14:textId="77777777" w:rsidR="007C2804" w:rsidRDefault="008A0120" w:rsidP="00B04FE5">
      <w:pPr>
        <w:rPr>
          <w:rStyle w:val="af4"/>
          <w:rtl/>
        </w:rPr>
      </w:pPr>
      <w:r>
        <w:rPr>
          <w:rStyle w:val="af4"/>
          <w:rFonts w:hint="cs"/>
          <w:spacing w:val="-2"/>
          <w:rtl/>
        </w:rPr>
        <w:t>ד</w:t>
      </w:r>
      <w:r w:rsidR="00D16104" w:rsidRPr="00A0762C">
        <w:rPr>
          <w:rStyle w:val="af4"/>
          <w:rtl/>
        </w:rPr>
        <w:t>ויהי בשנה השנית בחדש השני בעשרים בחדש נעלה הענן</w:t>
      </w:r>
      <w:r>
        <w:rPr>
          <w:rStyle w:val="af4"/>
          <w:rFonts w:hint="cs"/>
          <w:rtl/>
        </w:rPr>
        <w:t>,</w:t>
      </w:r>
      <w:r w:rsidR="00D16104" w:rsidRPr="00A0762C">
        <w:rPr>
          <w:rStyle w:val="af4"/>
          <w:rtl/>
        </w:rPr>
        <w:t xml:space="preserve"> ויסעו מהר ה' דרך שלשת ימים.</w:t>
      </w:r>
      <w:r w:rsidR="00D16104" w:rsidRPr="006F178A">
        <w:rPr>
          <w:rFonts w:hint="cs"/>
          <w:rtl/>
        </w:rPr>
        <w:t xml:space="preserve"> </w:t>
      </w:r>
      <w:r>
        <w:rPr>
          <w:rStyle w:val="afffff3"/>
          <w:rFonts w:hint="cs"/>
          <w:rtl/>
        </w:rPr>
        <w:t xml:space="preserve"> ואח''כ </w:t>
      </w:r>
      <w:r w:rsidR="00D16104" w:rsidRPr="00A0762C">
        <w:rPr>
          <w:rStyle w:val="af4"/>
          <w:rtl/>
        </w:rPr>
        <w:t xml:space="preserve"> התאוו תאוה </w:t>
      </w:r>
      <w:r>
        <w:rPr>
          <w:rStyle w:val="af4"/>
          <w:rFonts w:hint="cs"/>
          <w:rtl/>
        </w:rPr>
        <w:t>ואכלו שליו</w:t>
      </w:r>
      <w:r w:rsidR="00B04FE5">
        <w:rPr>
          <w:rStyle w:val="af4"/>
          <w:rFonts w:hint="cs"/>
          <w:rtl/>
        </w:rPr>
        <w:t xml:space="preserve"> </w:t>
      </w:r>
      <w:r w:rsidR="00D16104" w:rsidRPr="00A0762C">
        <w:rPr>
          <w:rStyle w:val="af4"/>
          <w:rtl/>
        </w:rPr>
        <w:t xml:space="preserve">עד חדש ימים </w:t>
      </w:r>
    </w:p>
    <w:p w14:paraId="74E5D8EB" w14:textId="77777777" w:rsidR="00D16104" w:rsidRPr="00746E51" w:rsidRDefault="008A0120" w:rsidP="00B04FE5">
      <w:pPr>
        <w:rPr>
          <w:spacing w:val="-4"/>
          <w:rtl/>
        </w:rPr>
      </w:pPr>
      <w:r w:rsidRPr="00D67F2E">
        <w:rPr>
          <w:rFonts w:ascii="Fb Fontext" w:hAnsi="Fb Fontext" w:cs="PFT_Frank" w:hint="cs"/>
          <w:b/>
          <w:bCs/>
          <w:sz w:val="20"/>
          <w:szCs w:val="14"/>
          <w:rtl/>
        </w:rPr>
        <w:t>ואח''כ</w:t>
      </w:r>
      <w:r>
        <w:rPr>
          <w:rFonts w:ascii="Fb Fontext" w:hAnsi="Fb Fontext" w:hint="cs"/>
          <w:sz w:val="20"/>
          <w:rtl/>
        </w:rPr>
        <w:t xml:space="preserve"> '</w:t>
      </w:r>
      <w:r w:rsidR="00D16104" w:rsidRPr="00A0762C">
        <w:rPr>
          <w:rStyle w:val="af4"/>
          <w:rtl/>
        </w:rPr>
        <w:t>ותסגר מרים שבעת ימים</w:t>
      </w:r>
      <w:r>
        <w:rPr>
          <w:rStyle w:val="af4"/>
          <w:rFonts w:hint="cs"/>
          <w:rtl/>
        </w:rPr>
        <w:t xml:space="preserve">' ואח''כ </w:t>
      </w:r>
      <w:r w:rsidR="00D16104" w:rsidRPr="00A824E4">
        <w:rPr>
          <w:rStyle w:val="af4"/>
          <w:rFonts w:hint="cs"/>
          <w:rtl/>
        </w:rPr>
        <w:t>'</w:t>
      </w:r>
      <w:r w:rsidR="00D16104" w:rsidRPr="00A824E4">
        <w:rPr>
          <w:rStyle w:val="af4"/>
          <w:rtl/>
        </w:rPr>
        <w:t>שלח לך אנשים</w:t>
      </w:r>
      <w:r w:rsidR="00D16104" w:rsidRPr="00A824E4">
        <w:rPr>
          <w:rStyle w:val="af4"/>
          <w:rFonts w:hint="cs"/>
          <w:rtl/>
        </w:rPr>
        <w:t>'</w:t>
      </w:r>
      <w:r w:rsidR="005F53CF">
        <w:rPr>
          <w:rStyle w:val="af4"/>
          <w:rFonts w:hint="cs"/>
          <w:rtl/>
        </w:rPr>
        <w:t>-</w:t>
      </w:r>
      <w:r w:rsidR="00D16104" w:rsidRPr="006F178A">
        <w:rPr>
          <w:rFonts w:ascii="Fb Fontext" w:hAnsi="Fb Fontext" w:hint="cs"/>
          <w:sz w:val="20"/>
          <w:rtl/>
        </w:rPr>
        <w:t xml:space="preserve"> </w:t>
      </w:r>
      <w:r w:rsidR="00D16104" w:rsidRPr="006F178A">
        <w:rPr>
          <w:rFonts w:ascii="Fb Fontext" w:hAnsi="Fb Fontext"/>
          <w:sz w:val="20"/>
          <w:rtl/>
        </w:rPr>
        <w:t xml:space="preserve"> </w:t>
      </w:r>
      <w:r w:rsidR="00D16104" w:rsidRPr="007C2804">
        <w:rPr>
          <w:rStyle w:val="afffffc"/>
          <w:rtl/>
        </w:rPr>
        <w:t>ב</w:t>
      </w:r>
      <w:r w:rsidR="00D16104" w:rsidRPr="007C2804">
        <w:rPr>
          <w:rStyle w:val="afffffc"/>
          <w:rFonts w:hint="cs"/>
          <w:rtl/>
        </w:rPr>
        <w:t>כ</w:t>
      </w:r>
      <w:r w:rsidR="00D16104" w:rsidRPr="007C2804">
        <w:rPr>
          <w:rStyle w:val="afffffc"/>
          <w:rtl/>
        </w:rPr>
        <w:t>"</w:t>
      </w:r>
      <w:r w:rsidR="00D16104" w:rsidRPr="007C2804">
        <w:rPr>
          <w:rStyle w:val="afffffc"/>
          <w:rFonts w:hint="cs"/>
          <w:rtl/>
        </w:rPr>
        <w:t>ט</w:t>
      </w:r>
      <w:r w:rsidRPr="007C2804">
        <w:rPr>
          <w:rStyle w:val="afffffc"/>
          <w:rtl/>
        </w:rPr>
        <w:t xml:space="preserve"> </w:t>
      </w:r>
      <w:r w:rsidR="00D16104" w:rsidRPr="007C2804">
        <w:rPr>
          <w:rStyle w:val="afffffc"/>
          <w:rtl/>
        </w:rPr>
        <w:t>סיון</w:t>
      </w:r>
      <w:r w:rsidR="005F53CF" w:rsidRPr="007C2804">
        <w:rPr>
          <w:rStyle w:val="afffffc"/>
          <w:rFonts w:hint="cs"/>
          <w:rtl/>
        </w:rPr>
        <w:t>,</w:t>
      </w:r>
      <w:r w:rsidR="00D16104" w:rsidRPr="006F178A">
        <w:rPr>
          <w:rFonts w:ascii="Fb Fontext" w:hAnsi="Fb Fontext"/>
          <w:sz w:val="20"/>
          <w:rtl/>
        </w:rPr>
        <w:t xml:space="preserve"> </w:t>
      </w:r>
      <w:r w:rsidR="00D16104" w:rsidRPr="00746E51">
        <w:rPr>
          <w:rFonts w:ascii="Fb Fontext" w:hAnsi="Fb Fontext"/>
          <w:spacing w:val="-4"/>
          <w:sz w:val="20"/>
          <w:rtl/>
        </w:rPr>
        <w:t>ו</w:t>
      </w:r>
      <w:r w:rsidR="00D16104" w:rsidRPr="00746E51">
        <w:rPr>
          <w:rStyle w:val="af4"/>
          <w:rFonts w:hint="cs"/>
          <w:spacing w:val="-4"/>
          <w:rtl/>
        </w:rPr>
        <w:t>'</w:t>
      </w:r>
      <w:r w:rsidR="00D16104" w:rsidRPr="00746E51">
        <w:rPr>
          <w:rStyle w:val="af4"/>
          <w:spacing w:val="-4"/>
          <w:rtl/>
        </w:rPr>
        <w:t>וישבו מתור הארץ מקץ ארבעים יום</w:t>
      </w:r>
      <w:r w:rsidR="00D16104" w:rsidRPr="00746E51">
        <w:rPr>
          <w:rStyle w:val="af4"/>
          <w:rFonts w:hint="cs"/>
          <w:spacing w:val="-4"/>
          <w:rtl/>
        </w:rPr>
        <w:t>'</w:t>
      </w:r>
      <w:r w:rsidR="00D16104" w:rsidRPr="00746E51">
        <w:rPr>
          <w:rStyle w:val="af4"/>
          <w:spacing w:val="-4"/>
          <w:rtl/>
        </w:rPr>
        <w:t>.</w:t>
      </w:r>
      <w:r w:rsidR="00D16104" w:rsidRPr="00746E51">
        <w:rPr>
          <w:rFonts w:ascii="Fb Fontext" w:hAnsi="Fb Fontext" w:hint="cs"/>
          <w:spacing w:val="-4"/>
          <w:sz w:val="20"/>
          <w:rtl/>
        </w:rPr>
        <w:t xml:space="preserve"> תמוז מלא</w:t>
      </w:r>
      <w:r w:rsidR="005F53CF" w:rsidRPr="00746E51">
        <w:rPr>
          <w:rFonts w:ascii="Fb Fontext" w:hAnsi="Fb Fontext" w:hint="cs"/>
          <w:spacing w:val="-4"/>
          <w:sz w:val="20"/>
          <w:rtl/>
        </w:rPr>
        <w:t>,</w:t>
      </w:r>
      <w:r w:rsidR="00D16104" w:rsidRPr="00746E51">
        <w:rPr>
          <w:rFonts w:ascii="Fb Fontext" w:hAnsi="Fb Fontext" w:hint="cs"/>
          <w:spacing w:val="-4"/>
          <w:sz w:val="20"/>
          <w:rtl/>
        </w:rPr>
        <w:t xml:space="preserve"> </w:t>
      </w:r>
      <w:r w:rsidR="005F53CF" w:rsidRPr="00746E51">
        <w:rPr>
          <w:rFonts w:ascii="Fb Fontext" w:hAnsi="Fb Fontext" w:hint="cs"/>
          <w:spacing w:val="-4"/>
          <w:sz w:val="20"/>
          <w:rtl/>
        </w:rPr>
        <w:t>ו</w:t>
      </w:r>
      <w:r w:rsidR="00D16104" w:rsidRPr="00746E51">
        <w:rPr>
          <w:rFonts w:ascii="Fb Fontext" w:hAnsi="Fb Fontext" w:hint="cs"/>
          <w:spacing w:val="-4"/>
          <w:sz w:val="20"/>
          <w:rtl/>
        </w:rPr>
        <w:t xml:space="preserve">מ' יום </w:t>
      </w:r>
      <w:r w:rsidR="005F53CF" w:rsidRPr="00746E51">
        <w:rPr>
          <w:rFonts w:ascii="Fb Fontext" w:hAnsi="Fb Fontext" w:hint="cs"/>
          <w:spacing w:val="-4"/>
          <w:sz w:val="20"/>
          <w:rtl/>
        </w:rPr>
        <w:t>ב</w:t>
      </w:r>
      <w:r w:rsidRPr="00746E51">
        <w:rPr>
          <w:rFonts w:ascii="Fb Fontext" w:hAnsi="Fb Fontext" w:hint="cs"/>
          <w:spacing w:val="-4"/>
          <w:sz w:val="20"/>
          <w:rtl/>
        </w:rPr>
        <w:t>ח</w:t>
      </w:r>
      <w:r w:rsidR="00D16104" w:rsidRPr="00746E51">
        <w:rPr>
          <w:rFonts w:ascii="Fb Fontext" w:hAnsi="Fb Fontext" w:hint="cs"/>
          <w:spacing w:val="-4"/>
          <w:sz w:val="20"/>
          <w:rtl/>
        </w:rPr>
        <w:t xml:space="preserve">' באב </w:t>
      </w:r>
      <w:r w:rsidRPr="00746E51">
        <w:rPr>
          <w:rFonts w:ascii="Fb Fontext" w:hAnsi="Fb Fontext" w:hint="cs"/>
          <w:spacing w:val="-4"/>
          <w:sz w:val="20"/>
          <w:rtl/>
        </w:rPr>
        <w:t>חזרו</w:t>
      </w:r>
      <w:r w:rsidR="00D16104" w:rsidRPr="00746E51">
        <w:rPr>
          <w:rFonts w:ascii="Fb Fontext" w:hAnsi="Fb Fontext" w:hint="cs"/>
          <w:spacing w:val="-4"/>
          <w:sz w:val="20"/>
          <w:rtl/>
        </w:rPr>
        <w:t>.</w:t>
      </w:r>
    </w:p>
    <w:p w14:paraId="7F4CB92B" w14:textId="77777777" w:rsidR="000A469E" w:rsidRDefault="00D16104" w:rsidP="007C2804">
      <w:pPr>
        <w:rPr>
          <w:rFonts w:ascii="Fb Fontext" w:hAnsi="Fb Fontext"/>
          <w:rtl/>
        </w:rPr>
      </w:pPr>
      <w:r w:rsidRPr="000A469E">
        <w:rPr>
          <w:rStyle w:val="af4"/>
          <w:rtl/>
        </w:rPr>
        <w:t>ויבכו העם בלילה ההוא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ליל ט"ב.</w:t>
      </w:r>
      <w:r w:rsidR="005F53CF">
        <w:rPr>
          <w:rFonts w:ascii="Fb Fontext" w:hAnsi="Fb Fontext" w:hint="cs"/>
          <w:rtl/>
        </w:rPr>
        <w:t xml:space="preserve"> </w:t>
      </w:r>
    </w:p>
    <w:p w14:paraId="3D9C8110" w14:textId="02DA78F6" w:rsidR="00B8196E" w:rsidRPr="00B8196E" w:rsidRDefault="00FA75CB" w:rsidP="000A469E">
      <w:pPr>
        <w:pStyle w:val="36"/>
        <w:framePr w:wrap="notBeside"/>
        <w:rPr>
          <w:rtl/>
        </w:rPr>
      </w:pPr>
      <w:r w:rsidRPr="000A469E">
        <w:rPr>
          <w:rtl/>
        </w:rPr>
        <w:t>אמר</w:t>
      </w:r>
      <w:r w:rsidRPr="000A469E">
        <w:rPr>
          <w:rFonts w:hint="cs"/>
          <w:rtl/>
        </w:rPr>
        <w:t xml:space="preserve"> </w:t>
      </w:r>
      <w:r w:rsidR="00D16104" w:rsidRPr="000A469E">
        <w:rPr>
          <w:rtl/>
        </w:rPr>
        <w:t>הקב"ה</w:t>
      </w:r>
      <w:r w:rsidR="00B8196E" w:rsidRPr="00B8196E">
        <w:rPr>
          <w:rtl/>
        </w:rPr>
        <w:t>:</w:t>
      </w:r>
    </w:p>
    <w:p w14:paraId="74E5D8EC" w14:textId="48AD5B83" w:rsidR="00D16104" w:rsidRPr="006F178A" w:rsidRDefault="00A0762C" w:rsidP="007C2804">
      <w:pPr>
        <w:rPr>
          <w:rtl/>
        </w:rPr>
      </w:pPr>
      <w:r>
        <w:rPr>
          <w:rtl/>
        </w:rPr>
        <w:t xml:space="preserve">אתם בכיתם חנם </w:t>
      </w:r>
      <w:r w:rsidR="00D16104" w:rsidRPr="006F178A">
        <w:rPr>
          <w:rtl/>
        </w:rPr>
        <w:t>ואני קובע</w:t>
      </w:r>
      <w:r w:rsidR="007C2804">
        <w:rPr>
          <w:rFonts w:hint="cs"/>
          <w:rtl/>
        </w:rPr>
        <w:t>ה</w:t>
      </w:r>
      <w:r w:rsidR="00D16104" w:rsidRPr="006F178A">
        <w:rPr>
          <w:rtl/>
        </w:rPr>
        <w:t xml:space="preserve"> לדורות.</w:t>
      </w:r>
    </w:p>
    <w:p w14:paraId="74E5D8EE" w14:textId="5E4E3653" w:rsidR="007C2804" w:rsidRDefault="000A469E" w:rsidP="000A469E">
      <w:pPr>
        <w:pStyle w:val="afffff8"/>
        <w:rPr>
          <w:rtl/>
        </w:rPr>
      </w:pPr>
      <w:r>
        <w:rPr>
          <w:rFonts w:hint="cs"/>
          <w:rtl/>
        </w:rPr>
        <w:t>ח</w:t>
      </w:r>
      <w:r w:rsidR="00D16104" w:rsidRPr="009D0833">
        <w:rPr>
          <w:rtl/>
        </w:rPr>
        <w:t>רב הבית בראשונה</w:t>
      </w:r>
      <w:r w:rsidR="00D16104" w:rsidRPr="006F178A">
        <w:rPr>
          <w:rtl/>
        </w:rPr>
        <w:t xml:space="preserve"> </w:t>
      </w:r>
    </w:p>
    <w:p w14:paraId="74E5D8EF" w14:textId="77777777" w:rsidR="005C206B" w:rsidRDefault="00D16104" w:rsidP="007C2804">
      <w:pPr>
        <w:rPr>
          <w:rFonts w:ascii="Fb Fontext" w:hAnsi="Fb Fontext"/>
          <w:sz w:val="20"/>
          <w:rtl/>
        </w:rPr>
      </w:pPr>
      <w:r w:rsidRPr="00A0762C">
        <w:rPr>
          <w:rStyle w:val="af4"/>
          <w:rFonts w:hint="cs"/>
          <w:rtl/>
        </w:rPr>
        <w:t>'</w:t>
      </w:r>
      <w:r w:rsidRPr="00A0762C">
        <w:rPr>
          <w:rStyle w:val="af4"/>
          <w:rtl/>
        </w:rPr>
        <w:t xml:space="preserve">ובחדש החמישי בשבעה לחדש </w:t>
      </w:r>
      <w:r w:rsidRPr="006F178A">
        <w:rPr>
          <w:rFonts w:ascii="Fb Fontext" w:hAnsi="Fb Fontext"/>
          <w:sz w:val="20"/>
          <w:rtl/>
        </w:rPr>
        <w:t xml:space="preserve">וכתיב </w:t>
      </w:r>
      <w:r w:rsidRPr="00A0762C">
        <w:rPr>
          <w:rStyle w:val="af4"/>
          <w:rtl/>
        </w:rPr>
        <w:t xml:space="preserve">ובחדש החמישי בעשור לחדש </w:t>
      </w:r>
    </w:p>
    <w:p w14:paraId="74E5D8F0" w14:textId="77777777" w:rsidR="003E5C37" w:rsidRDefault="00D16104" w:rsidP="007C2804">
      <w:pPr>
        <w:rPr>
          <w:rStyle w:val="af4"/>
          <w:rtl/>
        </w:rPr>
      </w:pPr>
      <w:r w:rsidRPr="006F178A"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/>
          <w:sz w:val="20"/>
          <w:rtl/>
        </w:rPr>
        <w:t xml:space="preserve"> בשבעה נכנסו </w:t>
      </w:r>
      <w:r w:rsidR="007C2804">
        <w:rPr>
          <w:rFonts w:ascii="Fb Fontext" w:hAnsi="Fb Fontext"/>
          <w:sz w:val="20"/>
          <w:rtl/>
        </w:rPr>
        <w:t>להיכל</w:t>
      </w:r>
      <w:r w:rsidRPr="006F178A">
        <w:rPr>
          <w:rFonts w:ascii="Fb Fontext" w:hAnsi="Fb Fontext"/>
          <w:sz w:val="20"/>
          <w:rtl/>
        </w:rPr>
        <w:t xml:space="preserve"> וקלקלו</w:t>
      </w:r>
      <w:r w:rsidR="007C2804">
        <w:rPr>
          <w:rFonts w:ascii="Fb Fontext" w:hAnsi="Fb Fontext" w:hint="cs"/>
          <w:sz w:val="20"/>
          <w:rtl/>
        </w:rPr>
        <w:t>,</w:t>
      </w:r>
      <w:r w:rsidR="003E5C37">
        <w:rPr>
          <w:rFonts w:ascii="Fb Fontext" w:hAnsi="Fb Fontext" w:hint="cs"/>
          <w:sz w:val="20"/>
          <w:rtl/>
        </w:rPr>
        <w:t xml:space="preserve"> </w:t>
      </w:r>
      <w:r w:rsidR="007C2804">
        <w:rPr>
          <w:rFonts w:ascii="Fb Fontext" w:hAnsi="Fb Fontext" w:hint="cs"/>
          <w:sz w:val="20"/>
          <w:rtl/>
        </w:rPr>
        <w:t xml:space="preserve">עד </w:t>
      </w:r>
      <w:r w:rsidR="003E5C37">
        <w:rPr>
          <w:rFonts w:ascii="Fb Fontext" w:hAnsi="Fb Fontext" w:hint="cs"/>
          <w:sz w:val="20"/>
          <w:rtl/>
        </w:rPr>
        <w:t>שב</w:t>
      </w:r>
      <w:r w:rsidR="007C2804">
        <w:rPr>
          <w:rFonts w:ascii="Fb Fontext" w:hAnsi="Fb Fontext"/>
          <w:sz w:val="20"/>
          <w:rtl/>
        </w:rPr>
        <w:t>תשיעי סמוך לחשיכה הציתו</w:t>
      </w:r>
      <w:r w:rsidRPr="006F178A">
        <w:rPr>
          <w:rFonts w:ascii="Fb Fontext" w:hAnsi="Fb Fontext"/>
          <w:sz w:val="20"/>
          <w:rtl/>
        </w:rPr>
        <w:t xml:space="preserve"> את האור, ודלק </w:t>
      </w:r>
      <w:r w:rsidR="00A0762C">
        <w:rPr>
          <w:rFonts w:ascii="Fb Fontext" w:hAnsi="Fb Fontext"/>
          <w:sz w:val="20"/>
          <w:rtl/>
        </w:rPr>
        <w:t xml:space="preserve">כל </w:t>
      </w:r>
      <w:r w:rsidR="003E5C37">
        <w:rPr>
          <w:rFonts w:ascii="Fb Fontext" w:hAnsi="Fb Fontext" w:hint="cs"/>
          <w:sz w:val="20"/>
          <w:rtl/>
        </w:rPr>
        <w:t>עשירי</w:t>
      </w:r>
    </w:p>
    <w:p w14:paraId="010A6B62" w14:textId="68892E50" w:rsidR="00B8196E" w:rsidRPr="00B8196E" w:rsidRDefault="00D16104" w:rsidP="000A469E">
      <w:pPr>
        <w:pStyle w:val="36"/>
        <w:framePr w:wrap="notBeside"/>
        <w:rPr>
          <w:rtl/>
        </w:rPr>
      </w:pPr>
      <w:r w:rsidRPr="000A469E">
        <w:rPr>
          <w:rtl/>
        </w:rPr>
        <w:t>רי"ו</w:t>
      </w:r>
      <w:r w:rsidR="00B8196E" w:rsidRPr="00B8196E">
        <w:rPr>
          <w:rtl/>
        </w:rPr>
        <w:t>:</w:t>
      </w:r>
    </w:p>
    <w:p w14:paraId="74E5D8F1" w14:textId="7AC8B666" w:rsidR="00D16104" w:rsidRPr="007C2804" w:rsidRDefault="007C2804" w:rsidP="007C2804">
      <w:pPr>
        <w:rPr>
          <w:spacing w:val="-4"/>
          <w:rtl/>
        </w:rPr>
      </w:pPr>
      <w:r w:rsidRPr="000A469E">
        <w:rPr>
          <w:rFonts w:hint="cs"/>
          <w:rtl/>
        </w:rPr>
        <w:t>קבעה</w:t>
      </w:r>
      <w:r w:rsidR="00D16104" w:rsidRPr="000A469E">
        <w:rPr>
          <w:rtl/>
        </w:rPr>
        <w:t xml:space="preserve"> בעשירי, </w:t>
      </w:r>
      <w:r w:rsidR="00A0762C" w:rsidRPr="000A469E">
        <w:rPr>
          <w:rFonts w:hint="cs"/>
          <w:rtl/>
        </w:rPr>
        <w:t>שאז רוב ההיכל נשרף</w:t>
      </w:r>
      <w:r w:rsidR="00D16104" w:rsidRPr="000A469E">
        <w:rPr>
          <w:rtl/>
        </w:rPr>
        <w:t>.</w:t>
      </w:r>
      <w:r w:rsidRPr="007C2804">
        <w:rPr>
          <w:rFonts w:hint="cs"/>
          <w:spacing w:val="-4"/>
          <w:rtl/>
        </w:rPr>
        <w:t xml:space="preserve"> </w:t>
      </w:r>
      <w:r w:rsidR="00D16104" w:rsidRPr="007C2804">
        <w:rPr>
          <w:rStyle w:val="afffff3"/>
          <w:spacing w:val="-4"/>
          <w:rtl/>
        </w:rPr>
        <w:t xml:space="preserve">ורבנן: </w:t>
      </w:r>
      <w:r w:rsidR="005C206B" w:rsidRPr="000A469E">
        <w:rPr>
          <w:rFonts w:hint="cs"/>
          <w:rtl/>
        </w:rPr>
        <w:t>התחלת</w:t>
      </w:r>
      <w:r w:rsidRPr="000A469E">
        <w:rPr>
          <w:rFonts w:hint="cs"/>
          <w:rtl/>
        </w:rPr>
        <w:t>ה עדיפה</w:t>
      </w:r>
      <w:r w:rsidR="00D16104" w:rsidRPr="000A469E">
        <w:rPr>
          <w:rtl/>
        </w:rPr>
        <w:t>.</w:t>
      </w:r>
    </w:p>
    <w:p w14:paraId="74E5D8F2" w14:textId="77777777" w:rsidR="00D16104" w:rsidRPr="006F178A" w:rsidRDefault="00D16104" w:rsidP="007C2804">
      <w:pPr>
        <w:rPr>
          <w:rtl/>
        </w:rPr>
      </w:pPr>
      <w:r w:rsidRPr="00053775">
        <w:rPr>
          <w:rFonts w:ascii="Fb Fontext" w:hAnsi="Fb Fontext" w:cs="PFT_Frank"/>
          <w:b/>
          <w:bCs/>
          <w:szCs w:val="14"/>
          <w:rtl/>
        </w:rPr>
        <w:t>ובשניה</w:t>
      </w:r>
      <w:r w:rsidRPr="00053775">
        <w:rPr>
          <w:rFonts w:ascii="Fb Fontext" w:hAnsi="Fb Fontext" w:cs="PFT_Frank" w:hint="cs"/>
          <w:b/>
          <w:bCs/>
          <w:szCs w:val="14"/>
          <w:rtl/>
        </w:rPr>
        <w:t>-</w:t>
      </w:r>
      <w:r w:rsidRPr="00053775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6F178A">
        <w:rPr>
          <w:rFonts w:ascii="Fb Fontext" w:hAnsi="Fb Fontext"/>
          <w:rtl/>
        </w:rPr>
        <w:t>דמגלגלין חובה ליום חייב.</w:t>
      </w:r>
      <w:r w:rsidR="00A0762C">
        <w:rPr>
          <w:rFonts w:hint="cs"/>
          <w:rtl/>
        </w:rPr>
        <w:t xml:space="preserve"> </w:t>
      </w:r>
      <w:r w:rsidR="003E5C37">
        <w:rPr>
          <w:rFonts w:hint="cs"/>
          <w:rtl/>
        </w:rPr>
        <w:t xml:space="preserve">כמו שבראשונה </w:t>
      </w:r>
      <w:r w:rsidRPr="006F178A">
        <w:rPr>
          <w:rtl/>
        </w:rPr>
        <w:t>ת"</w:t>
      </w:r>
      <w:r w:rsidRPr="006F178A">
        <w:rPr>
          <w:rFonts w:hint="cs"/>
          <w:rtl/>
        </w:rPr>
        <w:t>ב</w:t>
      </w:r>
      <w:r w:rsidRPr="006F178A">
        <w:rPr>
          <w:rtl/>
        </w:rPr>
        <w:t xml:space="preserve"> ומוצ"</w:t>
      </w:r>
      <w:r w:rsidR="005C206B">
        <w:rPr>
          <w:rFonts w:hint="cs"/>
          <w:rtl/>
        </w:rPr>
        <w:t>ש</w:t>
      </w:r>
      <w:r w:rsidR="003E5C37">
        <w:rPr>
          <w:rtl/>
        </w:rPr>
        <w:t>, ומוצאי שביעית היה, ומשמרת יהויריב היתה, ו</w:t>
      </w:r>
      <w:r w:rsidRPr="006F178A">
        <w:rPr>
          <w:rtl/>
        </w:rPr>
        <w:t xml:space="preserve">לוים </w:t>
      </w:r>
      <w:r w:rsidR="005C206B">
        <w:rPr>
          <w:rFonts w:hint="cs"/>
          <w:rtl/>
        </w:rPr>
        <w:t>אמרו שירה</w:t>
      </w:r>
      <w:r w:rsidR="003E5C37">
        <w:rPr>
          <w:rFonts w:hint="cs"/>
          <w:rtl/>
        </w:rPr>
        <w:t>,</w:t>
      </w:r>
      <w:r w:rsidR="005C206B">
        <w:rPr>
          <w:rFonts w:hint="cs"/>
          <w:rtl/>
        </w:rPr>
        <w:t xml:space="preserve"> </w:t>
      </w:r>
      <w:r w:rsidRPr="006F178A">
        <w:rPr>
          <w:rtl/>
        </w:rPr>
        <w:t xml:space="preserve">ולא הספיקו לומר </w:t>
      </w:r>
      <w:r w:rsidRPr="003E5C37">
        <w:rPr>
          <w:rStyle w:val="af4"/>
          <w:rtl/>
        </w:rPr>
        <w:t>יצמיתם ה' אלהינו,</w:t>
      </w:r>
      <w:r w:rsidRPr="006F178A">
        <w:rPr>
          <w:rtl/>
        </w:rPr>
        <w:t xml:space="preserve"> עד שבאו נכרים וכבשום</w:t>
      </w:r>
      <w:r w:rsidR="007C2804">
        <w:rPr>
          <w:rFonts w:hint="cs"/>
          <w:rtl/>
        </w:rPr>
        <w:t>-</w:t>
      </w:r>
      <w:r w:rsidRPr="006F178A">
        <w:rPr>
          <w:rtl/>
        </w:rPr>
        <w:t xml:space="preserve"> וכן בשניה.</w:t>
      </w:r>
    </w:p>
    <w:p w14:paraId="74E5D8F4" w14:textId="7B736B08" w:rsidR="00D16104" w:rsidRPr="00053775" w:rsidRDefault="00D16104" w:rsidP="00031A20">
      <w:pPr>
        <w:spacing w:before="60"/>
        <w:jc w:val="center"/>
        <w:rPr>
          <w:rFonts w:cs="PFT_Frank"/>
          <w:b/>
          <w:bCs/>
          <w:szCs w:val="14"/>
          <w:rtl/>
        </w:rPr>
      </w:pPr>
      <w:r w:rsidRPr="006F5A14">
        <w:rPr>
          <w:rStyle w:val="affff1"/>
          <w:rtl/>
        </w:rPr>
        <w:t xml:space="preserve">נלכדה ביתר </w:t>
      </w:r>
      <w:r w:rsidRPr="006F178A">
        <w:rPr>
          <w:rFonts w:ascii="Fb Fontext" w:hAnsi="Fb Fontext"/>
          <w:rtl/>
        </w:rPr>
        <w:t>- גמרא.</w:t>
      </w:r>
      <w:r w:rsidR="00F73C27">
        <w:rPr>
          <w:rFonts w:hint="cs"/>
          <w:rtl/>
        </w:rPr>
        <w:t xml:space="preserve"> </w:t>
      </w:r>
      <w:r w:rsidRPr="006F5A14">
        <w:rPr>
          <w:rStyle w:val="affff1"/>
          <w:rtl/>
        </w:rPr>
        <w:t>נחרשה העיר</w:t>
      </w:r>
      <w:r w:rsidR="00E762A7">
        <w:rPr>
          <w:rFonts w:cs="PFT_Frank" w:hint="cs"/>
          <w:b/>
          <w:bCs/>
          <w:szCs w:val="14"/>
          <w:rtl/>
        </w:rPr>
        <w:t>-</w:t>
      </w:r>
      <w:r w:rsidR="007C2804">
        <w:rPr>
          <w:rFonts w:cs="PFT_Frank" w:hint="cs"/>
          <w:b/>
          <w:bCs/>
          <w:szCs w:val="14"/>
          <w:rtl/>
        </w:rPr>
        <w:t xml:space="preserve"> </w:t>
      </w:r>
      <w:r w:rsidR="007C2804" w:rsidRPr="007C2804">
        <w:rPr>
          <w:rFonts w:cs="PFT_Frank" w:hint="cs"/>
          <w:szCs w:val="14"/>
          <w:rtl/>
        </w:rPr>
        <w:t>גמרא</w:t>
      </w:r>
    </w:p>
    <w:p w14:paraId="22C22FCE" w14:textId="5224EC6A" w:rsidR="00934728" w:rsidRDefault="00D16104" w:rsidP="00E762A7">
      <w:pPr>
        <w:rPr>
          <w:rtl/>
        </w:rPr>
      </w:pPr>
      <w:r w:rsidRPr="006F178A">
        <w:rPr>
          <w:rtl/>
        </w:rPr>
        <w:t>כש</w:t>
      </w:r>
      <w:r w:rsidR="003E5C37">
        <w:rPr>
          <w:rFonts w:hint="cs"/>
          <w:rtl/>
        </w:rPr>
        <w:t>חרש</w:t>
      </w:r>
      <w:r w:rsidRPr="006F178A">
        <w:rPr>
          <w:rtl/>
        </w:rPr>
        <w:t xml:space="preserve"> טורנוסרופוס </w:t>
      </w:r>
      <w:r w:rsidR="003E5C37">
        <w:rPr>
          <w:rtl/>
        </w:rPr>
        <w:t>ההיכל נגזר</w:t>
      </w:r>
      <w:r w:rsidR="003E5C37">
        <w:rPr>
          <w:rFonts w:hint="cs"/>
          <w:rtl/>
        </w:rPr>
        <w:t xml:space="preserve"> </w:t>
      </w:r>
      <w:r w:rsidRPr="006F178A">
        <w:rPr>
          <w:rtl/>
        </w:rPr>
        <w:t>על</w:t>
      </w:r>
      <w:r w:rsidRPr="00F7017B">
        <w:rPr>
          <w:rStyle w:val="afffff3"/>
          <w:rtl/>
        </w:rPr>
        <w:t xml:space="preserve"> ר</w:t>
      </w:r>
      <w:r w:rsidR="00A0762C" w:rsidRPr="00F7017B">
        <w:rPr>
          <w:rStyle w:val="afffff3"/>
          <w:rFonts w:hint="cs"/>
          <w:rtl/>
        </w:rPr>
        <w:t xml:space="preserve">"ג </w:t>
      </w:r>
      <w:r w:rsidRPr="006F178A">
        <w:rPr>
          <w:rtl/>
        </w:rPr>
        <w:t>הריגה.</w:t>
      </w:r>
      <w:r w:rsidR="00A0762C">
        <w:rPr>
          <w:rFonts w:hint="cs"/>
          <w:rtl/>
        </w:rPr>
        <w:t xml:space="preserve"> </w:t>
      </w:r>
      <w:r w:rsidR="005C206B">
        <w:rPr>
          <w:rFonts w:hint="cs"/>
          <w:rtl/>
        </w:rPr>
        <w:t xml:space="preserve">עמד </w:t>
      </w:r>
      <w:r w:rsidRPr="006F178A">
        <w:rPr>
          <w:rtl/>
        </w:rPr>
        <w:t xml:space="preserve">הגמון </w:t>
      </w:r>
      <w:r w:rsidRPr="0099001C">
        <w:rPr>
          <w:spacing w:val="-6"/>
          <w:rtl/>
        </w:rPr>
        <w:t>ב</w:t>
      </w:r>
      <w:r>
        <w:rPr>
          <w:rFonts w:hint="cs"/>
          <w:spacing w:val="-6"/>
          <w:rtl/>
        </w:rPr>
        <w:t xml:space="preserve">ביהמ''</w:t>
      </w:r>
      <w:r>
        <w:rPr>
          <w:rStyle w:val="af4"/>
          <w:rFonts w:hint="cs"/>
          <w:spacing w:val="-6"/>
          <w:rtl/>
          <w:rPrChange w:id="9016" w:author="מנוע פסוקים" w:date="2026-10-05T16:38:46Z">
            <w:rPr>
              <w:rFonts w:hint="cs"/>
              <w:spacing w:val="-6"/>
              <w:rtl/>
            </w:rPr>
          </w:rPrChange>
        </w:rPr>
        <w:t xml:space="preserve">ד</w:t>
      </w:r>
      <w:r>
        <w:rPr>
          <w:rStyle w:val="af4"/>
          <w:spacing w:val="-6"/>
          <w:rtl/>
          <w:rPrChange w:id="9017" w:author="מנוע פסוקים" w:date="2026-10-05T16:38:46Z">
            <w:rPr>
              <w:spacing w:val="-6"/>
              <w:rtl/>
            </w:rPr>
          </w:rPrChange>
        </w:rPr>
        <w:t xml:space="preserve">, </w:t>
      </w:r>
      <w:r>
        <w:rPr>
          <w:rStyle w:val="af4"/>
          <w:rFonts w:hint="cs"/>
          <w:spacing w:val="-6"/>
          <w:rtl/>
          <w:rPrChange w:id="9018" w:author="מנוע פסוקים" w:date="2026-10-05T16:38:46Z">
            <w:rPr>
              <w:rFonts w:hint="cs"/>
              <w:spacing w:val="-6"/>
              <w:rtl/>
            </w:rPr>
          </w:rPrChange>
        </w:rPr>
        <w:t xml:space="preserve">וביקש את</w:t>
      </w:r>
      <w:r>
        <w:rPr>
          <w:rFonts w:hint="cs"/>
          <w:spacing w:val="-6"/>
          <w:rtl/>
        </w:rPr>
        <w:t xml:space="preserve"> </w:t>
      </w:r>
      <w:r w:rsidR="003E5C37" w:rsidRPr="0099001C">
        <w:rPr>
          <w:rStyle w:val="afffff3"/>
          <w:rFonts w:hint="cs"/>
          <w:spacing w:val="-6"/>
          <w:rtl/>
        </w:rPr>
        <w:t>ר''ג</w:t>
      </w:r>
      <w:r w:rsidR="003E5C37" w:rsidRPr="0099001C">
        <w:rPr>
          <w:rFonts w:hint="cs"/>
          <w:spacing w:val="-6"/>
          <w:rtl/>
        </w:rPr>
        <w:t xml:space="preserve"> </w:t>
      </w:r>
      <w:r w:rsidRPr="0099001C">
        <w:rPr>
          <w:rFonts w:hint="cs"/>
          <w:spacing w:val="-6"/>
          <w:rtl/>
        </w:rPr>
        <w:t>בצנעא</w:t>
      </w:r>
      <w:r w:rsidRPr="0099001C">
        <w:rPr>
          <w:spacing w:val="-6"/>
          <w:rtl/>
        </w:rPr>
        <w:t>.</w:t>
      </w:r>
      <w:r w:rsidRPr="0099001C">
        <w:rPr>
          <w:rFonts w:hint="cs"/>
          <w:spacing w:val="-6"/>
          <w:rtl/>
        </w:rPr>
        <w:t xml:space="preserve"> </w:t>
      </w:r>
      <w:r w:rsidR="005C206B" w:rsidRPr="0099001C">
        <w:rPr>
          <w:rStyle w:val="afffff3"/>
          <w:rFonts w:hint="cs"/>
          <w:spacing w:val="-6"/>
          <w:rtl/>
        </w:rPr>
        <w:t>שאלו</w:t>
      </w:r>
      <w:r w:rsidR="003E5C37" w:rsidRPr="0099001C">
        <w:rPr>
          <w:spacing w:val="-6"/>
          <w:rtl/>
        </w:rPr>
        <w:t>: א</w:t>
      </w:r>
      <w:r w:rsidR="003E5C37" w:rsidRPr="0099001C">
        <w:rPr>
          <w:rFonts w:hint="cs"/>
          <w:spacing w:val="-6"/>
          <w:rtl/>
        </w:rPr>
        <w:t>ם</w:t>
      </w:r>
      <w:r w:rsidRPr="0099001C">
        <w:rPr>
          <w:spacing w:val="-6"/>
          <w:rtl/>
        </w:rPr>
        <w:t xml:space="preserve"> </w:t>
      </w:r>
      <w:r w:rsidR="00C31659" w:rsidRPr="0099001C">
        <w:rPr>
          <w:rFonts w:hint="cs"/>
          <w:spacing w:val="-6"/>
          <w:rtl/>
        </w:rPr>
        <w:t>אצילך</w:t>
      </w:r>
      <w:r w:rsidRPr="0099001C">
        <w:rPr>
          <w:spacing w:val="-6"/>
          <w:rtl/>
        </w:rPr>
        <w:t xml:space="preserve"> </w:t>
      </w:r>
      <w:r w:rsidRPr="0099001C">
        <w:rPr>
          <w:rFonts w:hint="cs"/>
          <w:spacing w:val="-6"/>
          <w:rtl/>
        </w:rPr>
        <w:t>תביאני לעוה''ב</w:t>
      </w:r>
      <w:r w:rsidR="0099001C" w:rsidRPr="0099001C">
        <w:rPr>
          <w:rFonts w:hint="cs"/>
          <w:spacing w:val="-6"/>
          <w:rtl/>
        </w:rPr>
        <w:t>?</w:t>
      </w:r>
      <w:r>
        <w:rPr>
          <w:rFonts w:hint="cs"/>
          <w:rtl/>
        </w:rPr>
        <w:t xml:space="preserve"> </w:t>
      </w:r>
    </w:p>
    <w:p w14:paraId="577E4B77" w14:textId="52140F86" w:rsidR="00B8196E" w:rsidRPr="00B8196E" w:rsidRDefault="00D16104" w:rsidP="00934728">
      <w:pPr>
        <w:pStyle w:val="36"/>
        <w:framePr w:wrap="notBeside"/>
        <w:rPr>
          <w:rtl/>
        </w:rPr>
      </w:pPr>
      <w:r w:rsidRPr="00934728">
        <w:rPr>
          <w:rtl/>
        </w:rPr>
        <w:t>א"ל</w:t>
      </w:r>
      <w:r w:rsidR="00B8196E" w:rsidRPr="00B8196E">
        <w:rPr>
          <w:rtl/>
        </w:rPr>
        <w:t>:</w:t>
      </w:r>
    </w:p>
    <w:p w14:paraId="74E5D8F5" w14:textId="4164EA53" w:rsidR="007C2804" w:rsidRPr="00934728" w:rsidRDefault="00D16104" w:rsidP="00E762A7">
      <w:pPr>
        <w:rPr>
          <w:rStyle w:val="afffffc"/>
          <w:rtl/>
        </w:rPr>
      </w:pPr>
      <w:r w:rsidRPr="006F178A">
        <w:rPr>
          <w:rtl/>
        </w:rPr>
        <w:t>הן</w:t>
      </w:r>
      <w:r w:rsidR="005C206B">
        <w:rPr>
          <w:rFonts w:hint="cs"/>
          <w:rtl/>
        </w:rPr>
        <w:t xml:space="preserve"> והשביעו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="00C31659">
        <w:rPr>
          <w:rFonts w:hint="cs"/>
          <w:rtl/>
        </w:rPr>
        <w:t xml:space="preserve">נפל </w:t>
      </w:r>
      <w:r w:rsidR="003E5C37">
        <w:rPr>
          <w:rFonts w:hint="cs"/>
          <w:rtl/>
        </w:rPr>
        <w:t xml:space="preserve">מהגג </w:t>
      </w:r>
      <w:r w:rsidR="00C31659">
        <w:rPr>
          <w:rFonts w:hint="cs"/>
          <w:rtl/>
        </w:rPr>
        <w:t>ומת</w:t>
      </w:r>
      <w:r w:rsidRPr="006F178A">
        <w:rPr>
          <w:rtl/>
        </w:rPr>
        <w:t>.</w:t>
      </w:r>
      <w:r w:rsidR="00C31659">
        <w:rPr>
          <w:rFonts w:hint="cs"/>
          <w:rtl/>
        </w:rPr>
        <w:t xml:space="preserve"> </w:t>
      </w:r>
      <w:r w:rsidR="007C2804" w:rsidRPr="00934728">
        <w:rPr>
          <w:rStyle w:val="afffffc"/>
          <w:rFonts w:hint="cs"/>
          <w:rtl/>
        </w:rPr>
        <w:t xml:space="preserve">ומנהגם </w:t>
      </w:r>
      <w:r w:rsidR="00934728">
        <w:rPr>
          <w:rStyle w:val="afffffc"/>
          <w:rFonts w:hint="cs"/>
          <w:rtl/>
        </w:rPr>
        <w:t xml:space="preserve">היה </w:t>
      </w:r>
      <w:r w:rsidR="007C2804" w:rsidRPr="00934728">
        <w:rPr>
          <w:rStyle w:val="afffffc"/>
          <w:rFonts w:hint="cs"/>
          <w:rtl/>
        </w:rPr>
        <w:t>כשמת אחד מבטלים</w:t>
      </w:r>
      <w:r w:rsidR="003E5C37" w:rsidRPr="00934728">
        <w:rPr>
          <w:rStyle w:val="afffffc"/>
          <w:rFonts w:hint="cs"/>
          <w:rtl/>
        </w:rPr>
        <w:t xml:space="preserve"> גזירתם</w:t>
      </w:r>
      <w:r w:rsidR="00934728">
        <w:rPr>
          <w:rStyle w:val="afffffc"/>
          <w:rFonts w:hint="cs"/>
          <w:rtl/>
        </w:rPr>
        <w:t>.</w:t>
      </w:r>
      <w:r w:rsidR="003E5C37" w:rsidRPr="00934728">
        <w:rPr>
          <w:rStyle w:val="afffffc"/>
          <w:rFonts w:hint="cs"/>
          <w:rtl/>
        </w:rPr>
        <w:t xml:space="preserve"> </w:t>
      </w:r>
    </w:p>
    <w:p w14:paraId="74E5D8F6" w14:textId="77777777" w:rsidR="00D16104" w:rsidRPr="006F178A" w:rsidRDefault="00D16104" w:rsidP="00CF63A8">
      <w:pPr>
        <w:spacing w:after="60"/>
        <w:rPr>
          <w:rtl/>
        </w:rPr>
      </w:pPr>
      <w:r w:rsidRPr="007C2804">
        <w:rPr>
          <w:rStyle w:val="afffffc"/>
          <w:rtl/>
        </w:rPr>
        <w:t>יצתה בת קול ואמרה:</w:t>
      </w:r>
      <w:r w:rsidRPr="006F178A">
        <w:rPr>
          <w:rFonts w:ascii="Fb Fontext" w:hAnsi="Fb Fontext"/>
          <w:sz w:val="20"/>
          <w:rtl/>
        </w:rPr>
        <w:t xml:space="preserve"> אותו הגמון מזומן לחיי העולם הבא.</w:t>
      </w:r>
    </w:p>
    <w:p w14:paraId="7F5DA77A" w14:textId="4F264FFB" w:rsidR="00B8196E" w:rsidRPr="00B8196E" w:rsidRDefault="00D16104" w:rsidP="0099001C">
      <w:pPr>
        <w:pStyle w:val="36"/>
        <w:framePr w:wrap="notBeside"/>
        <w:rPr>
          <w:rtl/>
        </w:rPr>
      </w:pPr>
      <w:r w:rsidRPr="0099001C">
        <w:rPr>
          <w:rtl/>
        </w:rPr>
        <w:t>ת"ר</w:t>
      </w:r>
      <w:r w:rsidR="00B8196E" w:rsidRPr="00B8196E">
        <w:rPr>
          <w:rtl/>
        </w:rPr>
        <w:t>:</w:t>
      </w:r>
    </w:p>
    <w:p w14:paraId="74E5D8F7" w14:textId="2A46F625" w:rsidR="00D16104" w:rsidRPr="006F178A" w:rsidRDefault="007C2804" w:rsidP="00CF63A8">
      <w:pPr>
        <w:rPr>
          <w:rtl/>
        </w:rPr>
      </w:pPr>
      <w:r>
        <w:rPr>
          <w:rFonts w:ascii="Fb Fontext" w:hAnsi="Fb Fontext" w:hint="cs"/>
          <w:rtl/>
        </w:rPr>
        <w:t>כ</w:t>
      </w:r>
      <w:r w:rsidR="00D16104" w:rsidRPr="006F178A">
        <w:rPr>
          <w:rFonts w:ascii="Fb Fontext" w:hAnsi="Fb Fontext"/>
          <w:rtl/>
        </w:rPr>
        <w:t>שחרב הבית בראשונה</w:t>
      </w:r>
      <w:r w:rsidR="005C206B">
        <w:rPr>
          <w:rFonts w:ascii="Fb Fontext" w:hAnsi="Fb Fontext"/>
          <w:rtl/>
        </w:rPr>
        <w:t xml:space="preserve"> נתקבצו כיתות</w:t>
      </w:r>
      <w:r w:rsidR="00D16104" w:rsidRPr="006F178A">
        <w:rPr>
          <w:rFonts w:ascii="Fb Fontext" w:hAnsi="Fb Fontext"/>
          <w:rtl/>
        </w:rPr>
        <w:t xml:space="preserve"> </w:t>
      </w:r>
      <w:r w:rsidR="003E5C37">
        <w:rPr>
          <w:rFonts w:ascii="Fb Fontext" w:hAnsi="Fb Fontext"/>
          <w:rtl/>
        </w:rPr>
        <w:t>פרחי כהונה,</w:t>
      </w:r>
      <w:r>
        <w:rPr>
          <w:rFonts w:ascii="Fb Fontext" w:hAnsi="Fb Fontext"/>
          <w:rtl/>
        </w:rPr>
        <w:br/>
      </w:r>
      <w:r w:rsidR="003E5C37" w:rsidRPr="007C2804">
        <w:rPr>
          <w:rStyle w:val="afffffc"/>
          <w:rtl/>
        </w:rPr>
        <w:t>ועלו לגג ההיכל ואמרו</w:t>
      </w:r>
      <w:r w:rsidR="00D16104" w:rsidRPr="007C2804">
        <w:rPr>
          <w:rStyle w:val="afffffc"/>
          <w:rtl/>
        </w:rPr>
        <w:t>:</w:t>
      </w:r>
      <w:r>
        <w:rPr>
          <w:rFonts w:ascii="Fb Fontext" w:hAnsi="Fb Fontext"/>
          <w:rtl/>
        </w:rPr>
        <w:t xml:space="preserve"> </w:t>
      </w:r>
      <w:r>
        <w:rPr>
          <w:rStyle w:val="afffff3"/>
          <w:rFonts w:ascii="Fb Fontext" w:hAnsi="Fb Fontext"/>
          <w:rtl/>
          <w:rPrChange w:id="9058" w:author="מנוע אמוראים" w:date="2026-10-05T16:42:12Z">
            <w:rPr>
              <w:rFonts w:ascii="Fb Fontext" w:hAnsi="Fb Fontext"/>
              <w:rtl/>
            </w:rPr>
          </w:rPrChange>
        </w:rPr>
        <w:t xml:space="preserve">רבש"ע</w:t>
      </w:r>
      <w:r>
        <w:rPr>
          <w:rFonts w:ascii="Fb Fontext" w:hAnsi="Fb Fontext"/>
          <w:rtl/>
        </w:rPr>
        <w:t xml:space="preserve">! הואיל</w:t>
      </w:r>
      <w:r w:rsidR="00C31659">
        <w:rPr>
          <w:rFonts w:ascii="Fb Fontext" w:hAnsi="Fb Fontext"/>
          <w:rtl/>
        </w:rPr>
        <w:t xml:space="preserve"> ולא זכינו להיות גזברין </w:t>
      </w:r>
      <w:r w:rsidR="00C31659">
        <w:rPr>
          <w:rFonts w:ascii="Fb Fontext" w:hAnsi="Fb Fontext"/>
          <w:rtl/>
        </w:rPr>
        <w:lastRenderedPageBreak/>
        <w:t>נאמנים</w:t>
      </w:r>
      <w:r w:rsidR="00D16104" w:rsidRPr="006F178A">
        <w:rPr>
          <w:rFonts w:ascii="Fb Fontext" w:hAnsi="Fb Fontext"/>
          <w:rtl/>
        </w:rPr>
        <w:t xml:space="preserve"> יהיו מפתחות מסורות לך, וזרקום </w:t>
      </w:r>
      <w:r w:rsidR="003E5C37">
        <w:rPr>
          <w:rFonts w:ascii="Fb Fontext" w:hAnsi="Fb Fontext" w:hint="cs"/>
          <w:rtl/>
        </w:rPr>
        <w:t>למ</w:t>
      </w:r>
      <w:r w:rsidR="00D16104" w:rsidRPr="006F178A">
        <w:rPr>
          <w:rFonts w:ascii="Fb Fontext" w:hAnsi="Fb Fontext"/>
          <w:rtl/>
        </w:rPr>
        <w:t>עלה.</w:t>
      </w:r>
      <w:r w:rsidR="00D16104" w:rsidRPr="006F178A">
        <w:rPr>
          <w:rFonts w:ascii="Fb Fontext" w:hAnsi="Fb Fontext" w:hint="cs"/>
          <w:rtl/>
        </w:rPr>
        <w:t xml:space="preserve"> </w:t>
      </w:r>
      <w:r w:rsidR="00D16104" w:rsidRPr="006F178A">
        <w:rPr>
          <w:rFonts w:ascii="Fb Fontext" w:hAnsi="Fb Fontext"/>
          <w:rtl/>
        </w:rPr>
        <w:t>ו</w:t>
      </w:r>
      <w:r w:rsidR="003E5C37">
        <w:rPr>
          <w:rFonts w:ascii="Fb Fontext" w:hAnsi="Fb Fontext" w:hint="cs"/>
          <w:rtl/>
        </w:rPr>
        <w:t>פיסת יד</w:t>
      </w:r>
      <w:r>
        <w:rPr>
          <w:rFonts w:ascii="Fb Fontext" w:hAnsi="Fb Fontext" w:hint="cs"/>
          <w:rtl/>
        </w:rPr>
        <w:t xml:space="preserve"> </w:t>
      </w:r>
      <w:r w:rsidR="003E5C37">
        <w:rPr>
          <w:rFonts w:ascii="Fb Fontext" w:hAnsi="Fb Fontext" w:hint="cs"/>
          <w:rtl/>
        </w:rPr>
        <w:t>קיבלתן וקפצו לתוך ה</w:t>
      </w:r>
      <w:r>
        <w:rPr>
          <w:rFonts w:ascii="Fb Fontext" w:hAnsi="Fb Fontext" w:hint="cs"/>
          <w:rtl/>
        </w:rPr>
        <w:t>אש</w:t>
      </w:r>
      <w:r w:rsidR="003E5C37">
        <w:rPr>
          <w:rFonts w:ascii="Fb Fontext" w:hAnsi="Fb Fontext" w:hint="cs"/>
          <w:rtl/>
        </w:rPr>
        <w:t xml:space="preserve">. </w:t>
      </w:r>
    </w:p>
    <w:p w14:paraId="74E5D8F8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 xml:space="preserve">כט: </w:t>
      </w:r>
    </w:p>
    <w:p w14:paraId="74E5D8F9" w14:textId="77777777" w:rsidR="00D16104" w:rsidRPr="00C31659" w:rsidRDefault="00D16104" w:rsidP="0045747B">
      <w:pPr>
        <w:pStyle w:val="affff0"/>
        <w:rPr>
          <w:rtl/>
        </w:rPr>
      </w:pPr>
      <w:ins w:id="9826" w:author="מספור קטעי משנה" w:date="2026-10-06T06:45:54Z">
        <w:r>
          <w:rPr>
            <w:rStyle w:val="MisparKeta"/>
          </w:rPr>
          <w:t xml:space="preserve">א. </w:t>
        </w:r>
      </w:ins>
      <w:r w:rsidRPr="00C31659">
        <w:rPr>
          <w:rtl/>
        </w:rPr>
        <w:t xml:space="preserve">משנכנס אב ממעטין בשמחה וכו' </w:t>
      </w:r>
    </w:p>
    <w:p w14:paraId="75A10078" w14:textId="5BEF11C2" w:rsidR="00B8196E" w:rsidRPr="00B8196E" w:rsidRDefault="00E762A7" w:rsidP="0099001C">
      <w:pPr>
        <w:pStyle w:val="36"/>
        <w:framePr w:wrap="notBeside"/>
        <w:rPr>
          <w:rtl/>
        </w:rPr>
      </w:pPr>
      <w:r w:rsidRPr="0099001C">
        <w:rPr>
          <w:rFonts w:hint="cs"/>
          <w:rtl/>
        </w:rPr>
        <w:t>מ</w:t>
      </w:r>
      <w:r w:rsidR="00D16104" w:rsidRPr="0099001C">
        <w:rPr>
          <w:rtl/>
        </w:rPr>
        <w:t>רב</w:t>
      </w:r>
      <w:r w:rsidR="00B8196E" w:rsidRPr="00B8196E">
        <w:rPr>
          <w:rFonts w:hint="cs"/>
          <w:rtl/>
        </w:rPr>
        <w:t>:</w:t>
      </w:r>
    </w:p>
    <w:p w14:paraId="74E5D8FA" w14:textId="2054F0A7" w:rsidR="00D8109F" w:rsidRDefault="00D16104" w:rsidP="00E46419">
      <w:pPr>
        <w:rPr>
          <w:rStyle w:val="afffff3"/>
          <w:rtl/>
        </w:rPr>
      </w:pPr>
      <w:r w:rsidRPr="006F178A">
        <w:rPr>
          <w:rFonts w:ascii="Fb Fontext" w:hAnsi="Fb Fontext"/>
          <w:rtl/>
        </w:rPr>
        <w:t xml:space="preserve">כך משנכנס אדר מרבין בשמחה, </w:t>
      </w:r>
    </w:p>
    <w:p w14:paraId="6D430DDD" w14:textId="1390DC94" w:rsidR="00B8196E" w:rsidRPr="00B8196E" w:rsidRDefault="00D16104" w:rsidP="0099001C">
      <w:pPr>
        <w:pStyle w:val="36"/>
        <w:framePr w:wrap="notBeside"/>
        <w:rPr>
          <w:rtl/>
        </w:rPr>
      </w:pPr>
      <w:r w:rsidRPr="0099001C">
        <w:rPr>
          <w:rFonts w:hint="cs"/>
          <w:rtl/>
        </w:rPr>
        <w:t>ר</w:t>
      </w:r>
      <w:r w:rsidRPr="0099001C">
        <w:rPr>
          <w:rtl/>
        </w:rPr>
        <w:t>"</w:t>
      </w:r>
      <w:r w:rsidRPr="0099001C">
        <w:rPr>
          <w:rFonts w:hint="eastAsia"/>
          <w:rtl/>
        </w:rPr>
        <w:t>פ</w:t>
      </w:r>
      <w:r w:rsidR="00B8196E" w:rsidRPr="00B8196E">
        <w:rPr>
          <w:rtl/>
        </w:rPr>
        <w:t>:</w:t>
      </w:r>
    </w:p>
    <w:p w14:paraId="74E5D8FB" w14:textId="689312BF" w:rsidR="00E762A7" w:rsidRDefault="00D16104" w:rsidP="00D8109F">
      <w:pPr>
        <w:rPr>
          <w:rtl/>
        </w:rPr>
      </w:pPr>
      <w:r w:rsidRPr="004925D4">
        <w:rPr>
          <w:rtl/>
        </w:rPr>
        <w:t xml:space="preserve">ישראל </w:t>
      </w:r>
      <w:r w:rsidRPr="004925D4">
        <w:rPr>
          <w:rFonts w:hint="eastAsia"/>
          <w:rtl/>
        </w:rPr>
        <w:t>שיש</w:t>
      </w:r>
      <w:r w:rsidRPr="004925D4">
        <w:rPr>
          <w:rtl/>
        </w:rPr>
        <w:t xml:space="preserve"> לו דין עם נכרי</w:t>
      </w:r>
      <w:r w:rsidR="00E762A7">
        <w:rPr>
          <w:rFonts w:hint="cs"/>
          <w:rtl/>
        </w:rPr>
        <w:t>,</w:t>
      </w:r>
      <w:r w:rsidRPr="004925D4">
        <w:rPr>
          <w:rtl/>
        </w:rPr>
        <w:t xml:space="preserve"> </w:t>
      </w:r>
    </w:p>
    <w:p w14:paraId="74E5D8FC" w14:textId="404332F6" w:rsidR="00D16104" w:rsidRPr="004925D4" w:rsidRDefault="00D16104" w:rsidP="0099001C">
      <w:pPr>
        <w:rPr>
          <w:rtl/>
        </w:rPr>
      </w:pPr>
      <w:r w:rsidRPr="009D0833">
        <w:rPr>
          <w:rFonts w:cs="PFT_Frank"/>
          <w:b/>
          <w:bCs/>
          <w:szCs w:val="14"/>
          <w:rtl/>
        </w:rPr>
        <w:t>ישמט</w:t>
      </w:r>
      <w:r w:rsidRPr="004925D4">
        <w:rPr>
          <w:rtl/>
        </w:rPr>
        <w:t xml:space="preserve"> באב </w:t>
      </w:r>
      <w:r w:rsidRPr="00D8109F">
        <w:rPr>
          <w:rStyle w:val="afffffc"/>
          <w:rtl/>
        </w:rPr>
        <w:t>שמזלו רע</w:t>
      </w:r>
      <w:r w:rsidR="00E762A7">
        <w:rPr>
          <w:rFonts w:hint="cs"/>
          <w:rtl/>
        </w:rPr>
        <w:t>,</w:t>
      </w:r>
      <w:r w:rsidRPr="004925D4">
        <w:rPr>
          <w:rtl/>
        </w:rPr>
        <w:t xml:space="preserve"> וידון באדר שמזלו טוב</w:t>
      </w:r>
      <w:r w:rsidR="00E762A7">
        <w:rPr>
          <w:rFonts w:hint="cs"/>
          <w:rtl/>
        </w:rPr>
        <w:t>,</w:t>
      </w:r>
      <w:r w:rsidRPr="004925D4">
        <w:rPr>
          <w:rtl/>
        </w:rPr>
        <w:t xml:space="preserve"> </w:t>
      </w:r>
    </w:p>
    <w:p w14:paraId="6BCDBD72" w14:textId="1859094D" w:rsidR="00B8196E" w:rsidRPr="00B8196E" w:rsidRDefault="00D16104" w:rsidP="0099001C">
      <w:pPr>
        <w:pStyle w:val="36"/>
        <w:framePr w:wrap="notBeside"/>
        <w:rPr>
          <w:rtl/>
        </w:rPr>
      </w:pPr>
      <w:r w:rsidRPr="0099001C">
        <w:rPr>
          <w:rFonts w:hint="cs"/>
          <w:rtl/>
        </w:rPr>
        <w:t>מ</w:t>
      </w:r>
      <w:r w:rsidRPr="0099001C">
        <w:rPr>
          <w:rtl/>
        </w:rPr>
        <w:t>רב</w:t>
      </w:r>
      <w:r w:rsidR="00B8196E" w:rsidRPr="00B8196E">
        <w:rPr>
          <w:rFonts w:hint="cs"/>
          <w:rtl/>
        </w:rPr>
        <w:t>:</w:t>
      </w:r>
    </w:p>
    <w:p w14:paraId="74E5D8FD" w14:textId="08241888" w:rsidR="00D16104" w:rsidRPr="006F178A" w:rsidRDefault="00D16104" w:rsidP="0045747B">
      <w:pPr>
        <w:rPr>
          <w:rtl/>
        </w:rPr>
      </w:pPr>
      <w:r w:rsidRPr="0063694C">
        <w:rPr>
          <w:rStyle w:val="af4"/>
          <w:rtl/>
        </w:rPr>
        <w:t>לתת לכם אחרית ותקוה',</w:t>
      </w:r>
      <w:r w:rsidRPr="006F178A">
        <w:rPr>
          <w:rtl/>
        </w:rPr>
        <w:t xml:space="preserve"> </w:t>
      </w:r>
      <w:r>
        <w:rPr>
          <w:rFonts w:hint="cs"/>
          <w:rtl/>
        </w:rPr>
        <w:t>-</w:t>
      </w:r>
      <w:r w:rsidR="00D8109F" w:rsidRPr="00D8109F">
        <w:rPr>
          <w:rStyle w:val="afffffc"/>
          <w:rFonts w:hint="cs"/>
          <w:rtl/>
        </w:rPr>
        <w:t>בגלות בבל</w:t>
      </w:r>
      <w:r>
        <w:rPr>
          <w:rFonts w:hint="cs"/>
          <w:rtl/>
        </w:rPr>
        <w:t xml:space="preserve"> </w:t>
      </w:r>
      <w:r w:rsidRPr="006F178A">
        <w:rPr>
          <w:rtl/>
        </w:rPr>
        <w:t>אלו דקלים וכלי פשתן.</w:t>
      </w:r>
    </w:p>
    <w:p w14:paraId="589A3357" w14:textId="1D228078" w:rsidR="00B8196E" w:rsidRPr="00B8196E" w:rsidRDefault="00D16104" w:rsidP="0099001C">
      <w:pPr>
        <w:pStyle w:val="36"/>
        <w:framePr w:wrap="notBeside"/>
        <w:rPr>
          <w:rtl/>
        </w:rPr>
      </w:pPr>
      <w:r w:rsidRPr="0099001C">
        <w:rPr>
          <w:rFonts w:hint="cs"/>
          <w:rtl/>
        </w:rPr>
        <w:t>מ</w:t>
      </w:r>
      <w:r w:rsidRPr="0099001C">
        <w:rPr>
          <w:rtl/>
        </w:rPr>
        <w:t>רב</w:t>
      </w:r>
      <w:r w:rsidR="00B8196E" w:rsidRPr="00B8196E">
        <w:rPr>
          <w:rFonts w:hint="cs"/>
          <w:rtl/>
        </w:rPr>
        <w:t>:</w:t>
      </w:r>
    </w:p>
    <w:p w14:paraId="74E5D8FE" w14:textId="08204240" w:rsidR="00D16104" w:rsidRPr="006F178A" w:rsidRDefault="00D16104" w:rsidP="0045747B">
      <w:pPr>
        <w:rPr>
          <w:rtl/>
        </w:rPr>
      </w:pPr>
      <w:r w:rsidRPr="00E63C89">
        <w:rPr>
          <w:rStyle w:val="af4"/>
          <w:rtl/>
        </w:rPr>
        <w:t>ריח בני כריח שדה אשר ברכו ה'</w:t>
      </w:r>
      <w:r>
        <w:rPr>
          <w:rStyle w:val="af4"/>
          <w:rFonts w:hint="cs"/>
          <w:rtl/>
        </w:rPr>
        <w:t xml:space="preserve"> </w:t>
      </w:r>
      <w:r w:rsidR="005C206B">
        <w:rPr>
          <w:rtl/>
        </w:rPr>
        <w:t xml:space="preserve">ריח שדה </w:t>
      </w:r>
      <w:r w:rsidRPr="006F178A">
        <w:rPr>
          <w:rtl/>
        </w:rPr>
        <w:t>תפוחים.</w:t>
      </w:r>
    </w:p>
    <w:p w14:paraId="74E5D8FF" w14:textId="77777777" w:rsidR="00D16104" w:rsidRPr="00C31659" w:rsidRDefault="00D8109F" w:rsidP="00D8109F">
      <w:pPr>
        <w:pStyle w:val="affff0"/>
        <w:rPr>
          <w:rtl/>
        </w:rPr>
      </w:pPr>
      <w:ins w:id="9827" w:author="מספור קטעי משנה" w:date="2026-10-06T06:45:54Z">
        <w:r>
          <w:rPr>
            <w:rStyle w:val="MisparKeta"/>
          </w:rPr>
          <w:t xml:space="preserve">ג. </w:t>
        </w:r>
      </w:ins>
      <w:r>
        <w:rPr>
          <w:rFonts w:hint="cs"/>
          <w:rtl/>
        </w:rPr>
        <w:t xml:space="preserve">שבוע שחל בו </w:t>
      </w:r>
      <w:r w:rsidR="005C206B">
        <w:rPr>
          <w:rFonts w:hint="cs"/>
          <w:rtl/>
        </w:rPr>
        <w:t xml:space="preserve">ט''ב </w:t>
      </w:r>
      <w:r>
        <w:rPr>
          <w:rtl/>
        </w:rPr>
        <w:t>אסור</w:t>
      </w:r>
      <w:r w:rsidR="00D16104" w:rsidRPr="00C31659">
        <w:rPr>
          <w:rtl/>
        </w:rPr>
        <w:t xml:space="preserve"> לספר ולכבס</w:t>
      </w:r>
      <w:r>
        <w:rPr>
          <w:rFonts w:hint="cs"/>
          <w:rtl/>
        </w:rPr>
        <w:t xml:space="preserve"> ובחמישי מותר</w:t>
      </w:r>
      <w:r w:rsidR="00D16104" w:rsidRPr="00C31659">
        <w:rPr>
          <w:rtl/>
        </w:rPr>
        <w:t>.</w:t>
      </w:r>
    </w:p>
    <w:p w14:paraId="6A6A12F1" w14:textId="5CD98ACB" w:rsidR="00B8196E" w:rsidRPr="00B8196E" w:rsidRDefault="00D16104" w:rsidP="00924A1F">
      <w:pPr>
        <w:pStyle w:val="36"/>
        <w:framePr w:wrap="notBeside"/>
        <w:rPr>
          <w:rtl/>
        </w:rPr>
      </w:pPr>
      <w:r w:rsidRPr="00924A1F">
        <w:rPr>
          <w:rtl/>
        </w:rPr>
        <w:t>ר"</w:t>
      </w:r>
      <w:r w:rsidRPr="00924A1F">
        <w:rPr>
          <w:rFonts w:hint="cs"/>
          <w:rtl/>
        </w:rPr>
        <w:t>נ</w:t>
      </w:r>
      <w:r w:rsidR="00B8196E" w:rsidRPr="00B8196E">
        <w:rPr>
          <w:rtl/>
        </w:rPr>
        <w:t>:</w:t>
      </w:r>
    </w:p>
    <w:p w14:paraId="74E5D900" w14:textId="77073430" w:rsidR="00D16104" w:rsidRPr="006F178A" w:rsidRDefault="00924A1F" w:rsidP="00D8109F">
      <w:pPr>
        <w:rPr>
          <w:rFonts w:cs="Guttman Vilna"/>
          <w:b/>
          <w:rtl/>
        </w:rPr>
      </w:pPr>
      <w:r>
        <w:rPr>
          <w:rFonts w:hint="cs"/>
          <w:rtl/>
        </w:rPr>
        <w:t>ד</w:t>
      </w:r>
      <w:r w:rsidR="00D16104">
        <w:rPr>
          <w:rFonts w:hint="cs"/>
          <w:rtl/>
        </w:rPr>
        <w:t xml:space="preserve">ווקא </w:t>
      </w:r>
      <w:r w:rsidR="00D8109F">
        <w:rPr>
          <w:rFonts w:hint="cs"/>
          <w:rtl/>
        </w:rPr>
        <w:t xml:space="preserve">ע''מ </w:t>
      </w:r>
      <w:r w:rsidR="00C31659">
        <w:rPr>
          <w:rtl/>
        </w:rPr>
        <w:t>ללבוש, אבל לכבס ולהניח</w:t>
      </w:r>
      <w:r w:rsidR="00D16104" w:rsidRPr="006F178A">
        <w:rPr>
          <w:rtl/>
        </w:rPr>
        <w:t xml:space="preserve"> מותר, </w:t>
      </w:r>
    </w:p>
    <w:p w14:paraId="2AD31381" w14:textId="61AB4A6A" w:rsidR="00B8196E" w:rsidRPr="00B8196E" w:rsidRDefault="00D16104" w:rsidP="00924A1F">
      <w:pPr>
        <w:pStyle w:val="36"/>
        <w:framePr w:wrap="notBeside"/>
        <w:rPr>
          <w:rtl/>
        </w:rPr>
      </w:pPr>
      <w:r w:rsidRPr="00924A1F">
        <w:rPr>
          <w:rFonts w:hint="cs"/>
          <w:rtl/>
        </w:rPr>
        <w:t>ור</w:t>
      </w:r>
      <w:r w:rsidRPr="00924A1F">
        <w:rPr>
          <w:rtl/>
        </w:rPr>
        <w:t>"</w:t>
      </w:r>
      <w:r w:rsidRPr="00924A1F">
        <w:rPr>
          <w:rFonts w:hint="cs"/>
          <w:rtl/>
        </w:rPr>
        <w:t>ש</w:t>
      </w:r>
      <w:r w:rsidR="00B8196E" w:rsidRPr="00B8196E">
        <w:rPr>
          <w:rtl/>
        </w:rPr>
        <w:t>:</w:t>
      </w:r>
    </w:p>
    <w:p w14:paraId="74E5D901" w14:textId="48DEEA65" w:rsidR="00D16104" w:rsidRPr="006F178A" w:rsidRDefault="00D16104" w:rsidP="00E46419">
      <w:pPr>
        <w:rPr>
          <w:rFonts w:cs="Guttman Vilna"/>
          <w:b/>
          <w:rtl/>
        </w:rPr>
      </w:pPr>
      <w:r w:rsidRPr="006F178A">
        <w:rPr>
          <w:rtl/>
        </w:rPr>
        <w:t>אפילו להניח אסור.</w:t>
      </w:r>
      <w:r w:rsidR="00D8109F">
        <w:rPr>
          <w:rFonts w:cs="Guttman Vilna" w:hint="cs"/>
          <w:b/>
          <w:rtl/>
        </w:rPr>
        <w:t xml:space="preserve"> </w:t>
      </w:r>
      <w:r w:rsidR="00D8109F" w:rsidRPr="00D8109F">
        <w:rPr>
          <w:rStyle w:val="afffffc"/>
          <w:rFonts w:hint="cs"/>
          <w:rtl/>
        </w:rPr>
        <w:t>ת</w:t>
      </w:r>
      <w:r w:rsidRPr="00D8109F">
        <w:rPr>
          <w:rStyle w:val="afffffc"/>
          <w:rtl/>
        </w:rPr>
        <w:t>דע, דבטלי קצרי דבי רב.</w:t>
      </w:r>
    </w:p>
    <w:p w14:paraId="3DDC89EC" w14:textId="77777777" w:rsidR="00B8196E" w:rsidRPr="00B8196E" w:rsidRDefault="00D16104" w:rsidP="00924A1F">
      <w:pPr>
        <w:pStyle w:val="36"/>
        <w:framePr w:wrap="notBeside"/>
        <w:rPr>
          <w:rtl/>
        </w:rPr>
      </w:pPr>
      <w:r w:rsidRPr="00924A1F">
        <w:rPr>
          <w:rFonts w:hint="cs"/>
          <w:rtl/>
        </w:rPr>
        <w:t>והך</w:t>
      </w:r>
      <w:r w:rsidR="00B8196E" w:rsidRPr="00B8196E">
        <w:rPr>
          <w:rtl/>
        </w:rPr>
        <w:t>:</w:t>
      </w:r>
    </w:p>
    <w:p w14:paraId="74E5D902" w14:textId="4EF23B5F" w:rsidR="00D8109F" w:rsidRPr="009D0833" w:rsidRDefault="00D16104" w:rsidP="00E46419">
      <w:pPr>
        <w:rPr>
          <w:rFonts w:cs="PFT_Frank"/>
          <w:b/>
          <w:bCs/>
          <w:szCs w:val="14"/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>בחמישי מותר מפני השבת</w:t>
      </w:r>
      <w:r w:rsidR="00E46419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D8109F">
        <w:rPr>
          <w:rFonts w:hint="cs"/>
          <w:rtl/>
        </w:rPr>
        <w:t>היינו להניח</w:t>
      </w:r>
      <w:r w:rsidR="00E762A7">
        <w:rPr>
          <w:rFonts w:hint="cs"/>
          <w:rtl/>
        </w:rPr>
        <w:t>,</w:t>
      </w:r>
      <w:r w:rsidR="00D8109F">
        <w:rPr>
          <w:rFonts w:hint="cs"/>
          <w:rtl/>
        </w:rPr>
        <w:t xml:space="preserve"> </w:t>
      </w:r>
      <w:r w:rsidR="00E762A7">
        <w:rPr>
          <w:rFonts w:hint="cs"/>
          <w:rtl/>
        </w:rPr>
        <w:t>-</w:t>
      </w:r>
      <w:r w:rsidR="00D8109F">
        <w:rPr>
          <w:rFonts w:hint="cs"/>
          <w:rtl/>
        </w:rPr>
        <w:t xml:space="preserve">ללבוש </w:t>
      </w:r>
      <w:r w:rsidR="00D8109F" w:rsidRPr="009C5606">
        <w:rPr>
          <w:rFonts w:hint="cs"/>
          <w:spacing w:val="-4"/>
          <w:rtl/>
        </w:rPr>
        <w:t xml:space="preserve">ומותר בשיש חלוק אחד, </w:t>
      </w:r>
      <w:r w:rsidR="00D8109F" w:rsidRPr="009D0833">
        <w:rPr>
          <w:rFonts w:cs="PFT_Frank" w:hint="cs"/>
          <w:b/>
          <w:bCs/>
          <w:spacing w:val="-4"/>
          <w:szCs w:val="14"/>
          <w:rtl/>
        </w:rPr>
        <w:t>והך</w:t>
      </w:r>
      <w:r w:rsidR="00D8109F" w:rsidRPr="009C5606">
        <w:rPr>
          <w:rFonts w:hint="cs"/>
          <w:spacing w:val="-4"/>
          <w:rtl/>
        </w:rPr>
        <w:t xml:space="preserve"> דאסור לכבס להניח -</w:t>
      </w:r>
      <w:r w:rsidR="00D8109F" w:rsidRPr="009D0833">
        <w:rPr>
          <w:rFonts w:cs="PFT_Frank" w:hint="cs"/>
          <w:b/>
          <w:bCs/>
          <w:spacing w:val="-4"/>
          <w:szCs w:val="14"/>
          <w:rtl/>
        </w:rPr>
        <w:t xml:space="preserve">תיובתא </w:t>
      </w:r>
    </w:p>
    <w:p w14:paraId="74E5D903" w14:textId="77777777" w:rsidR="00D16104" w:rsidRPr="006F178A" w:rsidRDefault="00D8109F" w:rsidP="00924A1F">
      <w:pPr>
        <w:spacing w:after="60"/>
        <w:rPr>
          <w:rtl/>
        </w:rPr>
      </w:pPr>
      <w:r>
        <w:rPr>
          <w:rFonts w:hint="cs"/>
          <w:rtl/>
        </w:rPr>
        <w:t xml:space="preserve">וגיהוץ שלנו ככיבוס שלהן </w:t>
      </w:r>
      <w:r w:rsidRPr="00D8109F">
        <w:rPr>
          <w:rStyle w:val="afffffc"/>
          <w:rFonts w:hint="cs"/>
          <w:rtl/>
        </w:rPr>
        <w:t>ואסור,</w:t>
      </w:r>
      <w:r w:rsidR="00E762A7">
        <w:rPr>
          <w:rFonts w:hint="cs"/>
          <w:rtl/>
        </w:rPr>
        <w:t xml:space="preserve"> ובכלי פשתן מותר</w:t>
      </w:r>
      <w:r w:rsidR="00E46419">
        <w:rPr>
          <w:rFonts w:hint="cs"/>
          <w:rtl/>
        </w:rPr>
        <w:t xml:space="preserve"> </w:t>
      </w:r>
      <w:r w:rsidR="00E46419" w:rsidRPr="00E46419">
        <w:rPr>
          <w:rStyle w:val="afffffc"/>
          <w:rFonts w:hint="cs"/>
          <w:rtl/>
        </w:rPr>
        <w:t>ולא ללבוש</w:t>
      </w:r>
      <w:r w:rsidR="00E762A7">
        <w:rPr>
          <w:rStyle w:val="afffffc"/>
          <w:rFonts w:hint="cs"/>
          <w:rtl/>
        </w:rPr>
        <w:t>,</w:t>
      </w:r>
    </w:p>
    <w:p w14:paraId="3797B4AF" w14:textId="1848D7B1" w:rsidR="00B8196E" w:rsidRPr="00B8196E" w:rsidRDefault="00D16104" w:rsidP="00924A1F">
      <w:pPr>
        <w:pStyle w:val="36"/>
        <w:framePr w:wrap="notBeside"/>
        <w:rPr>
          <w:rtl/>
        </w:rPr>
      </w:pPr>
      <w:r w:rsidRPr="00924A1F">
        <w:rPr>
          <w:rtl/>
        </w:rPr>
        <w:t>רב</w:t>
      </w:r>
      <w:r w:rsidR="00B8196E" w:rsidRPr="00B8196E">
        <w:rPr>
          <w:rtl/>
        </w:rPr>
        <w:t>:</w:t>
      </w:r>
    </w:p>
    <w:p w14:paraId="74E5D905" w14:textId="1BFBF1F4" w:rsidR="00D16104" w:rsidRPr="006F178A" w:rsidRDefault="00CF63A8" w:rsidP="00CF63A8">
      <w:pPr>
        <w:pStyle w:val="afffffe"/>
        <w:spacing w:before="0"/>
        <w:rPr>
          <w:rtl/>
        </w:rPr>
      </w:pPr>
      <w:r>
        <w:rPr>
          <w:rFonts w:hint="cs"/>
          <w:rtl/>
        </w:rPr>
        <w:t>רק</w:t>
      </w:r>
      <w:r w:rsidR="00D16104">
        <w:rPr>
          <w:rFonts w:hint="cs"/>
          <w:rtl/>
        </w:rPr>
        <w:t xml:space="preserve"> </w:t>
      </w:r>
      <w:r w:rsidR="00D16104" w:rsidRPr="006F178A">
        <w:rPr>
          <w:rtl/>
        </w:rPr>
        <w:t>לפני</w:t>
      </w:r>
      <w:r w:rsidR="00D8109F">
        <w:rPr>
          <w:rFonts w:hint="cs"/>
          <w:rtl/>
        </w:rPr>
        <w:t xml:space="preserve"> ת''ב</w:t>
      </w:r>
      <w:r w:rsidR="00D16104" w:rsidRPr="006F178A">
        <w:rPr>
          <w:rtl/>
        </w:rPr>
        <w:t xml:space="preserve">, </w:t>
      </w:r>
      <w:r w:rsidR="00D16104" w:rsidRPr="00CF63A8">
        <w:rPr>
          <w:rStyle w:val="afffffc"/>
          <w:rtl/>
        </w:rPr>
        <w:t>אבל לאחריו - מותר.</w:t>
      </w:r>
      <w:r>
        <w:rPr>
          <w:rFonts w:hint="cs"/>
          <w:rtl/>
        </w:rPr>
        <w:t xml:space="preserve"> </w:t>
      </w:r>
      <w:r>
        <w:rPr>
          <w:rtl/>
        </w:rPr>
        <w:tab/>
      </w:r>
      <w:r w:rsidR="00D16104" w:rsidRPr="00CF63A8">
        <w:rPr>
          <w:rStyle w:val="afffff3"/>
          <w:rtl/>
        </w:rPr>
        <w:t>שמואל</w:t>
      </w:r>
      <w:r w:rsidR="00B8196E" w:rsidRPr="00CF63A8">
        <w:rPr>
          <w:rStyle w:val="afffff3"/>
          <w:rtl/>
        </w:rPr>
        <w:t>:</w:t>
      </w:r>
      <w:r>
        <w:rPr>
          <w:rFonts w:hint="cs"/>
          <w:rtl/>
        </w:rPr>
        <w:t xml:space="preserve"> </w:t>
      </w:r>
      <w:r w:rsidR="007140CE">
        <w:rPr>
          <w:rtl/>
        </w:rPr>
        <w:t>אפי</w:t>
      </w:r>
      <w:r w:rsidR="007140CE">
        <w:rPr>
          <w:rFonts w:hint="cs"/>
          <w:rtl/>
        </w:rPr>
        <w:t>'</w:t>
      </w:r>
      <w:r w:rsidR="00D16104" w:rsidRPr="006F178A">
        <w:rPr>
          <w:rtl/>
        </w:rPr>
        <w:t xml:space="preserve"> לאחריו אסור.</w:t>
      </w:r>
    </w:p>
    <w:p w14:paraId="06C5DDEB" w14:textId="77777777" w:rsidR="00B8196E" w:rsidRPr="00B8196E" w:rsidRDefault="00D16104" w:rsidP="00924A1F">
      <w:pPr>
        <w:pStyle w:val="36"/>
        <w:framePr w:wrap="notBeside"/>
        <w:rPr>
          <w:rtl/>
        </w:rPr>
      </w:pPr>
      <w:r w:rsidRPr="00924A1F">
        <w:rPr>
          <w:rFonts w:hint="cs"/>
          <w:rtl/>
        </w:rPr>
        <w:t>וה</w:t>
      </w:r>
      <w:r w:rsidR="00D8109F" w:rsidRPr="00924A1F">
        <w:rPr>
          <w:rFonts w:hint="cs"/>
          <w:rtl/>
        </w:rPr>
        <w:t>ך</w:t>
      </w:r>
      <w:r w:rsidR="00B8196E" w:rsidRPr="00B8196E">
        <w:rPr>
          <w:rtl/>
        </w:rPr>
        <w:t>:</w:t>
      </w:r>
    </w:p>
    <w:p w14:paraId="74E5D906" w14:textId="3B4CA795" w:rsidR="00D8109F" w:rsidRDefault="00D8109F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דחל ת''ב ביום ראשון מותר לכבס כל השבוע, </w:t>
      </w:r>
    </w:p>
    <w:p w14:paraId="74E5D907" w14:textId="77777777" w:rsidR="00D8109F" w:rsidRDefault="00D8109F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חל ב' ג' ד' ה'- לפניו אסור לאחריו מותר </w:t>
      </w:r>
    </w:p>
    <w:p w14:paraId="74E5D908" w14:textId="77777777" w:rsidR="00D8109F" w:rsidRDefault="00D8109F" w:rsidP="0045747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חל בו' מותר בחמישי מפני כבוד השבת </w:t>
      </w:r>
    </w:p>
    <w:p w14:paraId="45C116B0" w14:textId="50C3A793" w:rsidR="00924A1F" w:rsidRDefault="00D8109F" w:rsidP="00642766">
      <w:pPr>
        <w:pStyle w:val="afffffb"/>
        <w:rPr>
          <w:rtl/>
        </w:rPr>
      </w:pPr>
      <w:r>
        <w:rPr>
          <w:rFonts w:hint="cs"/>
          <w:rtl/>
        </w:rPr>
        <w:t xml:space="preserve">לא הספיק מכבס מהמנחה ולמעלה וקיללו אביי </w:t>
      </w:r>
    </w:p>
    <w:p w14:paraId="52A09F64" w14:textId="4DED6B06" w:rsidR="00B8196E" w:rsidRPr="00B8196E" w:rsidRDefault="00F4155D" w:rsidP="00924A1F">
      <w:pPr>
        <w:pStyle w:val="36"/>
        <w:framePr w:wrap="notBeside"/>
        <w:rPr>
          <w:rtl/>
        </w:rPr>
      </w:pPr>
      <w:r w:rsidRPr="00924A1F">
        <w:rPr>
          <w:rFonts w:hint="cs"/>
          <w:rtl/>
        </w:rPr>
        <w:t>תנאי היא:</w:t>
      </w:r>
      <w:r w:rsidR="00642766">
        <w:rPr>
          <w:rFonts w:hint="cs"/>
          <w:rtl/>
        </w:rPr>
        <w:t xml:space="preserve"> </w:t>
      </w:r>
      <w:r w:rsidR="007140CE" w:rsidRPr="00924A1F">
        <w:rPr>
          <w:rFonts w:hint="cs"/>
          <w:rtl/>
        </w:rPr>
        <w:t>לר''מ</w:t>
      </w:r>
      <w:r w:rsidR="00B8196E" w:rsidRPr="00B8196E">
        <w:rPr>
          <w:rFonts w:hint="cs"/>
          <w:rtl/>
        </w:rPr>
        <w:t>:</w:t>
      </w:r>
    </w:p>
    <w:p w14:paraId="74E5D90A" w14:textId="57A0E5E6" w:rsidR="00D16104" w:rsidRPr="006F178A" w:rsidRDefault="00D16104" w:rsidP="002438EE">
      <w:pPr>
        <w:rPr>
          <w:rtl/>
        </w:rPr>
      </w:pPr>
      <w:r>
        <w:rPr>
          <w:rStyle w:val="afffff3"/>
          <w:rtl/>
          <w:rPrChange w:id="9059" w:author="מנוע אמוראים" w:date="2026-10-05T16:42:12Z">
            <w:rPr>
              <w:rtl/>
            </w:rPr>
          </w:rPrChange>
        </w:rPr>
        <w:t xml:space="preserve">מר"</w:t>
      </w:r>
      <w:r>
        <w:rPr>
          <w:rStyle w:val="afffff3"/>
          <w:rFonts w:hint="cs"/>
          <w:rtl/>
          <w:rPrChange w:id="9060" w:author="מנוע אמוראים" w:date="2026-10-05T16:42:12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</w:t>
      </w:r>
      <w:r w:rsidRPr="004925D4">
        <w:rPr>
          <w:rtl/>
        </w:rPr>
        <w:t>ועד התענית</w:t>
      </w:r>
      <w:r w:rsidR="007140CE">
        <w:rPr>
          <w:rFonts w:hint="cs"/>
          <w:rtl/>
        </w:rPr>
        <w:t xml:space="preserve"> </w:t>
      </w:r>
      <w:r w:rsidR="007140CE">
        <w:rPr>
          <w:rtl/>
        </w:rPr>
        <w:t>–</w:t>
      </w:r>
      <w:r w:rsidR="007140CE" w:rsidRPr="007140CE">
        <w:rPr>
          <w:rStyle w:val="af4"/>
          <w:rFonts w:hint="cs"/>
          <w:rtl/>
        </w:rPr>
        <w:t>והשבתי חגה</w:t>
      </w:r>
    </w:p>
    <w:p w14:paraId="261AF9F5" w14:textId="24AE9BB2" w:rsidR="00B8196E" w:rsidRPr="00B8196E" w:rsidRDefault="00D16104" w:rsidP="00924A1F">
      <w:pPr>
        <w:pStyle w:val="36"/>
        <w:framePr w:wrap="notBeside"/>
        <w:rPr>
          <w:rtl/>
        </w:rPr>
      </w:pPr>
      <w:r w:rsidRPr="00924A1F">
        <w:rPr>
          <w:rtl/>
        </w:rPr>
        <w:t>ר"י</w:t>
      </w:r>
      <w:r w:rsidR="00B8196E" w:rsidRPr="00B8196E">
        <w:rPr>
          <w:rFonts w:hint="cs"/>
          <w:rtl/>
        </w:rPr>
        <w:t>:</w:t>
      </w:r>
    </w:p>
    <w:p w14:paraId="74E5D90B" w14:textId="0ACAEE0C" w:rsidR="00D16104" w:rsidRPr="006F178A" w:rsidRDefault="002438EE" w:rsidP="00924A1F">
      <w:pPr>
        <w:rPr>
          <w:rtl/>
        </w:rPr>
      </w:pPr>
      <w:r>
        <w:rPr>
          <w:rtl/>
        </w:rPr>
        <w:t xml:space="preserve">כל החדש </w:t>
      </w:r>
      <w:r w:rsidR="007140CE">
        <w:rPr>
          <w:rFonts w:hint="cs"/>
          <w:rtl/>
        </w:rPr>
        <w:t xml:space="preserve"> - </w:t>
      </w:r>
      <w:r w:rsidR="007140CE" w:rsidRPr="007140CE">
        <w:rPr>
          <w:rStyle w:val="af4"/>
          <w:rFonts w:hint="cs"/>
          <w:rtl/>
        </w:rPr>
        <w:t>חדשה</w:t>
      </w:r>
    </w:p>
    <w:p w14:paraId="378E61C7" w14:textId="2B8B653A" w:rsidR="00B8196E" w:rsidRPr="00B8196E" w:rsidRDefault="00D16104" w:rsidP="00924A1F">
      <w:pPr>
        <w:pStyle w:val="36"/>
        <w:framePr w:wrap="notBeside"/>
        <w:rPr>
          <w:rtl/>
        </w:rPr>
      </w:pPr>
      <w:r w:rsidRPr="00924A1F">
        <w:rPr>
          <w:rtl/>
        </w:rPr>
        <w:t>ר</w:t>
      </w:r>
      <w:r w:rsidRPr="00924A1F">
        <w:rPr>
          <w:rFonts w:hint="cs"/>
          <w:rtl/>
        </w:rPr>
        <w:t>שב</w:t>
      </w:r>
      <w:r w:rsidRPr="00924A1F">
        <w:rPr>
          <w:rtl/>
        </w:rPr>
        <w:t>"</w:t>
      </w:r>
      <w:r w:rsidRPr="00924A1F">
        <w:rPr>
          <w:rFonts w:hint="cs"/>
          <w:rtl/>
        </w:rPr>
        <w:t>ג</w:t>
      </w:r>
      <w:r w:rsidR="00B8196E" w:rsidRPr="00B8196E">
        <w:rPr>
          <w:rtl/>
        </w:rPr>
        <w:t>:</w:t>
      </w:r>
    </w:p>
    <w:p w14:paraId="74E5D90C" w14:textId="018A73F0" w:rsidR="00D16104" w:rsidRPr="006F178A" w:rsidRDefault="007140CE" w:rsidP="00924A1F">
      <w:pPr>
        <w:rPr>
          <w:rtl/>
        </w:rPr>
      </w:pPr>
      <w:r>
        <w:rPr>
          <w:rFonts w:ascii="Fb Fontext" w:hAnsi="Fb Fontext" w:hint="cs"/>
          <w:sz w:val="20"/>
          <w:rtl/>
        </w:rPr>
        <w:t>בשבוע שחל בו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Pr="007140CE">
        <w:rPr>
          <w:rStyle w:val="af4"/>
          <w:rFonts w:hint="cs"/>
          <w:rtl/>
        </w:rPr>
        <w:t xml:space="preserve"> שבתה</w:t>
      </w:r>
      <w:r>
        <w:rPr>
          <w:rFonts w:hint="cs"/>
          <w:rtl/>
        </w:rPr>
        <w:t xml:space="preserve"> </w:t>
      </w:r>
    </w:p>
    <w:p w14:paraId="30832F59" w14:textId="1512BE67" w:rsidR="00B8196E" w:rsidRPr="00B8196E" w:rsidRDefault="00D16104" w:rsidP="00924A1F">
      <w:pPr>
        <w:pStyle w:val="36"/>
        <w:framePr w:wrap="notBeside"/>
        <w:rPr>
          <w:rtl/>
        </w:rPr>
      </w:pPr>
      <w:r w:rsidRPr="00924A1F">
        <w:rPr>
          <w:rFonts w:hint="cs"/>
          <w:rtl/>
        </w:rPr>
        <w:t>ר</w:t>
      </w:r>
      <w:r w:rsidRPr="00924A1F">
        <w:rPr>
          <w:rtl/>
        </w:rPr>
        <w:t>בא</w:t>
      </w:r>
      <w:r w:rsidR="00B8196E" w:rsidRPr="00B8196E">
        <w:rPr>
          <w:rtl/>
        </w:rPr>
        <w:t>:</w:t>
      </w:r>
    </w:p>
    <w:p w14:paraId="74E5D90D" w14:textId="2265A54D" w:rsidR="002438EE" w:rsidRDefault="00D16104" w:rsidP="00D801F8">
      <w:pPr>
        <w:rPr>
          <w:spacing w:val="-2"/>
          <w:rtl/>
        </w:rPr>
      </w:pPr>
      <w:r>
        <w:rPr>
          <w:rFonts w:cs="PFT_Frank"/>
          <w:b/>
          <w:bCs/>
          <w:spacing w:val="-2"/>
          <w:szCs w:val="14"/>
          <w:rtl/>
        </w:rPr>
        <w:t xml:space="preserve">הלכה </w:t>
      </w:r>
      <w:r>
        <w:rPr>
          <w:rStyle w:val="afffff3"/>
          <w:rFonts w:cs="PFT_Frank"/>
          <w:b/>
          <w:bCs/>
          <w:spacing w:val="-2"/>
          <w:szCs w:val="14"/>
          <w:rtl/>
          <w:rPrChange w:id="9061" w:author="מנוע אמוראים" w:date="2026-10-05T16:42:12Z">
            <w:rPr>
              <w:rFonts w:cs="PFT_Frank"/>
              <w:b/>
              <w:bCs/>
              <w:spacing w:val="-2"/>
              <w:szCs w:val="14"/>
              <w:rtl/>
            </w:rPr>
          </w:rPrChange>
        </w:rPr>
        <w:t xml:space="preserve">כר</w:t>
      </w:r>
      <w:r>
        <w:rPr>
          <w:rStyle w:val="afffff3"/>
          <w:rFonts w:cs="PFT_Frank" w:hint="cs"/>
          <w:b/>
          <w:bCs/>
          <w:spacing w:val="-2"/>
          <w:szCs w:val="14"/>
          <w:rtl/>
          <w:rPrChange w:id="9062" w:author="מנוע אמוראים" w:date="2026-10-05T16:42:12Z">
            <w:rPr>
              <w:rFonts w:cs="PFT_Frank" w:hint="cs"/>
              <w:b/>
              <w:bCs/>
              <w:spacing w:val="-2"/>
              <w:szCs w:val="14"/>
              <w:rtl/>
            </w:rPr>
          </w:rPrChange>
        </w:rPr>
        <w:t xml:space="preserve">שב</w:t>
      </w:r>
      <w:r>
        <w:rPr>
          <w:rStyle w:val="afffff3"/>
          <w:rFonts w:cs="PFT_Frank"/>
          <w:b/>
          <w:bCs/>
          <w:spacing w:val="-2"/>
          <w:szCs w:val="14"/>
          <w:rtl/>
          <w:rPrChange w:id="9063" w:author="מנוע אמוראים" w:date="2026-10-05T16:42:12Z">
            <w:rPr>
              <w:rFonts w:cs="PFT_Frank"/>
              <w:b/>
              <w:bCs/>
              <w:spacing w:val="-2"/>
              <w:szCs w:val="14"/>
              <w:rtl/>
            </w:rPr>
          </w:rPrChange>
        </w:rPr>
        <w:t xml:space="preserve">"</w:t>
      </w:r>
      <w:r>
        <w:rPr>
          <w:rStyle w:val="afffff3"/>
          <w:rFonts w:cs="PFT_Frank" w:hint="cs"/>
          <w:b/>
          <w:bCs/>
          <w:spacing w:val="-2"/>
          <w:szCs w:val="14"/>
          <w:rtl/>
          <w:rPrChange w:id="9064" w:author="מנוע אמוראים" w:date="2026-10-05T16:42:12Z">
            <w:rPr>
              <w:rFonts w:cs="PFT_Frank" w:hint="cs"/>
              <w:b/>
              <w:bCs/>
              <w:spacing w:val="-2"/>
              <w:szCs w:val="14"/>
              <w:rtl/>
            </w:rPr>
          </w:rPrChange>
        </w:rPr>
        <w:t xml:space="preserve">ג</w:t>
      </w:r>
      <w:r w:rsidRPr="00D801F8">
        <w:rPr>
          <w:rFonts w:hint="cs"/>
          <w:spacing w:val="-2"/>
          <w:rtl/>
        </w:rPr>
        <w:t xml:space="preserve"> </w:t>
      </w:r>
      <w:r w:rsidR="00F4155D" w:rsidRPr="00D801F8">
        <w:rPr>
          <w:rFonts w:cs="PFT_Frank" w:hint="cs"/>
          <w:b/>
          <w:bCs/>
          <w:spacing w:val="-2"/>
          <w:szCs w:val="14"/>
          <w:rtl/>
        </w:rPr>
        <w:t>ו</w:t>
      </w:r>
      <w:r>
        <w:rPr>
          <w:rFonts w:cs="PFT_Frank"/>
          <w:b/>
          <w:bCs/>
          <w:spacing w:val="-2"/>
          <w:szCs w:val="14"/>
          <w:rtl/>
        </w:rPr>
        <w:t xml:space="preserve">הלכה </w:t>
      </w:r>
      <w:r>
        <w:rPr>
          <w:rStyle w:val="afffff3"/>
          <w:rFonts w:cs="PFT_Frank"/>
          <w:b/>
          <w:bCs/>
          <w:spacing w:val="-2"/>
          <w:szCs w:val="14"/>
          <w:rtl/>
          <w:rPrChange w:id="9065" w:author="מנוע אמוראים" w:date="2026-10-05T16:42:12Z">
            <w:rPr>
              <w:rFonts w:cs="PFT_Frank"/>
              <w:b/>
              <w:bCs/>
              <w:spacing w:val="-2"/>
              <w:szCs w:val="14"/>
              <w:rtl/>
            </w:rPr>
          </w:rPrChange>
        </w:rPr>
        <w:t xml:space="preserve">כ</w:t>
      </w:r>
      <w:r>
        <w:rPr>
          <w:rStyle w:val="afffff3"/>
          <w:rFonts w:cs="PFT_Frank" w:hint="cs"/>
          <w:b/>
          <w:bCs/>
          <w:spacing w:val="-2"/>
          <w:szCs w:val="14"/>
          <w:rtl/>
          <w:rPrChange w:id="9066" w:author="מנוע אמוראים" w:date="2026-10-05T16:42:12Z">
            <w:rPr>
              <w:rFonts w:cs="PFT_Frank" w:hint="cs"/>
              <w:b/>
              <w:bCs/>
              <w:spacing w:val="-2"/>
              <w:szCs w:val="14"/>
              <w:rtl/>
            </w:rPr>
          </w:rPrChange>
        </w:rPr>
        <w:t xml:space="preserve">ר</w:t>
      </w:r>
      <w:r>
        <w:rPr>
          <w:rStyle w:val="afffff3"/>
          <w:rFonts w:cs="PFT_Frank"/>
          <w:b/>
          <w:bCs/>
          <w:spacing w:val="-2"/>
          <w:szCs w:val="14"/>
          <w:rtl/>
          <w:rPrChange w:id="9067" w:author="מנוע אמוראים" w:date="2026-10-05T16:42:12Z">
            <w:rPr>
              <w:rFonts w:cs="PFT_Frank"/>
              <w:b/>
              <w:bCs/>
              <w:spacing w:val="-2"/>
              <w:szCs w:val="14"/>
              <w:rtl/>
            </w:rPr>
          </w:rPrChange>
        </w:rPr>
        <w:t xml:space="preserve">"</w:t>
      </w:r>
      <w:r>
        <w:rPr>
          <w:rStyle w:val="afffff3"/>
          <w:rFonts w:cs="PFT_Frank" w:hint="cs"/>
          <w:b/>
          <w:bCs/>
          <w:spacing w:val="-2"/>
          <w:szCs w:val="14"/>
          <w:rtl/>
          <w:rPrChange w:id="9068" w:author="מנוע אמוראים" w:date="2026-10-05T16:42:12Z">
            <w:rPr>
              <w:rFonts w:cs="PFT_Frank" w:hint="cs"/>
              <w:b/>
              <w:bCs/>
              <w:spacing w:val="-2"/>
              <w:szCs w:val="14"/>
              <w:rtl/>
            </w:rPr>
          </w:rPrChange>
        </w:rPr>
        <w:t xml:space="preserve">מ</w:t>
      </w:r>
      <w:r w:rsidRPr="00D801F8">
        <w:rPr>
          <w:rFonts w:cs="PFT_Frank"/>
          <w:b/>
          <w:bCs/>
          <w:spacing w:val="-2"/>
          <w:szCs w:val="14"/>
          <w:rtl/>
        </w:rPr>
        <w:t>.</w:t>
      </w:r>
      <w:r w:rsidRPr="00D801F8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="00F4155D" w:rsidRPr="00D801F8">
        <w:rPr>
          <w:rFonts w:hint="cs"/>
          <w:spacing w:val="-2"/>
          <w:rtl/>
        </w:rPr>
        <w:t>-</w:t>
      </w:r>
      <w:r w:rsidRPr="00D801F8">
        <w:rPr>
          <w:spacing w:val="-2"/>
          <w:rtl/>
        </w:rPr>
        <w:t>לקולא.</w:t>
      </w:r>
      <w:r w:rsidR="00F4155D" w:rsidRPr="00D801F8">
        <w:rPr>
          <w:rFonts w:hint="cs"/>
          <w:spacing w:val="-2"/>
          <w:rtl/>
        </w:rPr>
        <w:t xml:space="preserve"> </w:t>
      </w:r>
      <w:r w:rsidR="00F4155D" w:rsidRPr="00D801F8">
        <w:rPr>
          <w:rStyle w:val="afffffc"/>
          <w:rFonts w:hint="cs"/>
          <w:spacing w:val="-2"/>
          <w:rtl/>
        </w:rPr>
        <w:t>דמותר מר''ח ואחר ת''ב</w:t>
      </w:r>
    </w:p>
    <w:p w14:paraId="74E5D90E" w14:textId="77777777" w:rsidR="002438EE" w:rsidRDefault="002438EE" w:rsidP="002438EE">
      <w:pPr>
        <w:pStyle w:val="afffffb"/>
        <w:rPr>
          <w:rtl/>
        </w:rPr>
      </w:pPr>
      <w:r>
        <w:rPr>
          <w:rFonts w:hint="cs"/>
          <w:rtl/>
        </w:rPr>
        <w:t xml:space="preserve">חל ת'ב בשני וחמישי קוראים ג' ומפטיר השלישי </w:t>
      </w:r>
    </w:p>
    <w:p w14:paraId="74E5D90F" w14:textId="77777777" w:rsidR="002438EE" w:rsidRDefault="002438EE" w:rsidP="002438EE">
      <w:pPr>
        <w:pStyle w:val="afffffb"/>
        <w:ind w:left="226" w:firstLine="113"/>
        <w:rPr>
          <w:rtl/>
        </w:rPr>
      </w:pPr>
      <w:r>
        <w:rPr>
          <w:rFonts w:hint="cs"/>
          <w:rtl/>
        </w:rPr>
        <w:t xml:space="preserve">בג' וד' קורא אחד ומפטיר </w:t>
      </w:r>
      <w:r w:rsidRPr="00F4155D">
        <w:rPr>
          <w:rStyle w:val="afffff3"/>
          <w:rFonts w:hint="cs"/>
          <w:rtl/>
        </w:rPr>
        <w:t>רבי יוסי</w:t>
      </w:r>
      <w:r>
        <w:rPr>
          <w:rFonts w:hint="cs"/>
          <w:rtl/>
        </w:rPr>
        <w:t xml:space="preserve"> שלושה </w:t>
      </w:r>
    </w:p>
    <w:p w14:paraId="74E5D910" w14:textId="77777777" w:rsidR="00D16104" w:rsidRPr="002438EE" w:rsidRDefault="002438EE" w:rsidP="002438EE">
      <w:pPr>
        <w:pStyle w:val="afffffb"/>
        <w:rPr>
          <w:rtl/>
        </w:rPr>
      </w:pPr>
      <w:r>
        <w:rPr>
          <w:rFonts w:hint="cs"/>
          <w:rtl/>
        </w:rPr>
        <w:t>ערב ת''ב ות''ב שחל בשבת מעלה על שולחנו אפי' כסעודת שלמה בשעתו]</w:t>
      </w:r>
      <w:r w:rsidR="00F4155D" w:rsidRPr="00D801F8">
        <w:rPr>
          <w:rFonts w:hint="cs"/>
          <w:spacing w:val="-2"/>
          <w:rtl/>
        </w:rPr>
        <w:t xml:space="preserve"> </w:t>
      </w:r>
    </w:p>
    <w:p w14:paraId="74E5D911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lastRenderedPageBreak/>
        <w:t>ל.</w:t>
      </w:r>
    </w:p>
    <w:p w14:paraId="74E5D912" w14:textId="77777777" w:rsidR="00D16104" w:rsidRPr="00665048" w:rsidRDefault="00D16104" w:rsidP="002438EE">
      <w:pPr>
        <w:pStyle w:val="affff0"/>
        <w:rPr>
          <w:rtl/>
        </w:rPr>
      </w:pPr>
      <w:ins w:id="9828" w:author="מספור קטעי משנה" w:date="2026-10-06T06:45:54Z">
        <w:r>
          <w:rPr>
            <w:rStyle w:val="MisparKeta"/>
          </w:rPr>
          <w:t xml:space="preserve">א. </w:t>
        </w:r>
      </w:ins>
      <w:r w:rsidRPr="00665048">
        <w:rPr>
          <w:rtl/>
        </w:rPr>
        <w:t>ערב ט"ב לא יאכל שני תבשילין</w:t>
      </w:r>
      <w:r w:rsidR="002438EE">
        <w:rPr>
          <w:rFonts w:hint="cs"/>
          <w:rtl/>
        </w:rPr>
        <w:t>,</w:t>
      </w:r>
      <w:r w:rsidRPr="00665048">
        <w:rPr>
          <w:rtl/>
        </w:rPr>
        <w:t xml:space="preserve"> </w:t>
      </w:r>
      <w:r w:rsidR="009838C4">
        <w:rPr>
          <w:rFonts w:hint="cs"/>
          <w:rtl/>
        </w:rPr>
        <w:t xml:space="preserve">בשר ויין </w:t>
      </w:r>
      <w:r w:rsidRPr="00665048">
        <w:rPr>
          <w:rtl/>
        </w:rPr>
        <w:t>כו'.</w:t>
      </w:r>
    </w:p>
    <w:p w14:paraId="22879804" w14:textId="47DAAF0F" w:rsidR="00B8196E" w:rsidRPr="00B8196E" w:rsidRDefault="00D16104" w:rsidP="007471FA">
      <w:pPr>
        <w:pStyle w:val="36"/>
        <w:framePr w:wrap="notBeside"/>
        <w:rPr>
          <w:rtl/>
        </w:rPr>
      </w:pPr>
      <w:r w:rsidRPr="007471FA">
        <w:rPr>
          <w:rtl/>
        </w:rPr>
        <w:t>ר"י</w:t>
      </w:r>
      <w:r w:rsidR="00B8196E" w:rsidRPr="00B8196E">
        <w:rPr>
          <w:rtl/>
        </w:rPr>
        <w:t>:</w:t>
      </w:r>
    </w:p>
    <w:p w14:paraId="74E5D913" w14:textId="1963BE48" w:rsidR="007140CE" w:rsidRDefault="00665048" w:rsidP="0045747B">
      <w:pPr>
        <w:rPr>
          <w:rStyle w:val="afffff3"/>
          <w:rtl/>
        </w:rPr>
      </w:pPr>
      <w:r>
        <w:rPr>
          <w:rFonts w:ascii="Fb Fontext" w:hAnsi="Fb Fontext" w:hint="cs"/>
          <w:rtl/>
        </w:rPr>
        <w:t>אסור רק</w:t>
      </w:r>
      <w:r w:rsidR="00D16104">
        <w:rPr>
          <w:rFonts w:ascii="Fb Fontext" w:hAnsi="Fb Fontext" w:hint="cs"/>
          <w:rtl/>
        </w:rPr>
        <w:t xml:space="preserve"> </w:t>
      </w:r>
      <w:r w:rsidR="00D16104" w:rsidRPr="006F178A">
        <w:rPr>
          <w:rFonts w:ascii="Fb Fontext" w:hAnsi="Fb Fontext"/>
          <w:rtl/>
        </w:rPr>
        <w:t>משש שעות ולמעלה,</w:t>
      </w:r>
      <w:r>
        <w:rPr>
          <w:rStyle w:val="afffffc"/>
          <w:rFonts w:hint="cs"/>
          <w:rtl/>
        </w:rPr>
        <w:t xml:space="preserve"> </w:t>
      </w:r>
      <w:r w:rsidR="007140CE" w:rsidRPr="007140CE">
        <w:rPr>
          <w:rStyle w:val="afffff3"/>
          <w:rFonts w:hint="cs"/>
          <w:rtl/>
        </w:rPr>
        <w:t>א''ד</w:t>
      </w:r>
      <w:r w:rsidR="007140CE">
        <w:rPr>
          <w:rFonts w:hint="cs"/>
          <w:rtl/>
        </w:rPr>
        <w:t xml:space="preserve"> </w:t>
      </w:r>
      <w:r>
        <w:rPr>
          <w:rFonts w:hint="cs"/>
          <w:rtl/>
        </w:rPr>
        <w:t>רק</w:t>
      </w:r>
      <w:r w:rsidR="00D16104">
        <w:rPr>
          <w:rFonts w:hint="cs"/>
          <w:rtl/>
        </w:rPr>
        <w:t xml:space="preserve"> </w:t>
      </w:r>
      <w:r w:rsidR="00D16104" w:rsidRPr="006F178A">
        <w:rPr>
          <w:rtl/>
        </w:rPr>
        <w:t>בסעודה המפס</w:t>
      </w:r>
      <w:r>
        <w:rPr>
          <w:rFonts w:hint="cs"/>
          <w:rtl/>
        </w:rPr>
        <w:t>קת</w:t>
      </w:r>
      <w:r w:rsidR="007140CE">
        <w:rPr>
          <w:rStyle w:val="afffffc"/>
          <w:rFonts w:hint="cs"/>
          <w:rtl/>
        </w:rPr>
        <w:t>,</w:t>
      </w:r>
      <w:r w:rsidRPr="00665048">
        <w:rPr>
          <w:rStyle w:val="afffffc"/>
          <w:rFonts w:hint="cs"/>
          <w:rtl/>
        </w:rPr>
        <w:t xml:space="preserve"> </w:t>
      </w:r>
      <w:r w:rsidR="007140CE">
        <w:rPr>
          <w:rStyle w:val="afffff3"/>
          <w:rFonts w:hint="cs"/>
          <w:rtl/>
        </w:rPr>
        <w:t xml:space="preserve"> </w:t>
      </w:r>
    </w:p>
    <w:p w14:paraId="74E5D914" w14:textId="77777777" w:rsidR="00D16104" w:rsidRPr="006F178A" w:rsidRDefault="00D16104" w:rsidP="00D801F8">
      <w:pPr>
        <w:rPr>
          <w:rtl/>
        </w:rPr>
      </w:pPr>
      <w:r w:rsidRPr="00665048">
        <w:rPr>
          <w:rStyle w:val="afffff3"/>
          <w:rtl/>
        </w:rPr>
        <w:t>תניא כלישנא בתרא</w:t>
      </w:r>
      <w:r w:rsidR="00665048">
        <w:rPr>
          <w:rStyle w:val="afffff3"/>
          <w:rFonts w:hint="cs"/>
          <w:rtl/>
        </w:rPr>
        <w:t>, ות</w:t>
      </w:r>
      <w:r w:rsidRPr="00665048">
        <w:rPr>
          <w:rStyle w:val="afffff3"/>
          <w:rtl/>
        </w:rPr>
        <w:t>ניא כלישנא קמא</w:t>
      </w:r>
      <w:r w:rsidRPr="006F178A">
        <w:rPr>
          <w:rtl/>
        </w:rPr>
        <w:t>.</w:t>
      </w:r>
    </w:p>
    <w:p w14:paraId="74E5D915" w14:textId="77777777" w:rsidR="00D16104" w:rsidRPr="00665048" w:rsidRDefault="00D16104" w:rsidP="0045747B">
      <w:pPr>
        <w:pStyle w:val="affff0"/>
        <w:rPr>
          <w:rtl/>
        </w:rPr>
      </w:pPr>
      <w:ins w:id="9829" w:author="מספור קטעי משנה" w:date="2026-10-06T06:45:54Z">
        <w:r>
          <w:rPr>
            <w:rStyle w:val="MisparKeta"/>
          </w:rPr>
          <w:t xml:space="preserve">א. </w:t>
        </w:r>
      </w:ins>
      <w:r w:rsidRPr="00665048">
        <w:rPr>
          <w:rtl/>
        </w:rPr>
        <w:t>רשב"ג: ישנה.</w:t>
      </w:r>
    </w:p>
    <w:p w14:paraId="74E5D916" w14:textId="77777777" w:rsidR="00D16104" w:rsidRPr="006F178A" w:rsidRDefault="009838C4" w:rsidP="003D0A71">
      <w:pPr>
        <w:rPr>
          <w:rFonts w:cs="Guttman Vilna"/>
          <w:b/>
          <w:bCs/>
          <w:rtl/>
        </w:rPr>
      </w:pPr>
      <w:r w:rsidRPr="009838C4">
        <w:rPr>
          <w:rFonts w:hint="cs"/>
          <w:rtl/>
        </w:rPr>
        <w:t>שאם</w:t>
      </w:r>
      <w:r w:rsidR="00665048">
        <w:rPr>
          <w:rFonts w:hint="cs"/>
          <w:rtl/>
        </w:rPr>
        <w:t xml:space="preserve"> </w:t>
      </w:r>
      <w:r w:rsidR="00665048">
        <w:rPr>
          <w:rtl/>
        </w:rPr>
        <w:t>רגיל לאכול שני תבשילין</w:t>
      </w:r>
      <w:r w:rsidR="00D16104" w:rsidRPr="006F178A">
        <w:rPr>
          <w:rtl/>
        </w:rPr>
        <w:t xml:space="preserve"> יאכל אחד, לסעוד בעשרה בני אדם - סועד בחמשה.</w:t>
      </w:r>
      <w:r w:rsidR="003D0A71">
        <w:rPr>
          <w:rFonts w:hint="cs"/>
          <w:rtl/>
        </w:rPr>
        <w:t xml:space="preserve"> </w:t>
      </w:r>
      <w:r w:rsidR="00E762A7">
        <w:rPr>
          <w:rtl/>
        </w:rPr>
        <w:t>וממעט בבשר וביין</w:t>
      </w:r>
      <w:r w:rsidR="00D16104" w:rsidRPr="006F178A">
        <w:rPr>
          <w:rtl/>
        </w:rPr>
        <w:t xml:space="preserve"> </w:t>
      </w:r>
      <w:r w:rsidR="007140CE">
        <w:rPr>
          <w:rFonts w:hint="cs"/>
          <w:rtl/>
        </w:rPr>
        <w:t>חצי מרגילותו</w:t>
      </w:r>
      <w:r w:rsidR="003D0A71">
        <w:rPr>
          <w:rFonts w:hint="cs"/>
          <w:rtl/>
        </w:rPr>
        <w:t>,</w:t>
      </w:r>
      <w:r w:rsidR="007140CE">
        <w:rPr>
          <w:rFonts w:hint="cs"/>
          <w:rtl/>
        </w:rPr>
        <w:t xml:space="preserve"> </w:t>
      </w:r>
      <w:r w:rsidR="003D0A71">
        <w:rPr>
          <w:rtl/>
        </w:rPr>
        <w:br/>
      </w:r>
      <w:r w:rsidR="00D16104" w:rsidRPr="006F178A">
        <w:rPr>
          <w:rtl/>
        </w:rPr>
        <w:t>ואם אינו רגיל כל עיקר אסור.</w:t>
      </w:r>
    </w:p>
    <w:p w14:paraId="5711C852" w14:textId="1B924BAC" w:rsidR="00B8196E" w:rsidRPr="00B8196E" w:rsidRDefault="00D16104" w:rsidP="007471FA">
      <w:pPr>
        <w:pStyle w:val="36"/>
        <w:framePr w:wrap="notBeside"/>
        <w:rPr>
          <w:rtl/>
        </w:rPr>
      </w:pPr>
      <w:r w:rsidRPr="007471FA">
        <w:rPr>
          <w:rtl/>
        </w:rPr>
        <w:t>רשב"ג</w:t>
      </w:r>
      <w:r w:rsidR="00B8196E" w:rsidRPr="00B8196E">
        <w:rPr>
          <w:rtl/>
        </w:rPr>
        <w:t>:</w:t>
      </w:r>
    </w:p>
    <w:p w14:paraId="74E5D917" w14:textId="794494EA" w:rsidR="00D16104" w:rsidRPr="006F178A" w:rsidRDefault="007140CE" w:rsidP="00DC17AE">
      <w:pPr>
        <w:spacing w:after="60"/>
        <w:rPr>
          <w:rtl/>
        </w:rPr>
      </w:pPr>
      <w:r>
        <w:rPr>
          <w:rFonts w:ascii="Fb Fontext" w:hAnsi="Fb Fontext" w:hint="cs"/>
          <w:sz w:val="20"/>
          <w:rtl/>
        </w:rPr>
        <w:t>ה</w:t>
      </w:r>
      <w:r w:rsidR="00D16104" w:rsidRPr="006F178A">
        <w:rPr>
          <w:rFonts w:ascii="Fb Fontext" w:hAnsi="Fb Fontext"/>
          <w:sz w:val="20"/>
          <w:rtl/>
        </w:rPr>
        <w:t>רגיל לאכול צנון או מליח אחר סעודתו - הרשות בידו.</w:t>
      </w:r>
    </w:p>
    <w:p w14:paraId="43A7B685" w14:textId="49C52DE5" w:rsidR="00B8196E" w:rsidRPr="00B8196E" w:rsidRDefault="009838C4" w:rsidP="007471FA">
      <w:pPr>
        <w:pStyle w:val="36"/>
        <w:framePr w:wrap="notBeside"/>
        <w:rPr>
          <w:rtl/>
        </w:rPr>
      </w:pPr>
      <w:r w:rsidRPr="007471FA">
        <w:rPr>
          <w:rFonts w:hint="cs"/>
          <w:rtl/>
        </w:rPr>
        <w:t>א. תנא</w:t>
      </w:r>
      <w:r w:rsidR="00B8196E" w:rsidRPr="00B8196E">
        <w:rPr>
          <w:rtl/>
        </w:rPr>
        <w:t>:</w:t>
      </w:r>
    </w:p>
    <w:p w14:paraId="74E5D918" w14:textId="2A68EC42" w:rsidR="00D16104" w:rsidRPr="006F178A" w:rsidRDefault="00665048" w:rsidP="009838C4">
      <w:pPr>
        <w:rPr>
          <w:rtl/>
        </w:rPr>
      </w:pPr>
      <w:r>
        <w:rPr>
          <w:rFonts w:ascii="Fb Fontext" w:hAnsi="Fb Fontext"/>
          <w:rtl/>
        </w:rPr>
        <w:t>כ</w:t>
      </w:r>
      <w:r w:rsidR="009838C4">
        <w:rPr>
          <w:rFonts w:ascii="Fb Fontext" w:hAnsi="Fb Fontext" w:hint="cs"/>
          <w:rtl/>
        </w:rPr>
        <w:t>שמפסיק בערב ט''ב אסור בשר ויין</w:t>
      </w:r>
      <w:r w:rsidR="0034757F">
        <w:rPr>
          <w:rFonts w:ascii="Fb Fontext" w:hAnsi="Fb Fontext" w:hint="cs"/>
          <w:rtl/>
        </w:rPr>
        <w:t>,</w:t>
      </w:r>
      <w:r w:rsidR="009838C4">
        <w:rPr>
          <w:rFonts w:ascii="Fb Fontext" w:hAnsi="Fb Fontext" w:hint="cs"/>
          <w:rtl/>
        </w:rPr>
        <w:t xml:space="preserve"> </w:t>
      </w:r>
      <w:r w:rsidR="009838C4" w:rsidRPr="009838C4">
        <w:rPr>
          <w:rStyle w:val="afffff3"/>
          <w:rFonts w:hint="cs"/>
          <w:rtl/>
        </w:rPr>
        <w:t>כת''ק</w:t>
      </w:r>
      <w:r w:rsidR="0034757F">
        <w:rPr>
          <w:rStyle w:val="afffff3"/>
          <w:rFonts w:hint="cs"/>
          <w:rtl/>
        </w:rPr>
        <w:t>:</w:t>
      </w:r>
      <w:r w:rsidR="009838C4" w:rsidRPr="009838C4">
        <w:rPr>
          <w:rStyle w:val="afffff3"/>
          <w:rFonts w:hint="cs"/>
          <w:rtl/>
        </w:rPr>
        <w:t xml:space="preserve"> </w:t>
      </w:r>
      <w:r w:rsidR="009838C4">
        <w:rPr>
          <w:rFonts w:ascii="Fb Fontext" w:hAnsi="Fb Fontext" w:hint="cs"/>
          <w:rtl/>
        </w:rPr>
        <w:t>ואסור לרחוץ</w:t>
      </w:r>
      <w:r w:rsidR="0034757F">
        <w:rPr>
          <w:rFonts w:ascii="Fb Fontext" w:hAnsi="Fb Fontext" w:hint="cs"/>
          <w:rtl/>
        </w:rPr>
        <w:t>.</w:t>
      </w:r>
      <w:r w:rsidR="009838C4">
        <w:rPr>
          <w:rFonts w:ascii="Fb Fontext" w:hAnsi="Fb Fontext" w:hint="cs"/>
          <w:rtl/>
        </w:rPr>
        <w:t xml:space="preserve"> </w:t>
      </w:r>
    </w:p>
    <w:p w14:paraId="74E5D919" w14:textId="1F11655C" w:rsidR="009838C4" w:rsidRDefault="00D16104" w:rsidP="0045747B">
      <w:pPr>
        <w:rPr>
          <w:rtl/>
        </w:rPr>
      </w:pPr>
      <w:r w:rsidRPr="006F178A">
        <w:rPr>
          <w:rtl/>
        </w:rPr>
        <w:t>כ</w:t>
      </w:r>
      <w:r w:rsidR="009838C4">
        <w:rPr>
          <w:rFonts w:hint="cs"/>
          <w:rtl/>
        </w:rPr>
        <w:t>שמפסיק בשאר צומות מותר בשר ויין ומותר לרחוץ</w:t>
      </w:r>
      <w:r w:rsidR="0034757F">
        <w:rPr>
          <w:rFonts w:hint="cs"/>
          <w:rtl/>
        </w:rPr>
        <w:t>.</w:t>
      </w:r>
      <w:r w:rsidR="009838C4">
        <w:rPr>
          <w:rFonts w:hint="cs"/>
          <w:rtl/>
        </w:rPr>
        <w:t xml:space="preserve"> </w:t>
      </w:r>
    </w:p>
    <w:p w14:paraId="5292B315" w14:textId="0AC76DA9" w:rsidR="00B8196E" w:rsidRPr="00B8196E" w:rsidRDefault="00D16104" w:rsidP="007471FA">
      <w:pPr>
        <w:pStyle w:val="36"/>
        <w:framePr w:wrap="notBeside"/>
        <w:rPr>
          <w:rtl/>
        </w:rPr>
      </w:pPr>
      <w:r w:rsidRPr="007471FA">
        <w:rPr>
          <w:rFonts w:hint="cs"/>
          <w:rtl/>
        </w:rPr>
        <w:t>ריב</w:t>
      </w:r>
      <w:r w:rsidRPr="007471FA">
        <w:rPr>
          <w:rtl/>
        </w:rPr>
        <w:t>"</w:t>
      </w:r>
      <w:r w:rsidRPr="007471FA">
        <w:rPr>
          <w:rFonts w:hint="cs"/>
          <w:rtl/>
        </w:rPr>
        <w:t xml:space="preserve">י </w:t>
      </w:r>
      <w:r w:rsidRPr="007471FA">
        <w:rPr>
          <w:rtl/>
        </w:rPr>
        <w:t xml:space="preserve"> משום אביו</w:t>
      </w:r>
      <w:r w:rsidR="00B8196E" w:rsidRPr="00B8196E">
        <w:rPr>
          <w:rtl/>
        </w:rPr>
        <w:t>:</w:t>
      </w:r>
    </w:p>
    <w:p w14:paraId="74E5D91A" w14:textId="4CBEE637" w:rsidR="00D16104" w:rsidRPr="006F178A" w:rsidRDefault="00D16104" w:rsidP="0045747B">
      <w:pPr>
        <w:rPr>
          <w:rtl/>
        </w:rPr>
      </w:pPr>
      <w:r w:rsidRPr="006F178A">
        <w:rPr>
          <w:rtl/>
        </w:rPr>
        <w:t>כל שעה שמותר לאכול מותר לרחוץ.</w:t>
      </w:r>
    </w:p>
    <w:p w14:paraId="733A1587" w14:textId="24CCFEB5" w:rsidR="00B8196E" w:rsidRPr="00B8196E" w:rsidRDefault="00D16104" w:rsidP="007471FA">
      <w:pPr>
        <w:pStyle w:val="36"/>
        <w:framePr w:wrap="notBeside"/>
        <w:rPr>
          <w:rtl/>
        </w:rPr>
      </w:pPr>
      <w:r w:rsidRPr="007471FA">
        <w:rPr>
          <w:rtl/>
        </w:rPr>
        <w:t>ת"ר</w:t>
      </w:r>
      <w:r w:rsidR="00B8196E" w:rsidRPr="00B8196E">
        <w:rPr>
          <w:rtl/>
        </w:rPr>
        <w:t>:</w:t>
      </w:r>
    </w:p>
    <w:p w14:paraId="74E5D91B" w14:textId="506FFC97" w:rsidR="002438EE" w:rsidRPr="007471FA" w:rsidRDefault="00F150FD" w:rsidP="007471FA">
      <w:pPr>
        <w:rPr>
          <w:rtl/>
        </w:rPr>
      </w:pPr>
      <w:r w:rsidRPr="007471FA">
        <w:rPr>
          <w:rtl/>
        </w:rPr>
        <w:t>בט"ב</w:t>
      </w:r>
      <w:r w:rsidRPr="007471FA">
        <w:rPr>
          <w:rFonts w:hint="cs"/>
          <w:rtl/>
        </w:rPr>
        <w:t xml:space="preserve"> </w:t>
      </w:r>
      <w:r w:rsidR="00D16104" w:rsidRPr="007471FA">
        <w:rPr>
          <w:rtl/>
        </w:rPr>
        <w:t xml:space="preserve">אסור באכילה ובשתיה, </w:t>
      </w:r>
      <w:r w:rsidR="002438EE" w:rsidRPr="007471FA">
        <w:rPr>
          <w:rFonts w:hint="cs"/>
          <w:rtl/>
        </w:rPr>
        <w:t xml:space="preserve">ברחיצה סיכה </w:t>
      </w:r>
      <w:r w:rsidR="009838C4" w:rsidRPr="007471FA">
        <w:rPr>
          <w:rFonts w:hint="cs"/>
          <w:rtl/>
        </w:rPr>
        <w:t xml:space="preserve">סנדל ותשמיש, </w:t>
      </w:r>
    </w:p>
    <w:p w14:paraId="74E5D91C" w14:textId="77777777" w:rsidR="0070758C" w:rsidRDefault="00D16104" w:rsidP="007471FA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ואסור לקרות ב</w:t>
      </w:r>
      <w:r w:rsidR="009838C4">
        <w:rPr>
          <w:rFonts w:ascii="Fb Fontext" w:hAnsi="Fb Fontext" w:hint="cs"/>
          <w:rtl/>
        </w:rPr>
        <w:t xml:space="preserve">תורה שבכתב ושבע''פ </w:t>
      </w:r>
    </w:p>
    <w:p w14:paraId="74E5D91D" w14:textId="77777777" w:rsidR="009838C4" w:rsidRDefault="009838C4" w:rsidP="007471F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וקורא בקינות איוב ודברים הרעים שבירמיה</w:t>
      </w:r>
      <w:r w:rsidR="00F150FD">
        <w:rPr>
          <w:rFonts w:ascii="Fb Fontext" w:hAnsi="Fb Fontext"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</w:p>
    <w:p w14:paraId="0B0BF715" w14:textId="23C576AA" w:rsidR="00B8196E" w:rsidRPr="00B8196E" w:rsidRDefault="009838C4" w:rsidP="007471FA">
      <w:pPr>
        <w:pStyle w:val="36"/>
        <w:framePr w:wrap="notBeside"/>
        <w:rPr>
          <w:rtl/>
        </w:rPr>
      </w:pPr>
      <w:r w:rsidRPr="007471FA">
        <w:rPr>
          <w:rFonts w:hint="cs"/>
          <w:rtl/>
        </w:rPr>
        <w:t>ר''מ</w:t>
      </w:r>
      <w:r w:rsidR="00B8196E" w:rsidRPr="00B8196E">
        <w:rPr>
          <w:rFonts w:hint="cs"/>
          <w:rtl/>
        </w:rPr>
        <w:t>:</w:t>
      </w:r>
    </w:p>
    <w:p w14:paraId="74E5D91E" w14:textId="55467539" w:rsidR="009838C4" w:rsidRDefault="007471FA" w:rsidP="007471FA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ל</w:t>
      </w:r>
      <w:r w:rsidR="009838C4">
        <w:rPr>
          <w:rFonts w:ascii="Fb Fontext" w:hAnsi="Fb Fontext" w:hint="cs"/>
          <w:rtl/>
        </w:rPr>
        <w:t>ומד דב</w:t>
      </w:r>
      <w:r w:rsidR="002438EE">
        <w:rPr>
          <w:rFonts w:ascii="Fb Fontext" w:hAnsi="Fb Fontext" w:hint="cs"/>
          <w:rtl/>
        </w:rPr>
        <w:t>ר שאינו רגיל. ותשב''ר אין בטילים בו</w:t>
      </w:r>
      <w:r w:rsidR="009838C4">
        <w:rPr>
          <w:rFonts w:ascii="Fb Fontext" w:hAnsi="Fb Fontext" w:hint="cs"/>
          <w:rtl/>
        </w:rPr>
        <w:t xml:space="preserve"> </w:t>
      </w:r>
    </w:p>
    <w:p w14:paraId="14EAE658" w14:textId="0C145F9A" w:rsidR="00B8196E" w:rsidRPr="00B8196E" w:rsidRDefault="009838C4" w:rsidP="007471FA">
      <w:pPr>
        <w:pStyle w:val="36"/>
        <w:framePr w:wrap="notBeside"/>
        <w:rPr>
          <w:rtl/>
        </w:rPr>
      </w:pPr>
      <w:r w:rsidRPr="007471FA">
        <w:rPr>
          <w:rFonts w:hint="cs"/>
          <w:rtl/>
        </w:rPr>
        <w:t>ר''י</w:t>
      </w:r>
      <w:r w:rsidR="00B8196E" w:rsidRPr="00B8196E">
        <w:rPr>
          <w:rFonts w:hint="cs"/>
          <w:rtl/>
        </w:rPr>
        <w:t>:</w:t>
      </w:r>
    </w:p>
    <w:p w14:paraId="74E5D91F" w14:textId="698D6A19" w:rsidR="009838C4" w:rsidRDefault="009838C4" w:rsidP="00DC17AE">
      <w:pPr>
        <w:spacing w:after="60"/>
        <w:rPr>
          <w:rtl/>
        </w:rPr>
      </w:pPr>
      <w:r w:rsidRPr="00EB0B6E">
        <w:rPr>
          <w:rFonts w:ascii="Fb Fontext" w:hAnsi="Fb Fontext" w:hint="cs"/>
          <w:spacing w:val="-4"/>
          <w:rtl/>
        </w:rPr>
        <w:t xml:space="preserve">אינו לומד דבר שאינו רגיל, </w:t>
      </w:r>
      <w:r w:rsidR="00D16104" w:rsidRPr="00EB0B6E">
        <w:rPr>
          <w:rFonts w:hint="cs"/>
          <w:spacing w:val="-4"/>
          <w:rtl/>
        </w:rPr>
        <w:t>ו</w:t>
      </w:r>
      <w:r w:rsidR="00D16104" w:rsidRPr="00EB0B6E">
        <w:rPr>
          <w:spacing w:val="-4"/>
          <w:rtl/>
        </w:rPr>
        <w:t>ת</w:t>
      </w:r>
      <w:r w:rsidR="003D238F" w:rsidRPr="00EB0B6E">
        <w:rPr>
          <w:rFonts w:hint="cs"/>
          <w:spacing w:val="-4"/>
          <w:rtl/>
        </w:rPr>
        <w:t>שב"ר</w:t>
      </w:r>
      <w:r w:rsidR="00D16104" w:rsidRPr="00EB0B6E">
        <w:rPr>
          <w:spacing w:val="-4"/>
          <w:rtl/>
        </w:rPr>
        <w:t xml:space="preserve"> בטלים בו,</w:t>
      </w:r>
      <w:r w:rsidR="00D16104" w:rsidRPr="00EB0B6E">
        <w:rPr>
          <w:rStyle w:val="af4"/>
          <w:rtl/>
        </w:rPr>
        <w:t xml:space="preserve"> </w:t>
      </w:r>
      <w:r w:rsidR="00EB0B6E" w:rsidRPr="00EB0B6E">
        <w:rPr>
          <w:rStyle w:val="af4"/>
          <w:rFonts w:hint="cs"/>
          <w:rtl/>
        </w:rPr>
        <w:t>פקודי ה' משמחי לב</w:t>
      </w:r>
    </w:p>
    <w:p w14:paraId="70CA4E29" w14:textId="2BAE5B17" w:rsidR="00B8196E" w:rsidRPr="00B8196E" w:rsidRDefault="00F150FD" w:rsidP="008D7EFE">
      <w:pPr>
        <w:pStyle w:val="36"/>
        <w:framePr w:wrap="notBeside"/>
        <w:rPr>
          <w:rtl/>
        </w:rPr>
      </w:pPr>
      <w:r w:rsidRPr="008D7EFE">
        <w:rPr>
          <w:rFonts w:hint="cs"/>
          <w:rtl/>
        </w:rPr>
        <w:t xml:space="preserve">ב. </w:t>
      </w:r>
      <w:r w:rsidR="00D16104" w:rsidRPr="008D7EFE">
        <w:rPr>
          <w:rtl/>
        </w:rPr>
        <w:t>תנא</w:t>
      </w:r>
      <w:r w:rsidR="00B8196E" w:rsidRPr="00B8196E">
        <w:rPr>
          <w:rtl/>
        </w:rPr>
        <w:t>:</w:t>
      </w:r>
    </w:p>
    <w:p w14:paraId="74E5D921" w14:textId="3C1445E6" w:rsidR="0070758C" w:rsidRDefault="000A44FD" w:rsidP="002438EE">
      <w:pPr>
        <w:rPr>
          <w:rtl/>
        </w:rPr>
      </w:pPr>
      <w:r>
        <w:rPr>
          <w:rtl/>
        </w:rPr>
        <w:t>אוכל</w:t>
      </w:r>
      <w:r w:rsidR="00D16104" w:rsidRPr="006F178A">
        <w:rPr>
          <w:rtl/>
        </w:rPr>
        <w:t xml:space="preserve"> בשר מליח</w:t>
      </w:r>
      <w:r>
        <w:rPr>
          <w:rFonts w:hint="cs"/>
          <w:rtl/>
        </w:rPr>
        <w:t xml:space="preserve"> </w:t>
      </w:r>
      <w:r w:rsidR="002438EE">
        <w:rPr>
          <w:rFonts w:hint="cs"/>
          <w:rtl/>
        </w:rPr>
        <w:t xml:space="preserve">- </w:t>
      </w:r>
      <w:r>
        <w:rPr>
          <w:rFonts w:hint="cs"/>
          <w:rtl/>
        </w:rPr>
        <w:t>שאינו כשלמים</w:t>
      </w:r>
      <w:r w:rsidR="00D16104" w:rsidRPr="006F178A">
        <w:rPr>
          <w:rtl/>
        </w:rPr>
        <w:t>,</w:t>
      </w:r>
      <w:r w:rsidR="002438EE">
        <w:rPr>
          <w:rFonts w:hint="cs"/>
          <w:rtl/>
        </w:rPr>
        <w:t xml:space="preserve"> </w:t>
      </w:r>
    </w:p>
    <w:p w14:paraId="5A5602D5" w14:textId="56B8BAE9" w:rsidR="008D7EFE" w:rsidRPr="00DC17AE" w:rsidRDefault="00D16104" w:rsidP="00DC17AE">
      <w:pPr>
        <w:spacing w:after="60"/>
        <w:rPr>
          <w:rtl/>
        </w:rPr>
      </w:pPr>
      <w:r w:rsidRPr="006F178A">
        <w:rPr>
          <w:rtl/>
        </w:rPr>
        <w:t>ושותה יין מגתו</w:t>
      </w:r>
      <w:r w:rsidR="00F150FD">
        <w:rPr>
          <w:rFonts w:hint="cs"/>
          <w:rtl/>
        </w:rPr>
        <w:t xml:space="preserve"> כש</w:t>
      </w:r>
      <w:r w:rsidRPr="006F178A">
        <w:rPr>
          <w:rtl/>
        </w:rPr>
        <w:t>תוסס.</w:t>
      </w:r>
      <w:r w:rsidR="002438EE">
        <w:rPr>
          <w:rFonts w:hint="cs"/>
          <w:rtl/>
        </w:rPr>
        <w:t xml:space="preserve"> </w:t>
      </w:r>
      <w:r w:rsidR="002438EE" w:rsidRPr="002438EE">
        <w:rPr>
          <w:rStyle w:val="afffff3"/>
          <w:rFonts w:hint="cs"/>
          <w:rtl/>
        </w:rPr>
        <w:t>ג ימים</w:t>
      </w:r>
      <w:r w:rsidR="00F150FD">
        <w:rPr>
          <w:rFonts w:hint="cs"/>
          <w:rtl/>
        </w:rPr>
        <w:t xml:space="preserve"> </w:t>
      </w:r>
      <w:r w:rsidR="00F150FD" w:rsidRPr="00F150FD">
        <w:rPr>
          <w:rStyle w:val="afffffc"/>
          <w:rFonts w:hint="cs"/>
          <w:rtl/>
        </w:rPr>
        <w:t>אין בו גילוי</w:t>
      </w:r>
      <w:r w:rsidR="00F150FD">
        <w:rPr>
          <w:rFonts w:hint="cs"/>
          <w:rtl/>
        </w:rPr>
        <w:t xml:space="preserve"> </w:t>
      </w:r>
    </w:p>
    <w:p w14:paraId="1CA22087" w14:textId="45CC79CB" w:rsidR="00B8196E" w:rsidRPr="00B8196E" w:rsidRDefault="000A44FD" w:rsidP="008D7EFE">
      <w:pPr>
        <w:pStyle w:val="36"/>
        <w:framePr w:wrap="notBeside"/>
        <w:rPr>
          <w:rtl/>
        </w:rPr>
      </w:pPr>
      <w:r w:rsidRPr="008D7EFE">
        <w:rPr>
          <w:rtl/>
        </w:rPr>
        <w:t>מנהג</w:t>
      </w:r>
      <w:r w:rsidR="00D16104" w:rsidRPr="008D7EFE">
        <w:rPr>
          <w:rtl/>
        </w:rPr>
        <w:t xml:space="preserve"> ר</w:t>
      </w:r>
      <w:r w:rsidR="00D16104" w:rsidRPr="008D7EFE">
        <w:rPr>
          <w:rFonts w:hint="cs"/>
          <w:rtl/>
        </w:rPr>
        <w:t>יב</w:t>
      </w:r>
      <w:r w:rsidR="00D16104" w:rsidRPr="008D7EFE">
        <w:rPr>
          <w:rtl/>
        </w:rPr>
        <w:t>"</w:t>
      </w:r>
      <w:r w:rsidR="00D16104" w:rsidRPr="008D7EFE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923" w14:textId="01C278D4" w:rsidR="00D16104" w:rsidRPr="00ED3F48" w:rsidRDefault="00D16104" w:rsidP="00DC17AE">
      <w:pPr>
        <w:spacing w:after="60"/>
        <w:rPr>
          <w:rtl/>
        </w:rPr>
      </w:pPr>
      <w:r w:rsidRPr="00ED3F48">
        <w:rPr>
          <w:rtl/>
        </w:rPr>
        <w:t>מביאין לו פת חרבה במלח, ויושב בין תנור לכיריים, ואוכל, ושותה קיתון מים, ודומה כמי שמתו מוטל לפניו.</w:t>
      </w:r>
    </w:p>
    <w:p w14:paraId="74E5D925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ל:</w:t>
      </w:r>
    </w:p>
    <w:p w14:paraId="1CEB7CF7" w14:textId="6ED14B7B" w:rsidR="00B8196E" w:rsidRPr="00B8196E" w:rsidRDefault="006A5960" w:rsidP="00ED3F48">
      <w:pPr>
        <w:pStyle w:val="36"/>
        <w:framePr w:wrap="notBeside"/>
        <w:rPr>
          <w:rtl/>
        </w:rPr>
      </w:pPr>
      <w:r w:rsidRPr="00ED3F48">
        <w:rPr>
          <w:rFonts w:hint="cs"/>
          <w:rtl/>
        </w:rPr>
        <w:t>תנן התם</w:t>
      </w:r>
      <w:r w:rsidR="00B8196E" w:rsidRPr="00B8196E">
        <w:rPr>
          <w:rFonts w:hint="cs"/>
          <w:rtl/>
        </w:rPr>
        <w:t>:</w:t>
      </w:r>
    </w:p>
    <w:p w14:paraId="74E5D926" w14:textId="475181C0" w:rsidR="00D16104" w:rsidRPr="006F178A" w:rsidRDefault="00D16104" w:rsidP="00ED3F48">
      <w:pPr>
        <w:rPr>
          <w:rtl/>
        </w:rPr>
      </w:pPr>
      <w:r w:rsidRPr="006F178A">
        <w:rPr>
          <w:rFonts w:ascii="Fb Fontext" w:hAnsi="Fb Fontext"/>
          <w:rtl/>
        </w:rPr>
        <w:t xml:space="preserve">מקום שנהגו לעשות מלאכה בט"ב - עושין, </w:t>
      </w:r>
    </w:p>
    <w:p w14:paraId="74E5D927" w14:textId="77777777" w:rsidR="00D16104" w:rsidRPr="006F178A" w:rsidRDefault="003D238F" w:rsidP="00ED3F48">
      <w:pPr>
        <w:rPr>
          <w:rtl/>
        </w:rPr>
      </w:pPr>
      <w:r>
        <w:rPr>
          <w:rtl/>
        </w:rPr>
        <w:t>מקום שלא</w:t>
      </w:r>
      <w:r w:rsidR="006A5960">
        <w:rPr>
          <w:rFonts w:hint="cs"/>
          <w:rtl/>
        </w:rPr>
        <w:t>-</w:t>
      </w:r>
      <w:r>
        <w:rPr>
          <w:rtl/>
        </w:rPr>
        <w:t xml:space="preserve"> </w:t>
      </w:r>
      <w:r w:rsidR="00D16104" w:rsidRPr="006F178A">
        <w:rPr>
          <w:rtl/>
        </w:rPr>
        <w:t xml:space="preserve">אין עושין, </w:t>
      </w:r>
      <w:r w:rsidR="00D16104" w:rsidRPr="009D0833">
        <w:rPr>
          <w:rFonts w:cs="PFT_Frank"/>
          <w:b/>
          <w:bCs/>
          <w:szCs w:val="14"/>
          <w:rtl/>
        </w:rPr>
        <w:t>ובכל מקום</w:t>
      </w:r>
      <w:r w:rsidR="00D16104" w:rsidRPr="006F178A">
        <w:rPr>
          <w:rtl/>
        </w:rPr>
        <w:t xml:space="preserve"> ת</w:t>
      </w:r>
      <w:r>
        <w:rPr>
          <w:rFonts w:hint="cs"/>
          <w:rtl/>
        </w:rPr>
        <w:t>"ח</w:t>
      </w:r>
      <w:r w:rsidR="00D16104" w:rsidRPr="006F178A">
        <w:rPr>
          <w:rtl/>
        </w:rPr>
        <w:t xml:space="preserve"> בטלים.</w:t>
      </w:r>
    </w:p>
    <w:p w14:paraId="2339FBE6" w14:textId="1BEE4BCC" w:rsidR="00B8196E" w:rsidRPr="00B8196E" w:rsidRDefault="00D16104" w:rsidP="00ED3F48">
      <w:pPr>
        <w:pStyle w:val="36"/>
        <w:framePr w:wrap="notBeside"/>
        <w:rPr>
          <w:rtl/>
        </w:rPr>
      </w:pPr>
      <w:r w:rsidRPr="00ED3F48">
        <w:rPr>
          <w:rtl/>
        </w:rPr>
        <w:t>רשב"ג</w:t>
      </w:r>
      <w:r w:rsidR="00B8196E" w:rsidRPr="00B8196E">
        <w:rPr>
          <w:rtl/>
        </w:rPr>
        <w:t>:</w:t>
      </w:r>
    </w:p>
    <w:p w14:paraId="74E5D928" w14:textId="350F3390" w:rsidR="00D16104" w:rsidRPr="006A5960" w:rsidRDefault="00D16104" w:rsidP="002438EE">
      <w:pPr>
        <w:rPr>
          <w:rStyle w:val="afffffc"/>
          <w:rtl/>
        </w:rPr>
      </w:pPr>
      <w:r w:rsidRPr="006F178A">
        <w:rPr>
          <w:rtl/>
        </w:rPr>
        <w:t>יעשה אדם עצמו כתלמיד חכם.</w:t>
      </w:r>
      <w:r w:rsidR="000A44FD">
        <w:rPr>
          <w:rFonts w:hint="cs"/>
          <w:rtl/>
        </w:rPr>
        <w:t xml:space="preserve"> </w:t>
      </w:r>
      <w:r w:rsidRPr="006A5960">
        <w:rPr>
          <w:rStyle w:val="afffffc"/>
          <w:rtl/>
        </w:rPr>
        <w:t>שיתענה.</w:t>
      </w:r>
    </w:p>
    <w:p w14:paraId="6933F2C0" w14:textId="392C2229" w:rsidR="00B8196E" w:rsidRPr="00B8196E" w:rsidRDefault="00D16104" w:rsidP="00ED3F48">
      <w:pPr>
        <w:pStyle w:val="36"/>
        <w:framePr w:wrap="notBeside"/>
        <w:rPr>
          <w:rtl/>
        </w:rPr>
      </w:pPr>
      <w:r w:rsidRPr="00ED3F48">
        <w:rPr>
          <w:rtl/>
        </w:rPr>
        <w:t>ר</w:t>
      </w:r>
      <w:r w:rsidR="002438EE" w:rsidRPr="00ED3F48">
        <w:rPr>
          <w:rFonts w:hint="cs"/>
          <w:rtl/>
        </w:rPr>
        <w:t>"ע</w:t>
      </w:r>
      <w:r w:rsidR="00B8196E" w:rsidRPr="00B8196E">
        <w:rPr>
          <w:rtl/>
        </w:rPr>
        <w:t>:</w:t>
      </w:r>
    </w:p>
    <w:p w14:paraId="74E5D929" w14:textId="59CEAF9D" w:rsidR="00D16104" w:rsidRPr="006F178A" w:rsidRDefault="003D238F" w:rsidP="002438EE">
      <w:pPr>
        <w:rPr>
          <w:rtl/>
        </w:rPr>
      </w:pPr>
      <w:r>
        <w:rPr>
          <w:rtl/>
        </w:rPr>
        <w:t>האוכל בט"ב</w:t>
      </w:r>
      <w:r w:rsidR="00D16104" w:rsidRPr="006F178A">
        <w:rPr>
          <w:rtl/>
        </w:rPr>
        <w:t xml:space="preserve"> כאוכל ביו</w:t>
      </w:r>
      <w:r>
        <w:rPr>
          <w:rFonts w:hint="cs"/>
          <w:rtl/>
        </w:rPr>
        <w:t>ה"כ</w:t>
      </w:r>
      <w:r w:rsidR="00D16104" w:rsidRPr="006F178A">
        <w:rPr>
          <w:rtl/>
        </w:rPr>
        <w:t>.</w:t>
      </w:r>
    </w:p>
    <w:p w14:paraId="7370EA09" w14:textId="19E5B193" w:rsidR="00B8196E" w:rsidRPr="00B8196E" w:rsidRDefault="00D16104" w:rsidP="00ED3F48">
      <w:pPr>
        <w:pStyle w:val="36"/>
        <w:framePr w:wrap="notBeside"/>
        <w:rPr>
          <w:rtl/>
        </w:rPr>
      </w:pPr>
      <w:r w:rsidRPr="00ED3F48">
        <w:rPr>
          <w:rFonts w:hint="cs"/>
          <w:rtl/>
        </w:rPr>
        <w:t>ר</w:t>
      </w:r>
      <w:r w:rsidR="002438EE" w:rsidRPr="00ED3F48">
        <w:rPr>
          <w:rFonts w:hint="cs"/>
          <w:rtl/>
        </w:rPr>
        <w:t>שב"ג</w:t>
      </w:r>
      <w:r w:rsidR="00B8196E" w:rsidRPr="00B8196E">
        <w:rPr>
          <w:rtl/>
        </w:rPr>
        <w:t>:</w:t>
      </w:r>
    </w:p>
    <w:p w14:paraId="12E7D953" w14:textId="5F33C97A" w:rsidR="00DC17AE" w:rsidRPr="006F178A" w:rsidRDefault="00D16104" w:rsidP="00DC17AE">
      <w:pPr>
        <w:rPr>
          <w:rtl/>
        </w:rPr>
      </w:pPr>
      <w:r w:rsidRPr="006F178A">
        <w:rPr>
          <w:rtl/>
        </w:rPr>
        <w:t>העושה מלאכה בט"ב - אינו רואה סימן ברכה לעולם.</w:t>
      </w:r>
    </w:p>
    <w:p w14:paraId="57311739" w14:textId="185B7E2B" w:rsidR="00B8196E" w:rsidRPr="00B8196E" w:rsidRDefault="00D16104" w:rsidP="00ED3F48">
      <w:pPr>
        <w:pStyle w:val="36"/>
        <w:framePr w:wrap="notBeside"/>
        <w:rPr>
          <w:rtl/>
        </w:rPr>
      </w:pPr>
      <w:r w:rsidRPr="00ED3F48">
        <w:rPr>
          <w:rtl/>
        </w:rPr>
        <w:t>וחכ"א</w:t>
      </w:r>
      <w:r w:rsidR="00B8196E" w:rsidRPr="00B8196E">
        <w:rPr>
          <w:rtl/>
        </w:rPr>
        <w:t>:</w:t>
      </w:r>
    </w:p>
    <w:p w14:paraId="58899FCB" w14:textId="6D8D0CCD" w:rsidR="00E6339B" w:rsidRDefault="00D16104" w:rsidP="002438EE">
      <w:pPr>
        <w:rPr>
          <w:rtl/>
        </w:rPr>
      </w:pPr>
      <w:r w:rsidRPr="006F178A">
        <w:rPr>
          <w:rtl/>
        </w:rPr>
        <w:t xml:space="preserve">העושה מלאכה ואינו מתאבל אינו רואה בשמחתה, </w:t>
      </w:r>
    </w:p>
    <w:p w14:paraId="74E5D92B" w14:textId="7EE2A966" w:rsidR="00D16104" w:rsidRPr="006F178A" w:rsidRDefault="003D238F" w:rsidP="002438EE">
      <w:pPr>
        <w:rPr>
          <w:rtl/>
        </w:rPr>
      </w:pPr>
      <w:r>
        <w:rPr>
          <w:rFonts w:hint="cs"/>
          <w:rtl/>
        </w:rPr>
        <w:lastRenderedPageBreak/>
        <w:t>ד</w:t>
      </w:r>
      <w:r w:rsidR="00D16104" w:rsidRPr="004F0BC8">
        <w:rPr>
          <w:rStyle w:val="af4"/>
          <w:rtl/>
        </w:rPr>
        <w:t>שישו אתה משוש כל המתאבלים עליה</w:t>
      </w:r>
      <w:r w:rsidR="00D16104" w:rsidRPr="004F0BC8">
        <w:rPr>
          <w:rStyle w:val="af4"/>
          <w:rFonts w:hint="cs"/>
          <w:rtl/>
        </w:rPr>
        <w:t>'</w:t>
      </w:r>
      <w:r w:rsidR="00D16104" w:rsidRPr="004F0BC8">
        <w:rPr>
          <w:rStyle w:val="af4"/>
          <w:rtl/>
        </w:rPr>
        <w:t>.</w:t>
      </w:r>
    </w:p>
    <w:p w14:paraId="74E5D92C" w14:textId="77777777" w:rsidR="00D16104" w:rsidRPr="006F178A" w:rsidRDefault="00D16104" w:rsidP="00D801F8">
      <w:pPr>
        <w:rPr>
          <w:rtl/>
        </w:rPr>
      </w:pPr>
      <w:r w:rsidRPr="003D238F">
        <w:rPr>
          <w:rStyle w:val="afffff3"/>
          <w:rtl/>
        </w:rPr>
        <w:t xml:space="preserve"> </w:t>
      </w:r>
      <w:r w:rsidR="00C72DF4">
        <w:rPr>
          <w:rFonts w:hint="cs"/>
          <w:rtl/>
        </w:rPr>
        <w:t>ו</w:t>
      </w:r>
      <w:r w:rsidRPr="006F178A">
        <w:rPr>
          <w:rtl/>
        </w:rPr>
        <w:t xml:space="preserve">האוכל בשר ושותה יין </w:t>
      </w:r>
      <w:r w:rsidRPr="002438EE">
        <w:rPr>
          <w:rStyle w:val="afffffc"/>
          <w:rtl/>
        </w:rPr>
        <w:t>ב</w:t>
      </w:r>
      <w:r w:rsidR="00C72DF4" w:rsidRPr="002438EE">
        <w:rPr>
          <w:rStyle w:val="afffffc"/>
          <w:rFonts w:hint="cs"/>
          <w:rtl/>
        </w:rPr>
        <w:t xml:space="preserve">ערב </w:t>
      </w:r>
      <w:r w:rsidRPr="006F178A">
        <w:rPr>
          <w:rtl/>
        </w:rPr>
        <w:t xml:space="preserve">ט"ב  </w:t>
      </w:r>
      <w:r w:rsidR="003D238F">
        <w:rPr>
          <w:rFonts w:hint="cs"/>
          <w:rtl/>
        </w:rPr>
        <w:t>'</w:t>
      </w:r>
      <w:r w:rsidRPr="003D238F">
        <w:rPr>
          <w:rStyle w:val="af4"/>
          <w:rtl/>
        </w:rPr>
        <w:t>ותהי עונותם על עצמתם</w:t>
      </w:r>
      <w:r w:rsidR="003D238F" w:rsidRPr="003D238F">
        <w:rPr>
          <w:rStyle w:val="af4"/>
          <w:rFonts w:hint="cs"/>
          <w:rtl/>
        </w:rPr>
        <w:t>'</w:t>
      </w:r>
      <w:r w:rsidRPr="006F178A">
        <w:rPr>
          <w:rtl/>
        </w:rPr>
        <w:t>.</w:t>
      </w:r>
    </w:p>
    <w:p w14:paraId="74E5D92D" w14:textId="77777777" w:rsidR="00D16104" w:rsidRPr="006F178A" w:rsidRDefault="00D16104" w:rsidP="00C72DF4">
      <w:pPr>
        <w:pStyle w:val="affff0"/>
        <w:rPr>
          <w:rtl/>
        </w:rPr>
      </w:pPr>
      <w:ins w:id="9830" w:author="מספור קטעי משנה" w:date="2026-10-06T06:45:54Z">
        <w:r>
          <w:rPr>
            <w:rStyle w:val="MisparKeta"/>
          </w:rPr>
          <w:t xml:space="preserve">ב. </w:t>
        </w:r>
      </w:ins>
      <w:r w:rsidRPr="003D238F">
        <w:rPr>
          <w:rStyle w:val="afffff3"/>
          <w:rtl/>
        </w:rPr>
        <w:t>ר"י</w:t>
      </w:r>
      <w:r w:rsidRPr="003D238F">
        <w:rPr>
          <w:rStyle w:val="afffff3"/>
          <w:rFonts w:hint="cs"/>
          <w:rtl/>
        </w:rPr>
        <w:t xml:space="preserve"> </w:t>
      </w:r>
      <w:r w:rsidRPr="006F178A">
        <w:rPr>
          <w:rtl/>
        </w:rPr>
        <w:t>מחייב בכפיית המטה ולא הודו לו חכמים.</w:t>
      </w:r>
    </w:p>
    <w:p w14:paraId="74E5D92F" w14:textId="7FF17BDB" w:rsidR="00D16104" w:rsidRPr="00F671CC" w:rsidRDefault="00C72DF4" w:rsidP="00F671CC">
      <w:pPr>
        <w:rPr>
          <w:spacing w:val="-6"/>
        </w:rPr>
      </w:pPr>
      <w:r w:rsidRPr="00F671CC">
        <w:rPr>
          <w:rFonts w:hint="cs"/>
          <w:spacing w:val="-6"/>
          <w:rtl/>
        </w:rPr>
        <w:t>לא</w:t>
      </w:r>
      <w:r w:rsidR="00D16104" w:rsidRPr="00F671CC">
        <w:rPr>
          <w:rFonts w:hint="cs"/>
          <w:spacing w:val="-6"/>
          <w:rtl/>
        </w:rPr>
        <w:t xml:space="preserve"> בעוברות ומניקות</w:t>
      </w:r>
      <w:r w:rsidR="003D238F" w:rsidRPr="00F671CC">
        <w:rPr>
          <w:rFonts w:hint="cs"/>
          <w:spacing w:val="-6"/>
          <w:rtl/>
        </w:rPr>
        <w:t>,</w:t>
      </w:r>
      <w:r w:rsidR="00D16104" w:rsidRPr="00F671CC">
        <w:rPr>
          <w:rFonts w:hint="cs"/>
          <w:spacing w:val="-6"/>
          <w:rtl/>
        </w:rPr>
        <w:t xml:space="preserve"> </w:t>
      </w:r>
      <w:r w:rsidR="00F671CC" w:rsidRPr="00F671CC">
        <w:rPr>
          <w:rStyle w:val="afffff3"/>
          <w:rFonts w:hint="cs"/>
          <w:spacing w:val="-6"/>
          <w:rtl/>
        </w:rPr>
        <w:t>וכן תנא מודה ר</w:t>
      </w:r>
      <w:r w:rsidR="00D16104" w:rsidRPr="00F671CC">
        <w:rPr>
          <w:rStyle w:val="afffff3"/>
          <w:spacing w:val="-6"/>
          <w:rtl/>
        </w:rPr>
        <w:t>"</w:t>
      </w:r>
      <w:r w:rsidR="00D16104" w:rsidRPr="00F671CC">
        <w:rPr>
          <w:rStyle w:val="afffff3"/>
          <w:rFonts w:hint="cs"/>
          <w:spacing w:val="-6"/>
          <w:rtl/>
        </w:rPr>
        <w:t>י לרבנן</w:t>
      </w:r>
      <w:r w:rsidR="00D16104" w:rsidRPr="00F671CC">
        <w:rPr>
          <w:rFonts w:hint="cs"/>
          <w:spacing w:val="-6"/>
          <w:rtl/>
        </w:rPr>
        <w:t xml:space="preserve"> באינו יכול</w:t>
      </w:r>
      <w:r w:rsidR="003D238F" w:rsidRPr="00F671CC">
        <w:rPr>
          <w:rFonts w:hint="cs"/>
          <w:spacing w:val="-6"/>
          <w:rtl/>
        </w:rPr>
        <w:t>,</w:t>
      </w:r>
      <w:r w:rsidR="00D16104" w:rsidRPr="00F671CC">
        <w:rPr>
          <w:rFonts w:hint="cs"/>
          <w:spacing w:val="-6"/>
          <w:rtl/>
        </w:rPr>
        <w:t xml:space="preserve"> </w:t>
      </w:r>
      <w:r w:rsidR="00D16104" w:rsidRPr="00F671CC">
        <w:rPr>
          <w:rStyle w:val="afffff3"/>
          <w:rFonts w:hint="cs"/>
          <w:spacing w:val="-6"/>
          <w:rtl/>
        </w:rPr>
        <w:t>ומודים רבנן</w:t>
      </w:r>
      <w:r w:rsidR="00D16104" w:rsidRPr="00F671CC">
        <w:rPr>
          <w:rFonts w:hint="cs"/>
          <w:spacing w:val="-6"/>
          <w:rtl/>
        </w:rPr>
        <w:t xml:space="preserve"> ביכול </w:t>
      </w:r>
    </w:p>
    <w:p w14:paraId="13DD7561" w14:textId="77777777" w:rsidR="00F671CC" w:rsidRPr="00F671CC" w:rsidRDefault="00D16104" w:rsidP="00F671CC">
      <w:pPr>
        <w:pStyle w:val="36"/>
        <w:framePr w:wrap="notBeside"/>
        <w:rPr>
          <w:rtl/>
        </w:rPr>
      </w:pPr>
      <w:r w:rsidRPr="00F671CC">
        <w:rPr>
          <w:rtl/>
        </w:rPr>
        <w:t>איכא בינייהו</w:t>
      </w:r>
    </w:p>
    <w:p w14:paraId="74E5D930" w14:textId="3D398F9B" w:rsidR="00D16104" w:rsidRPr="006F178A" w:rsidRDefault="00D16104" w:rsidP="0045747B">
      <w:pPr>
        <w:rPr>
          <w:rtl/>
        </w:rPr>
      </w:pPr>
      <w:r w:rsidRPr="006F178A">
        <w:rPr>
          <w:rtl/>
        </w:rPr>
        <w:t>שאר מטות</w:t>
      </w:r>
      <w:r w:rsidRPr="006F178A">
        <w:rPr>
          <w:rFonts w:hint="cs"/>
          <w:rtl/>
        </w:rPr>
        <w:t xml:space="preserve"> </w:t>
      </w:r>
      <w:r w:rsidRPr="00C72DF4">
        <w:rPr>
          <w:rStyle w:val="afffffc"/>
          <w:rFonts w:hint="cs"/>
          <w:rtl/>
        </w:rPr>
        <w:t>אם צריך לכפותן</w:t>
      </w:r>
      <w:r w:rsidRPr="006F178A">
        <w:rPr>
          <w:rFonts w:hint="cs"/>
          <w:rtl/>
        </w:rPr>
        <w:t xml:space="preserve"> </w:t>
      </w:r>
    </w:p>
    <w:p w14:paraId="5E86C6A4" w14:textId="79500DDE" w:rsidR="00B8196E" w:rsidRPr="00B8196E" w:rsidRDefault="00D16104" w:rsidP="00E6339B">
      <w:pPr>
        <w:pStyle w:val="36"/>
        <w:framePr w:wrap="notBeside"/>
        <w:rPr>
          <w:rtl/>
        </w:rPr>
      </w:pPr>
      <w:r w:rsidRPr="00E6339B">
        <w:rPr>
          <w:rtl/>
        </w:rPr>
        <w:t>רבא</w:t>
      </w:r>
      <w:r w:rsidR="00B8196E" w:rsidRPr="00B8196E">
        <w:rPr>
          <w:rtl/>
        </w:rPr>
        <w:t>:</w:t>
      </w:r>
    </w:p>
    <w:p w14:paraId="74E5D931" w14:textId="284E4A57" w:rsidR="00D16104" w:rsidRPr="006F178A" w:rsidRDefault="00D16104" w:rsidP="00D801F8">
      <w:pPr>
        <w:rPr>
          <w:rtl/>
        </w:rPr>
      </w:pPr>
      <w:r w:rsidRPr="00053775">
        <w:rPr>
          <w:rFonts w:cs="PFT_Frank"/>
          <w:b/>
          <w:bCs/>
          <w:szCs w:val="14"/>
          <w:rtl/>
        </w:rPr>
        <w:t>הלכתא</w:t>
      </w:r>
      <w:r w:rsidRPr="006F178A">
        <w:rPr>
          <w:rtl/>
        </w:rPr>
        <w:t xml:space="preserve"> </w:t>
      </w:r>
      <w:r w:rsidRPr="00E6339B">
        <w:rPr>
          <w:rtl/>
        </w:rPr>
        <w:t xml:space="preserve">כתנא דידן, </w:t>
      </w:r>
      <w:r w:rsidR="00C72DF4" w:rsidRPr="00E6339B">
        <w:rPr>
          <w:rFonts w:hint="cs"/>
          <w:rtl/>
        </w:rPr>
        <w:t>ד</w:t>
      </w:r>
      <w:r w:rsidRPr="00E6339B">
        <w:rPr>
          <w:rtl/>
        </w:rPr>
        <w:t>לא הודו לו</w:t>
      </w:r>
      <w:r w:rsidRPr="006F178A">
        <w:rPr>
          <w:rtl/>
        </w:rPr>
        <w:t xml:space="preserve"> </w:t>
      </w:r>
      <w:r w:rsidRPr="009D0833">
        <w:rPr>
          <w:rFonts w:cs="PFT_Frank"/>
          <w:b/>
          <w:bCs/>
          <w:szCs w:val="14"/>
          <w:rtl/>
        </w:rPr>
        <w:t>חכמים</w:t>
      </w:r>
      <w:r w:rsidRPr="006F178A">
        <w:rPr>
          <w:rtl/>
        </w:rPr>
        <w:t xml:space="preserve"> </w:t>
      </w:r>
      <w:r w:rsidR="00C72DF4">
        <w:rPr>
          <w:rFonts w:hint="cs"/>
          <w:rtl/>
        </w:rPr>
        <w:t>כלל</w:t>
      </w:r>
      <w:r w:rsidRPr="006F178A">
        <w:rPr>
          <w:rtl/>
        </w:rPr>
        <w:t>.</w:t>
      </w:r>
    </w:p>
    <w:p w14:paraId="74E5D932" w14:textId="77777777" w:rsidR="00D16104" w:rsidRPr="006F178A" w:rsidRDefault="00D16104" w:rsidP="008A5DDC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לא.</w:t>
      </w:r>
    </w:p>
    <w:p w14:paraId="74E5D933" w14:textId="77777777" w:rsidR="00D16104" w:rsidRPr="006F178A" w:rsidRDefault="00D16104" w:rsidP="00C72DF4">
      <w:pPr>
        <w:pStyle w:val="affff0"/>
        <w:rPr>
          <w:rtl/>
        </w:rPr>
      </w:pPr>
      <w:ins w:id="9811" w:author="מספור קטעי משנה" w:date="2026-10-06T10:05:48Z">
        <w:r>
          <w:rPr>
            <w:rStyle w:val="MisparKeta"/>
          </w:rPr>
          <w:t xml:space="preserve">ג. </w:t>
        </w:r>
      </w:ins>
      <w:r w:rsidRPr="006F178A">
        <w:rPr>
          <w:rtl/>
        </w:rPr>
        <w:t>לא היו י</w:t>
      </w:r>
      <w:r w:rsidR="003D238F">
        <w:rPr>
          <w:rFonts w:hint="cs"/>
          <w:rtl/>
        </w:rPr>
        <w:t xml:space="preserve">ו"ט </w:t>
      </w:r>
      <w:r w:rsidRPr="006F178A">
        <w:rPr>
          <w:rtl/>
        </w:rPr>
        <w:t>לישראל כ</w:t>
      </w:r>
      <w:r w:rsidR="003D238F">
        <w:rPr>
          <w:rFonts w:hint="cs"/>
          <w:rtl/>
        </w:rPr>
        <w:t xml:space="preserve">ט"ו </w:t>
      </w:r>
      <w:r w:rsidRPr="006F178A">
        <w:rPr>
          <w:rtl/>
        </w:rPr>
        <w:t>באב וכיום הכפורים.</w:t>
      </w:r>
    </w:p>
    <w:p w14:paraId="74E5D934" w14:textId="77777777" w:rsidR="00D16104" w:rsidRPr="006F178A" w:rsidRDefault="00C72DF4" w:rsidP="00C72DF4">
      <w:pPr>
        <w:rPr>
          <w:rtl/>
        </w:rPr>
      </w:pPr>
      <w:r w:rsidRPr="00905B95">
        <w:rPr>
          <w:rStyle w:val="afffd"/>
          <w:rFonts w:ascii="Fb Fontext" w:hAnsi="Fb Fontext" w:cs="PFT_Frank" w:hint="cs"/>
          <w:sz w:val="14"/>
          <w:szCs w:val="14"/>
          <w:rtl/>
        </w:rPr>
        <w:t>ב</w:t>
      </w:r>
      <w:r w:rsidR="00D16104" w:rsidRPr="00905B95">
        <w:rPr>
          <w:rStyle w:val="afffd"/>
          <w:rFonts w:ascii="Fb Fontext" w:hAnsi="Fb Fontext" w:cs="PFT_Frank" w:hint="cs"/>
          <w:sz w:val="14"/>
          <w:szCs w:val="14"/>
          <w:rtl/>
        </w:rPr>
        <w:t>יוה</w:t>
      </w:r>
      <w:r w:rsidR="00D16104" w:rsidRPr="00905B95">
        <w:rPr>
          <w:rStyle w:val="afffd"/>
          <w:rFonts w:ascii="Fb Fontext" w:hAnsi="Fb Fontext" w:cs="PFT_Frank"/>
          <w:sz w:val="14"/>
          <w:szCs w:val="14"/>
          <w:rtl/>
        </w:rPr>
        <w:t>"</w:t>
      </w:r>
      <w:r w:rsidR="00D16104" w:rsidRPr="00905B95">
        <w:rPr>
          <w:rStyle w:val="afffd"/>
          <w:rFonts w:ascii="Fb Fontext" w:hAnsi="Fb Fontext" w:cs="PFT_Frank" w:hint="cs"/>
          <w:sz w:val="14"/>
          <w:szCs w:val="14"/>
          <w:rtl/>
        </w:rPr>
        <w:t>כ</w:t>
      </w:r>
      <w:r w:rsidR="00D16104" w:rsidRPr="006F178A">
        <w:rPr>
          <w:rtl/>
        </w:rPr>
        <w:t xml:space="preserve">- </w:t>
      </w:r>
      <w:r>
        <w:rPr>
          <w:rFonts w:hint="cs"/>
          <w:rtl/>
        </w:rPr>
        <w:t>ש</w:t>
      </w:r>
      <w:r w:rsidR="003D238F">
        <w:rPr>
          <w:rFonts w:hint="cs"/>
          <w:rtl/>
        </w:rPr>
        <w:t>יש בו</w:t>
      </w:r>
      <w:r w:rsidR="00D16104" w:rsidRPr="006F178A">
        <w:rPr>
          <w:rtl/>
        </w:rPr>
        <w:t xml:space="preserve"> סליחה ומחילה, </w:t>
      </w:r>
      <w:r>
        <w:rPr>
          <w:rFonts w:hint="cs"/>
          <w:rtl/>
        </w:rPr>
        <w:t>ו</w:t>
      </w:r>
      <w:r w:rsidR="00D16104" w:rsidRPr="006F178A">
        <w:rPr>
          <w:rtl/>
        </w:rPr>
        <w:t>ניתנו בו לוחות האחרונות.</w:t>
      </w:r>
    </w:p>
    <w:p w14:paraId="74E5D935" w14:textId="77777777" w:rsidR="00D16104" w:rsidRPr="009C5606" w:rsidRDefault="00D16104" w:rsidP="00C72DF4">
      <w:pPr>
        <w:rPr>
          <w:spacing w:val="-4"/>
          <w:rtl/>
        </w:rPr>
      </w:pPr>
      <w:r w:rsidRPr="009D0833">
        <w:rPr>
          <w:rFonts w:cs="PFT_Frank" w:hint="cs"/>
          <w:b/>
          <w:bCs/>
          <w:spacing w:val="-4"/>
          <w:szCs w:val="14"/>
          <w:rtl/>
        </w:rPr>
        <w:t>ט</w:t>
      </w:r>
      <w:r w:rsidRPr="009D0833">
        <w:rPr>
          <w:rFonts w:cs="PFT_Frank"/>
          <w:b/>
          <w:bCs/>
          <w:spacing w:val="-4"/>
          <w:szCs w:val="14"/>
          <w:rtl/>
        </w:rPr>
        <w:t>"</w:t>
      </w:r>
      <w:r w:rsidRPr="009D0833">
        <w:rPr>
          <w:rFonts w:cs="PFT_Frank" w:hint="cs"/>
          <w:b/>
          <w:bCs/>
          <w:spacing w:val="-4"/>
          <w:szCs w:val="14"/>
          <w:rtl/>
        </w:rPr>
        <w:t>ו באב</w:t>
      </w:r>
      <w:r w:rsidR="00C72DF4" w:rsidRPr="009C5606">
        <w:rPr>
          <w:rFonts w:hint="cs"/>
          <w:spacing w:val="-4"/>
          <w:rtl/>
        </w:rPr>
        <w:t xml:space="preserve"> </w:t>
      </w:r>
      <w:r w:rsidR="003D238F" w:rsidRPr="009C5606">
        <w:rPr>
          <w:rStyle w:val="afffff3"/>
          <w:rFonts w:hint="cs"/>
          <w:spacing w:val="-4"/>
          <w:rtl/>
        </w:rPr>
        <w:t>א.</w:t>
      </w:r>
      <w:r w:rsidR="003D238F" w:rsidRPr="009C5606">
        <w:rPr>
          <w:rFonts w:hint="cs"/>
          <w:spacing w:val="-4"/>
          <w:rtl/>
        </w:rPr>
        <w:t xml:space="preserve"> </w:t>
      </w:r>
      <w:r w:rsidR="003D238F" w:rsidRPr="009C5606">
        <w:rPr>
          <w:rStyle w:val="afffff3"/>
          <w:rFonts w:hint="cs"/>
          <w:spacing w:val="-4"/>
          <w:rtl/>
        </w:rPr>
        <w:t>שמואל</w:t>
      </w:r>
      <w:r w:rsidRPr="009C5606">
        <w:rPr>
          <w:rStyle w:val="afffff3"/>
          <w:spacing w:val="-4"/>
          <w:rtl/>
        </w:rPr>
        <w:t xml:space="preserve">: </w:t>
      </w:r>
      <w:r w:rsidRPr="009C5606">
        <w:rPr>
          <w:spacing w:val="-4"/>
          <w:rtl/>
        </w:rPr>
        <w:t>הותרו שבטים לבוא זה בזה.</w:t>
      </w:r>
      <w:r w:rsidRPr="009C5606">
        <w:rPr>
          <w:rStyle w:val="af4"/>
          <w:rFonts w:hint="cs"/>
          <w:spacing w:val="-4"/>
          <w:rtl/>
        </w:rPr>
        <w:t>'</w:t>
      </w:r>
      <w:r w:rsidRPr="009C5606">
        <w:rPr>
          <w:rStyle w:val="af4"/>
          <w:spacing w:val="-4"/>
          <w:rtl/>
        </w:rPr>
        <w:t xml:space="preserve">זה הדבר </w:t>
      </w:r>
      <w:r w:rsidRPr="00DB41A1">
        <w:rPr>
          <w:rtl/>
        </w:rPr>
        <w:t>בדור</w:t>
      </w:r>
      <w:r w:rsidRPr="00DB41A1">
        <w:rPr>
          <w:rFonts w:hint="cs"/>
          <w:rtl/>
        </w:rPr>
        <w:t xml:space="preserve"> זה</w:t>
      </w:r>
    </w:p>
    <w:p w14:paraId="071CB49F" w14:textId="64A17049" w:rsidR="00B8196E" w:rsidRPr="00B8196E" w:rsidRDefault="00D16104" w:rsidP="00E6339B">
      <w:pPr>
        <w:pStyle w:val="36"/>
        <w:framePr w:wrap="notBeside"/>
        <w:rPr>
          <w:rtl/>
        </w:rPr>
      </w:pPr>
      <w:r w:rsidRPr="00E6339B">
        <w:rPr>
          <w:rFonts w:hint="cs"/>
          <w:rtl/>
        </w:rPr>
        <w:t>ב. ר</w:t>
      </w:r>
      <w:r w:rsidRPr="00E6339B">
        <w:rPr>
          <w:rtl/>
        </w:rPr>
        <w:t>"</w:t>
      </w:r>
      <w:r w:rsidRPr="00E6339B">
        <w:rPr>
          <w:rFonts w:hint="cs"/>
          <w:rtl/>
        </w:rPr>
        <w:t>נ</w:t>
      </w:r>
      <w:r w:rsidR="00B8196E" w:rsidRPr="00B8196E">
        <w:rPr>
          <w:rtl/>
        </w:rPr>
        <w:t>:</w:t>
      </w:r>
    </w:p>
    <w:p w14:paraId="74E5D936" w14:textId="42CB2A25" w:rsidR="00D16104" w:rsidRPr="006F178A" w:rsidRDefault="00C72DF4" w:rsidP="00C72DF4">
      <w:pPr>
        <w:rPr>
          <w:rFonts w:cs="Guttman Vilna"/>
          <w:b/>
          <w:bCs/>
          <w:rtl/>
        </w:rPr>
      </w:pPr>
      <w:r>
        <w:rPr>
          <w:rtl/>
        </w:rPr>
        <w:t xml:space="preserve">שהותר שבט בנימין </w:t>
      </w:r>
      <w:r w:rsidR="00D16104" w:rsidRPr="006F178A">
        <w:rPr>
          <w:rtl/>
        </w:rPr>
        <w:t xml:space="preserve">בקהל, </w:t>
      </w:r>
      <w:r w:rsidR="00D16104" w:rsidRPr="004F0BC8">
        <w:rPr>
          <w:rStyle w:val="af4"/>
          <w:rtl/>
        </w:rPr>
        <w:t xml:space="preserve">איש ממנו </w:t>
      </w:r>
      <w:r w:rsidR="00D16104" w:rsidRPr="006F178A">
        <w:rPr>
          <w:rFonts w:hint="cs"/>
          <w:rtl/>
        </w:rPr>
        <w:t xml:space="preserve">ולא מבנינו </w:t>
      </w:r>
    </w:p>
    <w:p w14:paraId="5EDF781B" w14:textId="418FDA87" w:rsidR="00B8196E" w:rsidRPr="00B8196E" w:rsidRDefault="00D16104" w:rsidP="00763B7B">
      <w:pPr>
        <w:pStyle w:val="36"/>
        <w:framePr w:wrap="notBeside"/>
        <w:rPr>
          <w:rtl/>
        </w:rPr>
      </w:pPr>
      <w:r w:rsidRPr="00763B7B">
        <w:rPr>
          <w:rFonts w:hint="cs"/>
          <w:rtl/>
        </w:rPr>
        <w:t xml:space="preserve">ג. </w:t>
      </w:r>
      <w:r w:rsidRPr="00763B7B">
        <w:rPr>
          <w:rtl/>
        </w:rPr>
        <w:t>רי"ו</w:t>
      </w:r>
      <w:r w:rsidR="00B8196E" w:rsidRPr="00B8196E">
        <w:rPr>
          <w:rtl/>
        </w:rPr>
        <w:t>:</w:t>
      </w:r>
    </w:p>
    <w:p w14:paraId="74E5D937" w14:textId="67D4842C" w:rsidR="00C72DF4" w:rsidRDefault="00D16104" w:rsidP="00C72DF4">
      <w:pPr>
        <w:rPr>
          <w:rtl/>
        </w:rPr>
      </w:pPr>
      <w:r w:rsidRPr="006F178A">
        <w:rPr>
          <w:rtl/>
        </w:rPr>
        <w:t>שכלו מתי מדבר.</w:t>
      </w:r>
      <w:r w:rsidRPr="006F178A">
        <w:rPr>
          <w:rFonts w:hint="cs"/>
          <w:rtl/>
        </w:rPr>
        <w:t xml:space="preserve"> </w:t>
      </w:r>
      <w:r w:rsidR="00C72DF4">
        <w:rPr>
          <w:rFonts w:hint="cs"/>
          <w:rtl/>
        </w:rPr>
        <w:t>והיה דבור</w:t>
      </w:r>
      <w:r w:rsidRPr="006F178A">
        <w:rPr>
          <w:rFonts w:hint="cs"/>
          <w:rtl/>
        </w:rPr>
        <w:t xml:space="preserve"> עם משה </w:t>
      </w:r>
      <w:r w:rsidRPr="000A44FD">
        <w:rPr>
          <w:rStyle w:val="af4"/>
          <w:rtl/>
        </w:rPr>
        <w:t>וידבר ה' אלי,</w:t>
      </w:r>
      <w:r w:rsidRPr="000A44FD">
        <w:rPr>
          <w:rtl/>
        </w:rPr>
        <w:t xml:space="preserve"> </w:t>
      </w:r>
    </w:p>
    <w:p w14:paraId="33DB9AFF" w14:textId="32FAFEAE" w:rsidR="00B8196E" w:rsidRPr="00B8196E" w:rsidRDefault="00D16104" w:rsidP="00763B7B">
      <w:pPr>
        <w:pStyle w:val="36"/>
        <w:framePr w:wrap="notBeside"/>
        <w:rPr>
          <w:rtl/>
        </w:rPr>
      </w:pPr>
      <w:r w:rsidRPr="00763B7B">
        <w:rPr>
          <w:rFonts w:hint="cs"/>
          <w:rtl/>
        </w:rPr>
        <w:t xml:space="preserve">ד. </w:t>
      </w:r>
      <w:r w:rsidRPr="00763B7B">
        <w:rPr>
          <w:rtl/>
        </w:rPr>
        <w:t>עולא</w:t>
      </w:r>
      <w:r w:rsidR="00B8196E" w:rsidRPr="00B8196E">
        <w:rPr>
          <w:rFonts w:hint="cs"/>
          <w:rtl/>
        </w:rPr>
        <w:t>:</w:t>
      </w:r>
    </w:p>
    <w:p w14:paraId="74E5D938" w14:textId="2DBC8233" w:rsidR="00D16104" w:rsidRPr="006F178A" w:rsidRDefault="00C72DF4" w:rsidP="008E2F29">
      <w:pPr>
        <w:rPr>
          <w:rFonts w:cs="Guttman Vilna"/>
          <w:b/>
          <w:bCs/>
          <w:rtl/>
        </w:rPr>
      </w:pPr>
      <w:r>
        <w:rPr>
          <w:rFonts w:hint="cs"/>
          <w:rtl/>
        </w:rPr>
        <w:t>ב</w:t>
      </w:r>
      <w:r w:rsidR="00D16104" w:rsidRPr="006F178A">
        <w:rPr>
          <w:rtl/>
        </w:rPr>
        <w:t xml:space="preserve">יטל הושע בן אלה </w:t>
      </w:r>
      <w:r>
        <w:rPr>
          <w:rFonts w:hint="cs"/>
          <w:rtl/>
        </w:rPr>
        <w:t>שומרים</w:t>
      </w:r>
      <w:r w:rsidR="00D16104" w:rsidRPr="006F178A">
        <w:rPr>
          <w:rtl/>
        </w:rPr>
        <w:t xml:space="preserve"> </w:t>
      </w:r>
      <w:r>
        <w:rPr>
          <w:rFonts w:hint="cs"/>
          <w:rtl/>
        </w:rPr>
        <w:t>ד</w:t>
      </w:r>
      <w:r w:rsidR="00D16104" w:rsidRPr="006F178A">
        <w:rPr>
          <w:rtl/>
        </w:rPr>
        <w:t>ירבעם</w:t>
      </w:r>
      <w:r w:rsidR="006B0C60">
        <w:rPr>
          <w:rtl/>
        </w:rPr>
        <w:t>, שלא יעלו</w:t>
      </w:r>
      <w:r w:rsidR="00D16104" w:rsidRPr="006F178A">
        <w:rPr>
          <w:rtl/>
        </w:rPr>
        <w:t xml:space="preserve"> לרגל, </w:t>
      </w:r>
    </w:p>
    <w:p w14:paraId="4259DCCB" w14:textId="1479FC99" w:rsidR="00B8196E" w:rsidRPr="00B8196E" w:rsidRDefault="00D16104" w:rsidP="00763B7B">
      <w:pPr>
        <w:pStyle w:val="36"/>
        <w:framePr w:wrap="notBeside"/>
        <w:rPr>
          <w:rtl/>
        </w:rPr>
      </w:pPr>
      <w:r w:rsidRPr="00763B7B">
        <w:rPr>
          <w:rFonts w:hint="cs"/>
          <w:rtl/>
        </w:rPr>
        <w:t xml:space="preserve">ה. </w:t>
      </w:r>
      <w:r w:rsidRPr="00763B7B">
        <w:rPr>
          <w:rtl/>
        </w:rPr>
        <w:t>רב מתנה</w:t>
      </w:r>
      <w:r w:rsidR="00B8196E" w:rsidRPr="00B8196E">
        <w:rPr>
          <w:rtl/>
        </w:rPr>
        <w:t>:</w:t>
      </w:r>
    </w:p>
    <w:p w14:paraId="74E5D93A" w14:textId="5BFACB0D" w:rsidR="00D16104" w:rsidRPr="00DB41A1" w:rsidRDefault="00D16104" w:rsidP="00DB41A1">
      <w:pPr>
        <w:rPr>
          <w:rStyle w:val="afffffc"/>
          <w:spacing w:val="-4"/>
          <w:rtl/>
        </w:rPr>
      </w:pPr>
      <w:r w:rsidRPr="006F178A">
        <w:rPr>
          <w:rtl/>
        </w:rPr>
        <w:t>נתנו הרוגי ביתר לקבורה</w:t>
      </w:r>
      <w:r w:rsidRPr="00DB41A1">
        <w:rPr>
          <w:spacing w:val="-4"/>
          <w:rtl/>
        </w:rPr>
        <w:t>.</w:t>
      </w:r>
      <w:r w:rsidR="00DB41A1" w:rsidRPr="00DB41A1">
        <w:rPr>
          <w:rStyle w:val="afffffc"/>
          <w:rFonts w:hint="cs"/>
          <w:spacing w:val="-4"/>
          <w:rtl/>
        </w:rPr>
        <w:t xml:space="preserve"> </w:t>
      </w:r>
      <w:r w:rsidR="000A44FD" w:rsidRPr="00DB41A1">
        <w:rPr>
          <w:rStyle w:val="afffffc"/>
          <w:rFonts w:hint="cs"/>
          <w:spacing w:val="-4"/>
          <w:rtl/>
        </w:rPr>
        <w:t>ו</w:t>
      </w:r>
      <w:r w:rsidR="003D238F" w:rsidRPr="00DB41A1">
        <w:rPr>
          <w:rStyle w:val="afffffc"/>
          <w:spacing w:val="-4"/>
          <w:rtl/>
        </w:rPr>
        <w:t xml:space="preserve">תקנו </w:t>
      </w:r>
      <w:r w:rsidR="003D238F" w:rsidRPr="00DB41A1">
        <w:rPr>
          <w:rStyle w:val="afffffc"/>
          <w:b/>
          <w:bCs/>
          <w:spacing w:val="-4"/>
          <w:rtl/>
        </w:rPr>
        <w:t>הטוב</w:t>
      </w:r>
      <w:r w:rsidR="003D238F" w:rsidRPr="00DB41A1">
        <w:rPr>
          <w:rStyle w:val="afffffc"/>
          <w:spacing w:val="-4"/>
          <w:rtl/>
        </w:rPr>
        <w:t xml:space="preserve"> שלא הסריחו, </w:t>
      </w:r>
      <w:r w:rsidR="003D238F" w:rsidRPr="00DB41A1">
        <w:rPr>
          <w:rStyle w:val="afffffc"/>
          <w:b/>
          <w:bCs/>
          <w:spacing w:val="-4"/>
          <w:rtl/>
        </w:rPr>
        <w:t>והמטיב</w:t>
      </w:r>
      <w:r w:rsidRPr="00DB41A1">
        <w:rPr>
          <w:rStyle w:val="afffffc"/>
          <w:spacing w:val="-4"/>
          <w:rtl/>
        </w:rPr>
        <w:t xml:space="preserve"> שנתנו לקבורה</w:t>
      </w:r>
    </w:p>
    <w:p w14:paraId="1B3726CC" w14:textId="694EB7E2" w:rsidR="00B8196E" w:rsidRPr="00B8196E" w:rsidRDefault="00D16104" w:rsidP="00763B7B">
      <w:pPr>
        <w:pStyle w:val="36"/>
        <w:framePr w:wrap="notBeside"/>
        <w:rPr>
          <w:rtl/>
        </w:rPr>
      </w:pPr>
      <w:r w:rsidRPr="00763B7B">
        <w:rPr>
          <w:rFonts w:hint="cs"/>
          <w:rtl/>
        </w:rPr>
        <w:t xml:space="preserve">ו. </w:t>
      </w:r>
      <w:r w:rsidRPr="00763B7B">
        <w:rPr>
          <w:rtl/>
        </w:rPr>
        <w:t>רבה ורב יוסף</w:t>
      </w:r>
      <w:r w:rsidR="00B8196E" w:rsidRPr="00B8196E">
        <w:rPr>
          <w:rtl/>
        </w:rPr>
        <w:t>:</w:t>
      </w:r>
    </w:p>
    <w:p w14:paraId="74E5D93B" w14:textId="35DA8543" w:rsidR="00477542" w:rsidRPr="008E2F29" w:rsidRDefault="00763B7B" w:rsidP="00477542">
      <w:pPr>
        <w:rPr>
          <w:rStyle w:val="afffff3"/>
          <w:spacing w:val="-6"/>
          <w:rtl/>
        </w:rPr>
      </w:pPr>
      <w:r w:rsidRPr="00763B7B">
        <w:rPr>
          <w:rFonts w:hint="cs"/>
          <w:rtl/>
        </w:rPr>
        <w:t>פ</w:t>
      </w:r>
      <w:r w:rsidR="00C76026" w:rsidRPr="00763B7B">
        <w:rPr>
          <w:rtl/>
        </w:rPr>
        <w:t xml:space="preserve">סקו </w:t>
      </w:r>
      <w:r w:rsidR="00D16104" w:rsidRPr="00763B7B">
        <w:rPr>
          <w:rtl/>
        </w:rPr>
        <w:t>לכרות עצים למערכה</w:t>
      </w:r>
      <w:r w:rsidR="00C76026" w:rsidRPr="00763B7B">
        <w:rPr>
          <w:rFonts w:hint="cs"/>
          <w:rtl/>
        </w:rPr>
        <w:t>,</w:t>
      </w:r>
      <w:r w:rsidR="000A44FD" w:rsidRPr="008E2F29">
        <w:rPr>
          <w:spacing w:val="-6"/>
          <w:rtl/>
        </w:rPr>
        <w:t xml:space="preserve"> </w:t>
      </w:r>
      <w:r w:rsidR="000A44FD" w:rsidRPr="00763B7B">
        <w:rPr>
          <w:rStyle w:val="afffffc"/>
          <w:rtl/>
        </w:rPr>
        <w:t>תשש כוח חמה,</w:t>
      </w:r>
      <w:r w:rsidR="000A44FD" w:rsidRPr="008E2F29">
        <w:rPr>
          <w:spacing w:val="-6"/>
          <w:rtl/>
        </w:rPr>
        <w:t xml:space="preserve"> </w:t>
      </w:r>
      <w:r w:rsidR="00C76026" w:rsidRPr="00763B7B">
        <w:rPr>
          <w:rFonts w:hint="cs"/>
          <w:rtl/>
        </w:rPr>
        <w:t>ו</w:t>
      </w:r>
      <w:r w:rsidR="00D16104" w:rsidRPr="00763B7B">
        <w:rPr>
          <w:rtl/>
        </w:rPr>
        <w:t>אינן יבשין.</w:t>
      </w:r>
    </w:p>
    <w:p w14:paraId="74E5D93C" w14:textId="77777777" w:rsidR="00D16104" w:rsidRPr="006F178A" w:rsidRDefault="00D16104" w:rsidP="00477542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מכאן ואילך, דמוסיף </w:t>
      </w:r>
      <w:r w:rsidRPr="003D238F">
        <w:rPr>
          <w:rStyle w:val="afffff3"/>
          <w:rFonts w:hint="cs"/>
          <w:rtl/>
        </w:rPr>
        <w:t>ת</w:t>
      </w:r>
      <w:r w:rsidRPr="003D238F">
        <w:rPr>
          <w:rStyle w:val="afffff3"/>
          <w:rtl/>
        </w:rPr>
        <w:t>"</w:t>
      </w:r>
      <w:r w:rsidRPr="003D238F">
        <w:rPr>
          <w:rStyle w:val="afffff3"/>
          <w:rFonts w:hint="cs"/>
          <w:rtl/>
        </w:rPr>
        <w:t>ת בלילה</w:t>
      </w:r>
      <w:r w:rsidRPr="006F178A">
        <w:rPr>
          <w:rtl/>
        </w:rPr>
        <w:t xml:space="preserve"> יוסיף, ודלא מוסיף </w:t>
      </w:r>
      <w:r w:rsidR="00477542">
        <w:rPr>
          <w:rFonts w:hint="cs"/>
          <w:rtl/>
        </w:rPr>
        <w:t>-</w:t>
      </w:r>
      <w:r w:rsidRPr="006F178A">
        <w:rPr>
          <w:rtl/>
        </w:rPr>
        <w:t>תקבר</w:t>
      </w:r>
      <w:r w:rsidR="003D238F">
        <w:rPr>
          <w:rFonts w:hint="cs"/>
          <w:rtl/>
        </w:rPr>
        <w:t>ו אמו</w:t>
      </w:r>
    </w:p>
    <w:p w14:paraId="74E5D93D" w14:textId="77777777" w:rsidR="00D16104" w:rsidRPr="003D238F" w:rsidRDefault="00D16104" w:rsidP="0045747B">
      <w:pPr>
        <w:pStyle w:val="affff0"/>
        <w:ind w:end="0"/>
        <w:rPr>
          <w:rtl/>
        </w:rPr>
        <w:pPrChange w:id="20033" w:author="קלוד" w:date="2026-10-06T10:10:38Z">
          <w:pPr>
            <w:pStyle w:val="affff0"/>
            <w:rPr>
              <w:rtl/>
            </w:rPr>
          </w:pPr>
        </w:pPrChange>
      </w:pPr>
      <w:r w:rsidRPr="003D238F">
        <w:rPr>
          <w:rtl/>
        </w:rPr>
        <w:t>שבהן בנות ירושלים כו'.</w:t>
      </w:r>
    </w:p>
    <w:p w14:paraId="22EAB468" w14:textId="4413017C" w:rsidR="00B8196E" w:rsidRPr="00B8196E" w:rsidRDefault="00D16104" w:rsidP="00763B7B">
      <w:pPr>
        <w:pStyle w:val="36"/>
        <w:framePr w:wrap="notBeside"/>
        <w:rPr>
          <w:rtl/>
        </w:rPr>
      </w:pPr>
      <w:r w:rsidRPr="00763B7B">
        <w:rPr>
          <w:rtl/>
        </w:rPr>
        <w:t>ת"ר</w:t>
      </w:r>
      <w:r w:rsidR="00B8196E" w:rsidRPr="00B8196E">
        <w:rPr>
          <w:rtl/>
        </w:rPr>
        <w:t>:</w:t>
      </w:r>
    </w:p>
    <w:p w14:paraId="74E5D93E" w14:textId="037B0E92" w:rsidR="00477542" w:rsidRPr="00933C02" w:rsidRDefault="00D16104" w:rsidP="00477542">
      <w:pPr>
        <w:rPr>
          <w:rtl/>
        </w:rPr>
      </w:pPr>
      <w:r w:rsidRPr="00933C02">
        <w:rPr>
          <w:rtl/>
        </w:rPr>
        <w:t xml:space="preserve">בת מלך שואלת מבת </w:t>
      </w:r>
      <w:r w:rsidR="00477542" w:rsidRPr="00933C02">
        <w:rPr>
          <w:rFonts w:hint="cs"/>
          <w:rtl/>
        </w:rPr>
        <w:t>כה"ג</w:t>
      </w:r>
      <w:r w:rsidRPr="00933C02">
        <w:rPr>
          <w:rtl/>
        </w:rPr>
        <w:t xml:space="preserve">, </w:t>
      </w:r>
      <w:r w:rsidR="00477542" w:rsidRPr="00933C02">
        <w:rPr>
          <w:rFonts w:hint="cs"/>
          <w:rtl/>
        </w:rPr>
        <w:t xml:space="preserve">והיא </w:t>
      </w:r>
      <w:r w:rsidRPr="00933C02">
        <w:rPr>
          <w:rtl/>
        </w:rPr>
        <w:t xml:space="preserve">בת סגן, </w:t>
      </w:r>
      <w:r w:rsidR="00477542" w:rsidRPr="00933C02">
        <w:rPr>
          <w:rFonts w:hint="cs"/>
          <w:rtl/>
        </w:rPr>
        <w:t>והיא</w:t>
      </w:r>
      <w:r w:rsidRPr="00933C02">
        <w:rPr>
          <w:rtl/>
        </w:rPr>
        <w:t xml:space="preserve"> מבת משוח מלחמה, </w:t>
      </w:r>
      <w:r w:rsidR="00477542" w:rsidRPr="00933C02">
        <w:rPr>
          <w:rFonts w:hint="cs"/>
          <w:rtl/>
        </w:rPr>
        <w:t xml:space="preserve">והיא </w:t>
      </w:r>
      <w:r w:rsidRPr="00933C02">
        <w:rPr>
          <w:rtl/>
        </w:rPr>
        <w:t xml:space="preserve">מבת כהן, וישראל זה מזה, </w:t>
      </w:r>
    </w:p>
    <w:p w14:paraId="74E5D93F" w14:textId="77777777" w:rsidR="00D16104" w:rsidRPr="006F178A" w:rsidRDefault="00D16104" w:rsidP="00C3600A">
      <w:pPr>
        <w:pStyle w:val="afffffe"/>
        <w:rPr>
          <w:rtl/>
        </w:rPr>
      </w:pPr>
      <w:r w:rsidRPr="00477542">
        <w:rPr>
          <w:rStyle w:val="affff1"/>
          <w:rtl/>
        </w:rPr>
        <w:t>כל הכלים טעונין טבילה</w:t>
      </w:r>
      <w:r w:rsidRPr="006F178A">
        <w:rPr>
          <w:rtl/>
        </w:rPr>
        <w:t xml:space="preserve"> אפילו מקופלין בקופסא.</w:t>
      </w:r>
    </w:p>
    <w:p w14:paraId="74E5D940" w14:textId="77777777" w:rsidR="00D16104" w:rsidRPr="006F178A" w:rsidRDefault="00D16104" w:rsidP="00C3600A">
      <w:pPr>
        <w:pStyle w:val="afffffe"/>
        <w:rPr>
          <w:rtl/>
        </w:rPr>
      </w:pPr>
      <w:r w:rsidRPr="00477542">
        <w:rPr>
          <w:rStyle w:val="affff1"/>
          <w:rtl/>
        </w:rPr>
        <w:t>וחולות בכרמים,</w:t>
      </w:r>
      <w:r w:rsidRPr="006F178A">
        <w:rPr>
          <w:rtl/>
        </w:rPr>
        <w:t xml:space="preserve"> מי שאין לו אשה </w:t>
      </w:r>
      <w:r w:rsidR="00477542">
        <w:rPr>
          <w:rFonts w:hint="cs"/>
          <w:rtl/>
        </w:rPr>
        <w:t>פונה</w:t>
      </w:r>
      <w:r w:rsidR="00477542">
        <w:rPr>
          <w:rtl/>
        </w:rPr>
        <w:t xml:space="preserve"> </w:t>
      </w:r>
      <w:r w:rsidRPr="006F178A">
        <w:rPr>
          <w:rtl/>
        </w:rPr>
        <w:t>שם.</w:t>
      </w:r>
    </w:p>
    <w:p w14:paraId="69F3AD2B" w14:textId="57CD89B3" w:rsidR="00B8196E" w:rsidRPr="00B8196E" w:rsidRDefault="00D16104" w:rsidP="00933C02">
      <w:pPr>
        <w:pStyle w:val="36"/>
        <w:framePr w:wrap="notBeside"/>
        <w:rPr>
          <w:rtl/>
        </w:rPr>
      </w:pPr>
      <w:r w:rsidRPr="00933C02">
        <w:rPr>
          <w:rtl/>
        </w:rPr>
        <w:t xml:space="preserve"> ת"ר</w:t>
      </w:r>
      <w:r w:rsidR="00B8196E" w:rsidRPr="00B8196E">
        <w:rPr>
          <w:rtl/>
        </w:rPr>
        <w:t>:</w:t>
      </w:r>
    </w:p>
    <w:p w14:paraId="74E5D941" w14:textId="481F0AF1" w:rsidR="00637788" w:rsidRDefault="00933C02" w:rsidP="00637788">
      <w:pPr>
        <w:rPr>
          <w:rtl/>
        </w:rPr>
      </w:pPr>
      <w:r>
        <w:rPr>
          <w:rFonts w:hint="cs"/>
          <w:rtl/>
        </w:rPr>
        <w:t>י</w:t>
      </w:r>
      <w:r w:rsidR="00D16104" w:rsidRPr="006F178A">
        <w:rPr>
          <w:rtl/>
        </w:rPr>
        <w:t xml:space="preserve">פיפיות </w:t>
      </w:r>
      <w:r w:rsidR="00852142">
        <w:rPr>
          <w:rFonts w:hint="cs"/>
          <w:rtl/>
        </w:rPr>
        <w:t>אומרות</w:t>
      </w:r>
      <w:r w:rsidR="00D16104" w:rsidRPr="006F178A">
        <w:rPr>
          <w:rtl/>
        </w:rPr>
        <w:t xml:space="preserve">- תנו עיניכם ליופי, </w:t>
      </w:r>
    </w:p>
    <w:p w14:paraId="74E5D942" w14:textId="77777777" w:rsidR="00C92C23" w:rsidRDefault="00D16104" w:rsidP="00933C02">
      <w:pPr>
        <w:rPr>
          <w:rFonts w:ascii="Fb Fontext" w:hAnsi="Fb Fontext"/>
          <w:sz w:val="20"/>
          <w:rtl/>
        </w:rPr>
      </w:pPr>
      <w:r w:rsidRPr="006F178A">
        <w:rPr>
          <w:rtl/>
        </w:rPr>
        <w:t xml:space="preserve">מיוחסות </w:t>
      </w:r>
      <w:r w:rsidR="00637788">
        <w:rPr>
          <w:rFonts w:hint="cs"/>
          <w:rtl/>
        </w:rPr>
        <w:t xml:space="preserve">- </w:t>
      </w:r>
      <w:r w:rsidRPr="006F178A">
        <w:rPr>
          <w:rtl/>
        </w:rPr>
        <w:t xml:space="preserve">למשפחה, </w:t>
      </w:r>
      <w:r w:rsidRPr="006F178A">
        <w:rPr>
          <w:rFonts w:ascii="Fb Fontext" w:hAnsi="Fb Fontext"/>
          <w:sz w:val="20"/>
          <w:rtl/>
        </w:rPr>
        <w:t xml:space="preserve">מכוערות </w:t>
      </w:r>
      <w:r w:rsidR="00852142">
        <w:rPr>
          <w:rFonts w:ascii="Fb Fontext" w:hAnsi="Fb Fontext" w:hint="cs"/>
          <w:sz w:val="20"/>
          <w:rtl/>
        </w:rPr>
        <w:t>-</w:t>
      </w:r>
      <w:r w:rsidR="00C92C23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 xml:space="preserve">קחו לשום שמים, </w:t>
      </w:r>
    </w:p>
    <w:p w14:paraId="3749DEC1" w14:textId="4209BECB" w:rsidR="00B8196E" w:rsidRPr="00B8196E" w:rsidRDefault="00D16104" w:rsidP="00933C02">
      <w:pPr>
        <w:pStyle w:val="36"/>
        <w:framePr w:wrap="notBeside"/>
        <w:rPr>
          <w:rtl/>
        </w:rPr>
      </w:pPr>
      <w:r w:rsidRPr="00933C02">
        <w:rPr>
          <w:rFonts w:hint="cs"/>
          <w:rtl/>
        </w:rPr>
        <w:t>מר</w:t>
      </w:r>
      <w:r w:rsidRPr="00933C02">
        <w:rPr>
          <w:rtl/>
        </w:rPr>
        <w:t>"</w:t>
      </w:r>
      <w:r w:rsidRPr="00933C02">
        <w:rPr>
          <w:rFonts w:hint="cs"/>
          <w:rtl/>
        </w:rPr>
        <w:t>א</w:t>
      </w:r>
      <w:r w:rsidR="00B8196E" w:rsidRPr="00B8196E">
        <w:rPr>
          <w:rtl/>
        </w:rPr>
        <w:t>:</w:t>
      </w:r>
    </w:p>
    <w:p w14:paraId="74E5D943" w14:textId="3BE41016" w:rsidR="0099290F" w:rsidRPr="00933C02" w:rsidRDefault="00D16104" w:rsidP="0099290F">
      <w:pPr>
        <w:rPr>
          <w:rtl/>
        </w:rPr>
      </w:pPr>
      <w:r w:rsidRPr="00933C02">
        <w:rPr>
          <w:rtl/>
        </w:rPr>
        <w:t xml:space="preserve">עתיד הקב"ה לעשות </w:t>
      </w:r>
      <w:r w:rsidRPr="009972CD">
        <w:rPr>
          <w:rFonts w:cs="PFT_Frank"/>
          <w:b/>
          <w:bCs/>
          <w:szCs w:val="14"/>
          <w:rtl/>
        </w:rPr>
        <w:t>מחול</w:t>
      </w:r>
      <w:r w:rsidRPr="00933C02">
        <w:rPr>
          <w:rtl/>
        </w:rPr>
        <w:t xml:space="preserve"> לצדיקים, והוא יושב ביניהם בג</w:t>
      </w:r>
      <w:r w:rsidR="0099290F" w:rsidRPr="00933C02">
        <w:rPr>
          <w:rFonts w:hint="cs"/>
          <w:rtl/>
        </w:rPr>
        <w:t>"ע</w:t>
      </w:r>
      <w:r w:rsidRPr="00933C02">
        <w:rPr>
          <w:rtl/>
        </w:rPr>
        <w:t xml:space="preserve">, </w:t>
      </w:r>
    </w:p>
    <w:p w14:paraId="74E5D944" w14:textId="29759582" w:rsidR="00D16104" w:rsidRPr="00D67F2E" w:rsidRDefault="00D16104" w:rsidP="00933C02">
      <w:pPr>
        <w:rPr>
          <w:rStyle w:val="afffd"/>
          <w:rFonts w:cs="PFT_Frank"/>
          <w:b/>
          <w:sz w:val="20"/>
          <w:szCs w:val="14"/>
          <w:rtl/>
        </w:rPr>
      </w:pPr>
      <w:r w:rsidRPr="00933C02">
        <w:rPr>
          <w:rtl/>
        </w:rPr>
        <w:t>וכל אחד מראה באצבעו,</w:t>
      </w:r>
      <w:r w:rsidRPr="00852142">
        <w:rPr>
          <w:rStyle w:val="af4"/>
          <w:rtl/>
        </w:rPr>
        <w:t xml:space="preserve"> </w:t>
      </w:r>
      <w:r w:rsidRPr="00933C02">
        <w:rPr>
          <w:rStyle w:val="af4"/>
          <w:rtl/>
        </w:rPr>
        <w:t>זה ה' קוינו לו נגילה ונשמחה בישועתו.</w:t>
      </w:r>
    </w:p>
    <w:p w14:paraId="74E5D945" w14:textId="77777777" w:rsidR="00DD395A" w:rsidRDefault="00DD395A" w:rsidP="0045747B">
      <w:pPr>
        <w:pStyle w:val="afffe"/>
        <w:jc w:val="both"/>
        <w:rPr>
          <w:rStyle w:val="afffd"/>
          <w:sz w:val="20"/>
          <w:rtl/>
        </w:rPr>
        <w:sectPr w:rsidR="00DD395A" w:rsidSect="004E1A12">
          <w:type w:val="continuous"/>
          <w:pgSz w:w="5103" w:h="7371" w:code="11"/>
          <w:pgMar w:top="567" w:right="1134" w:bottom="567" w:left="567" w:header="170" w:footer="284" w:gutter="0"/>
          <w:cols w:space="340"/>
          <w:bidi/>
          <w:rtlGutter/>
          <w:docGrid w:linePitch="360"/>
        </w:sectPr>
      </w:pPr>
    </w:p>
    <w:p w14:paraId="74E5D946" w14:textId="77777777" w:rsidR="00DD395A" w:rsidRDefault="00DD395A" w:rsidP="00DD395A">
      <w:pPr>
        <w:pStyle w:val="Hadran"/>
        <w:rPr>
          <w:rStyle w:val="afffd"/>
          <w:sz w:val="20"/>
        </w:rPr>
        <w:sectPr w:rsidR="00DD395A" w:rsidSect="004E1A12">
          <w:type w:val="continuous"/>
          <w:pgSz w:w="5103" w:h="7371" w:code="11"/>
          <w:pgMar w:top="567" w:right="1134" w:bottom="567" w:left="567" w:header="170" w:footer="284" w:gutter="0"/>
          <w:cols w:space="340"/>
          <w:bidi/>
          <w:rtlGutter/>
          <w:docGrid w:linePitch="360"/>
        </w:sectPr>
        <w:pPrChange w:id="91022" w:author="Claude" w:date="2026-10-08T08:35:37Z">
          <w:pPr>
            <w:pStyle w:val="afffe"/>
            <w:rPr>
              <w:rStyle w:val="afffd"/>
              <w:sz w:val="20"/>
            </w:rPr>
            <w:sectPr w:rsidR="00DD395A" w:rsidSect="004E1A12">
              <w:type w:val="continuous"/>
              <w:pgSz w:w="5103" w:h="7371" w:code="11"/>
              <w:pgMar w:top="567" w:right="1134" w:bottom="567" w:left="567" w:header="170" w:footer="284" w:gutter="0"/>
              <w:cols w:space="340"/>
              <w:bidi/>
              <w:rtlGutter/>
              <w:docGrid w:linePitch="360"/>
            </w:sectPr>
          </w:pPr>
        </w:pPrChange>
      </w:pPr>
      <w:r>
        <w:rPr>
          <w:rStyle w:val="afffd"/>
          <w:rFonts w:hint="cs"/>
          <w:sz w:val="20"/>
          <w:rtl/>
        </w:rPr>
        <w:t>ה</w:t>
      </w:r>
      <w:r w:rsidR="00D16104" w:rsidRPr="006F178A">
        <w:rPr>
          <w:rStyle w:val="afffd"/>
          <w:sz w:val="20"/>
          <w:rtl/>
        </w:rPr>
        <w:t>דרן עלך בשלשה פרקים</w:t>
      </w:r>
      <w:r w:rsidR="00D16104">
        <w:rPr>
          <w:rStyle w:val="afffd"/>
          <w:rFonts w:hint="cs"/>
          <w:sz w:val="20"/>
          <w:rtl/>
        </w:rPr>
        <w:t xml:space="preserve"> וסליקא לה מסכת תענית</w:t>
      </w:r>
    </w:p>
    <w:p w14:paraId="74E5D947" w14:textId="77777777" w:rsidR="003C7D40" w:rsidRDefault="003C7D40" w:rsidP="0045747B">
      <w:pPr>
        <w:pStyle w:val="afffe"/>
        <w:jc w:val="both"/>
        <w:rPr>
          <w:rStyle w:val="afffd"/>
          <w:sz w:val="20"/>
        </w:rPr>
      </w:pPr>
    </w:p>
    <w:sectPr w:rsidR="003C7D40" w:rsidSect="004E1A12">
      <w:type w:val="continuous"/>
      <w:pgSz w:w="5103" w:h="7371" w:code="11"/>
      <w:pgMar w:top="567" w:right="1134" w:bottom="567" w:left="567" w:header="170" w:footer="284" w:gutter="0"/>
      <w:cols w:space="34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5D94A" w14:textId="77777777" w:rsidR="006B7FB7" w:rsidRDefault="006B7FB7" w:rsidP="00183BFF">
      <w:pPr>
        <w:spacing w:line="240" w:lineRule="auto"/>
      </w:pPr>
      <w:r>
        <w:separator/>
      </w:r>
    </w:p>
  </w:endnote>
  <w:endnote w:type="continuationSeparator" w:id="0">
    <w:p w14:paraId="74E5D94B" w14:textId="77777777" w:rsidR="006B7FB7" w:rsidRDefault="006B7FB7" w:rsidP="00183B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BA TM • Vilna Extra-Bold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TM • Tzlotana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Franknatan Light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Esthetic Bold">
    <w:panose1 w:val="02020803050405020304"/>
    <w:charset w:val="00"/>
    <w:family w:val="roman"/>
    <w:pitch w:val="variable"/>
    <w:sig w:usb0="80000823" w:usb1="50002002" w:usb2="00000020" w:usb3="00000000" w:csb0="00000021" w:csb1="00000000"/>
  </w:font>
  <w:font w:name="BA Esthetic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 Franknatan Deco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חניכי הישיבות">
    <w:panose1 w:val="02020803050405020304"/>
    <w:charset w:val="00"/>
    <w:family w:val="roman"/>
    <w:pitch w:val="variable"/>
    <w:sig w:usb0="80000823" w:usb1="50002042" w:usb2="00000000" w:usb3="00000000" w:csb0="0000002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FontbitDavid">
    <w:altName w:val="Times New Roman"/>
    <w:charset w:val="00"/>
    <w:family w:val="roman"/>
    <w:pitch w:val="variable"/>
    <w:sig w:usb0="80000827" w:usb1="5000004A" w:usb2="0000002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Haketer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779989224"/>
      <w:docPartObj>
        <w:docPartGallery w:val="Page Numbers (Bottom of Page)"/>
        <w:docPartUnique/>
      </w:docPartObj>
    </w:sdtPr>
    <w:sdtEndPr/>
    <w:sdtContent>
      <w:p w14:paraId="74E5D94E" w14:textId="77777777" w:rsidR="003F34C4" w:rsidRDefault="003F34C4" w:rsidP="00EE0E78">
        <w:pPr>
          <w:pStyle w:val="a5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775DD9" w:rsidRPr="00775DD9">
          <w:rPr>
            <w:noProof/>
            <w:rtl/>
            <w:lang w:val="he-IL"/>
          </w:rPr>
          <w:t>20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342856827"/>
      <w:docPartObj>
        <w:docPartGallery w:val="Page Numbers (Bottom of Page)"/>
        <w:docPartUnique/>
      </w:docPartObj>
    </w:sdtPr>
    <w:sdtEndPr>
      <w:rPr>
        <w:cs/>
      </w:rPr>
    </w:sdtEndPr>
    <w:sdtContent>
      <w:p w14:paraId="74E5D94F" w14:textId="77777777" w:rsidR="003F34C4" w:rsidRDefault="003F34C4" w:rsidP="00D44EE7">
        <w:pPr>
          <w:pStyle w:val="a5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6B7FB7" w:rsidRPr="006B7FB7">
          <w:rPr>
            <w:noProof/>
            <w:rtl/>
            <w:lang w:val="he-IL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81523702"/>
      <w:docPartObj>
        <w:docPartGallery w:val="Page Numbers (Bottom of Page)"/>
        <w:docPartUnique/>
      </w:docPartObj>
    </w:sdtPr>
    <w:sdtEndPr>
      <w:rPr>
        <w:cs/>
      </w:rPr>
    </w:sdtEndPr>
    <w:sdtContent>
      <w:p w14:paraId="74E5D951" w14:textId="77777777" w:rsidR="003F34C4" w:rsidRPr="00837567" w:rsidRDefault="003F34C4" w:rsidP="00837567">
        <w:pPr>
          <w:pStyle w:val="a5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775DD9" w:rsidRPr="00775DD9">
          <w:rPr>
            <w:noProof/>
            <w:rtl/>
            <w:lang w:val="he-IL"/>
          </w:rPr>
          <w:t>25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719206816"/>
      <w:docPartObj>
        <w:docPartGallery w:val="Page Numbers (Bottom of Page)"/>
        <w:docPartUnique/>
      </w:docPartObj>
    </w:sdtPr>
    <w:sdtEndPr/>
    <w:sdtContent>
      <w:p w14:paraId="74E5D952" w14:textId="77777777" w:rsidR="003F34C4" w:rsidRDefault="003F34C4">
        <w:pPr>
          <w:pStyle w:val="a5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775DD9" w:rsidRPr="00775DD9">
          <w:rPr>
            <w:noProof/>
            <w:rtl/>
            <w:lang w:val="he-IL"/>
          </w:rPr>
          <w:t>60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5D948" w14:textId="77777777" w:rsidR="006B7FB7" w:rsidRDefault="006B7FB7" w:rsidP="00183BFF">
      <w:pPr>
        <w:spacing w:line="240" w:lineRule="auto"/>
      </w:pPr>
      <w:r>
        <w:separator/>
      </w:r>
    </w:p>
  </w:footnote>
  <w:footnote w:type="continuationSeparator" w:id="0">
    <w:p w14:paraId="74E5D949" w14:textId="77777777" w:rsidR="006B7FB7" w:rsidRDefault="006B7FB7" w:rsidP="00183B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5D94C" w14:textId="06FAF151" w:rsidR="003F34C4" w:rsidRPr="003D4FED" w:rsidRDefault="003F34C4" w:rsidP="008A5DDC">
    <w:pPr>
      <w:pStyle w:val="a3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2976"/>
        <w:tab w:val="right" w:pos="15564"/>
      </w:tabs>
      <w:spacing w:line="240" w:lineRule="exact"/>
      <w:rPr>
        <w:rFonts w:ascii="BA Vilna Bold" w:hAnsi="BA Vilna Bold" w:cs="BA Vilna Bold"/>
        <w:b/>
        <w:bCs/>
        <w:spacing w:val="14"/>
        <w:sz w:val="10"/>
        <w:szCs w:val="12"/>
        <w:rtl/>
      </w:rPr>
    </w:pPr>
    <w:r w:rsidRPr="00EE16B1">
      <w:rPr>
        <w:rFonts w:ascii="BA Vilna Bold" w:hAnsi="BA Vilna Bold" w:cs="BA Vilna Bold"/>
        <w:b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 w:hint="cs"/>
        <w:b/>
        <w:bCs/>
        <w:spacing w:val="14"/>
      </w:rPr>
      <w:instrText>STYLEREF</w:instrText>
    </w:r>
    <w:r w:rsidRPr="00EE16B1">
      <w:rPr>
        <w:rFonts w:ascii="BA Vilna Bold" w:hAnsi="BA Vilna Bold" w:cs="BA Vilna Bold" w:hint="cs"/>
        <w:b/>
        <w:bCs/>
        <w:spacing w:val="14"/>
        <w:rtl/>
      </w:rPr>
      <w:instrText xml:space="preserve">  "דף בצד"  \* </w:instrText>
    </w:r>
    <w:r w:rsidRPr="00EE16B1">
      <w:rPr>
        <w:rFonts w:ascii="BA Vilna Bold" w:hAnsi="BA Vilna Bold" w:cs="BA Vilna Bold" w:hint="cs"/>
        <w:b/>
        <w:bCs/>
        <w:spacing w:val="14"/>
      </w:rPr>
      <w:instrText>MERGEFORMAT</w:instrText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spacing w:val="14"/>
        <w:rtl/>
      </w:rPr>
      <w:fldChar w:fldCharType="separate"/>
    </w:r>
    <w:r w:rsidR="0060413D">
      <w:rPr>
        <w:rFonts w:ascii="BA Vilna Bold" w:hAnsi="BA Vilna Bold" w:cs="BA Vilna Bold"/>
        <w:b/>
        <w:bCs/>
        <w:noProof/>
        <w:spacing w:val="14"/>
        <w:rtl/>
      </w:rPr>
      <w:t>כב.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end"/>
    </w:r>
    <w:r w:rsidRPr="00EE16B1">
      <w:rPr>
        <w:rFonts w:ascii="BA Vilna Bold" w:hAnsi="BA Vilna Bold" w:cs="BA Vilna Bold" w:hint="cs"/>
        <w:b/>
        <w:bCs/>
        <w:spacing w:val="14"/>
        <w:rtl/>
      </w:rPr>
      <w:t xml:space="preserve"> </w:t>
    </w:r>
    <w:r w:rsidRPr="00EE16B1">
      <w:rPr>
        <w:rFonts w:ascii="BA Vilna Bold" w:hAnsi="BA Vilna Bold" w:cs="BA Vilna Bold"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</w:rPr>
      <w:instrText>STYLEREF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 "פרק שם"  \* </w:instrText>
    </w:r>
    <w:r w:rsidRPr="00EE16B1">
      <w:rPr>
        <w:rFonts w:ascii="BA Vilna Bold" w:hAnsi="BA Vilna Bold" w:cs="BA Vilna Bold"/>
        <w:bCs/>
        <w:spacing w:val="14"/>
      </w:rPr>
      <w:instrText>MERGEFORMAT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  <w:rtl/>
      </w:rPr>
      <w:fldChar w:fldCharType="separate"/>
    </w:r>
    <w:r w:rsidR="0060413D">
      <w:rPr>
        <w:rFonts w:ascii="BA Vilna Bold" w:hAnsi="BA Vilna Bold" w:cs="BA Vilna Bold"/>
        <w:bCs/>
        <w:noProof/>
        <w:spacing w:val="14"/>
        <w:rtl/>
      </w:rPr>
      <w:t>סדר תעניות</w:t>
    </w:r>
    <w:r w:rsidRPr="00EE16B1">
      <w:rPr>
        <w:rFonts w:ascii="BA Vilna Bold" w:hAnsi="BA Vilna Bold" w:cs="BA Vilna Bold"/>
        <w:bCs/>
        <w:spacing w:val="14"/>
        <w:rtl/>
      </w:rPr>
      <w:fldChar w:fldCharType="end"/>
    </w:r>
    <w:r w:rsidR="0074093E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׹</w:t>
    </w:r>
    <w:r w:rsidR="0074093E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 xml:space="preserve"> </w:t>
    </w:r>
    <w:r w:rsidRPr="00935660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>שיננא</w:t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 xml:space="preserve"> </w:t>
    </w:r>
    <w:r w:rsidRPr="008A5DDC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׶</w:t>
    </w:r>
    <w:r w:rsidR="0074093E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tab/>
    </w:r>
    <w:r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tab/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begin"/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</w:rPr>
      <w:instrText>STYLEREF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 "דפים בפרק ב"  \*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</w:rPr>
      <w:instrText>MERGEFORMAT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instrText xml:space="preserve"> </w:instrTex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separate"/>
    </w:r>
    <w:r w:rsidR="0060413D" w:rsidRPr="0060413D">
      <w:rPr>
        <w:rFonts w:ascii="BA Vilna Bold" w:hAnsi="BA Vilna Bold" w:cs="BA Vilna Bold"/>
        <w:noProof/>
        <w:color w:val="A6A6A6" w:themeColor="background1" w:themeShade="A6"/>
        <w:spacing w:val="14"/>
        <w:sz w:val="12"/>
        <w:szCs w:val="12"/>
        <w:rtl/>
      </w:rPr>
      <w:t>(יח:- כו.)</w:t>
    </w:r>
    <w:r w:rsidRPr="003D4FED">
      <w:rPr>
        <w:rFonts w:ascii="BA Vilna Bold" w:hAnsi="BA Vilna Bold" w:cs="BA Vilna Bold"/>
        <w:b/>
        <w:bCs/>
        <w:color w:val="A6A6A6" w:themeColor="background1" w:themeShade="A6"/>
        <w:spacing w:val="14"/>
        <w:sz w:val="12"/>
        <w:szCs w:val="12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5D94D" w14:textId="03A36BC7" w:rsidR="003F34C4" w:rsidRPr="00567FEA" w:rsidRDefault="003F34C4" w:rsidP="00695BA3">
    <w:pPr>
      <w:pStyle w:val="a3"/>
      <w:pBdr>
        <w:bottom w:val="double" w:sz="4" w:space="1" w:color="A6A6A6" w:themeColor="background1" w:themeShade="A6"/>
      </w:pBdr>
      <w:tabs>
        <w:tab w:val="clear" w:pos="2835"/>
        <w:tab w:val="clear" w:pos="4153"/>
        <w:tab w:val="clear" w:pos="8306"/>
        <w:tab w:val="center" w:pos="3402"/>
        <w:tab w:val="right" w:pos="15564"/>
      </w:tabs>
      <w:spacing w:line="240" w:lineRule="exact"/>
      <w:jc w:val="center"/>
      <w:rPr>
        <w:rFonts w:ascii="BA Vilna Bold" w:hAnsi="BA Vilna Bold" w:cs="BA Vilna Bold"/>
        <w:b/>
        <w:bCs/>
        <w:spacing w:val="14"/>
        <w:sz w:val="16"/>
        <w:rtl/>
      </w:rPr>
    </w:pPr>
    <w:r>
      <w:rPr>
        <w:rFonts w:ascii="BA Vilna Bold" w:hAnsi="BA Vilna Bold" w:cs="BA Vilna Bold"/>
        <w:bCs/>
        <w:spacing w:val="14"/>
        <w:sz w:val="14"/>
        <w:szCs w:val="16"/>
        <w:rtl/>
      </w:rPr>
      <w:fldChar w:fldCharType="begin"/>
    </w:r>
    <w:r>
      <w:rPr>
        <w:rFonts w:ascii="BA Vilna Bold" w:hAnsi="BA Vilna Bold" w:cs="BA Vilna Bold"/>
        <w:bCs/>
        <w:spacing w:val="14"/>
        <w:sz w:val="14"/>
        <w:szCs w:val="16"/>
        <w:rtl/>
      </w:rPr>
      <w:instrText xml:space="preserve"> </w:instrText>
    </w:r>
    <w:r>
      <w:rPr>
        <w:rFonts w:ascii="BA Vilna Bold" w:hAnsi="BA Vilna Bold" w:cs="BA Vilna Bold"/>
        <w:bCs/>
        <w:spacing w:val="14"/>
        <w:sz w:val="14"/>
        <w:szCs w:val="16"/>
      </w:rPr>
      <w:instrText>STYLEREF</w:instrText>
    </w:r>
    <w:r>
      <w:rPr>
        <w:rFonts w:ascii="BA Vilna Bold" w:hAnsi="BA Vilna Bold" w:cs="BA Vilna Bold"/>
        <w:bCs/>
        <w:spacing w:val="14"/>
        <w:sz w:val="14"/>
        <w:szCs w:val="16"/>
        <w:rtl/>
      </w:rPr>
      <w:instrText xml:space="preserve">  מסכת  \* </w:instrText>
    </w:r>
    <w:r>
      <w:rPr>
        <w:rFonts w:ascii="BA Vilna Bold" w:hAnsi="BA Vilna Bold" w:cs="BA Vilna Bold"/>
        <w:bCs/>
        <w:spacing w:val="14"/>
        <w:sz w:val="14"/>
        <w:szCs w:val="16"/>
      </w:rPr>
      <w:instrText>MERGEFORMAT</w:instrText>
    </w:r>
    <w:r>
      <w:rPr>
        <w:rFonts w:ascii="BA Vilna Bold" w:hAnsi="BA Vilna Bold" w:cs="BA Vilna Bold"/>
        <w:bCs/>
        <w:spacing w:val="14"/>
        <w:sz w:val="14"/>
        <w:szCs w:val="16"/>
        <w:rtl/>
      </w:rPr>
      <w:instrText xml:space="preserve"> </w:instrText>
    </w:r>
    <w:r>
      <w:rPr>
        <w:rFonts w:ascii="BA Vilna Bold" w:hAnsi="BA Vilna Bold" w:cs="BA Vilna Bold"/>
        <w:bCs/>
        <w:spacing w:val="14"/>
        <w:sz w:val="14"/>
        <w:szCs w:val="16"/>
        <w:rtl/>
      </w:rPr>
      <w:fldChar w:fldCharType="separate"/>
    </w:r>
    <w:r w:rsidR="0060413D">
      <w:rPr>
        <w:rFonts w:ascii="BA Vilna Bold" w:hAnsi="BA Vilna Bold" w:cs="BA Vilna Bold"/>
        <w:bCs/>
        <w:noProof/>
        <w:spacing w:val="14"/>
        <w:sz w:val="14"/>
        <w:szCs w:val="16"/>
        <w:rtl/>
      </w:rPr>
      <w:t>תענית</w:t>
    </w:r>
    <w:r>
      <w:rPr>
        <w:rFonts w:ascii="BA Vilna Bold" w:hAnsi="BA Vilna Bold" w:cs="BA Vilna Bold"/>
        <w:bCs/>
        <w:spacing w:val="14"/>
        <w:sz w:val="14"/>
        <w:szCs w:val="16"/>
        <w:rtl/>
      </w:rPr>
      <w:fldChar w:fldCharType="end"/>
    </w:r>
    <w:r>
      <w:rPr>
        <w:rFonts w:ascii="BA Vilna Bold" w:hAnsi="BA Vilna Bold" w:cs="BA Vilna Bold" w:hint="cs"/>
        <w:bCs/>
        <w:spacing w:val="14"/>
        <w:sz w:val="14"/>
        <w:szCs w:val="16"/>
        <w:rtl/>
      </w:rPr>
      <w:t xml:space="preserve">: </w:t>
    </w:r>
    <w:r>
      <w:rPr>
        <w:rFonts w:ascii="BA Vilna Bold" w:hAnsi="BA Vilna Bold" w:cs="BA Vilna Bold"/>
        <w:bCs/>
        <w:spacing w:val="14"/>
        <w:sz w:val="14"/>
        <w:szCs w:val="16"/>
        <w:rtl/>
      </w:rPr>
      <w:fldChar w:fldCharType="begin"/>
    </w:r>
    <w:r>
      <w:rPr>
        <w:rFonts w:ascii="BA Vilna Bold" w:hAnsi="BA Vilna Bold" w:cs="BA Vilna Bold"/>
        <w:bCs/>
        <w:spacing w:val="14"/>
        <w:sz w:val="14"/>
        <w:szCs w:val="16"/>
        <w:rtl/>
      </w:rPr>
      <w:instrText xml:space="preserve"> </w:instrText>
    </w:r>
    <w:r>
      <w:rPr>
        <w:rFonts w:ascii="BA Vilna Bold" w:hAnsi="BA Vilna Bold" w:cs="BA Vilna Bold" w:hint="cs"/>
        <w:bCs/>
        <w:spacing w:val="14"/>
        <w:sz w:val="14"/>
        <w:szCs w:val="16"/>
      </w:rPr>
      <w:instrText>STYLEREF</w:instrText>
    </w:r>
    <w:r>
      <w:rPr>
        <w:rFonts w:ascii="BA Vilna Bold" w:hAnsi="BA Vilna Bold" w:cs="BA Vilna Bold" w:hint="cs"/>
        <w:bCs/>
        <w:spacing w:val="14"/>
        <w:sz w:val="14"/>
        <w:szCs w:val="16"/>
        <w:rtl/>
      </w:rPr>
      <w:instrText xml:space="preserve">  פרק  \* </w:instrText>
    </w:r>
    <w:r>
      <w:rPr>
        <w:rFonts w:ascii="BA Vilna Bold" w:hAnsi="BA Vilna Bold" w:cs="BA Vilna Bold" w:hint="cs"/>
        <w:bCs/>
        <w:spacing w:val="14"/>
        <w:sz w:val="14"/>
        <w:szCs w:val="16"/>
      </w:rPr>
      <w:instrText>MERGEFORMAT</w:instrText>
    </w:r>
    <w:r>
      <w:rPr>
        <w:rFonts w:ascii="BA Vilna Bold" w:hAnsi="BA Vilna Bold" w:cs="BA Vilna Bold"/>
        <w:bCs/>
        <w:spacing w:val="14"/>
        <w:sz w:val="14"/>
        <w:szCs w:val="16"/>
        <w:rtl/>
      </w:rPr>
      <w:instrText xml:space="preserve"> </w:instrText>
    </w:r>
    <w:r>
      <w:rPr>
        <w:rFonts w:ascii="BA Vilna Bold" w:hAnsi="BA Vilna Bold" w:cs="BA Vilna Bold"/>
        <w:bCs/>
        <w:spacing w:val="14"/>
        <w:sz w:val="14"/>
        <w:szCs w:val="16"/>
        <w:rtl/>
      </w:rPr>
      <w:fldChar w:fldCharType="separate"/>
    </w:r>
    <w:r w:rsidR="0060413D" w:rsidRPr="0060413D">
      <w:rPr>
        <w:rFonts w:ascii="BA Vilna Bold" w:hAnsi="BA Vilna Bold" w:cs="BA Vilna Bold"/>
        <w:b/>
        <w:noProof/>
        <w:spacing w:val="14"/>
        <w:sz w:val="14"/>
        <w:szCs w:val="16"/>
        <w:rtl/>
      </w:rPr>
      <w:t>פרק שלישי</w:t>
    </w:r>
    <w:r>
      <w:rPr>
        <w:rFonts w:ascii="BA Vilna Bold" w:hAnsi="BA Vilna Bold" w:cs="BA Vilna Bold"/>
        <w:bCs/>
        <w:spacing w:val="14"/>
        <w:sz w:val="14"/>
        <w:szCs w:val="16"/>
        <w:rtl/>
      </w:rPr>
      <w:fldChar w:fldCharType="end"/>
    </w:r>
    <w:r>
      <w:rPr>
        <w:rFonts w:ascii="BA Vilna Bold" w:hAnsi="BA Vilna Bold" w:cs="BA Vilna Bold" w:hint="cs"/>
        <w:bCs/>
        <w:spacing w:val="14"/>
        <w:sz w:val="14"/>
        <w:szCs w:val="16"/>
        <w:rtl/>
      </w:rPr>
      <w:t xml:space="preserve"> </w:t>
    </w:r>
    <w:r w:rsidR="00E10DAE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׹</w:t>
    </w:r>
    <w:r w:rsidRPr="00935660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 xml:space="preserve"> שיננא </w:t>
    </w:r>
    <w:r w:rsidRPr="008A5DDC"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>׶</w:t>
    </w:r>
    <w:r>
      <w:rPr>
        <w:rFonts w:ascii="BA  Leukmey Girsa Regular" w:hAnsi="BA  Leukmey Girsa Regular" w:cs="BA  Leukmey Girsa Regular"/>
        <w:color w:val="808080" w:themeColor="background1" w:themeShade="80"/>
        <w:sz w:val="22"/>
        <w:szCs w:val="22"/>
        <w:rtl/>
      </w:rPr>
      <w:tab/>
    </w:r>
    <w:r>
      <w:rPr>
        <w:rFonts w:ascii="BA Vilna Bold" w:hAnsi="BA Vilna Bold" w:cs="BA Vilna Bold"/>
        <w:b/>
        <w:bCs/>
        <w:spacing w:val="14"/>
        <w:sz w:val="16"/>
        <w:rtl/>
      </w:rPr>
      <w:fldChar w:fldCharType="begin"/>
    </w:r>
    <w:r>
      <w:rPr>
        <w:rFonts w:ascii="BA Vilna Bold" w:hAnsi="BA Vilna Bold" w:cs="BA Vilna Bold"/>
        <w:b/>
        <w:bCs/>
        <w:spacing w:val="14"/>
        <w:sz w:val="16"/>
        <w:rtl/>
      </w:rPr>
      <w:instrText xml:space="preserve"> </w:instrText>
    </w:r>
    <w:r>
      <w:rPr>
        <w:rFonts w:ascii="BA Vilna Bold" w:hAnsi="BA Vilna Bold" w:cs="BA Vilna Bold" w:hint="cs"/>
        <w:b/>
        <w:bCs/>
        <w:spacing w:val="14"/>
        <w:sz w:val="16"/>
      </w:rPr>
      <w:instrText>STYLEREF</w:instrText>
    </w:r>
    <w:r>
      <w:rPr>
        <w:rFonts w:ascii="BA Vilna Bold" w:hAnsi="BA Vilna Bold" w:cs="BA Vilna Bold" w:hint="cs"/>
        <w:b/>
        <w:bCs/>
        <w:spacing w:val="14"/>
        <w:sz w:val="16"/>
        <w:rtl/>
      </w:rPr>
      <w:instrText xml:space="preserve">  "דף בצד"  \* </w:instrText>
    </w:r>
    <w:r>
      <w:rPr>
        <w:rFonts w:ascii="BA Vilna Bold" w:hAnsi="BA Vilna Bold" w:cs="BA Vilna Bold" w:hint="cs"/>
        <w:b/>
        <w:bCs/>
        <w:spacing w:val="14"/>
        <w:sz w:val="16"/>
      </w:rPr>
      <w:instrText>MERGEFORMAT</w:instrText>
    </w:r>
    <w:r>
      <w:rPr>
        <w:rFonts w:ascii="BA Vilna Bold" w:hAnsi="BA Vilna Bold" w:cs="BA Vilna Bold"/>
        <w:b/>
        <w:bCs/>
        <w:spacing w:val="14"/>
        <w:sz w:val="16"/>
        <w:rtl/>
      </w:rPr>
      <w:instrText xml:space="preserve"> </w:instrText>
    </w:r>
    <w:r>
      <w:rPr>
        <w:rFonts w:ascii="BA Vilna Bold" w:hAnsi="BA Vilna Bold" w:cs="BA Vilna Bold"/>
        <w:b/>
        <w:bCs/>
        <w:spacing w:val="14"/>
        <w:sz w:val="16"/>
        <w:rtl/>
      </w:rPr>
      <w:fldChar w:fldCharType="separate"/>
    </w:r>
    <w:r w:rsidR="0060413D">
      <w:rPr>
        <w:rFonts w:ascii="BA Vilna Bold" w:hAnsi="BA Vilna Bold" w:cs="BA Vilna Bold"/>
        <w:b/>
        <w:bCs/>
        <w:noProof/>
        <w:spacing w:val="14"/>
        <w:sz w:val="16"/>
        <w:rtl/>
      </w:rPr>
      <w:t>כב.</w:t>
    </w:r>
    <w:r>
      <w:rPr>
        <w:rFonts w:ascii="BA Vilna Bold" w:hAnsi="BA Vilna Bold" w:cs="BA Vilna Bold"/>
        <w:b/>
        <w:bCs/>
        <w:spacing w:val="14"/>
        <w:sz w:val="16"/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5D950" w14:textId="5D28DDF2" w:rsidR="003F34C4" w:rsidRPr="00567FEA" w:rsidRDefault="003F34C4" w:rsidP="004630E5">
    <w:pPr>
      <w:pStyle w:val="a3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2976"/>
        <w:tab w:val="right" w:pos="15564"/>
      </w:tabs>
      <w:spacing w:line="160" w:lineRule="exact"/>
      <w:rPr>
        <w:rFonts w:ascii="BA Vilna Bold" w:hAnsi="BA Vilna Bold" w:cs="BA Vilna Bold"/>
        <w:b/>
        <w:bCs/>
        <w:spacing w:val="14"/>
        <w:sz w:val="16"/>
        <w:rtl/>
      </w:rPr>
    </w:pPr>
    <w:r w:rsidRPr="00EE16B1">
      <w:rPr>
        <w:rFonts w:ascii="BA Vilna Bold" w:hAnsi="BA Vilna Bold" w:cs="BA Vilna Bold"/>
        <w:b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 w:hint="cs"/>
        <w:b/>
        <w:bCs/>
        <w:spacing w:val="14"/>
      </w:rPr>
      <w:instrText>STYLEREF</w:instrText>
    </w:r>
    <w:r w:rsidRPr="00EE16B1">
      <w:rPr>
        <w:rFonts w:ascii="BA Vilna Bold" w:hAnsi="BA Vilna Bold" w:cs="BA Vilna Bold" w:hint="cs"/>
        <w:b/>
        <w:bCs/>
        <w:spacing w:val="14"/>
        <w:rtl/>
      </w:rPr>
      <w:instrText xml:space="preserve">  "דף בצד"  \* </w:instrText>
    </w:r>
    <w:r w:rsidRPr="00EE16B1">
      <w:rPr>
        <w:rFonts w:ascii="BA Vilna Bold" w:hAnsi="BA Vilna Bold" w:cs="BA Vilna Bold" w:hint="cs"/>
        <w:b/>
        <w:bCs/>
        <w:spacing w:val="14"/>
      </w:rPr>
      <w:instrText>MERGEFORMAT</w:instrText>
    </w:r>
    <w:r w:rsidRPr="00EE16B1">
      <w:rPr>
        <w:rFonts w:ascii="BA Vilna Bold" w:hAnsi="BA Vilna Bold" w:cs="BA Vilna Bold"/>
        <w:b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spacing w:val="14"/>
        <w:rtl/>
      </w:rPr>
      <w:fldChar w:fldCharType="separate"/>
    </w:r>
    <w:r w:rsidR="0060413D">
      <w:rPr>
        <w:rFonts w:ascii="BA Vilna Bold" w:hAnsi="BA Vilna Bold" w:cs="BA Vilna Bold"/>
        <w:b/>
        <w:bCs/>
        <w:noProof/>
        <w:spacing w:val="14"/>
        <w:rtl/>
      </w:rPr>
      <w:t>טו.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end"/>
    </w:r>
    <w:r w:rsidRPr="00EE16B1">
      <w:rPr>
        <w:rFonts w:ascii="BA Vilna Bold" w:hAnsi="BA Vilna Bold" w:cs="BA Vilna Bold" w:hint="cs"/>
        <w:b/>
        <w:bCs/>
        <w:spacing w:val="14"/>
        <w:rtl/>
      </w:rPr>
      <w:t xml:space="preserve"> 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</w:rPr>
      <w:instrText>STYLEREF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 פרק  \* </w:instrText>
    </w:r>
    <w:r w:rsidRPr="00EE16B1">
      <w:rPr>
        <w:rFonts w:ascii="BA Vilna Bold" w:hAnsi="BA Vilna Bold" w:cs="BA Vilna Bold"/>
        <w:bCs/>
        <w:spacing w:val="14"/>
      </w:rPr>
      <w:instrText xml:space="preserve">MERGEFORMAT </w:instrText>
    </w:r>
    <w:r w:rsidRPr="00EE16B1">
      <w:rPr>
        <w:rFonts w:ascii="BA Vilna Bold" w:hAnsi="BA Vilna Bold" w:cs="BA Vilna Bold"/>
        <w:b/>
        <w:bCs/>
        <w:spacing w:val="14"/>
        <w:rtl/>
      </w:rPr>
      <w:fldChar w:fldCharType="separate"/>
    </w:r>
    <w:r w:rsidR="0060413D" w:rsidRPr="0060413D">
      <w:rPr>
        <w:rFonts w:ascii="BA Vilna Bold" w:hAnsi="BA Vilna Bold" w:cs="BA Vilna Bold"/>
        <w:noProof/>
        <w:spacing w:val="14"/>
        <w:rtl/>
      </w:rPr>
      <w:t>פרק שני</w:t>
    </w:r>
    <w:r w:rsidRPr="00EE16B1">
      <w:rPr>
        <w:rFonts w:ascii="BA Vilna Bold" w:hAnsi="BA Vilna Bold" w:cs="BA Vilna Bold"/>
        <w:b/>
        <w:bCs/>
        <w:spacing w:val="14"/>
        <w:rtl/>
      </w:rPr>
      <w:fldChar w:fldCharType="end"/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t xml:space="preserve"> </w: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fldChar w:fldCharType="begin"/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</w:rPr>
      <w:instrText>STYLEREF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instrText xml:space="preserve">  "דפים בפרק ב"  \* 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</w:rPr>
      <w:instrText>MERGEFORMAT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fldChar w:fldCharType="separate"/>
    </w:r>
    <w:r w:rsidR="0060413D" w:rsidRPr="0060413D">
      <w:rPr>
        <w:rFonts w:ascii="BA Vilna Bold" w:hAnsi="BA Vilna Bold" w:cs="BA Vilna Bold"/>
        <w:noProof/>
        <w:color w:val="A6A6A6" w:themeColor="background1" w:themeShade="A6"/>
        <w:spacing w:val="14"/>
        <w:rtl/>
      </w:rPr>
      <w:t>(טו. –יח:)</w:t>
    </w:r>
    <w:r w:rsidRPr="00EE16B1">
      <w:rPr>
        <w:rFonts w:ascii="BA Vilna Bold" w:hAnsi="BA Vilna Bold" w:cs="BA Vilna Bold"/>
        <w:b/>
        <w:bCs/>
        <w:color w:val="A6A6A6" w:themeColor="background1" w:themeShade="A6"/>
        <w:spacing w:val="14"/>
        <w:rtl/>
      </w:rPr>
      <w:fldChar w:fldCharType="end"/>
    </w:r>
    <w:r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 xml:space="preserve"> </w:t>
    </w:r>
    <w:r w:rsidRPr="00935660">
      <w:rPr>
        <w:rFonts w:ascii="BA Tefilot Regular" w:hAnsi="BA Tefilot Regular" w:cs="BA Tefilot Regular" w:hint="cs"/>
        <w:b/>
        <w:bCs/>
        <w:color w:val="808080" w:themeColor="background1" w:themeShade="80"/>
        <w:spacing w:val="10"/>
        <w:sz w:val="24"/>
        <w:szCs w:val="24"/>
        <w:rtl/>
      </w:rPr>
      <w:t>שיננא</w:t>
    </w:r>
    <w:r>
      <w:rPr>
        <w:rFonts w:ascii="BA Vilna Bold" w:hAnsi="BA Vilna Bold" w:cs="BA Vilna Bold"/>
        <w:b/>
        <w:bCs/>
        <w:spacing w:val="14"/>
        <w:rtl/>
      </w:rPr>
      <w:tab/>
    </w:r>
    <w:r w:rsidRPr="00EE16B1">
      <w:rPr>
        <w:rFonts w:ascii="BA Vilna Bold" w:hAnsi="BA Vilna Bold" w:cs="BA Vilna Bold"/>
        <w:bCs/>
        <w:spacing w:val="14"/>
        <w:rtl/>
      </w:rPr>
      <w:fldChar w:fldCharType="begin"/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</w:rPr>
      <w:instrText>STYLEREF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 "פרק שם"  \* </w:instrText>
    </w:r>
    <w:r w:rsidRPr="00EE16B1">
      <w:rPr>
        <w:rFonts w:ascii="BA Vilna Bold" w:hAnsi="BA Vilna Bold" w:cs="BA Vilna Bold"/>
        <w:bCs/>
        <w:spacing w:val="14"/>
      </w:rPr>
      <w:instrText>MERGEFORMAT</w:instrText>
    </w:r>
    <w:r w:rsidRPr="00EE16B1">
      <w:rPr>
        <w:rFonts w:ascii="BA Vilna Bold" w:hAnsi="BA Vilna Bold" w:cs="BA Vilna Bold"/>
        <w:bCs/>
        <w:spacing w:val="14"/>
        <w:rtl/>
      </w:rPr>
      <w:instrText xml:space="preserve"> </w:instrText>
    </w:r>
    <w:r w:rsidRPr="00EE16B1">
      <w:rPr>
        <w:rFonts w:ascii="BA Vilna Bold" w:hAnsi="BA Vilna Bold" w:cs="BA Vilna Bold"/>
        <w:bCs/>
        <w:spacing w:val="14"/>
        <w:rtl/>
      </w:rPr>
      <w:fldChar w:fldCharType="separate"/>
    </w:r>
    <w:r w:rsidR="0060413D">
      <w:rPr>
        <w:rFonts w:ascii="BA Vilna Bold" w:hAnsi="BA Vilna Bold" w:cs="BA Vilna Bold"/>
        <w:bCs/>
        <w:noProof/>
        <w:spacing w:val="14"/>
        <w:rtl/>
      </w:rPr>
      <w:t>סדר תעניות</w:t>
    </w:r>
    <w:r w:rsidRPr="00EE16B1">
      <w:rPr>
        <w:rFonts w:ascii="BA Vilna Bold" w:hAnsi="BA Vilna Bold" w:cs="BA Vilna Bold"/>
        <w:bCs/>
        <w:spacing w:val="14"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12A7F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3EDE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C015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642F4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63A40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9209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3D0A0A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A8FE2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A6E8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C8A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40987"/>
    <w:multiLevelType w:val="hybridMultilevel"/>
    <w:tmpl w:val="04D22C4C"/>
    <w:lvl w:ilvl="0" w:tplc="3340907A">
      <w:numFmt w:val="bullet"/>
      <w:lvlText w:val="-"/>
      <w:lvlJc w:val="left"/>
      <w:pPr>
        <w:ind w:left="390" w:hanging="360"/>
      </w:pPr>
      <w:rPr>
        <w:rFonts w:ascii="FrankRuehl" w:eastAsiaTheme="minorHAnsi" w:hAnsi="FrankRuehl" w:cs="FrankRueh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1" w15:restartNumberingAfterBreak="0">
    <w:nsid w:val="0BB67120"/>
    <w:multiLevelType w:val="hybridMultilevel"/>
    <w:tmpl w:val="250CB148"/>
    <w:lvl w:ilvl="0" w:tplc="220C74F4">
      <w:start w:val="2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67AEA"/>
    <w:multiLevelType w:val="hybridMultilevel"/>
    <w:tmpl w:val="F918DA04"/>
    <w:lvl w:ilvl="0" w:tplc="2D18366A">
      <w:start w:val="1"/>
      <w:numFmt w:val="hebrew1"/>
      <w:lvlText w:val="%1."/>
      <w:lvlJc w:val="left"/>
      <w:pPr>
        <w:ind w:left="644" w:hanging="360"/>
      </w:pPr>
      <w:rPr>
        <w:rFonts w:ascii="Fb Fontext" w:hAnsi="Fb Fontext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131E0BB8"/>
    <w:multiLevelType w:val="hybridMultilevel"/>
    <w:tmpl w:val="9C9690AC"/>
    <w:lvl w:ilvl="0" w:tplc="8782F86A">
      <w:start w:val="1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6F0A33"/>
    <w:multiLevelType w:val="hybridMultilevel"/>
    <w:tmpl w:val="B67EB6A2"/>
    <w:lvl w:ilvl="0" w:tplc="CCBCC5B2">
      <w:start w:val="1"/>
      <w:numFmt w:val="hebrew1"/>
      <w:lvlText w:val="%1."/>
      <w:lvlJc w:val="left"/>
      <w:pPr>
        <w:ind w:left="720" w:hanging="360"/>
      </w:pPr>
      <w:rPr>
        <w:rFonts w:ascii="Fb Fontext" w:hAnsi="Fb Fontext" w:cs="David" w:hint="default"/>
        <w:b/>
        <w:sz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C127D7"/>
    <w:multiLevelType w:val="hybridMultilevel"/>
    <w:tmpl w:val="35A42184"/>
    <w:lvl w:ilvl="0" w:tplc="65AE482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82603"/>
    <w:multiLevelType w:val="hybridMultilevel"/>
    <w:tmpl w:val="1B74909A"/>
    <w:lvl w:ilvl="0" w:tplc="C4F4609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B4196"/>
    <w:multiLevelType w:val="hybridMultilevel"/>
    <w:tmpl w:val="C276E1FE"/>
    <w:lvl w:ilvl="0" w:tplc="0C00BC92">
      <w:start w:val="66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639E2"/>
    <w:multiLevelType w:val="hybridMultilevel"/>
    <w:tmpl w:val="8D50E114"/>
    <w:lvl w:ilvl="0" w:tplc="9EAA57C4">
      <w:start w:val="3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1417A9"/>
    <w:multiLevelType w:val="hybridMultilevel"/>
    <w:tmpl w:val="9FDA1E0C"/>
    <w:lvl w:ilvl="0" w:tplc="F2E2695E">
      <w:start w:val="1"/>
      <w:numFmt w:val="bullet"/>
      <w:lvlText w:val="-"/>
      <w:lvlJc w:val="left"/>
      <w:pPr>
        <w:ind w:left="720" w:hanging="360"/>
      </w:pPr>
      <w:rPr>
        <w:rFonts w:ascii="BA TM • Vilna Extra-Bold" w:eastAsiaTheme="minorHAnsi" w:hAnsi="BA TM • Vilna Extra-Bold" w:cs="BA TM • Vilna Extra-Bold" w:hint="default"/>
        <w:color w:val="767171" w:themeColor="background2" w:themeShade="8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C5C62"/>
    <w:multiLevelType w:val="hybridMultilevel"/>
    <w:tmpl w:val="DBDC2BC4"/>
    <w:lvl w:ilvl="0" w:tplc="D09A42A4">
      <w:start w:val="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34627"/>
    <w:multiLevelType w:val="hybridMultilevel"/>
    <w:tmpl w:val="A2EEFC16"/>
    <w:lvl w:ilvl="0" w:tplc="E3F010EC"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B4D3D"/>
    <w:multiLevelType w:val="hybridMultilevel"/>
    <w:tmpl w:val="07F46446"/>
    <w:lvl w:ilvl="0" w:tplc="DD42AC00">
      <w:start w:val="27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PFT_Frank" w:hint="default"/>
        <w:b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74085"/>
    <w:multiLevelType w:val="hybridMultilevel"/>
    <w:tmpl w:val="BDDAF630"/>
    <w:lvl w:ilvl="0" w:tplc="1EF8535E">
      <w:start w:val="2"/>
      <w:numFmt w:val="bullet"/>
      <w:lvlText w:val="-"/>
      <w:lvlJc w:val="left"/>
      <w:pPr>
        <w:ind w:left="53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25" w15:restartNumberingAfterBreak="0">
    <w:nsid w:val="5134006E"/>
    <w:multiLevelType w:val="hybridMultilevel"/>
    <w:tmpl w:val="DA72F146"/>
    <w:lvl w:ilvl="0" w:tplc="FB266B88">
      <w:start w:val="2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A2521E"/>
    <w:multiLevelType w:val="hybridMultilevel"/>
    <w:tmpl w:val="D6169D28"/>
    <w:lvl w:ilvl="0" w:tplc="7E46DAFE">
      <w:start w:val="7"/>
      <w:numFmt w:val="bullet"/>
      <w:lvlText w:val="-"/>
      <w:lvlJc w:val="left"/>
      <w:pPr>
        <w:ind w:left="720" w:hanging="360"/>
      </w:pPr>
      <w:rPr>
        <w:rFonts w:ascii="BA Fontov Regular" w:eastAsiaTheme="minorHAnsi" w:hAnsi="BA Fontov Regular" w:cs="PFT_Frank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682838">
    <w:abstractNumId w:val="11"/>
  </w:num>
  <w:num w:numId="2" w16cid:durableId="1145313753">
    <w:abstractNumId w:val="16"/>
  </w:num>
  <w:num w:numId="3" w16cid:durableId="1076709479">
    <w:abstractNumId w:val="13"/>
  </w:num>
  <w:num w:numId="4" w16cid:durableId="1090664602">
    <w:abstractNumId w:val="19"/>
  </w:num>
  <w:num w:numId="5" w16cid:durableId="305083951">
    <w:abstractNumId w:val="25"/>
  </w:num>
  <w:num w:numId="6" w16cid:durableId="1606303384">
    <w:abstractNumId w:val="18"/>
  </w:num>
  <w:num w:numId="7" w16cid:durableId="1466654058">
    <w:abstractNumId w:val="22"/>
  </w:num>
  <w:num w:numId="8" w16cid:durableId="2022662038">
    <w:abstractNumId w:val="21"/>
  </w:num>
  <w:num w:numId="9" w16cid:durableId="1793279970">
    <w:abstractNumId w:val="12"/>
  </w:num>
  <w:num w:numId="10" w16cid:durableId="1649896959">
    <w:abstractNumId w:val="8"/>
  </w:num>
  <w:num w:numId="11" w16cid:durableId="1596161934">
    <w:abstractNumId w:val="3"/>
  </w:num>
  <w:num w:numId="12" w16cid:durableId="2013141228">
    <w:abstractNumId w:val="2"/>
  </w:num>
  <w:num w:numId="13" w16cid:durableId="1291474069">
    <w:abstractNumId w:val="1"/>
  </w:num>
  <w:num w:numId="14" w16cid:durableId="1584336374">
    <w:abstractNumId w:val="0"/>
  </w:num>
  <w:num w:numId="15" w16cid:durableId="210269297">
    <w:abstractNumId w:val="9"/>
  </w:num>
  <w:num w:numId="16" w16cid:durableId="1428427309">
    <w:abstractNumId w:val="7"/>
  </w:num>
  <w:num w:numId="17" w16cid:durableId="287320769">
    <w:abstractNumId w:val="6"/>
  </w:num>
  <w:num w:numId="18" w16cid:durableId="704596606">
    <w:abstractNumId w:val="5"/>
  </w:num>
  <w:num w:numId="19" w16cid:durableId="885798426">
    <w:abstractNumId w:val="4"/>
  </w:num>
  <w:num w:numId="20" w16cid:durableId="152723864">
    <w:abstractNumId w:val="24"/>
  </w:num>
  <w:num w:numId="21" w16cid:durableId="520313528">
    <w:abstractNumId w:val="26"/>
  </w:num>
  <w:num w:numId="22" w16cid:durableId="224682197">
    <w:abstractNumId w:val="14"/>
  </w:num>
  <w:num w:numId="23" w16cid:durableId="2061394912">
    <w:abstractNumId w:val="10"/>
  </w:num>
  <w:num w:numId="24" w16cid:durableId="1455489094">
    <w:abstractNumId w:val="15"/>
  </w:num>
  <w:num w:numId="25" w16cid:durableId="623073728">
    <w:abstractNumId w:val="23"/>
  </w:num>
  <w:num w:numId="26" w16cid:durableId="1762991287">
    <w:abstractNumId w:val="17"/>
  </w:num>
  <w:num w:numId="27" w16cid:durableId="16822763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Changes/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"/>
  <w:trackRevisions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FF"/>
    <w:rsid w:val="00003133"/>
    <w:rsid w:val="0000437B"/>
    <w:rsid w:val="00005560"/>
    <w:rsid w:val="00007ED3"/>
    <w:rsid w:val="00010606"/>
    <w:rsid w:val="0001190A"/>
    <w:rsid w:val="00011D2B"/>
    <w:rsid w:val="000120C2"/>
    <w:rsid w:val="00012528"/>
    <w:rsid w:val="0001256B"/>
    <w:rsid w:val="000127AB"/>
    <w:rsid w:val="00014F31"/>
    <w:rsid w:val="00023ABE"/>
    <w:rsid w:val="00023C7B"/>
    <w:rsid w:val="00025570"/>
    <w:rsid w:val="000257E5"/>
    <w:rsid w:val="00030605"/>
    <w:rsid w:val="00031A20"/>
    <w:rsid w:val="00031B98"/>
    <w:rsid w:val="00033228"/>
    <w:rsid w:val="00033E12"/>
    <w:rsid w:val="0003481C"/>
    <w:rsid w:val="00037699"/>
    <w:rsid w:val="00041ABB"/>
    <w:rsid w:val="00041E12"/>
    <w:rsid w:val="00043575"/>
    <w:rsid w:val="00044C89"/>
    <w:rsid w:val="00045001"/>
    <w:rsid w:val="00046DC5"/>
    <w:rsid w:val="00047E2C"/>
    <w:rsid w:val="00050BCB"/>
    <w:rsid w:val="0005235B"/>
    <w:rsid w:val="00053775"/>
    <w:rsid w:val="0005416D"/>
    <w:rsid w:val="000542AB"/>
    <w:rsid w:val="00055FA8"/>
    <w:rsid w:val="00056671"/>
    <w:rsid w:val="00060C7C"/>
    <w:rsid w:val="000673DC"/>
    <w:rsid w:val="0007110D"/>
    <w:rsid w:val="00074B65"/>
    <w:rsid w:val="00080C99"/>
    <w:rsid w:val="00081197"/>
    <w:rsid w:val="00082C6E"/>
    <w:rsid w:val="0008379A"/>
    <w:rsid w:val="0008431A"/>
    <w:rsid w:val="000911BD"/>
    <w:rsid w:val="000932E5"/>
    <w:rsid w:val="0009528A"/>
    <w:rsid w:val="00095C4D"/>
    <w:rsid w:val="00095C8A"/>
    <w:rsid w:val="00095E6A"/>
    <w:rsid w:val="00096618"/>
    <w:rsid w:val="000976BF"/>
    <w:rsid w:val="000A04C0"/>
    <w:rsid w:val="000A1361"/>
    <w:rsid w:val="000A1D9F"/>
    <w:rsid w:val="000A32CE"/>
    <w:rsid w:val="000A44FD"/>
    <w:rsid w:val="000A469E"/>
    <w:rsid w:val="000B18A0"/>
    <w:rsid w:val="000B2515"/>
    <w:rsid w:val="000B38E5"/>
    <w:rsid w:val="000B716F"/>
    <w:rsid w:val="000B7968"/>
    <w:rsid w:val="000C095C"/>
    <w:rsid w:val="000C654B"/>
    <w:rsid w:val="000C6669"/>
    <w:rsid w:val="000C68C0"/>
    <w:rsid w:val="000D0F7E"/>
    <w:rsid w:val="000D2432"/>
    <w:rsid w:val="000D43DB"/>
    <w:rsid w:val="000D60DB"/>
    <w:rsid w:val="000E05EC"/>
    <w:rsid w:val="000E519B"/>
    <w:rsid w:val="000F19A6"/>
    <w:rsid w:val="000F2359"/>
    <w:rsid w:val="000F2C5D"/>
    <w:rsid w:val="000F2DB8"/>
    <w:rsid w:val="000F3FD0"/>
    <w:rsid w:val="000F506D"/>
    <w:rsid w:val="000F7477"/>
    <w:rsid w:val="000F77B3"/>
    <w:rsid w:val="00104E67"/>
    <w:rsid w:val="00105DC2"/>
    <w:rsid w:val="00110025"/>
    <w:rsid w:val="00110B09"/>
    <w:rsid w:val="001209B6"/>
    <w:rsid w:val="00120B21"/>
    <w:rsid w:val="0012141F"/>
    <w:rsid w:val="00122B36"/>
    <w:rsid w:val="00123B5F"/>
    <w:rsid w:val="00124DFD"/>
    <w:rsid w:val="001300DA"/>
    <w:rsid w:val="00130F7A"/>
    <w:rsid w:val="00131B06"/>
    <w:rsid w:val="00133C0F"/>
    <w:rsid w:val="001345EA"/>
    <w:rsid w:val="0013784F"/>
    <w:rsid w:val="0014243D"/>
    <w:rsid w:val="00145E79"/>
    <w:rsid w:val="00147E37"/>
    <w:rsid w:val="00155230"/>
    <w:rsid w:val="00164F23"/>
    <w:rsid w:val="00170519"/>
    <w:rsid w:val="001725C2"/>
    <w:rsid w:val="00172996"/>
    <w:rsid w:val="00173A5C"/>
    <w:rsid w:val="0017516E"/>
    <w:rsid w:val="00176470"/>
    <w:rsid w:val="00181EC3"/>
    <w:rsid w:val="00183397"/>
    <w:rsid w:val="001837D3"/>
    <w:rsid w:val="00183BFF"/>
    <w:rsid w:val="0018500F"/>
    <w:rsid w:val="0018586F"/>
    <w:rsid w:val="00186617"/>
    <w:rsid w:val="00186A44"/>
    <w:rsid w:val="00186FF0"/>
    <w:rsid w:val="0019139F"/>
    <w:rsid w:val="00192889"/>
    <w:rsid w:val="00192DCD"/>
    <w:rsid w:val="001A0697"/>
    <w:rsid w:val="001A4A80"/>
    <w:rsid w:val="001A6365"/>
    <w:rsid w:val="001B291E"/>
    <w:rsid w:val="001B4B13"/>
    <w:rsid w:val="001B5E2F"/>
    <w:rsid w:val="001B7649"/>
    <w:rsid w:val="001C2F47"/>
    <w:rsid w:val="001C4650"/>
    <w:rsid w:val="001C6081"/>
    <w:rsid w:val="001C6A6E"/>
    <w:rsid w:val="001C7076"/>
    <w:rsid w:val="001C7E01"/>
    <w:rsid w:val="001D03A6"/>
    <w:rsid w:val="001D46BB"/>
    <w:rsid w:val="001D565F"/>
    <w:rsid w:val="001E142E"/>
    <w:rsid w:val="001E34AB"/>
    <w:rsid w:val="001E5393"/>
    <w:rsid w:val="001E7134"/>
    <w:rsid w:val="001F19F5"/>
    <w:rsid w:val="001F1AF9"/>
    <w:rsid w:val="001F226A"/>
    <w:rsid w:val="001F773D"/>
    <w:rsid w:val="001F777C"/>
    <w:rsid w:val="0020078A"/>
    <w:rsid w:val="0020121A"/>
    <w:rsid w:val="002022AA"/>
    <w:rsid w:val="0020313C"/>
    <w:rsid w:val="00204631"/>
    <w:rsid w:val="00204BB6"/>
    <w:rsid w:val="00205EC7"/>
    <w:rsid w:val="002104D7"/>
    <w:rsid w:val="00213860"/>
    <w:rsid w:val="00213F24"/>
    <w:rsid w:val="00217DE7"/>
    <w:rsid w:val="00222A92"/>
    <w:rsid w:val="0022433E"/>
    <w:rsid w:val="00231ADB"/>
    <w:rsid w:val="002345F4"/>
    <w:rsid w:val="00235133"/>
    <w:rsid w:val="00237B75"/>
    <w:rsid w:val="002423FA"/>
    <w:rsid w:val="0024251A"/>
    <w:rsid w:val="002438EE"/>
    <w:rsid w:val="00244D0D"/>
    <w:rsid w:val="00245ECF"/>
    <w:rsid w:val="0024616F"/>
    <w:rsid w:val="00252F66"/>
    <w:rsid w:val="0025337B"/>
    <w:rsid w:val="00253775"/>
    <w:rsid w:val="0025400C"/>
    <w:rsid w:val="002557AC"/>
    <w:rsid w:val="00256BF0"/>
    <w:rsid w:val="00260DF4"/>
    <w:rsid w:val="00260F7F"/>
    <w:rsid w:val="002612DE"/>
    <w:rsid w:val="00262BD8"/>
    <w:rsid w:val="00263B4F"/>
    <w:rsid w:val="00264000"/>
    <w:rsid w:val="00265DD7"/>
    <w:rsid w:val="00266B01"/>
    <w:rsid w:val="00267D7F"/>
    <w:rsid w:val="0027150B"/>
    <w:rsid w:val="00273448"/>
    <w:rsid w:val="00275241"/>
    <w:rsid w:val="0028027C"/>
    <w:rsid w:val="00282BCE"/>
    <w:rsid w:val="00283192"/>
    <w:rsid w:val="0028497E"/>
    <w:rsid w:val="00284D10"/>
    <w:rsid w:val="002862AD"/>
    <w:rsid w:val="00287DFE"/>
    <w:rsid w:val="00293354"/>
    <w:rsid w:val="002933FF"/>
    <w:rsid w:val="00294091"/>
    <w:rsid w:val="00295CED"/>
    <w:rsid w:val="00295DAC"/>
    <w:rsid w:val="002A2571"/>
    <w:rsid w:val="002A4915"/>
    <w:rsid w:val="002A4E88"/>
    <w:rsid w:val="002A5E05"/>
    <w:rsid w:val="002A6930"/>
    <w:rsid w:val="002B07C2"/>
    <w:rsid w:val="002B167E"/>
    <w:rsid w:val="002B3F69"/>
    <w:rsid w:val="002B4F12"/>
    <w:rsid w:val="002B5F0C"/>
    <w:rsid w:val="002B60CC"/>
    <w:rsid w:val="002B67AB"/>
    <w:rsid w:val="002B702A"/>
    <w:rsid w:val="002C3E97"/>
    <w:rsid w:val="002C469D"/>
    <w:rsid w:val="002C4F7A"/>
    <w:rsid w:val="002C688B"/>
    <w:rsid w:val="002D552B"/>
    <w:rsid w:val="002D71F1"/>
    <w:rsid w:val="002E14B3"/>
    <w:rsid w:val="002E3ADA"/>
    <w:rsid w:val="002E7B90"/>
    <w:rsid w:val="002F1774"/>
    <w:rsid w:val="002F280E"/>
    <w:rsid w:val="002F3515"/>
    <w:rsid w:val="002F4EA7"/>
    <w:rsid w:val="002F5F13"/>
    <w:rsid w:val="003037BD"/>
    <w:rsid w:val="003101E7"/>
    <w:rsid w:val="003109CB"/>
    <w:rsid w:val="00310BAA"/>
    <w:rsid w:val="00311C87"/>
    <w:rsid w:val="003134F5"/>
    <w:rsid w:val="00314658"/>
    <w:rsid w:val="003158DA"/>
    <w:rsid w:val="00315FC4"/>
    <w:rsid w:val="00316AEF"/>
    <w:rsid w:val="00316E68"/>
    <w:rsid w:val="00321456"/>
    <w:rsid w:val="00322056"/>
    <w:rsid w:val="00324374"/>
    <w:rsid w:val="00326A19"/>
    <w:rsid w:val="003274E8"/>
    <w:rsid w:val="0032763D"/>
    <w:rsid w:val="00331057"/>
    <w:rsid w:val="00333AE9"/>
    <w:rsid w:val="00333F84"/>
    <w:rsid w:val="00340D0C"/>
    <w:rsid w:val="00343F9A"/>
    <w:rsid w:val="0034757F"/>
    <w:rsid w:val="00350A2E"/>
    <w:rsid w:val="00350F01"/>
    <w:rsid w:val="00350F16"/>
    <w:rsid w:val="00351111"/>
    <w:rsid w:val="00351860"/>
    <w:rsid w:val="00351D36"/>
    <w:rsid w:val="00352125"/>
    <w:rsid w:val="00352973"/>
    <w:rsid w:val="00355614"/>
    <w:rsid w:val="003561C8"/>
    <w:rsid w:val="00356FF6"/>
    <w:rsid w:val="00361145"/>
    <w:rsid w:val="0036143F"/>
    <w:rsid w:val="0036155A"/>
    <w:rsid w:val="00361FD8"/>
    <w:rsid w:val="00363B52"/>
    <w:rsid w:val="0036408B"/>
    <w:rsid w:val="00364E5D"/>
    <w:rsid w:val="00366EEF"/>
    <w:rsid w:val="00371E58"/>
    <w:rsid w:val="003729C1"/>
    <w:rsid w:val="00372A10"/>
    <w:rsid w:val="003735B9"/>
    <w:rsid w:val="00377C5E"/>
    <w:rsid w:val="003809E0"/>
    <w:rsid w:val="00385048"/>
    <w:rsid w:val="0038570F"/>
    <w:rsid w:val="00390074"/>
    <w:rsid w:val="00390688"/>
    <w:rsid w:val="0039238A"/>
    <w:rsid w:val="00393285"/>
    <w:rsid w:val="003951D2"/>
    <w:rsid w:val="00396BF7"/>
    <w:rsid w:val="0039782C"/>
    <w:rsid w:val="003A194E"/>
    <w:rsid w:val="003A1F7D"/>
    <w:rsid w:val="003A2905"/>
    <w:rsid w:val="003A2A30"/>
    <w:rsid w:val="003A2CF8"/>
    <w:rsid w:val="003A333C"/>
    <w:rsid w:val="003A378D"/>
    <w:rsid w:val="003A5C5C"/>
    <w:rsid w:val="003A7317"/>
    <w:rsid w:val="003A7FF3"/>
    <w:rsid w:val="003B0610"/>
    <w:rsid w:val="003B198D"/>
    <w:rsid w:val="003B5662"/>
    <w:rsid w:val="003C1798"/>
    <w:rsid w:val="003C2D7D"/>
    <w:rsid w:val="003C70AA"/>
    <w:rsid w:val="003C7D40"/>
    <w:rsid w:val="003D03B6"/>
    <w:rsid w:val="003D0A71"/>
    <w:rsid w:val="003D238F"/>
    <w:rsid w:val="003D2F49"/>
    <w:rsid w:val="003D4FED"/>
    <w:rsid w:val="003D6273"/>
    <w:rsid w:val="003D6B68"/>
    <w:rsid w:val="003E0418"/>
    <w:rsid w:val="003E19C1"/>
    <w:rsid w:val="003E19F6"/>
    <w:rsid w:val="003E2680"/>
    <w:rsid w:val="003E4301"/>
    <w:rsid w:val="003E5C37"/>
    <w:rsid w:val="003E76FF"/>
    <w:rsid w:val="003F3247"/>
    <w:rsid w:val="003F34C4"/>
    <w:rsid w:val="003F4749"/>
    <w:rsid w:val="003F6548"/>
    <w:rsid w:val="003F69B1"/>
    <w:rsid w:val="003F74F1"/>
    <w:rsid w:val="00406DC8"/>
    <w:rsid w:val="004109AB"/>
    <w:rsid w:val="004176D6"/>
    <w:rsid w:val="00423044"/>
    <w:rsid w:val="00430A0E"/>
    <w:rsid w:val="00433021"/>
    <w:rsid w:val="004340E0"/>
    <w:rsid w:val="0043551E"/>
    <w:rsid w:val="00436B43"/>
    <w:rsid w:val="00442806"/>
    <w:rsid w:val="00442964"/>
    <w:rsid w:val="00443E59"/>
    <w:rsid w:val="004444A3"/>
    <w:rsid w:val="00445003"/>
    <w:rsid w:val="004450CF"/>
    <w:rsid w:val="00454753"/>
    <w:rsid w:val="0045747B"/>
    <w:rsid w:val="00457A40"/>
    <w:rsid w:val="00461DD5"/>
    <w:rsid w:val="004630E5"/>
    <w:rsid w:val="00465ECA"/>
    <w:rsid w:val="00466915"/>
    <w:rsid w:val="0047368F"/>
    <w:rsid w:val="00475D3E"/>
    <w:rsid w:val="00477542"/>
    <w:rsid w:val="00481B81"/>
    <w:rsid w:val="00481D24"/>
    <w:rsid w:val="004837C2"/>
    <w:rsid w:val="00485A67"/>
    <w:rsid w:val="004860CB"/>
    <w:rsid w:val="00486352"/>
    <w:rsid w:val="004875D9"/>
    <w:rsid w:val="00490473"/>
    <w:rsid w:val="0049108C"/>
    <w:rsid w:val="004926B0"/>
    <w:rsid w:val="004935CF"/>
    <w:rsid w:val="0049428F"/>
    <w:rsid w:val="00497387"/>
    <w:rsid w:val="00497E63"/>
    <w:rsid w:val="004A0AE8"/>
    <w:rsid w:val="004A3AAC"/>
    <w:rsid w:val="004B513A"/>
    <w:rsid w:val="004C0529"/>
    <w:rsid w:val="004C117E"/>
    <w:rsid w:val="004C29DF"/>
    <w:rsid w:val="004C5C07"/>
    <w:rsid w:val="004D2FA5"/>
    <w:rsid w:val="004D6FDF"/>
    <w:rsid w:val="004D727E"/>
    <w:rsid w:val="004E1A12"/>
    <w:rsid w:val="004E222C"/>
    <w:rsid w:val="004E4A64"/>
    <w:rsid w:val="004F40EF"/>
    <w:rsid w:val="004F4B53"/>
    <w:rsid w:val="004F5F5A"/>
    <w:rsid w:val="004F63AB"/>
    <w:rsid w:val="004F6A72"/>
    <w:rsid w:val="00501ECE"/>
    <w:rsid w:val="0050330E"/>
    <w:rsid w:val="00504118"/>
    <w:rsid w:val="0050522E"/>
    <w:rsid w:val="00507136"/>
    <w:rsid w:val="00507773"/>
    <w:rsid w:val="00521039"/>
    <w:rsid w:val="0052386F"/>
    <w:rsid w:val="00523C8A"/>
    <w:rsid w:val="005248B1"/>
    <w:rsid w:val="00525B5C"/>
    <w:rsid w:val="005263E3"/>
    <w:rsid w:val="00527E4A"/>
    <w:rsid w:val="0053392B"/>
    <w:rsid w:val="00533C05"/>
    <w:rsid w:val="005345AD"/>
    <w:rsid w:val="00536C7D"/>
    <w:rsid w:val="005434E7"/>
    <w:rsid w:val="0054547C"/>
    <w:rsid w:val="00546E1A"/>
    <w:rsid w:val="0054726D"/>
    <w:rsid w:val="00552102"/>
    <w:rsid w:val="00552BEF"/>
    <w:rsid w:val="00553441"/>
    <w:rsid w:val="00554246"/>
    <w:rsid w:val="00554CF9"/>
    <w:rsid w:val="00555FE7"/>
    <w:rsid w:val="00557756"/>
    <w:rsid w:val="00561CB0"/>
    <w:rsid w:val="00564EA8"/>
    <w:rsid w:val="00564FF2"/>
    <w:rsid w:val="005661AD"/>
    <w:rsid w:val="0057304D"/>
    <w:rsid w:val="00573234"/>
    <w:rsid w:val="00577A15"/>
    <w:rsid w:val="0058079A"/>
    <w:rsid w:val="00581AC9"/>
    <w:rsid w:val="00582826"/>
    <w:rsid w:val="0058354A"/>
    <w:rsid w:val="00584C2E"/>
    <w:rsid w:val="00586267"/>
    <w:rsid w:val="00586D65"/>
    <w:rsid w:val="005933DE"/>
    <w:rsid w:val="00595FA1"/>
    <w:rsid w:val="005963A4"/>
    <w:rsid w:val="005966D8"/>
    <w:rsid w:val="00596E20"/>
    <w:rsid w:val="00596EAB"/>
    <w:rsid w:val="005A3A2E"/>
    <w:rsid w:val="005B11D9"/>
    <w:rsid w:val="005B3E61"/>
    <w:rsid w:val="005B4441"/>
    <w:rsid w:val="005B5224"/>
    <w:rsid w:val="005C0FCB"/>
    <w:rsid w:val="005C206B"/>
    <w:rsid w:val="005C3AE7"/>
    <w:rsid w:val="005C4C2B"/>
    <w:rsid w:val="005C5824"/>
    <w:rsid w:val="005C5B46"/>
    <w:rsid w:val="005C64B9"/>
    <w:rsid w:val="005D1D98"/>
    <w:rsid w:val="005D2A43"/>
    <w:rsid w:val="005D495F"/>
    <w:rsid w:val="005D5C90"/>
    <w:rsid w:val="005D6304"/>
    <w:rsid w:val="005D69BB"/>
    <w:rsid w:val="005D6C8A"/>
    <w:rsid w:val="005D7AC4"/>
    <w:rsid w:val="005E0CB2"/>
    <w:rsid w:val="005E28C7"/>
    <w:rsid w:val="005E2BD5"/>
    <w:rsid w:val="005E3D1A"/>
    <w:rsid w:val="005E3ED5"/>
    <w:rsid w:val="005E4229"/>
    <w:rsid w:val="005F0381"/>
    <w:rsid w:val="005F2417"/>
    <w:rsid w:val="005F248D"/>
    <w:rsid w:val="005F53CF"/>
    <w:rsid w:val="005F69DF"/>
    <w:rsid w:val="005F779C"/>
    <w:rsid w:val="00601E6B"/>
    <w:rsid w:val="0060319F"/>
    <w:rsid w:val="006032FD"/>
    <w:rsid w:val="0060413D"/>
    <w:rsid w:val="00607F00"/>
    <w:rsid w:val="00611D37"/>
    <w:rsid w:val="006132AA"/>
    <w:rsid w:val="006143E8"/>
    <w:rsid w:val="00614E64"/>
    <w:rsid w:val="0061576B"/>
    <w:rsid w:val="006158E6"/>
    <w:rsid w:val="0061665C"/>
    <w:rsid w:val="00616A67"/>
    <w:rsid w:val="00616FB9"/>
    <w:rsid w:val="006220CC"/>
    <w:rsid w:val="00622292"/>
    <w:rsid w:val="0062290E"/>
    <w:rsid w:val="00627560"/>
    <w:rsid w:val="00630007"/>
    <w:rsid w:val="006318F2"/>
    <w:rsid w:val="00634BD6"/>
    <w:rsid w:val="0063506A"/>
    <w:rsid w:val="00635432"/>
    <w:rsid w:val="00637788"/>
    <w:rsid w:val="00637930"/>
    <w:rsid w:val="00640037"/>
    <w:rsid w:val="006403F2"/>
    <w:rsid w:val="00642766"/>
    <w:rsid w:val="00643CCD"/>
    <w:rsid w:val="006457BB"/>
    <w:rsid w:val="00645D91"/>
    <w:rsid w:val="00652759"/>
    <w:rsid w:val="006532D7"/>
    <w:rsid w:val="006616C7"/>
    <w:rsid w:val="00665048"/>
    <w:rsid w:val="006661F9"/>
    <w:rsid w:val="006668D8"/>
    <w:rsid w:val="00667368"/>
    <w:rsid w:val="006701E8"/>
    <w:rsid w:val="00670A2B"/>
    <w:rsid w:val="00670F31"/>
    <w:rsid w:val="006808C3"/>
    <w:rsid w:val="0068195C"/>
    <w:rsid w:val="00682A8B"/>
    <w:rsid w:val="006834EE"/>
    <w:rsid w:val="00683B70"/>
    <w:rsid w:val="00684334"/>
    <w:rsid w:val="006871BE"/>
    <w:rsid w:val="00687DC7"/>
    <w:rsid w:val="00690AB7"/>
    <w:rsid w:val="00690B57"/>
    <w:rsid w:val="006920A7"/>
    <w:rsid w:val="00693FEF"/>
    <w:rsid w:val="00695BA3"/>
    <w:rsid w:val="0069789C"/>
    <w:rsid w:val="006A073D"/>
    <w:rsid w:val="006A5960"/>
    <w:rsid w:val="006A620F"/>
    <w:rsid w:val="006B00F2"/>
    <w:rsid w:val="006B02E3"/>
    <w:rsid w:val="006B0C60"/>
    <w:rsid w:val="006B32AB"/>
    <w:rsid w:val="006B7DFD"/>
    <w:rsid w:val="006B7FB7"/>
    <w:rsid w:val="006C010C"/>
    <w:rsid w:val="006C1180"/>
    <w:rsid w:val="006C2EEC"/>
    <w:rsid w:val="006C379C"/>
    <w:rsid w:val="006C4B19"/>
    <w:rsid w:val="006D06D1"/>
    <w:rsid w:val="006D2A93"/>
    <w:rsid w:val="006D2CD4"/>
    <w:rsid w:val="006D35F3"/>
    <w:rsid w:val="006D75D9"/>
    <w:rsid w:val="006E059F"/>
    <w:rsid w:val="006E2492"/>
    <w:rsid w:val="006E4C1D"/>
    <w:rsid w:val="006F057C"/>
    <w:rsid w:val="006F23F8"/>
    <w:rsid w:val="006F2B01"/>
    <w:rsid w:val="006F2EFF"/>
    <w:rsid w:val="006F5A14"/>
    <w:rsid w:val="006F5DEA"/>
    <w:rsid w:val="00700074"/>
    <w:rsid w:val="00700D28"/>
    <w:rsid w:val="0070116F"/>
    <w:rsid w:val="0070758C"/>
    <w:rsid w:val="00710E38"/>
    <w:rsid w:val="007140CE"/>
    <w:rsid w:val="00715395"/>
    <w:rsid w:val="00716CD9"/>
    <w:rsid w:val="007176D0"/>
    <w:rsid w:val="00717726"/>
    <w:rsid w:val="00717F44"/>
    <w:rsid w:val="00721257"/>
    <w:rsid w:val="00726018"/>
    <w:rsid w:val="00730553"/>
    <w:rsid w:val="0073250B"/>
    <w:rsid w:val="007325C7"/>
    <w:rsid w:val="007352C5"/>
    <w:rsid w:val="0074093E"/>
    <w:rsid w:val="00742712"/>
    <w:rsid w:val="00743A4E"/>
    <w:rsid w:val="00746C72"/>
    <w:rsid w:val="00746E51"/>
    <w:rsid w:val="007471FA"/>
    <w:rsid w:val="0075073A"/>
    <w:rsid w:val="00753331"/>
    <w:rsid w:val="0075468D"/>
    <w:rsid w:val="00760AD4"/>
    <w:rsid w:val="00760EFE"/>
    <w:rsid w:val="00762F4A"/>
    <w:rsid w:val="007639D1"/>
    <w:rsid w:val="00763B7B"/>
    <w:rsid w:val="0076564E"/>
    <w:rsid w:val="007665CD"/>
    <w:rsid w:val="00771FA8"/>
    <w:rsid w:val="00772350"/>
    <w:rsid w:val="0077284A"/>
    <w:rsid w:val="00775DD9"/>
    <w:rsid w:val="00776107"/>
    <w:rsid w:val="00776A04"/>
    <w:rsid w:val="0077762C"/>
    <w:rsid w:val="0078016D"/>
    <w:rsid w:val="00780295"/>
    <w:rsid w:val="007821BE"/>
    <w:rsid w:val="00787BFA"/>
    <w:rsid w:val="00795256"/>
    <w:rsid w:val="007A38D3"/>
    <w:rsid w:val="007A5922"/>
    <w:rsid w:val="007A5B2E"/>
    <w:rsid w:val="007A62C0"/>
    <w:rsid w:val="007A6C43"/>
    <w:rsid w:val="007A6C60"/>
    <w:rsid w:val="007A6F76"/>
    <w:rsid w:val="007A7567"/>
    <w:rsid w:val="007A78DF"/>
    <w:rsid w:val="007A7A35"/>
    <w:rsid w:val="007A7DA1"/>
    <w:rsid w:val="007B0E79"/>
    <w:rsid w:val="007B12B2"/>
    <w:rsid w:val="007B52A0"/>
    <w:rsid w:val="007B55C9"/>
    <w:rsid w:val="007B60CF"/>
    <w:rsid w:val="007C0622"/>
    <w:rsid w:val="007C1EBC"/>
    <w:rsid w:val="007C2587"/>
    <w:rsid w:val="007C2804"/>
    <w:rsid w:val="007C3C23"/>
    <w:rsid w:val="007C41AD"/>
    <w:rsid w:val="007C5E14"/>
    <w:rsid w:val="007C6A20"/>
    <w:rsid w:val="007D0860"/>
    <w:rsid w:val="007D1E75"/>
    <w:rsid w:val="007D6E1F"/>
    <w:rsid w:val="007D78B1"/>
    <w:rsid w:val="007E0872"/>
    <w:rsid w:val="007E1EBE"/>
    <w:rsid w:val="007E27D9"/>
    <w:rsid w:val="007E3985"/>
    <w:rsid w:val="007E4434"/>
    <w:rsid w:val="007E5D61"/>
    <w:rsid w:val="007E772E"/>
    <w:rsid w:val="007F1692"/>
    <w:rsid w:val="007F1CBB"/>
    <w:rsid w:val="007F350F"/>
    <w:rsid w:val="007F3C11"/>
    <w:rsid w:val="007F4BF0"/>
    <w:rsid w:val="007F5716"/>
    <w:rsid w:val="007F7FE5"/>
    <w:rsid w:val="00800B18"/>
    <w:rsid w:val="00800EA5"/>
    <w:rsid w:val="00803DDE"/>
    <w:rsid w:val="00804750"/>
    <w:rsid w:val="00806DEC"/>
    <w:rsid w:val="0080710C"/>
    <w:rsid w:val="00807377"/>
    <w:rsid w:val="00810A8B"/>
    <w:rsid w:val="00815520"/>
    <w:rsid w:val="00816768"/>
    <w:rsid w:val="00817836"/>
    <w:rsid w:val="008220A8"/>
    <w:rsid w:val="0082358E"/>
    <w:rsid w:val="00825FB0"/>
    <w:rsid w:val="00827537"/>
    <w:rsid w:val="00827D0D"/>
    <w:rsid w:val="00831ED0"/>
    <w:rsid w:val="00833FCA"/>
    <w:rsid w:val="008349B9"/>
    <w:rsid w:val="00834BB1"/>
    <w:rsid w:val="00835E1D"/>
    <w:rsid w:val="00837567"/>
    <w:rsid w:val="00843924"/>
    <w:rsid w:val="008440D3"/>
    <w:rsid w:val="0084480F"/>
    <w:rsid w:val="00845453"/>
    <w:rsid w:val="00851B88"/>
    <w:rsid w:val="00852142"/>
    <w:rsid w:val="00855D0E"/>
    <w:rsid w:val="00857E1B"/>
    <w:rsid w:val="00862000"/>
    <w:rsid w:val="0086254B"/>
    <w:rsid w:val="00863136"/>
    <w:rsid w:val="00863E41"/>
    <w:rsid w:val="00875539"/>
    <w:rsid w:val="00875A9D"/>
    <w:rsid w:val="00876D90"/>
    <w:rsid w:val="00880426"/>
    <w:rsid w:val="008827FC"/>
    <w:rsid w:val="008850C4"/>
    <w:rsid w:val="008879FA"/>
    <w:rsid w:val="00890D8C"/>
    <w:rsid w:val="00893486"/>
    <w:rsid w:val="00893C16"/>
    <w:rsid w:val="008962AF"/>
    <w:rsid w:val="00896B16"/>
    <w:rsid w:val="00897ECE"/>
    <w:rsid w:val="008A0120"/>
    <w:rsid w:val="008A2AEC"/>
    <w:rsid w:val="008A42ED"/>
    <w:rsid w:val="008A5DDC"/>
    <w:rsid w:val="008A6B9E"/>
    <w:rsid w:val="008B254F"/>
    <w:rsid w:val="008B5CF4"/>
    <w:rsid w:val="008B5D26"/>
    <w:rsid w:val="008B77BC"/>
    <w:rsid w:val="008B7A3C"/>
    <w:rsid w:val="008C047C"/>
    <w:rsid w:val="008C0E47"/>
    <w:rsid w:val="008C1232"/>
    <w:rsid w:val="008C51C5"/>
    <w:rsid w:val="008C56DE"/>
    <w:rsid w:val="008C59BA"/>
    <w:rsid w:val="008C626C"/>
    <w:rsid w:val="008C701C"/>
    <w:rsid w:val="008D1224"/>
    <w:rsid w:val="008D356B"/>
    <w:rsid w:val="008D7C24"/>
    <w:rsid w:val="008D7EFE"/>
    <w:rsid w:val="008D7FC7"/>
    <w:rsid w:val="008E091C"/>
    <w:rsid w:val="008E2F29"/>
    <w:rsid w:val="008E3B41"/>
    <w:rsid w:val="008E56A6"/>
    <w:rsid w:val="008E6BED"/>
    <w:rsid w:val="008E76D0"/>
    <w:rsid w:val="008F0C2A"/>
    <w:rsid w:val="008F2282"/>
    <w:rsid w:val="008F59A4"/>
    <w:rsid w:val="008F6556"/>
    <w:rsid w:val="008F6AA6"/>
    <w:rsid w:val="00900AF2"/>
    <w:rsid w:val="009013C6"/>
    <w:rsid w:val="00903316"/>
    <w:rsid w:val="00903D57"/>
    <w:rsid w:val="00903E68"/>
    <w:rsid w:val="009044CE"/>
    <w:rsid w:val="009045C2"/>
    <w:rsid w:val="00904F36"/>
    <w:rsid w:val="00905B95"/>
    <w:rsid w:val="009060F2"/>
    <w:rsid w:val="00907098"/>
    <w:rsid w:val="009103FD"/>
    <w:rsid w:val="0091043F"/>
    <w:rsid w:val="00910E23"/>
    <w:rsid w:val="00912C6D"/>
    <w:rsid w:val="00913543"/>
    <w:rsid w:val="009177DA"/>
    <w:rsid w:val="00921B90"/>
    <w:rsid w:val="0092246E"/>
    <w:rsid w:val="00922698"/>
    <w:rsid w:val="009237E0"/>
    <w:rsid w:val="009247A6"/>
    <w:rsid w:val="00924A1F"/>
    <w:rsid w:val="00924B55"/>
    <w:rsid w:val="009254DB"/>
    <w:rsid w:val="009257F3"/>
    <w:rsid w:val="009267DC"/>
    <w:rsid w:val="00932E3F"/>
    <w:rsid w:val="00933C02"/>
    <w:rsid w:val="00934728"/>
    <w:rsid w:val="00934829"/>
    <w:rsid w:val="009373C3"/>
    <w:rsid w:val="00941E52"/>
    <w:rsid w:val="009421AE"/>
    <w:rsid w:val="0094541A"/>
    <w:rsid w:val="00946DF7"/>
    <w:rsid w:val="00950907"/>
    <w:rsid w:val="00950DCC"/>
    <w:rsid w:val="0095146B"/>
    <w:rsid w:val="00952795"/>
    <w:rsid w:val="009550E4"/>
    <w:rsid w:val="00956135"/>
    <w:rsid w:val="00956438"/>
    <w:rsid w:val="009568FC"/>
    <w:rsid w:val="00956E7A"/>
    <w:rsid w:val="00956F58"/>
    <w:rsid w:val="00957701"/>
    <w:rsid w:val="00957FB5"/>
    <w:rsid w:val="00962229"/>
    <w:rsid w:val="0096277E"/>
    <w:rsid w:val="00963870"/>
    <w:rsid w:val="00970636"/>
    <w:rsid w:val="0097127F"/>
    <w:rsid w:val="009747BD"/>
    <w:rsid w:val="0097509E"/>
    <w:rsid w:val="009838C4"/>
    <w:rsid w:val="00984F2E"/>
    <w:rsid w:val="0099001C"/>
    <w:rsid w:val="00990857"/>
    <w:rsid w:val="0099290F"/>
    <w:rsid w:val="00992BDA"/>
    <w:rsid w:val="009972CD"/>
    <w:rsid w:val="009A0431"/>
    <w:rsid w:val="009A5B19"/>
    <w:rsid w:val="009A6D99"/>
    <w:rsid w:val="009B4933"/>
    <w:rsid w:val="009B56FE"/>
    <w:rsid w:val="009C0510"/>
    <w:rsid w:val="009C0C88"/>
    <w:rsid w:val="009C1896"/>
    <w:rsid w:val="009C4DA2"/>
    <w:rsid w:val="009C5606"/>
    <w:rsid w:val="009D0833"/>
    <w:rsid w:val="009D250F"/>
    <w:rsid w:val="009D28E6"/>
    <w:rsid w:val="009D4EE2"/>
    <w:rsid w:val="009E18A1"/>
    <w:rsid w:val="009E341E"/>
    <w:rsid w:val="009E5819"/>
    <w:rsid w:val="009E6202"/>
    <w:rsid w:val="009E7EA5"/>
    <w:rsid w:val="009F1552"/>
    <w:rsid w:val="009F332D"/>
    <w:rsid w:val="00A00825"/>
    <w:rsid w:val="00A01757"/>
    <w:rsid w:val="00A05002"/>
    <w:rsid w:val="00A0762C"/>
    <w:rsid w:val="00A07A2E"/>
    <w:rsid w:val="00A11366"/>
    <w:rsid w:val="00A13C0E"/>
    <w:rsid w:val="00A14E28"/>
    <w:rsid w:val="00A15BA3"/>
    <w:rsid w:val="00A20E36"/>
    <w:rsid w:val="00A262D4"/>
    <w:rsid w:val="00A30CAE"/>
    <w:rsid w:val="00A31252"/>
    <w:rsid w:val="00A31A46"/>
    <w:rsid w:val="00A326A2"/>
    <w:rsid w:val="00A3467E"/>
    <w:rsid w:val="00A35546"/>
    <w:rsid w:val="00A35A7F"/>
    <w:rsid w:val="00A360E9"/>
    <w:rsid w:val="00A37943"/>
    <w:rsid w:val="00A37BD3"/>
    <w:rsid w:val="00A40322"/>
    <w:rsid w:val="00A41CE1"/>
    <w:rsid w:val="00A45556"/>
    <w:rsid w:val="00A46B37"/>
    <w:rsid w:val="00A47346"/>
    <w:rsid w:val="00A47FBF"/>
    <w:rsid w:val="00A52A94"/>
    <w:rsid w:val="00A52B03"/>
    <w:rsid w:val="00A53803"/>
    <w:rsid w:val="00A566F8"/>
    <w:rsid w:val="00A636F7"/>
    <w:rsid w:val="00A63EF1"/>
    <w:rsid w:val="00A6515C"/>
    <w:rsid w:val="00A66BE7"/>
    <w:rsid w:val="00A70053"/>
    <w:rsid w:val="00A70486"/>
    <w:rsid w:val="00A710DE"/>
    <w:rsid w:val="00A711CB"/>
    <w:rsid w:val="00A76AC5"/>
    <w:rsid w:val="00A76BB8"/>
    <w:rsid w:val="00A77B10"/>
    <w:rsid w:val="00A8562F"/>
    <w:rsid w:val="00A86088"/>
    <w:rsid w:val="00A8610C"/>
    <w:rsid w:val="00A91E30"/>
    <w:rsid w:val="00A9343E"/>
    <w:rsid w:val="00A93A12"/>
    <w:rsid w:val="00A96638"/>
    <w:rsid w:val="00AA2386"/>
    <w:rsid w:val="00AA36FF"/>
    <w:rsid w:val="00AA60B3"/>
    <w:rsid w:val="00AA727B"/>
    <w:rsid w:val="00AB3588"/>
    <w:rsid w:val="00AB6F6C"/>
    <w:rsid w:val="00AB77E9"/>
    <w:rsid w:val="00AB7D33"/>
    <w:rsid w:val="00AC112A"/>
    <w:rsid w:val="00AC15BD"/>
    <w:rsid w:val="00AC30DC"/>
    <w:rsid w:val="00AC44A4"/>
    <w:rsid w:val="00AD3723"/>
    <w:rsid w:val="00AD4FE0"/>
    <w:rsid w:val="00AD7D5A"/>
    <w:rsid w:val="00AE140E"/>
    <w:rsid w:val="00AE2E3D"/>
    <w:rsid w:val="00AE2F09"/>
    <w:rsid w:val="00AE33D5"/>
    <w:rsid w:val="00AE5F62"/>
    <w:rsid w:val="00AE7187"/>
    <w:rsid w:val="00AE7C0C"/>
    <w:rsid w:val="00AF0403"/>
    <w:rsid w:val="00AF1571"/>
    <w:rsid w:val="00AF4C1A"/>
    <w:rsid w:val="00AF5023"/>
    <w:rsid w:val="00AF6F7E"/>
    <w:rsid w:val="00AF77A8"/>
    <w:rsid w:val="00AF7CE0"/>
    <w:rsid w:val="00B02845"/>
    <w:rsid w:val="00B03EA0"/>
    <w:rsid w:val="00B04FE5"/>
    <w:rsid w:val="00B0500D"/>
    <w:rsid w:val="00B06096"/>
    <w:rsid w:val="00B072F8"/>
    <w:rsid w:val="00B1053F"/>
    <w:rsid w:val="00B113D7"/>
    <w:rsid w:val="00B1211B"/>
    <w:rsid w:val="00B12C73"/>
    <w:rsid w:val="00B132EE"/>
    <w:rsid w:val="00B23236"/>
    <w:rsid w:val="00B23C5E"/>
    <w:rsid w:val="00B241F4"/>
    <w:rsid w:val="00B261A7"/>
    <w:rsid w:val="00B27622"/>
    <w:rsid w:val="00B31687"/>
    <w:rsid w:val="00B31C7A"/>
    <w:rsid w:val="00B35D4E"/>
    <w:rsid w:val="00B37256"/>
    <w:rsid w:val="00B41370"/>
    <w:rsid w:val="00B437F1"/>
    <w:rsid w:val="00B43937"/>
    <w:rsid w:val="00B478AE"/>
    <w:rsid w:val="00B5304C"/>
    <w:rsid w:val="00B54340"/>
    <w:rsid w:val="00B562A7"/>
    <w:rsid w:val="00B5697F"/>
    <w:rsid w:val="00B578EB"/>
    <w:rsid w:val="00B60DD7"/>
    <w:rsid w:val="00B61472"/>
    <w:rsid w:val="00B61B46"/>
    <w:rsid w:val="00B64E8E"/>
    <w:rsid w:val="00B64EF3"/>
    <w:rsid w:val="00B652FA"/>
    <w:rsid w:val="00B656B9"/>
    <w:rsid w:val="00B71914"/>
    <w:rsid w:val="00B73AC8"/>
    <w:rsid w:val="00B742F5"/>
    <w:rsid w:val="00B74867"/>
    <w:rsid w:val="00B774C4"/>
    <w:rsid w:val="00B775E2"/>
    <w:rsid w:val="00B8167C"/>
    <w:rsid w:val="00B8196E"/>
    <w:rsid w:val="00B846A3"/>
    <w:rsid w:val="00B874A5"/>
    <w:rsid w:val="00B916C4"/>
    <w:rsid w:val="00B92EAC"/>
    <w:rsid w:val="00B94012"/>
    <w:rsid w:val="00B945C5"/>
    <w:rsid w:val="00B9689D"/>
    <w:rsid w:val="00B979D6"/>
    <w:rsid w:val="00BA004B"/>
    <w:rsid w:val="00BA1AB9"/>
    <w:rsid w:val="00BA23F0"/>
    <w:rsid w:val="00BA25B7"/>
    <w:rsid w:val="00BA3967"/>
    <w:rsid w:val="00BA5AE9"/>
    <w:rsid w:val="00BA654A"/>
    <w:rsid w:val="00BA7233"/>
    <w:rsid w:val="00BA7C03"/>
    <w:rsid w:val="00BB22DE"/>
    <w:rsid w:val="00BB739F"/>
    <w:rsid w:val="00BB789C"/>
    <w:rsid w:val="00BC156D"/>
    <w:rsid w:val="00BC32E1"/>
    <w:rsid w:val="00BC6A3A"/>
    <w:rsid w:val="00BC7291"/>
    <w:rsid w:val="00BD3A0E"/>
    <w:rsid w:val="00BD3D76"/>
    <w:rsid w:val="00BD4277"/>
    <w:rsid w:val="00BD645D"/>
    <w:rsid w:val="00BD757A"/>
    <w:rsid w:val="00BE0B6D"/>
    <w:rsid w:val="00BE1E86"/>
    <w:rsid w:val="00BE227D"/>
    <w:rsid w:val="00BE4B59"/>
    <w:rsid w:val="00BE6D81"/>
    <w:rsid w:val="00BE752E"/>
    <w:rsid w:val="00BF120D"/>
    <w:rsid w:val="00BF1882"/>
    <w:rsid w:val="00BF22D9"/>
    <w:rsid w:val="00BF433C"/>
    <w:rsid w:val="00BF5D9E"/>
    <w:rsid w:val="00BF7E53"/>
    <w:rsid w:val="00C00A40"/>
    <w:rsid w:val="00C02FFD"/>
    <w:rsid w:val="00C03EF3"/>
    <w:rsid w:val="00C04B05"/>
    <w:rsid w:val="00C054AD"/>
    <w:rsid w:val="00C05E7C"/>
    <w:rsid w:val="00C10B64"/>
    <w:rsid w:val="00C12C7A"/>
    <w:rsid w:val="00C139DF"/>
    <w:rsid w:val="00C151F2"/>
    <w:rsid w:val="00C179F6"/>
    <w:rsid w:val="00C214BF"/>
    <w:rsid w:val="00C221C8"/>
    <w:rsid w:val="00C223F5"/>
    <w:rsid w:val="00C22DC2"/>
    <w:rsid w:val="00C23B41"/>
    <w:rsid w:val="00C24361"/>
    <w:rsid w:val="00C2449A"/>
    <w:rsid w:val="00C303DA"/>
    <w:rsid w:val="00C3085D"/>
    <w:rsid w:val="00C31659"/>
    <w:rsid w:val="00C33A2D"/>
    <w:rsid w:val="00C35D7D"/>
    <w:rsid w:val="00C3600A"/>
    <w:rsid w:val="00C37E63"/>
    <w:rsid w:val="00C410D7"/>
    <w:rsid w:val="00C42012"/>
    <w:rsid w:val="00C42CBE"/>
    <w:rsid w:val="00C43DEE"/>
    <w:rsid w:val="00C455CC"/>
    <w:rsid w:val="00C45B59"/>
    <w:rsid w:val="00C4622C"/>
    <w:rsid w:val="00C51292"/>
    <w:rsid w:val="00C579B5"/>
    <w:rsid w:val="00C61097"/>
    <w:rsid w:val="00C617AA"/>
    <w:rsid w:val="00C65376"/>
    <w:rsid w:val="00C65BD0"/>
    <w:rsid w:val="00C668B2"/>
    <w:rsid w:val="00C66AE9"/>
    <w:rsid w:val="00C707B4"/>
    <w:rsid w:val="00C72DF4"/>
    <w:rsid w:val="00C7303F"/>
    <w:rsid w:val="00C73DED"/>
    <w:rsid w:val="00C76026"/>
    <w:rsid w:val="00C766A3"/>
    <w:rsid w:val="00C77A5B"/>
    <w:rsid w:val="00C81570"/>
    <w:rsid w:val="00C82146"/>
    <w:rsid w:val="00C878D2"/>
    <w:rsid w:val="00C9044E"/>
    <w:rsid w:val="00C92C23"/>
    <w:rsid w:val="00C92DCF"/>
    <w:rsid w:val="00C93DE4"/>
    <w:rsid w:val="00C973E1"/>
    <w:rsid w:val="00CA0194"/>
    <w:rsid w:val="00CA2933"/>
    <w:rsid w:val="00CA3980"/>
    <w:rsid w:val="00CA4DAC"/>
    <w:rsid w:val="00CA6F2C"/>
    <w:rsid w:val="00CA7C69"/>
    <w:rsid w:val="00CB2412"/>
    <w:rsid w:val="00CB6551"/>
    <w:rsid w:val="00CB6B25"/>
    <w:rsid w:val="00CB6E74"/>
    <w:rsid w:val="00CC3987"/>
    <w:rsid w:val="00CC4F0C"/>
    <w:rsid w:val="00CC603F"/>
    <w:rsid w:val="00CC7CDA"/>
    <w:rsid w:val="00CD1E40"/>
    <w:rsid w:val="00CD243C"/>
    <w:rsid w:val="00CD32DF"/>
    <w:rsid w:val="00CD4304"/>
    <w:rsid w:val="00CD44C2"/>
    <w:rsid w:val="00CD4D30"/>
    <w:rsid w:val="00CD5132"/>
    <w:rsid w:val="00CE2D5A"/>
    <w:rsid w:val="00CF186A"/>
    <w:rsid w:val="00CF1B73"/>
    <w:rsid w:val="00CF2C89"/>
    <w:rsid w:val="00CF3350"/>
    <w:rsid w:val="00CF35D5"/>
    <w:rsid w:val="00CF63A8"/>
    <w:rsid w:val="00CF63AF"/>
    <w:rsid w:val="00D00652"/>
    <w:rsid w:val="00D0198F"/>
    <w:rsid w:val="00D0292F"/>
    <w:rsid w:val="00D04740"/>
    <w:rsid w:val="00D04BF5"/>
    <w:rsid w:val="00D06982"/>
    <w:rsid w:val="00D10F3C"/>
    <w:rsid w:val="00D110C8"/>
    <w:rsid w:val="00D1152B"/>
    <w:rsid w:val="00D13F0B"/>
    <w:rsid w:val="00D13FB9"/>
    <w:rsid w:val="00D159D1"/>
    <w:rsid w:val="00D15F93"/>
    <w:rsid w:val="00D16104"/>
    <w:rsid w:val="00D17D03"/>
    <w:rsid w:val="00D17E01"/>
    <w:rsid w:val="00D200D8"/>
    <w:rsid w:val="00D222C4"/>
    <w:rsid w:val="00D229A6"/>
    <w:rsid w:val="00D22CAB"/>
    <w:rsid w:val="00D23BBF"/>
    <w:rsid w:val="00D24246"/>
    <w:rsid w:val="00D2455B"/>
    <w:rsid w:val="00D247EF"/>
    <w:rsid w:val="00D25139"/>
    <w:rsid w:val="00D25A51"/>
    <w:rsid w:val="00D25F06"/>
    <w:rsid w:val="00D26FD9"/>
    <w:rsid w:val="00D32C03"/>
    <w:rsid w:val="00D367A6"/>
    <w:rsid w:val="00D4091D"/>
    <w:rsid w:val="00D44EE7"/>
    <w:rsid w:val="00D51ED0"/>
    <w:rsid w:val="00D533B5"/>
    <w:rsid w:val="00D54115"/>
    <w:rsid w:val="00D55799"/>
    <w:rsid w:val="00D567E3"/>
    <w:rsid w:val="00D572E8"/>
    <w:rsid w:val="00D67F2E"/>
    <w:rsid w:val="00D700EA"/>
    <w:rsid w:val="00D730F8"/>
    <w:rsid w:val="00D74446"/>
    <w:rsid w:val="00D76776"/>
    <w:rsid w:val="00D76862"/>
    <w:rsid w:val="00D76B99"/>
    <w:rsid w:val="00D76F36"/>
    <w:rsid w:val="00D776E8"/>
    <w:rsid w:val="00D801F8"/>
    <w:rsid w:val="00D80818"/>
    <w:rsid w:val="00D8109F"/>
    <w:rsid w:val="00D81658"/>
    <w:rsid w:val="00D82A3E"/>
    <w:rsid w:val="00D8777B"/>
    <w:rsid w:val="00D902D6"/>
    <w:rsid w:val="00D950E6"/>
    <w:rsid w:val="00D97091"/>
    <w:rsid w:val="00DA0346"/>
    <w:rsid w:val="00DA05DE"/>
    <w:rsid w:val="00DA4810"/>
    <w:rsid w:val="00DA492E"/>
    <w:rsid w:val="00DA4A91"/>
    <w:rsid w:val="00DA4EB2"/>
    <w:rsid w:val="00DB0202"/>
    <w:rsid w:val="00DB0284"/>
    <w:rsid w:val="00DB0346"/>
    <w:rsid w:val="00DB198B"/>
    <w:rsid w:val="00DB41A1"/>
    <w:rsid w:val="00DB437F"/>
    <w:rsid w:val="00DB68ED"/>
    <w:rsid w:val="00DB7BF6"/>
    <w:rsid w:val="00DB7D20"/>
    <w:rsid w:val="00DC17AE"/>
    <w:rsid w:val="00DC31A7"/>
    <w:rsid w:val="00DD395A"/>
    <w:rsid w:val="00DD4234"/>
    <w:rsid w:val="00DE18A5"/>
    <w:rsid w:val="00DE4A55"/>
    <w:rsid w:val="00DE581D"/>
    <w:rsid w:val="00DE595B"/>
    <w:rsid w:val="00DF1CA4"/>
    <w:rsid w:val="00DF4E1D"/>
    <w:rsid w:val="00DF5CE1"/>
    <w:rsid w:val="00DF7777"/>
    <w:rsid w:val="00E02823"/>
    <w:rsid w:val="00E06E28"/>
    <w:rsid w:val="00E071B1"/>
    <w:rsid w:val="00E104E0"/>
    <w:rsid w:val="00E10DAE"/>
    <w:rsid w:val="00E11CEB"/>
    <w:rsid w:val="00E144BF"/>
    <w:rsid w:val="00E1637B"/>
    <w:rsid w:val="00E175FC"/>
    <w:rsid w:val="00E20083"/>
    <w:rsid w:val="00E24FC5"/>
    <w:rsid w:val="00E26D9F"/>
    <w:rsid w:val="00E30582"/>
    <w:rsid w:val="00E30F4D"/>
    <w:rsid w:val="00E316F0"/>
    <w:rsid w:val="00E3503C"/>
    <w:rsid w:val="00E35264"/>
    <w:rsid w:val="00E36724"/>
    <w:rsid w:val="00E369C5"/>
    <w:rsid w:val="00E36B8E"/>
    <w:rsid w:val="00E37518"/>
    <w:rsid w:val="00E40584"/>
    <w:rsid w:val="00E40619"/>
    <w:rsid w:val="00E40C0E"/>
    <w:rsid w:val="00E40CC2"/>
    <w:rsid w:val="00E41D06"/>
    <w:rsid w:val="00E46305"/>
    <w:rsid w:val="00E46419"/>
    <w:rsid w:val="00E47AAB"/>
    <w:rsid w:val="00E47C4A"/>
    <w:rsid w:val="00E47D04"/>
    <w:rsid w:val="00E540A5"/>
    <w:rsid w:val="00E548D7"/>
    <w:rsid w:val="00E5520A"/>
    <w:rsid w:val="00E570F3"/>
    <w:rsid w:val="00E60E82"/>
    <w:rsid w:val="00E62A80"/>
    <w:rsid w:val="00E6339B"/>
    <w:rsid w:val="00E7477C"/>
    <w:rsid w:val="00E762A7"/>
    <w:rsid w:val="00E76503"/>
    <w:rsid w:val="00E76791"/>
    <w:rsid w:val="00E76DCF"/>
    <w:rsid w:val="00E773FA"/>
    <w:rsid w:val="00E80D87"/>
    <w:rsid w:val="00E80ECE"/>
    <w:rsid w:val="00E81ECA"/>
    <w:rsid w:val="00E839C5"/>
    <w:rsid w:val="00E83F55"/>
    <w:rsid w:val="00E847B5"/>
    <w:rsid w:val="00E87273"/>
    <w:rsid w:val="00E87571"/>
    <w:rsid w:val="00E91102"/>
    <w:rsid w:val="00E924B8"/>
    <w:rsid w:val="00EA017E"/>
    <w:rsid w:val="00EA03B5"/>
    <w:rsid w:val="00EA1BFB"/>
    <w:rsid w:val="00EA2A9D"/>
    <w:rsid w:val="00EA3722"/>
    <w:rsid w:val="00EA3ABE"/>
    <w:rsid w:val="00EA44B0"/>
    <w:rsid w:val="00EA56F0"/>
    <w:rsid w:val="00EA6C74"/>
    <w:rsid w:val="00EA6D83"/>
    <w:rsid w:val="00EA6FEE"/>
    <w:rsid w:val="00EB0B6E"/>
    <w:rsid w:val="00EB356C"/>
    <w:rsid w:val="00EB4E5A"/>
    <w:rsid w:val="00EB610D"/>
    <w:rsid w:val="00EB687C"/>
    <w:rsid w:val="00EB74E7"/>
    <w:rsid w:val="00ED0C91"/>
    <w:rsid w:val="00ED1EBD"/>
    <w:rsid w:val="00ED3F48"/>
    <w:rsid w:val="00EE0261"/>
    <w:rsid w:val="00EE0BBA"/>
    <w:rsid w:val="00EE0E78"/>
    <w:rsid w:val="00EE2671"/>
    <w:rsid w:val="00EE420D"/>
    <w:rsid w:val="00EE4A49"/>
    <w:rsid w:val="00EE6043"/>
    <w:rsid w:val="00EE7BA2"/>
    <w:rsid w:val="00EF0F81"/>
    <w:rsid w:val="00EF131E"/>
    <w:rsid w:val="00EF2309"/>
    <w:rsid w:val="00EF4577"/>
    <w:rsid w:val="00EF6A63"/>
    <w:rsid w:val="00F009BC"/>
    <w:rsid w:val="00F00BAF"/>
    <w:rsid w:val="00F064DB"/>
    <w:rsid w:val="00F06B41"/>
    <w:rsid w:val="00F078CF"/>
    <w:rsid w:val="00F10217"/>
    <w:rsid w:val="00F11F52"/>
    <w:rsid w:val="00F1309C"/>
    <w:rsid w:val="00F134BA"/>
    <w:rsid w:val="00F14CA0"/>
    <w:rsid w:val="00F14E58"/>
    <w:rsid w:val="00F150FD"/>
    <w:rsid w:val="00F16CEE"/>
    <w:rsid w:val="00F171A2"/>
    <w:rsid w:val="00F20183"/>
    <w:rsid w:val="00F251E5"/>
    <w:rsid w:val="00F27A2E"/>
    <w:rsid w:val="00F32D22"/>
    <w:rsid w:val="00F34C1F"/>
    <w:rsid w:val="00F353F6"/>
    <w:rsid w:val="00F364BF"/>
    <w:rsid w:val="00F3739A"/>
    <w:rsid w:val="00F4155D"/>
    <w:rsid w:val="00F501FB"/>
    <w:rsid w:val="00F5040F"/>
    <w:rsid w:val="00F51015"/>
    <w:rsid w:val="00F513B4"/>
    <w:rsid w:val="00F5262B"/>
    <w:rsid w:val="00F55FE8"/>
    <w:rsid w:val="00F6208A"/>
    <w:rsid w:val="00F62B6C"/>
    <w:rsid w:val="00F671CC"/>
    <w:rsid w:val="00F7002E"/>
    <w:rsid w:val="00F7017B"/>
    <w:rsid w:val="00F703F0"/>
    <w:rsid w:val="00F729F5"/>
    <w:rsid w:val="00F73C27"/>
    <w:rsid w:val="00F75376"/>
    <w:rsid w:val="00F77FC2"/>
    <w:rsid w:val="00F80D1B"/>
    <w:rsid w:val="00F8156E"/>
    <w:rsid w:val="00F86B03"/>
    <w:rsid w:val="00F9248E"/>
    <w:rsid w:val="00F938AC"/>
    <w:rsid w:val="00F95F00"/>
    <w:rsid w:val="00F976A3"/>
    <w:rsid w:val="00F977E9"/>
    <w:rsid w:val="00FA0432"/>
    <w:rsid w:val="00FA6D5E"/>
    <w:rsid w:val="00FA75CB"/>
    <w:rsid w:val="00FB0998"/>
    <w:rsid w:val="00FB0EAC"/>
    <w:rsid w:val="00FB14C6"/>
    <w:rsid w:val="00FB4867"/>
    <w:rsid w:val="00FB55AC"/>
    <w:rsid w:val="00FB74B1"/>
    <w:rsid w:val="00FB77BE"/>
    <w:rsid w:val="00FB7FF6"/>
    <w:rsid w:val="00FC13F6"/>
    <w:rsid w:val="00FC2030"/>
    <w:rsid w:val="00FC37F3"/>
    <w:rsid w:val="00FD563E"/>
    <w:rsid w:val="00FD56EE"/>
    <w:rsid w:val="00FD6649"/>
    <w:rsid w:val="00FF673C"/>
    <w:rsid w:val="00FF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4E5D44D"/>
  <w15:chartTrackingRefBased/>
  <w15:docId w15:val="{6248BD1A-4DDF-438F-9BC4-EF0B9074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4E7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183BFF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183BFF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183BFF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183BFF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183BFF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183BFF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183BFF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183BFF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183BFF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0"/>
    <w:link w:val="1"/>
    <w:uiPriority w:val="9"/>
    <w:rsid w:val="00183BFF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183BFF"/>
    <w:rPr>
      <w:rFonts w:ascii="David" w:hAnsi="David" w:cs="FrankRuehl"/>
      <w:b/>
      <w:bCs/>
      <w:w w:val="92"/>
      <w:sz w:val="18"/>
      <w:szCs w:val="20"/>
    </w:rPr>
  </w:style>
  <w:style w:type="character" w:customStyle="1" w:styleId="30">
    <w:name w:val="כותרת 3 תו"/>
    <w:basedOn w:val="a0"/>
    <w:link w:val="3"/>
    <w:rsid w:val="00183BFF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183BFF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183BFF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183BFF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183BFF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183BFF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183BFF"/>
    <w:rPr>
      <w:rFonts w:ascii="David" w:hAnsi="David" w:cs="FrankRuehl"/>
      <w:b/>
      <w:bCs/>
      <w:sz w:val="30"/>
      <w:szCs w:val="30"/>
    </w:rPr>
  </w:style>
  <w:style w:type="paragraph" w:styleId="a3">
    <w:name w:val="header"/>
    <w:basedOn w:val="a"/>
    <w:link w:val="a4"/>
    <w:uiPriority w:val="99"/>
    <w:unhideWhenUsed/>
    <w:rsid w:val="00183BFF"/>
    <w:pPr>
      <w:tabs>
        <w:tab w:val="center" w:pos="2835"/>
        <w:tab w:val="center" w:pos="4153"/>
        <w:tab w:val="right" w:pos="5670"/>
        <w:tab w:val="right" w:pos="8306"/>
      </w:tabs>
      <w:spacing w:line="200" w:lineRule="exact"/>
    </w:pPr>
    <w:rPr>
      <w:rFonts w:cs="Guttman Vilna"/>
    </w:rPr>
  </w:style>
  <w:style w:type="character" w:customStyle="1" w:styleId="a4">
    <w:name w:val="כותרת עליונה תו"/>
    <w:basedOn w:val="a0"/>
    <w:link w:val="a3"/>
    <w:uiPriority w:val="99"/>
    <w:rsid w:val="00183BFF"/>
    <w:rPr>
      <w:rFonts w:ascii="BA Fontov Regular" w:hAnsi="BA Fontov Regular" w:cs="Guttman Vilna"/>
      <w:sz w:val="18"/>
      <w:szCs w:val="20"/>
    </w:rPr>
  </w:style>
  <w:style w:type="paragraph" w:styleId="a5">
    <w:name w:val="footer"/>
    <w:basedOn w:val="a"/>
    <w:link w:val="a6"/>
    <w:uiPriority w:val="99"/>
    <w:unhideWhenUsed/>
    <w:rsid w:val="00D44EE7"/>
    <w:pPr>
      <w:tabs>
        <w:tab w:val="center" w:pos="4153"/>
        <w:tab w:val="right" w:pos="8306"/>
      </w:tabs>
      <w:spacing w:line="120" w:lineRule="exact"/>
    </w:pPr>
    <w:rPr>
      <w:szCs w:val="16"/>
    </w:rPr>
  </w:style>
  <w:style w:type="character" w:customStyle="1" w:styleId="a6">
    <w:name w:val="כותרת תחתונה תו"/>
    <w:basedOn w:val="a0"/>
    <w:link w:val="a5"/>
    <w:uiPriority w:val="99"/>
    <w:rsid w:val="00D44EE7"/>
    <w:rPr>
      <w:rFonts w:ascii="BA Fontov Regular" w:hAnsi="BA Fontov Regular" w:cs="FrankRuehl"/>
      <w:sz w:val="18"/>
      <w:szCs w:val="16"/>
    </w:rPr>
  </w:style>
  <w:style w:type="paragraph" w:styleId="a7">
    <w:name w:val="List Paragraph"/>
    <w:basedOn w:val="a"/>
    <w:link w:val="a8"/>
    <w:uiPriority w:val="34"/>
    <w:qFormat/>
    <w:rsid w:val="00183BFF"/>
    <w:pPr>
      <w:ind w:left="720"/>
      <w:contextualSpacing/>
    </w:pPr>
  </w:style>
  <w:style w:type="character" w:customStyle="1" w:styleId="a8">
    <w:name w:val="פיסקת רשימה תו"/>
    <w:basedOn w:val="a0"/>
    <w:link w:val="a7"/>
    <w:uiPriority w:val="34"/>
    <w:rsid w:val="00183BFF"/>
    <w:rPr>
      <w:rFonts w:ascii="BA Fontov Regular" w:hAnsi="BA Fontov Regular" w:cs="FrankRuehl"/>
      <w:sz w:val="18"/>
      <w:szCs w:val="20"/>
    </w:rPr>
  </w:style>
  <w:style w:type="paragraph" w:styleId="a9">
    <w:name w:val="Balloon Text"/>
    <w:basedOn w:val="a"/>
    <w:link w:val="aa"/>
    <w:uiPriority w:val="99"/>
    <w:unhideWhenUsed/>
    <w:rsid w:val="00183BFF"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0"/>
    <w:link w:val="a9"/>
    <w:uiPriority w:val="99"/>
    <w:rsid w:val="00183BFF"/>
    <w:rPr>
      <w:rFonts w:ascii="Tahoma" w:hAnsi="Tahoma" w:cs="Tahoma"/>
      <w:sz w:val="18"/>
      <w:szCs w:val="20"/>
    </w:rPr>
  </w:style>
  <w:style w:type="table" w:styleId="ab">
    <w:name w:val="Table Grid"/>
    <w:basedOn w:val="a1"/>
    <w:uiPriority w:val="59"/>
    <w:rsid w:val="001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0"/>
    <w:uiPriority w:val="19"/>
    <w:qFormat/>
    <w:rsid w:val="00183BFF"/>
    <w:rPr>
      <w:i/>
      <w:iCs/>
      <w:color w:val="808080" w:themeColor="text1" w:themeTint="7F"/>
    </w:rPr>
  </w:style>
  <w:style w:type="table" w:styleId="ad">
    <w:name w:val="Light Grid"/>
    <w:basedOn w:val="a1"/>
    <w:uiPriority w:val="62"/>
    <w:rsid w:val="00183BF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"/>
    <w:next w:val="a"/>
    <w:link w:val="af"/>
    <w:uiPriority w:val="11"/>
    <w:qFormat/>
    <w:rsid w:val="00183BFF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</w:rPr>
  </w:style>
  <w:style w:type="character" w:customStyle="1" w:styleId="af">
    <w:name w:val="כותרת משנה תו"/>
    <w:basedOn w:val="a0"/>
    <w:link w:val="ae"/>
    <w:uiPriority w:val="11"/>
    <w:rsid w:val="00183BFF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0"/>
    </w:rPr>
  </w:style>
  <w:style w:type="table" w:styleId="af0">
    <w:name w:val="Light Shading"/>
    <w:basedOn w:val="a1"/>
    <w:uiPriority w:val="60"/>
    <w:rsid w:val="00183BF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 Indent"/>
    <w:basedOn w:val="a"/>
    <w:link w:val="af2"/>
    <w:uiPriority w:val="99"/>
    <w:unhideWhenUsed/>
    <w:rsid w:val="00183BFF"/>
    <w:pPr>
      <w:ind w:left="2160" w:firstLine="720"/>
    </w:pPr>
    <w:rPr>
      <w:rFonts w:ascii="David" w:hAnsi="David"/>
      <w:w w:val="92"/>
    </w:rPr>
  </w:style>
  <w:style w:type="character" w:customStyle="1" w:styleId="af2">
    <w:name w:val="כניסה בגוף טקסט תו"/>
    <w:basedOn w:val="a0"/>
    <w:link w:val="af1"/>
    <w:uiPriority w:val="99"/>
    <w:rsid w:val="00183BFF"/>
    <w:rPr>
      <w:rFonts w:ascii="David" w:hAnsi="David" w:cs="FrankRuehl"/>
      <w:w w:val="92"/>
      <w:sz w:val="18"/>
      <w:szCs w:val="20"/>
    </w:rPr>
  </w:style>
  <w:style w:type="paragraph" w:styleId="31">
    <w:name w:val="Body Text 3"/>
    <w:basedOn w:val="a"/>
    <w:link w:val="32"/>
    <w:uiPriority w:val="99"/>
    <w:unhideWhenUsed/>
    <w:rsid w:val="00183BFF"/>
    <w:rPr>
      <w:rFonts w:ascii="David" w:hAnsi="David"/>
      <w:w w:val="92"/>
    </w:rPr>
  </w:style>
  <w:style w:type="character" w:customStyle="1" w:styleId="32">
    <w:name w:val="גוף טקסט 3 תו"/>
    <w:basedOn w:val="a0"/>
    <w:link w:val="31"/>
    <w:uiPriority w:val="99"/>
    <w:rsid w:val="00183BFF"/>
    <w:rPr>
      <w:rFonts w:ascii="David" w:hAnsi="David" w:cs="FrankRuehl"/>
      <w:w w:val="92"/>
      <w:sz w:val="18"/>
      <w:szCs w:val="20"/>
    </w:rPr>
  </w:style>
  <w:style w:type="paragraph" w:customStyle="1" w:styleId="af3">
    <w:name w:val="פסוק"/>
    <w:basedOn w:val="a"/>
    <w:link w:val="af4"/>
    <w:qFormat/>
    <w:rsid w:val="001C7E01"/>
    <w:pPr>
      <w:contextualSpacing/>
    </w:pPr>
    <w:rPr>
      <w:rFonts w:ascii="Fb Fontext" w:hAnsi="Fb Fontext" w:cs="BA TM • Tzlotana"/>
      <w:szCs w:val="16"/>
    </w:rPr>
  </w:style>
  <w:style w:type="paragraph" w:styleId="33">
    <w:name w:val="Body Text Indent 3"/>
    <w:basedOn w:val="a"/>
    <w:link w:val="34"/>
    <w:uiPriority w:val="99"/>
    <w:unhideWhenUsed/>
    <w:rsid w:val="00183BFF"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0"/>
    <w:link w:val="33"/>
    <w:uiPriority w:val="99"/>
    <w:rsid w:val="00183BFF"/>
    <w:rPr>
      <w:rFonts w:ascii="David" w:hAnsi="David" w:cs="FrankRuehl"/>
      <w:w w:val="92"/>
      <w:sz w:val="18"/>
      <w:szCs w:val="20"/>
    </w:rPr>
  </w:style>
  <w:style w:type="character" w:styleId="af5">
    <w:name w:val="Placeholder Text"/>
    <w:basedOn w:val="a0"/>
    <w:uiPriority w:val="99"/>
    <w:semiHidden/>
    <w:rsid w:val="00183BFF"/>
    <w:rPr>
      <w:color w:val="808080"/>
    </w:rPr>
  </w:style>
  <w:style w:type="character" w:styleId="af6">
    <w:name w:val="line number"/>
    <w:basedOn w:val="a0"/>
    <w:uiPriority w:val="99"/>
    <w:semiHidden/>
    <w:unhideWhenUsed/>
    <w:rsid w:val="00183BFF"/>
  </w:style>
  <w:style w:type="paragraph" w:styleId="af7">
    <w:name w:val="TOC Heading"/>
    <w:basedOn w:val="1"/>
    <w:next w:val="a"/>
    <w:uiPriority w:val="39"/>
    <w:unhideWhenUsed/>
    <w:qFormat/>
    <w:rsid w:val="00183BFF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183BFF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183BFF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183BFF"/>
    <w:rPr>
      <w:color w:val="0563C1" w:themeColor="hyperlink"/>
      <w:u w:val="single"/>
    </w:rPr>
  </w:style>
  <w:style w:type="character" w:styleId="af8">
    <w:name w:val="annotation reference"/>
    <w:uiPriority w:val="99"/>
    <w:rsid w:val="00183BFF"/>
    <w:rPr>
      <w:sz w:val="16"/>
      <w:szCs w:val="16"/>
    </w:rPr>
  </w:style>
  <w:style w:type="paragraph" w:styleId="af9">
    <w:name w:val="annotation text"/>
    <w:basedOn w:val="a"/>
    <w:link w:val="afa"/>
    <w:uiPriority w:val="99"/>
    <w:rsid w:val="00183BFF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0"/>
    <w:link w:val="af9"/>
    <w:uiPriority w:val="99"/>
    <w:rsid w:val="00183BFF"/>
    <w:rPr>
      <w:rFonts w:ascii="Times New Roman" w:eastAsia="Times New Roman" w:hAnsi="Times New Roman" w:cs="Times New Roman"/>
      <w:sz w:val="18"/>
      <w:szCs w:val="20"/>
    </w:rPr>
  </w:style>
  <w:style w:type="paragraph" w:styleId="afb">
    <w:name w:val="annotation subject"/>
    <w:basedOn w:val="af9"/>
    <w:next w:val="af9"/>
    <w:link w:val="afc"/>
    <w:uiPriority w:val="99"/>
    <w:rsid w:val="00183BFF"/>
    <w:rPr>
      <w:b/>
      <w:bCs/>
    </w:rPr>
  </w:style>
  <w:style w:type="character" w:customStyle="1" w:styleId="afc">
    <w:name w:val="נושא הערה תו"/>
    <w:basedOn w:val="afa"/>
    <w:link w:val="afb"/>
    <w:uiPriority w:val="99"/>
    <w:rsid w:val="00183BFF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d">
    <w:name w:val="Emphasis"/>
    <w:qFormat/>
    <w:rsid w:val="00183BFF"/>
    <w:rPr>
      <w:rFonts w:cs="David"/>
      <w:i/>
      <w:iCs w:val="0"/>
      <w:w w:val="96"/>
      <w:szCs w:val="18"/>
    </w:rPr>
  </w:style>
  <w:style w:type="paragraph" w:styleId="afe">
    <w:name w:val="caption"/>
    <w:basedOn w:val="a"/>
    <w:next w:val="a"/>
    <w:uiPriority w:val="35"/>
    <w:unhideWhenUsed/>
    <w:qFormat/>
    <w:rsid w:val="00183BFF"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"/>
    <w:next w:val="a"/>
    <w:uiPriority w:val="99"/>
    <w:semiHidden/>
    <w:unhideWhenUsed/>
    <w:rsid w:val="00183BFF"/>
  </w:style>
  <w:style w:type="character" w:styleId="aff0">
    <w:name w:val="page number"/>
    <w:basedOn w:val="a0"/>
    <w:rsid w:val="00183BFF"/>
  </w:style>
  <w:style w:type="paragraph" w:styleId="aff1">
    <w:name w:val="footnote text"/>
    <w:basedOn w:val="a"/>
    <w:link w:val="aff2"/>
    <w:uiPriority w:val="99"/>
    <w:unhideWhenUsed/>
    <w:rsid w:val="00183BFF"/>
    <w:pPr>
      <w:spacing w:line="160" w:lineRule="exact"/>
      <w:ind w:left="-284" w:right="284"/>
    </w:pPr>
    <w:rPr>
      <w:rFonts w:cs="BA Franknatan Light"/>
      <w:szCs w:val="13"/>
    </w:rPr>
  </w:style>
  <w:style w:type="character" w:customStyle="1" w:styleId="aff2">
    <w:name w:val="טקסט הערת שוליים תו"/>
    <w:basedOn w:val="a0"/>
    <w:link w:val="aff1"/>
    <w:uiPriority w:val="99"/>
    <w:rsid w:val="00183BFF"/>
    <w:rPr>
      <w:rFonts w:ascii="BA Fontov Regular" w:hAnsi="BA Fontov Regular" w:cs="BA Franknatan Light"/>
      <w:sz w:val="18"/>
      <w:szCs w:val="13"/>
    </w:rPr>
  </w:style>
  <w:style w:type="character" w:styleId="aff3">
    <w:name w:val="footnote reference"/>
    <w:basedOn w:val="a0"/>
    <w:uiPriority w:val="99"/>
    <w:semiHidden/>
    <w:unhideWhenUsed/>
    <w:rsid w:val="00183BFF"/>
    <w:rPr>
      <w:vertAlign w:val="superscript"/>
    </w:rPr>
  </w:style>
  <w:style w:type="character" w:customStyle="1" w:styleId="35">
    <w:name w:val="סגנון 3"/>
    <w:basedOn w:val="a0"/>
    <w:uiPriority w:val="1"/>
    <w:qFormat/>
    <w:rsid w:val="00183BFF"/>
  </w:style>
  <w:style w:type="paragraph" w:customStyle="1" w:styleId="04">
    <w:name w:val="0.4."/>
    <w:basedOn w:val="2"/>
    <w:link w:val="040"/>
    <w:rsid w:val="00183BFF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183BFF"/>
    <w:rPr>
      <w:rFonts w:ascii="David" w:hAnsi="David" w:cs="FrankRuehl"/>
      <w:b/>
      <w:spacing w:val="-8"/>
      <w:w w:val="92"/>
      <w:sz w:val="32"/>
      <w:szCs w:val="20"/>
    </w:rPr>
  </w:style>
  <w:style w:type="paragraph" w:customStyle="1" w:styleId="-04">
    <w:name w:val="טאב-  0.4"/>
    <w:basedOn w:val="a7"/>
    <w:link w:val="-040"/>
    <w:qFormat/>
    <w:rsid w:val="00183BFF"/>
    <w:pPr>
      <w:numPr>
        <w:numId w:val="2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sid w:val="00183BFF"/>
    <w:rPr>
      <w:rFonts w:ascii="BA Fontov Regular" w:hAnsi="BA Fontov Regular" w:cs="FrankRuehl"/>
      <w:spacing w:val="-8"/>
      <w:sz w:val="32"/>
      <w:szCs w:val="20"/>
    </w:rPr>
  </w:style>
  <w:style w:type="paragraph" w:customStyle="1" w:styleId="02">
    <w:name w:val="0.2 וילנא"/>
    <w:basedOn w:val="a"/>
    <w:link w:val="020"/>
    <w:rsid w:val="00183BFF"/>
    <w:rPr>
      <w:rFonts w:ascii="David" w:hAnsi="David" w:cs="Guttman Vilna"/>
      <w:b/>
      <w:bCs/>
      <w:spacing w:val="-4"/>
      <w:sz w:val="30"/>
    </w:rPr>
  </w:style>
  <w:style w:type="character" w:customStyle="1" w:styleId="020">
    <w:name w:val="0.2 וילנא תו"/>
    <w:basedOn w:val="a0"/>
    <w:link w:val="02"/>
    <w:rsid w:val="00183BFF"/>
    <w:rPr>
      <w:rFonts w:ascii="David" w:hAnsi="David" w:cs="Guttman Vilna"/>
      <w:b/>
      <w:bCs/>
      <w:spacing w:val="-4"/>
      <w:sz w:val="30"/>
      <w:szCs w:val="20"/>
    </w:rPr>
  </w:style>
  <w:style w:type="paragraph" w:styleId="aff4">
    <w:name w:val="Document Map"/>
    <w:basedOn w:val="a"/>
    <w:link w:val="aff5"/>
    <w:uiPriority w:val="99"/>
    <w:semiHidden/>
    <w:unhideWhenUsed/>
    <w:rsid w:val="00183BFF"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0"/>
    <w:link w:val="aff4"/>
    <w:uiPriority w:val="99"/>
    <w:semiHidden/>
    <w:rsid w:val="00183BFF"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rsid w:val="00183BFF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sid w:val="00183BFF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8">
    <w:name w:val="הערת שוליים"/>
    <w:basedOn w:val="aff1"/>
    <w:autoRedefine/>
    <w:qFormat/>
    <w:rsid w:val="00183BFF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rsid w:val="00183BFF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0"/>
    <w:link w:val="aff9"/>
    <w:rsid w:val="00183BFF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"/>
    <w:link w:val="affc"/>
    <w:rsid w:val="00183BFF"/>
  </w:style>
  <w:style w:type="character" w:customStyle="1" w:styleId="affc">
    <w:name w:val="רגיל ורווח תו"/>
    <w:basedOn w:val="a0"/>
    <w:link w:val="affb"/>
    <w:rsid w:val="00183BFF"/>
    <w:rPr>
      <w:rFonts w:ascii="BA Fontov Regular" w:hAnsi="BA Fontov Regular" w:cs="FrankRuehl"/>
      <w:sz w:val="18"/>
      <w:szCs w:val="20"/>
    </w:rPr>
  </w:style>
  <w:style w:type="paragraph" w:customStyle="1" w:styleId="affd">
    <w:name w:val="רגיל אדום"/>
    <w:basedOn w:val="a"/>
    <w:rsid w:val="00183BFF"/>
    <w:rPr>
      <w:color w:val="FF0000"/>
    </w:rPr>
  </w:style>
  <w:style w:type="paragraph" w:customStyle="1" w:styleId="affe">
    <w:name w:val="דף"/>
    <w:basedOn w:val="a"/>
    <w:link w:val="afff"/>
    <w:qFormat/>
    <w:rsid w:val="00183BFF"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0">
    <w:name w:val="חציצה"/>
    <w:basedOn w:val="a"/>
    <w:link w:val="afff1"/>
    <w:qFormat/>
    <w:rsid w:val="00EA3ABE"/>
    <w:pPr>
      <w:spacing w:after="40"/>
      <w:jc w:val="center"/>
    </w:pPr>
    <w:rPr>
      <w:rFonts w:cs="BA TM • Vilna Extra-Bold"/>
      <w:color w:val="A6A6A6" w:themeColor="background1" w:themeShade="A6"/>
    </w:rPr>
  </w:style>
  <w:style w:type="paragraph" w:customStyle="1" w:styleId="afff2">
    <w:name w:val="דף בצד"/>
    <w:basedOn w:val="affe"/>
    <w:link w:val="afff3"/>
    <w:qFormat/>
    <w:rsid w:val="008A5DDC"/>
    <w:pPr>
      <w:framePr w:hSpace="6" w:vSpace="57" w:wrap="around" w:vAnchor="text" w:hAnchor="page" w:xAlign="inside" w:y="18"/>
      <w:spacing w:line="276" w:lineRule="auto"/>
    </w:pPr>
    <w:rPr>
      <w:rFonts w:ascii="Fb Fontext" w:hAnsi="Fb Fontext" w:cs="BA Vilna Bold"/>
      <w:bCs w:val="0"/>
      <w:color w:val="auto"/>
      <w:sz w:val="20"/>
      <w:szCs w:val="18"/>
    </w:rPr>
  </w:style>
  <w:style w:type="paragraph" w:customStyle="1" w:styleId="afff4">
    <w:name w:val="מסכת"/>
    <w:basedOn w:val="a"/>
    <w:rsid w:val="005434E7"/>
    <w:pPr>
      <w:framePr w:hSpace="113" w:vSpace="284" w:wrap="around" w:vAnchor="page" w:hAnchor="page" w:xAlign="center" w:yAlign="bottom"/>
      <w:spacing w:line="240" w:lineRule="auto"/>
      <w:jc w:val="center"/>
    </w:pPr>
    <w:rPr>
      <w:rFonts w:cs="Guttman Vilna"/>
      <w:bCs/>
      <w:color w:val="ED7D31" w:themeColor="accent2"/>
      <w:szCs w:val="16"/>
    </w:rPr>
  </w:style>
  <w:style w:type="paragraph" w:customStyle="1" w:styleId="afff5">
    <w:name w:val="פרק"/>
    <w:basedOn w:val="a"/>
    <w:rsid w:val="007E4434"/>
    <w:pPr>
      <w:framePr w:h="57" w:hRule="exact" w:hSpace="181" w:wrap="around" w:vAnchor="page" w:hAnchor="page" w:x="1" w:yAlign="bottom"/>
      <w:widowControl w:val="0"/>
      <w:spacing w:line="240" w:lineRule="auto"/>
    </w:pPr>
    <w:rPr>
      <w:color w:val="D9D9D9" w:themeColor="background1" w:themeShade="D9"/>
    </w:rPr>
  </w:style>
  <w:style w:type="paragraph" w:customStyle="1" w:styleId="afff6">
    <w:name w:val="פרק שם"/>
    <w:basedOn w:val="a"/>
    <w:rsid w:val="007E4434"/>
    <w:pPr>
      <w:framePr w:hSpace="567" w:wrap="around" w:vAnchor="page" w:hAnchor="text" w:yAlign="bottom"/>
      <w:spacing w:line="240" w:lineRule="auto"/>
      <w:jc w:val="right"/>
    </w:pPr>
    <w:rPr>
      <w:rFonts w:cs="Guttman Vilna"/>
      <w:bCs/>
      <w:color w:val="D9D9D9" w:themeColor="background1" w:themeShade="D9"/>
      <w:sz w:val="24"/>
      <w:szCs w:val="16"/>
    </w:rPr>
  </w:style>
  <w:style w:type="paragraph" w:customStyle="1" w:styleId="afff7">
    <w:name w:val="דפים בפרק ב"/>
    <w:basedOn w:val="a"/>
    <w:rsid w:val="00183BFF"/>
    <w:pPr>
      <w:framePr w:h="284" w:hRule="exact" w:hSpace="181" w:wrap="around" w:vAnchor="page" w:hAnchor="page" w:x="2836" w:yAlign="bottom"/>
      <w:spacing w:after="60" w:line="300" w:lineRule="exact"/>
    </w:pPr>
    <w:rPr>
      <w:color w:val="F2F2F2" w:themeColor="background1" w:themeShade="F2"/>
    </w:rPr>
  </w:style>
  <w:style w:type="paragraph" w:customStyle="1" w:styleId="afff8">
    <w:name w:val="משניות"/>
    <w:basedOn w:val="a"/>
    <w:link w:val="afff9"/>
    <w:rsid w:val="00CA0194"/>
    <w:pPr>
      <w:shd w:val="clear" w:color="auto" w:fill="F2F2F2" w:themeFill="background1" w:themeFillShade="F2"/>
      <w:spacing w:line="240" w:lineRule="exact"/>
    </w:pPr>
    <w:rPr>
      <w:rFonts w:cs="BA Vilna Bold"/>
      <w:spacing w:val="4"/>
      <w:sz w:val="22"/>
      <w:szCs w:val="22"/>
    </w:rPr>
  </w:style>
  <w:style w:type="character" w:customStyle="1" w:styleId="afff9">
    <w:name w:val="משניות תו"/>
    <w:basedOn w:val="a0"/>
    <w:link w:val="afff8"/>
    <w:rsid w:val="00CA0194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</w:rPr>
  </w:style>
  <w:style w:type="paragraph" w:customStyle="1" w:styleId="afffa">
    <w:name w:val="דעות"/>
    <w:basedOn w:val="a"/>
    <w:rsid w:val="00183BFF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b">
    <w:name w:val="Intense Quote"/>
    <w:basedOn w:val="a"/>
    <w:next w:val="a"/>
    <w:link w:val="afffc"/>
    <w:uiPriority w:val="30"/>
    <w:qFormat/>
    <w:rsid w:val="00183BF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c">
    <w:name w:val="ציטוט חזק תו"/>
    <w:basedOn w:val="a0"/>
    <w:link w:val="afffb"/>
    <w:uiPriority w:val="30"/>
    <w:rsid w:val="00183BFF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d">
    <w:name w:val="מודגש"/>
    <w:basedOn w:val="a0"/>
    <w:uiPriority w:val="1"/>
    <w:rsid w:val="00627560"/>
    <w:rPr>
      <w:rFonts w:cs="FrankRuehl"/>
      <w:bCs/>
      <w:szCs w:val="18"/>
    </w:rPr>
  </w:style>
  <w:style w:type="paragraph" w:customStyle="1" w:styleId="afffe">
    <w:name w:val="הדרן עלך"/>
    <w:basedOn w:val="a"/>
    <w:link w:val="affff"/>
    <w:qFormat/>
    <w:rsid w:val="00183BFF"/>
    <w:pPr>
      <w:jc w:val="center"/>
    </w:pPr>
    <w:rPr>
      <w:rFonts w:ascii="Fb Fontext" w:hAnsi="Fb Fontext"/>
      <w:bCs/>
      <w:color w:val="808080" w:themeColor="background1" w:themeShade="80"/>
      <w:sz w:val="24"/>
    </w:rPr>
  </w:style>
  <w:style w:type="character" w:customStyle="1" w:styleId="affff">
    <w:name w:val="הדרן עלך תו"/>
    <w:basedOn w:val="a0"/>
    <w:link w:val="afffe"/>
    <w:rsid w:val="00183BFF"/>
    <w:rPr>
      <w:rFonts w:ascii="Fb Fontext" w:hAnsi="Fb Fontext" w:cs="FrankRuehl"/>
      <w:bCs/>
      <w:color w:val="808080" w:themeColor="background1" w:themeShade="80"/>
      <w:sz w:val="24"/>
      <w:szCs w:val="20"/>
    </w:rPr>
  </w:style>
  <w:style w:type="paragraph" w:customStyle="1" w:styleId="21">
    <w:name w:val="כולל 2"/>
    <w:basedOn w:val="affb"/>
    <w:link w:val="22"/>
    <w:qFormat/>
    <w:rsid w:val="00183BFF"/>
    <w:pPr>
      <w:spacing w:line="360" w:lineRule="exact"/>
    </w:pPr>
    <w:rPr>
      <w:rFonts w:ascii="Fb Fontext" w:hAnsi="Fb Fontext"/>
      <w:spacing w:val="-4"/>
    </w:rPr>
  </w:style>
  <w:style w:type="character" w:customStyle="1" w:styleId="22">
    <w:name w:val="כולל 2 תו"/>
    <w:basedOn w:val="affc"/>
    <w:link w:val="21"/>
    <w:rsid w:val="00183BFF"/>
    <w:rPr>
      <w:rFonts w:ascii="Fb Fontext" w:hAnsi="Fb Fontext" w:cs="FrankRuehl"/>
      <w:spacing w:val="-4"/>
      <w:sz w:val="18"/>
      <w:szCs w:val="20"/>
    </w:rPr>
  </w:style>
  <w:style w:type="paragraph" w:customStyle="1" w:styleId="affff0">
    <w:name w:val="ד''ה משנה"/>
    <w:basedOn w:val="a"/>
    <w:link w:val="affff1"/>
    <w:qFormat/>
    <w:rsid w:val="00C3600A"/>
    <w:pPr>
      <w:spacing w:before="120"/>
      <w:ind w:end="320"/>
      <w:contextualSpacing/>
      <w:jc w:val="center"/>
    </w:pPr>
    <w:rPr>
      <w:rFonts w:cs="BA Vilna Bold"/>
      <w:b/>
      <w:spacing w:val="8"/>
      <w:sz w:val="22"/>
      <w:szCs w:val="22"/>
    </w:rPr>
  </w:style>
  <w:style w:type="character" w:customStyle="1" w:styleId="affff1">
    <w:name w:val="ד''ה משנה תו"/>
    <w:basedOn w:val="a0"/>
    <w:link w:val="affff0"/>
    <w:rsid w:val="00C3600A"/>
    <w:rPr>
      <w:rFonts w:ascii="BA Fontov Regular" w:hAnsi="BA Fontov Regular" w:cs="BA Vilna Bold"/>
      <w:b/>
      <w:spacing w:val="8"/>
      <w:sz w:val="22"/>
      <w:szCs w:val="22"/>
    </w:rPr>
  </w:style>
  <w:style w:type="paragraph" w:customStyle="1" w:styleId="affff2">
    <w:name w:val="מבואה"/>
    <w:basedOn w:val="a"/>
    <w:link w:val="affff3"/>
    <w:qFormat/>
    <w:rsid w:val="00183BFF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3">
    <w:name w:val="מבואה תו"/>
    <w:basedOn w:val="a0"/>
    <w:link w:val="affff2"/>
    <w:rsid w:val="00183BFF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f4">
    <w:name w:val="טור הערות לאוקמי"/>
    <w:basedOn w:val="aff1"/>
    <w:link w:val="affff5"/>
    <w:qFormat/>
    <w:rsid w:val="00183BFF"/>
    <w:pPr>
      <w:ind w:left="113" w:hanging="113"/>
    </w:pPr>
  </w:style>
  <w:style w:type="character" w:customStyle="1" w:styleId="affff5">
    <w:name w:val="טור הערות לאוקמי תו"/>
    <w:basedOn w:val="aff2"/>
    <w:link w:val="affff4"/>
    <w:rsid w:val="00183BFF"/>
    <w:rPr>
      <w:rFonts w:ascii="BA Fontov Regular" w:hAnsi="BA Fontov Regular" w:cs="BA Franknatan Light"/>
      <w:sz w:val="18"/>
      <w:szCs w:val="13"/>
    </w:rPr>
  </w:style>
  <w:style w:type="paragraph" w:styleId="affff6">
    <w:name w:val="Body Text"/>
    <w:basedOn w:val="a"/>
    <w:link w:val="affff7"/>
    <w:uiPriority w:val="99"/>
    <w:semiHidden/>
    <w:unhideWhenUsed/>
    <w:rsid w:val="00183BFF"/>
    <w:pPr>
      <w:spacing w:after="120"/>
    </w:pPr>
  </w:style>
  <w:style w:type="character" w:customStyle="1" w:styleId="affff7">
    <w:name w:val="גוף טקסט תו"/>
    <w:basedOn w:val="a0"/>
    <w:link w:val="affff6"/>
    <w:uiPriority w:val="99"/>
    <w:semiHidden/>
    <w:rsid w:val="00183BFF"/>
    <w:rPr>
      <w:rFonts w:ascii="BA Fontov Regular" w:hAnsi="BA Fontov Regular" w:cs="FrankRuehl"/>
      <w:sz w:val="18"/>
      <w:szCs w:val="20"/>
    </w:rPr>
  </w:style>
  <w:style w:type="paragraph" w:styleId="affff8">
    <w:name w:val="Body Text First Indent"/>
    <w:basedOn w:val="a"/>
    <w:link w:val="affff9"/>
    <w:uiPriority w:val="99"/>
    <w:semiHidden/>
    <w:unhideWhenUsed/>
    <w:rsid w:val="00183BFF"/>
    <w:pPr>
      <w:spacing w:line="360" w:lineRule="exact"/>
      <w:ind w:firstLine="360"/>
    </w:pPr>
    <w:rPr>
      <w:rFonts w:asciiTheme="minorHAnsi" w:hAnsiTheme="minorHAnsi"/>
      <w:sz w:val="22"/>
    </w:rPr>
  </w:style>
  <w:style w:type="character" w:customStyle="1" w:styleId="affff9">
    <w:name w:val="כניסת שורה ראשונה בגוף טקסט תו"/>
    <w:basedOn w:val="affff7"/>
    <w:link w:val="affff8"/>
    <w:uiPriority w:val="99"/>
    <w:semiHidden/>
    <w:rsid w:val="00183BFF"/>
    <w:rPr>
      <w:rFonts w:ascii="BA Fontov Regular" w:hAnsi="BA Fontov Regular" w:cs="FrankRuehl"/>
      <w:sz w:val="18"/>
      <w:szCs w:val="20"/>
    </w:rPr>
  </w:style>
  <w:style w:type="paragraph" w:customStyle="1" w:styleId="01">
    <w:name w:val="0.1 משנה"/>
    <w:basedOn w:val="afff8"/>
    <w:link w:val="010"/>
    <w:qFormat/>
    <w:rsid w:val="00183BFF"/>
    <w:rPr>
      <w:b/>
      <w:spacing w:val="-4"/>
      <w:sz w:val="22"/>
      <w:szCs w:val="22"/>
    </w:rPr>
  </w:style>
  <w:style w:type="character" w:customStyle="1" w:styleId="010">
    <w:name w:val="0.1 משנה תו"/>
    <w:basedOn w:val="afff9"/>
    <w:link w:val="01"/>
    <w:rsid w:val="00183BFF"/>
    <w:rPr>
      <w:rFonts w:ascii="BA Fontov Regular" w:hAnsi="BA Fontov Regular" w:cs="BA Vilna Bold"/>
      <w:b/>
      <w:spacing w:val="-4"/>
      <w:sz w:val="20"/>
      <w:szCs w:val="20"/>
      <w:shd w:val="clear" w:color="auto" w:fill="F2F2F2" w:themeFill="background1" w:themeFillShade="F2"/>
    </w:rPr>
  </w:style>
  <w:style w:type="paragraph" w:customStyle="1" w:styleId="03">
    <w:name w:val="0.3 משנה"/>
    <w:basedOn w:val="afff8"/>
    <w:link w:val="030"/>
    <w:qFormat/>
    <w:rsid w:val="00183BFF"/>
    <w:rPr>
      <w:rFonts w:ascii="Fb Fontext" w:hAnsi="Fb Fontext"/>
      <w:b/>
      <w:spacing w:val="-8"/>
      <w:sz w:val="22"/>
      <w:szCs w:val="22"/>
    </w:rPr>
  </w:style>
  <w:style w:type="character" w:customStyle="1" w:styleId="030">
    <w:name w:val="0.3 משנה תו"/>
    <w:basedOn w:val="010"/>
    <w:link w:val="03"/>
    <w:rsid w:val="00183BFF"/>
    <w:rPr>
      <w:rFonts w:ascii="Fb Fontext" w:hAnsi="Fb Fontext" w:cs="BA Vilna Bold"/>
      <w:b/>
      <w:spacing w:val="-8"/>
      <w:sz w:val="18"/>
      <w:szCs w:val="20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183BFF"/>
  </w:style>
  <w:style w:type="character" w:customStyle="1" w:styleId="12">
    <w:name w:val="סגנון1 תו"/>
    <w:basedOn w:val="030"/>
    <w:link w:val="11"/>
    <w:rsid w:val="00183BFF"/>
    <w:rPr>
      <w:rFonts w:ascii="Fb Fontext" w:hAnsi="Fb Fontext" w:cs="BA Vilna Bold"/>
      <w:b/>
      <w:spacing w:val="-8"/>
      <w:sz w:val="18"/>
      <w:szCs w:val="20"/>
      <w:shd w:val="clear" w:color="auto" w:fill="F2F2F2" w:themeFill="background1" w:themeFillShade="F2"/>
    </w:rPr>
  </w:style>
  <w:style w:type="paragraph" w:customStyle="1" w:styleId="affffa">
    <w:name w:val="פיסקת תשובה"/>
    <w:basedOn w:val="a7"/>
    <w:link w:val="affffb"/>
    <w:qFormat/>
    <w:rsid w:val="00183BFF"/>
    <w:pPr>
      <w:ind w:left="397" w:hanging="113"/>
    </w:pPr>
    <w:rPr>
      <w:rFonts w:ascii="Fb Fontext" w:hAnsi="Fb Fontext"/>
    </w:rPr>
  </w:style>
  <w:style w:type="character" w:customStyle="1" w:styleId="affffb">
    <w:name w:val="פיסקת תשובה תו"/>
    <w:basedOn w:val="a8"/>
    <w:link w:val="affffa"/>
    <w:rsid w:val="00183BFF"/>
    <w:rPr>
      <w:rFonts w:ascii="Fb Fontext" w:hAnsi="Fb Fontext" w:cs="FrankRuehl"/>
      <w:sz w:val="18"/>
      <w:szCs w:val="20"/>
    </w:rPr>
  </w:style>
  <w:style w:type="character" w:customStyle="1" w:styleId="af4">
    <w:name w:val="פסוק תו"/>
    <w:basedOn w:val="a0"/>
    <w:link w:val="af3"/>
    <w:rsid w:val="001C7E01"/>
    <w:rPr>
      <w:rFonts w:ascii="Fb Fontext" w:hAnsi="Fb Fontext" w:cs="BA TM • Tzlotana"/>
      <w:sz w:val="18"/>
      <w:szCs w:val="16"/>
    </w:rPr>
  </w:style>
  <w:style w:type="paragraph" w:styleId="affffc">
    <w:name w:val="Revision"/>
    <w:hidden/>
    <w:uiPriority w:val="99"/>
    <w:semiHidden/>
    <w:rsid w:val="00183BFF"/>
    <w:pPr>
      <w:spacing w:after="0" w:line="240" w:lineRule="auto"/>
    </w:pPr>
    <w:rPr>
      <w:rFonts w:ascii="BA Fontov Regular" w:hAnsi="BA Fontov Regular" w:cs="FrankRuehl"/>
      <w:sz w:val="18"/>
      <w:szCs w:val="20"/>
    </w:rPr>
  </w:style>
  <w:style w:type="paragraph" w:styleId="23">
    <w:name w:val="Body Text 2"/>
    <w:basedOn w:val="a"/>
    <w:link w:val="24"/>
    <w:uiPriority w:val="99"/>
    <w:unhideWhenUsed/>
    <w:rsid w:val="00183BFF"/>
    <w:rPr>
      <w:rFonts w:ascii="David" w:hAnsi="David"/>
      <w:w w:val="92"/>
    </w:rPr>
  </w:style>
  <w:style w:type="character" w:customStyle="1" w:styleId="24">
    <w:name w:val="גוף טקסט 2 תו"/>
    <w:basedOn w:val="a0"/>
    <w:link w:val="23"/>
    <w:uiPriority w:val="99"/>
    <w:rsid w:val="00183BFF"/>
    <w:rPr>
      <w:rFonts w:ascii="David" w:hAnsi="David" w:cs="FrankRuehl"/>
      <w:w w:val="92"/>
      <w:sz w:val="18"/>
      <w:szCs w:val="20"/>
    </w:rPr>
  </w:style>
  <w:style w:type="paragraph" w:styleId="25">
    <w:name w:val="Body Text Indent 2"/>
    <w:basedOn w:val="a"/>
    <w:link w:val="26"/>
    <w:uiPriority w:val="99"/>
    <w:unhideWhenUsed/>
    <w:rsid w:val="00183BFF"/>
    <w:pPr>
      <w:ind w:left="720"/>
    </w:pPr>
    <w:rPr>
      <w:rFonts w:ascii="David" w:hAnsi="David"/>
      <w:w w:val="92"/>
    </w:rPr>
  </w:style>
  <w:style w:type="character" w:customStyle="1" w:styleId="26">
    <w:name w:val="כניסה בגוף טקסט 2 תו"/>
    <w:basedOn w:val="a0"/>
    <w:link w:val="25"/>
    <w:uiPriority w:val="99"/>
    <w:rsid w:val="00183BFF"/>
    <w:rPr>
      <w:rFonts w:ascii="David" w:hAnsi="David" w:cs="FrankRuehl"/>
      <w:w w:val="92"/>
      <w:sz w:val="18"/>
      <w:szCs w:val="20"/>
    </w:rPr>
  </w:style>
  <w:style w:type="paragraph" w:customStyle="1" w:styleId="affffd">
    <w:name w:val="כוכבים"/>
    <w:basedOn w:val="a"/>
    <w:rsid w:val="00183BFF"/>
    <w:pPr>
      <w:spacing w:before="40" w:after="40"/>
      <w:jc w:val="center"/>
    </w:pPr>
    <w:rPr>
      <w:bCs/>
      <w:color w:val="A6A6A6" w:themeColor="background1" w:themeShade="A6"/>
    </w:rPr>
  </w:style>
  <w:style w:type="paragraph" w:customStyle="1" w:styleId="041">
    <w:name w:val="0.4"/>
    <w:basedOn w:val="a"/>
    <w:link w:val="042"/>
    <w:qFormat/>
    <w:rsid w:val="00183BFF"/>
    <w:rPr>
      <w:rFonts w:ascii="Fb Fontext" w:hAnsi="Fb Fontext"/>
      <w:spacing w:val="-8"/>
    </w:rPr>
  </w:style>
  <w:style w:type="paragraph" w:customStyle="1" w:styleId="021">
    <w:name w:val="0.2"/>
    <w:basedOn w:val="041"/>
    <w:link w:val="022"/>
    <w:rsid w:val="00183BFF"/>
  </w:style>
  <w:style w:type="character" w:customStyle="1" w:styleId="042">
    <w:name w:val="0.4 תו"/>
    <w:basedOn w:val="a0"/>
    <w:link w:val="041"/>
    <w:rsid w:val="00183BFF"/>
    <w:rPr>
      <w:rFonts w:ascii="Fb Fontext" w:hAnsi="Fb Fontext" w:cs="FrankRuehl"/>
      <w:spacing w:val="-8"/>
      <w:sz w:val="18"/>
      <w:szCs w:val="20"/>
    </w:rPr>
  </w:style>
  <w:style w:type="character" w:customStyle="1" w:styleId="022">
    <w:name w:val="0.2 תו"/>
    <w:basedOn w:val="042"/>
    <w:link w:val="021"/>
    <w:rsid w:val="00183BFF"/>
    <w:rPr>
      <w:rFonts w:ascii="Fb Fontext" w:hAnsi="Fb Fontext" w:cs="FrankRuehl"/>
      <w:spacing w:val="-8"/>
      <w:sz w:val="18"/>
      <w:szCs w:val="20"/>
    </w:rPr>
  </w:style>
  <w:style w:type="character" w:customStyle="1" w:styleId="afff1">
    <w:name w:val="חציצה תו"/>
    <w:basedOn w:val="a0"/>
    <w:link w:val="afff0"/>
    <w:rsid w:val="00EA3ABE"/>
    <w:rPr>
      <w:rFonts w:ascii="BA Fontov Regular" w:hAnsi="BA Fontov Regular" w:cs="BA TM • Vilna Extra-Bold"/>
      <w:color w:val="A6A6A6" w:themeColor="background1" w:themeShade="A6"/>
      <w:sz w:val="18"/>
      <w:szCs w:val="18"/>
    </w:rPr>
  </w:style>
  <w:style w:type="paragraph" w:styleId="affffe">
    <w:name w:val="No Spacing"/>
    <w:uiPriority w:val="1"/>
    <w:qFormat/>
    <w:rsid w:val="00183BFF"/>
    <w:pPr>
      <w:bidi/>
      <w:spacing w:after="0" w:line="240" w:lineRule="auto"/>
      <w:ind w:left="454" w:hanging="454"/>
      <w:jc w:val="both"/>
    </w:pPr>
    <w:rPr>
      <w:rFonts w:ascii="BA Fontov Regular" w:hAnsi="BA Fontov Regular" w:cs="FrankRuehl"/>
      <w:sz w:val="18"/>
      <w:szCs w:val="20"/>
    </w:rPr>
  </w:style>
  <w:style w:type="paragraph" w:customStyle="1" w:styleId="afffff">
    <w:name w:val="תנאי משנה"/>
    <w:basedOn w:val="afff8"/>
    <w:next w:val="afffff0"/>
    <w:link w:val="afffff1"/>
    <w:qFormat/>
    <w:rsid w:val="003B5662"/>
    <w:rPr>
      <w:sz w:val="18"/>
      <w:szCs w:val="18"/>
    </w:rPr>
  </w:style>
  <w:style w:type="paragraph" w:customStyle="1" w:styleId="afffff2">
    <w:name w:val="אמוראים"/>
    <w:basedOn w:val="a"/>
    <w:link w:val="afffff3"/>
    <w:qFormat/>
    <w:rsid w:val="008962AF"/>
    <w:rPr>
      <w:rFonts w:cs="PFT_Frank"/>
      <w:bCs/>
      <w:szCs w:val="11"/>
    </w:rPr>
  </w:style>
  <w:style w:type="character" w:customStyle="1" w:styleId="afffff1">
    <w:name w:val="תנאי משנה תו"/>
    <w:basedOn w:val="afff9"/>
    <w:link w:val="afffff"/>
    <w:rsid w:val="003B5662"/>
    <w:rPr>
      <w:rFonts w:ascii="BA Fontov Regular" w:hAnsi="BA Fontov Regular" w:cs="BA Vilna Bold"/>
      <w:spacing w:val="4"/>
      <w:sz w:val="18"/>
      <w:szCs w:val="18"/>
      <w:shd w:val="clear" w:color="auto" w:fill="F2F2F2" w:themeFill="background1" w:themeFillShade="F2"/>
    </w:rPr>
  </w:style>
  <w:style w:type="character" w:customStyle="1" w:styleId="afffff3">
    <w:name w:val="אמוראים תו"/>
    <w:basedOn w:val="a0"/>
    <w:link w:val="afffff2"/>
    <w:rsid w:val="008962AF"/>
    <w:rPr>
      <w:rFonts w:ascii="BA Fontov Regular" w:hAnsi="BA Fontov Regular" w:cs="PFT_Frank"/>
      <w:bCs/>
      <w:sz w:val="18"/>
      <w:szCs w:val="11"/>
    </w:rPr>
  </w:style>
  <w:style w:type="paragraph" w:customStyle="1" w:styleId="afffff4">
    <w:name w:val="סעיף מתחיל"/>
    <w:link w:val="afffff5"/>
    <w:qFormat/>
    <w:rsid w:val="00183BFF"/>
    <w:pPr>
      <w:framePr w:wrap="around" w:vAnchor="text" w:hAnchor="margin" w:x="2666" w:y="12"/>
      <w:bidi/>
      <w:spacing w:after="0"/>
      <w:jc w:val="right"/>
    </w:pPr>
    <w:rPr>
      <w:rFonts w:ascii="BA Esthetic Bold" w:hAnsi="BA Esthetic Bold" w:cs="BA Esthetic Bold"/>
      <w:color w:val="0070C0"/>
      <w:sz w:val="18"/>
      <w:szCs w:val="18"/>
    </w:rPr>
  </w:style>
  <w:style w:type="paragraph" w:customStyle="1" w:styleId="afffff6">
    <w:name w:val="אות מודגשת"/>
    <w:basedOn w:val="a"/>
    <w:link w:val="afffff7"/>
    <w:qFormat/>
    <w:rsid w:val="009044CE"/>
    <w:rPr>
      <w:rFonts w:ascii="Fb Fontext" w:hAnsi="Fb Fontext" w:cs="David"/>
      <w:b/>
      <w:bCs/>
      <w:sz w:val="16"/>
      <w:szCs w:val="14"/>
    </w:rPr>
  </w:style>
  <w:style w:type="character" w:customStyle="1" w:styleId="afff">
    <w:name w:val="דף תו"/>
    <w:basedOn w:val="a0"/>
    <w:link w:val="affe"/>
    <w:rsid w:val="00183BFF"/>
    <w:rPr>
      <w:rFonts w:ascii="David" w:hAnsi="David" w:cs="Guttman Vilna"/>
      <w:b/>
      <w:bCs/>
      <w:color w:val="0070C0"/>
      <w:sz w:val="32"/>
      <w:szCs w:val="30"/>
    </w:rPr>
  </w:style>
  <w:style w:type="character" w:customStyle="1" w:styleId="afff3">
    <w:name w:val="דף בצד תו"/>
    <w:basedOn w:val="afff"/>
    <w:link w:val="afff2"/>
    <w:rsid w:val="008A5DDC"/>
    <w:rPr>
      <w:rFonts w:ascii="Fb Fontext" w:hAnsi="Fb Fontext" w:cs="BA Vilna Bold"/>
      <w:b/>
      <w:bCs w:val="0"/>
      <w:color w:val="0070C0"/>
      <w:sz w:val="20"/>
      <w:szCs w:val="18"/>
    </w:rPr>
  </w:style>
  <w:style w:type="character" w:customStyle="1" w:styleId="afffff5">
    <w:name w:val="סעיף מתחיל תו"/>
    <w:basedOn w:val="afff3"/>
    <w:link w:val="afffff4"/>
    <w:rsid w:val="00183BFF"/>
    <w:rPr>
      <w:rFonts w:ascii="BA Esthetic Bold" w:hAnsi="BA Esthetic Bold" w:cs="BA Esthetic Bold"/>
      <w:b w:val="0"/>
      <w:bCs/>
      <w:color w:val="0070C0"/>
      <w:sz w:val="18"/>
      <w:szCs w:val="18"/>
    </w:rPr>
  </w:style>
  <w:style w:type="paragraph" w:customStyle="1" w:styleId="afffff8">
    <w:name w:val="נושא"/>
    <w:basedOn w:val="a"/>
    <w:link w:val="afffff9"/>
    <w:qFormat/>
    <w:rsid w:val="00EA3ABE"/>
    <w:pPr>
      <w:spacing w:before="60"/>
      <w:jc w:val="center"/>
    </w:pPr>
    <w:rPr>
      <w:rFonts w:ascii="BA Esthetic Regular" w:hAnsi="BA Esthetic Regular" w:cs="PFT_Frank"/>
      <w:bCs/>
      <w:szCs w:val="15"/>
    </w:rPr>
  </w:style>
  <w:style w:type="character" w:customStyle="1" w:styleId="afffff7">
    <w:name w:val="אות מודגשת תו"/>
    <w:basedOn w:val="a0"/>
    <w:link w:val="afffff6"/>
    <w:rsid w:val="009044CE"/>
    <w:rPr>
      <w:rFonts w:ascii="Fb Fontext" w:hAnsi="Fb Fontext" w:cs="David"/>
      <w:b/>
      <w:bCs/>
      <w:sz w:val="16"/>
      <w:szCs w:val="14"/>
    </w:rPr>
  </w:style>
  <w:style w:type="character" w:customStyle="1" w:styleId="afffff9">
    <w:name w:val="נושא תו"/>
    <w:basedOn w:val="a0"/>
    <w:link w:val="afffff8"/>
    <w:rsid w:val="00EA3ABE"/>
    <w:rPr>
      <w:rFonts w:ascii="BA Esthetic Regular" w:hAnsi="BA Esthetic Regular" w:cs="PFT_Frank"/>
      <w:bCs/>
      <w:sz w:val="18"/>
      <w:szCs w:val="15"/>
    </w:rPr>
  </w:style>
  <w:style w:type="paragraph" w:styleId="afffff0">
    <w:name w:val="Date"/>
    <w:basedOn w:val="a"/>
    <w:next w:val="a"/>
    <w:link w:val="afffffa"/>
    <w:uiPriority w:val="99"/>
    <w:semiHidden/>
    <w:unhideWhenUsed/>
    <w:rsid w:val="00183BFF"/>
  </w:style>
  <w:style w:type="character" w:customStyle="1" w:styleId="afffffa">
    <w:name w:val="תאריך תו"/>
    <w:basedOn w:val="a0"/>
    <w:link w:val="afffff0"/>
    <w:uiPriority w:val="99"/>
    <w:semiHidden/>
    <w:rsid w:val="00183BFF"/>
    <w:rPr>
      <w:rFonts w:ascii="BA Fontov Regular" w:hAnsi="BA Fontov Regular" w:cs="FrankRuehl"/>
      <w:sz w:val="18"/>
      <w:szCs w:val="20"/>
    </w:rPr>
  </w:style>
  <w:style w:type="paragraph" w:customStyle="1" w:styleId="-">
    <w:name w:val="פירוש - רקע"/>
    <w:basedOn w:val="a"/>
    <w:link w:val="-0"/>
    <w:qFormat/>
    <w:rsid w:val="005C3AE7"/>
    <w:rPr>
      <w:rFonts w:ascii="David" w:hAnsi="David" w:cs="David"/>
      <w:sz w:val="10"/>
      <w:szCs w:val="14"/>
    </w:rPr>
  </w:style>
  <w:style w:type="character" w:customStyle="1" w:styleId="-0">
    <w:name w:val="פירוש - רקע תו"/>
    <w:basedOn w:val="a0"/>
    <w:link w:val="-"/>
    <w:rsid w:val="005C3AE7"/>
    <w:rPr>
      <w:rFonts w:ascii="David" w:hAnsi="David" w:cs="David"/>
      <w:sz w:val="10"/>
      <w:szCs w:val="14"/>
    </w:rPr>
  </w:style>
  <w:style w:type="paragraph" w:customStyle="1" w:styleId="afffffb">
    <w:name w:val="רקע והסבר"/>
    <w:basedOn w:val="a"/>
    <w:link w:val="afffffc"/>
    <w:qFormat/>
    <w:rsid w:val="004E222C"/>
    <w:rPr>
      <w:rFonts w:ascii="Fb Fontext" w:hAnsi="Fb Fontext"/>
      <w:sz w:val="16"/>
      <w:szCs w:val="14"/>
    </w:rPr>
  </w:style>
  <w:style w:type="character" w:customStyle="1" w:styleId="afffffc">
    <w:name w:val="רקע והסבר תו"/>
    <w:basedOn w:val="a0"/>
    <w:link w:val="afffffb"/>
    <w:rsid w:val="004E222C"/>
    <w:rPr>
      <w:rFonts w:ascii="Fb Fontext" w:hAnsi="Fb Fontext" w:cs="FrankRuehl"/>
      <w:sz w:val="16"/>
      <w:szCs w:val="14"/>
    </w:rPr>
  </w:style>
  <w:style w:type="paragraph" w:styleId="NormalWeb">
    <w:name w:val="Normal (Web)"/>
    <w:basedOn w:val="a"/>
    <w:uiPriority w:val="99"/>
    <w:semiHidden/>
    <w:unhideWhenUsed/>
    <w:rsid w:val="0086200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ght-2">
    <w:name w:val="tight-2"/>
    <w:basedOn w:val="a0"/>
    <w:rsid w:val="00862000"/>
  </w:style>
  <w:style w:type="character" w:customStyle="1" w:styleId="tana">
    <w:name w:val="tana"/>
    <w:basedOn w:val="a0"/>
    <w:rsid w:val="00862000"/>
  </w:style>
  <w:style w:type="paragraph" w:customStyle="1" w:styleId="indent-3">
    <w:name w:val="indent-3"/>
    <w:basedOn w:val="a"/>
    <w:rsid w:val="0086200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afffffd">
    <w:name w:val="Strong"/>
    <w:basedOn w:val="a0"/>
    <w:uiPriority w:val="22"/>
    <w:qFormat/>
    <w:rsid w:val="00862000"/>
    <w:rPr>
      <w:b/>
      <w:bCs/>
    </w:rPr>
  </w:style>
  <w:style w:type="character" w:customStyle="1" w:styleId="tight-1">
    <w:name w:val="tight-1"/>
    <w:basedOn w:val="a0"/>
    <w:rsid w:val="00862000"/>
  </w:style>
  <w:style w:type="paragraph" w:customStyle="1" w:styleId="indent-1">
    <w:name w:val="indent-1"/>
    <w:basedOn w:val="a"/>
    <w:rsid w:val="00862000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fffe">
    <w:name w:val="רווח לפני"/>
    <w:basedOn w:val="a"/>
    <w:link w:val="affffff"/>
    <w:qFormat/>
    <w:rsid w:val="00124DFD"/>
    <w:pPr>
      <w:spacing w:before="60"/>
    </w:pPr>
    <w:rPr>
      <w:rFonts w:ascii="Fb Fontext" w:hAnsi="Fb Fontext"/>
      <w:sz w:val="20"/>
    </w:rPr>
  </w:style>
  <w:style w:type="character" w:customStyle="1" w:styleId="affffff">
    <w:name w:val="רווח לפני תו"/>
    <w:basedOn w:val="a0"/>
    <w:link w:val="afffffe"/>
    <w:rsid w:val="00124DFD"/>
    <w:rPr>
      <w:rFonts w:ascii="Fb Fontext" w:hAnsi="Fb Fontext" w:cs="FrankRuehl"/>
      <w:sz w:val="20"/>
      <w:szCs w:val="18"/>
    </w:rPr>
  </w:style>
  <w:style w:type="paragraph" w:customStyle="1" w:styleId="heading-1">
    <w:name w:val="heading-1"/>
    <w:basedOn w:val="a"/>
    <w:rsid w:val="00D7677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a0"/>
    <w:rsid w:val="00D76776"/>
  </w:style>
  <w:style w:type="character" w:customStyle="1" w:styleId="swash">
    <w:name w:val="swash"/>
    <w:basedOn w:val="a0"/>
    <w:rsid w:val="00D76776"/>
  </w:style>
  <w:style w:type="paragraph" w:customStyle="1" w:styleId="heading-2">
    <w:name w:val="heading-2"/>
    <w:basedOn w:val="a"/>
    <w:rsid w:val="00D7677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ght-4">
    <w:name w:val="tight-4"/>
    <w:basedOn w:val="a0"/>
    <w:rsid w:val="00D76776"/>
  </w:style>
  <w:style w:type="paragraph" w:customStyle="1" w:styleId="-1">
    <w:name w:val="נושא - כותר"/>
    <w:basedOn w:val="a"/>
    <w:link w:val="-2"/>
    <w:qFormat/>
    <w:rsid w:val="00D16104"/>
    <w:pPr>
      <w:spacing w:line="240" w:lineRule="exact"/>
      <w:ind w:left="454" w:hanging="454"/>
    </w:pPr>
    <w:rPr>
      <w:rFonts w:ascii="Fb Fontext" w:hAnsi="Fb Fontext"/>
      <w:b/>
      <w:bCs/>
      <w:sz w:val="21"/>
      <w:szCs w:val="21"/>
    </w:rPr>
  </w:style>
  <w:style w:type="character" w:customStyle="1" w:styleId="-2">
    <w:name w:val="נושא - כותר תו"/>
    <w:basedOn w:val="a0"/>
    <w:link w:val="-1"/>
    <w:rsid w:val="00D16104"/>
    <w:rPr>
      <w:rFonts w:ascii="Fb Fontext" w:hAnsi="Fb Fontext" w:cs="FrankRuehl"/>
      <w:b/>
      <w:bCs/>
      <w:sz w:val="21"/>
      <w:szCs w:val="21"/>
    </w:rPr>
  </w:style>
  <w:style w:type="paragraph" w:customStyle="1" w:styleId="affffff0">
    <w:name w:val="דיבור מתחיל"/>
    <w:basedOn w:val="afff2"/>
    <w:link w:val="affffff1"/>
    <w:qFormat/>
    <w:rsid w:val="00D16104"/>
    <w:pPr>
      <w:framePr w:w="1269" w:h="510" w:hRule="exact" w:wrap="around" w:x="5180"/>
      <w:ind w:left="454" w:hanging="454"/>
    </w:pPr>
    <w:rPr>
      <w:color w:val="0070C0"/>
    </w:rPr>
  </w:style>
  <w:style w:type="character" w:customStyle="1" w:styleId="affffff1">
    <w:name w:val="דיבור מתחיל תו"/>
    <w:basedOn w:val="afff3"/>
    <w:link w:val="affffff0"/>
    <w:rsid w:val="00D16104"/>
    <w:rPr>
      <w:rFonts w:ascii="Fb Fontext" w:hAnsi="Fb Fontext" w:cs="Guttman Vilna"/>
      <w:b/>
      <w:bCs w:val="0"/>
      <w:color w:val="0070C0"/>
      <w:sz w:val="20"/>
      <w:szCs w:val="18"/>
    </w:rPr>
  </w:style>
  <w:style w:type="character" w:customStyle="1" w:styleId="explanation">
    <w:name w:val="explanation"/>
    <w:basedOn w:val="a0"/>
    <w:rsid w:val="003F3247"/>
  </w:style>
  <w:style w:type="paragraph" w:customStyle="1" w:styleId="affffff2">
    <w:name w:val="תחילת משניות"/>
    <w:basedOn w:val="afff8"/>
    <w:link w:val="affffff3"/>
    <w:qFormat/>
    <w:rsid w:val="0061576B"/>
    <w:pPr>
      <w:spacing w:before="120"/>
    </w:pPr>
    <w:rPr>
      <w:sz w:val="22"/>
      <w:szCs w:val="22"/>
    </w:rPr>
  </w:style>
  <w:style w:type="character" w:customStyle="1" w:styleId="affffff3">
    <w:name w:val="תחילת משניות תו"/>
    <w:basedOn w:val="afff9"/>
    <w:link w:val="affffff2"/>
    <w:rsid w:val="0061576B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</w:rPr>
  </w:style>
  <w:style w:type="paragraph" w:customStyle="1" w:styleId="36">
    <w:name w:val="חלון 3"/>
    <w:basedOn w:val="a"/>
    <w:link w:val="37"/>
    <w:autoRedefine/>
    <w:qFormat/>
    <w:rsid w:val="00C04B05"/>
    <w:pPr>
      <w:framePr w:wrap="notBeside" w:vAnchor="text" w:hAnchor="text" w:x="3482" w:y="58"/>
      <w:spacing w:line="140" w:lineRule="exact"/>
      <w:jc w:val="right"/>
    </w:pPr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37">
    <w:name w:val="חלון 3 תו"/>
    <w:basedOn w:val="a0"/>
    <w:link w:val="36"/>
    <w:rsid w:val="00C04B05"/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MisparKeta">
    <w:name w:val="מספר קטע"/>
    <w:basedOn w:val="a0"/>
    <w:uiPriority w:val="1"/>
    <w:qFormat/>
    <w:rPr>
      <w:rFonts w:cs="BA Vilna Bold"/>
      <w:bCs/>
      <w:color w:val="7A5A14"/>
      <w:szCs w:val="14"/>
    </w:rPr>
  </w:style>
  <w:style w:type="character" w:customStyle="1" w:styleId="NoseMishna">
    <w:name w:val="נושא משנה"/>
    <w:basedOn w:val="a0"/>
    <w:uiPriority w:val="1"/>
    <w:qFormat/>
    <w:rPr>
      <w:rFonts w:cs="BA TM • Vilna Extra-Bold"/>
      <w:spacing w:val="4"/>
      <w:sz w:val="22"/>
      <w:szCs w:val="22"/>
    </w:rPr>
  </w:style>
  <w:style w:type="character" w:customStyle="1" w:styleId="TanaimMishna">
    <w:name w:val="תנאי המשנה"/>
    <w:basedOn w:val="a0"/>
    <w:uiPriority w:val="1"/>
    <w:qFormat/>
    <w:rPr>
      <w:rFonts w:ascii="BA Vilna Bold" w:hAnsi="BA Vilna Bold" w:cs="BA Vilna Bold"/>
      <w:b/>
      <w:bCs/>
      <w:spacing w:val="4"/>
      <w:sz w:val="18"/>
      <w:szCs w:val="18"/>
    </w:rPr>
  </w:style>
  <w:style w:type="character" w:customStyle="1" w:styleId="HesberMishna">
    <w:name w:val="הסבר במשנה"/>
    <w:basedOn w:val="a0"/>
    <w:uiPriority w:val="1"/>
    <w:qFormat/>
    <w:rPr>
      <w:rFonts w:ascii="Fb Fontext" w:hAnsi="Fb Fontext" w:cs="FrankRuehl"/>
      <w:sz w:val="16"/>
      <w:szCs w:val="16"/>
    </w:rPr>
  </w:style>
  <w:style w:type="paragraph" w:customStyle="1" w:styleId="MishnaBatzad">
    <w:name w:val="משנה בצד"/>
    <w:basedOn w:val="a"/>
    <w:qFormat/>
    <w:pPr>
      <w:framePr w:w="700" w:hSpace="57" w:wrap="around" w:vAnchor="text" w:hAnchor="text" w:x="3516" w:y="1"/>
      <w:pBdr>
        <w:top w:val="single" w:sz="4" w:space="1" w:color="8A7D66"/>
        <w:left w:val="single" w:sz="4" w:space="1" w:color="8A7D66"/>
        <w:bottom w:val="single" w:sz="4" w:space="1" w:color="8A7D66"/>
        <w:right w:val="single" w:sz="4" w:space="1" w:color="8A7D66"/>
      </w:pBdr>
      <w:spacing w:line="200" w:lineRule="exact"/>
      <w:jc w:val="center"/>
    </w:pPr>
    <w:rPr>
      <w:rFonts w:ascii="BA Vilna Bold" w:hAnsi="BA Vilna Bold" w:cs="BA Vilna Bold"/>
      <w:bCs/>
      <w:color w:val="7A6A45"/>
      <w:sz w:val="14"/>
      <w:szCs w:val="14"/>
    </w:rPr>
  </w:style>
  <w:style w:type="paragraph" w:customStyle="1" w:styleId="PetichatPerek">
    <w:name w:val="פתיחת פרק"/>
    <w:basedOn w:val="a"/>
    <w:next w:val="a"/>
    <w:qFormat/>
    <w:pPr>
      <w:keepNext/>
      <w:keepLines/>
      <w:jc w:val="center"/>
    </w:pPr>
    <w:rPr>
      <w:rFonts w:ascii="BA Fontov Regular" w:hAnsi="BA Fontov Regular" w:cs="BA TM • Vilna Extra-Bold"/>
      <w:color w:val="000000"/>
      <w:spacing w:val="4"/>
      <w:sz w:val="22"/>
      <w:szCs w:val="22"/>
    </w:rPr>
  </w:style>
  <w:style w:type="paragraph" w:customStyle="1" w:styleId="Hadran">
    <w:name w:val="הדרן"/>
    <w:basedOn w:val="a"/>
    <w:next w:val="a"/>
    <w:qFormat/>
    <w:pPr>
      <w:keepLines/>
      <w:spacing w:before="120" w:after="120"/>
      <w:ind w:left="0" w:hanging="0"/>
      <w:jc w:val="center"/>
    </w:pPr>
    <w:rPr>
      <w:rFonts w:ascii="BA Fontov Regular" w:hAnsi="BA Fontov Regular" w:cs="BA TM • Vilna Extra-Bold"/>
      <w:color w:val="000000"/>
      <w:spacing w:val="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B0292-29E9-43BA-AB00-384D29E85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3231</TotalTime>
  <Pages>58</Pages>
  <Words>13034</Words>
  <Characters>57351</Characters>
  <Application>Microsoft Office Word</Application>
  <DocSecurity>0</DocSecurity>
  <Lines>2205</Lines>
  <Paragraphs>2427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מישהו אחד</cp:lastModifiedBy>
  <cp:revision>483</cp:revision>
  <cp:lastPrinted>2022-01-30T09:55:00Z</cp:lastPrinted>
  <dcterms:created xsi:type="dcterms:W3CDTF">2022-01-18T07:37:00Z</dcterms:created>
  <dcterms:modified xsi:type="dcterms:W3CDTF">2023-10-30T12:56:00Z</dcterms:modified>
</cp:coreProperties>
</file>